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A8749" w14:textId="396EF14B" w:rsidR="00DB3979" w:rsidRPr="001923C6" w:rsidRDefault="00C25C4E">
      <w:r w:rsidRPr="001923C6">
        <w:rPr>
          <w:noProof/>
        </w:rPr>
        <mc:AlternateContent>
          <mc:Choice Requires="wps">
            <w:drawing>
              <wp:anchor distT="0" distB="0" distL="114300" distR="114300" simplePos="0" relativeHeight="251653632" behindDoc="0" locked="0" layoutInCell="1" allowOverlap="1" wp14:anchorId="11326E85" wp14:editId="690991B7">
                <wp:simplePos x="0" y="0"/>
                <wp:positionH relativeFrom="column">
                  <wp:posOffset>635</wp:posOffset>
                </wp:positionH>
                <wp:positionV relativeFrom="paragraph">
                  <wp:posOffset>-76200</wp:posOffset>
                </wp:positionV>
                <wp:extent cx="1387475" cy="210820"/>
                <wp:effectExtent l="0" t="0" r="0" b="0"/>
                <wp:wrapNone/>
                <wp:docPr id="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1EAB62" w14:textId="77777777" w:rsidR="004200FB" w:rsidRDefault="004200FB">
                            <w:pPr>
                              <w:pStyle w:val="a6"/>
                            </w:pPr>
                            <w:r>
                              <w:rPr>
                                <w:rFonts w:hint="eastAsia"/>
                              </w:rPr>
                              <w:t>Ａ．概要</w:t>
                            </w:r>
                          </w:p>
                          <w:p w14:paraId="69A1ACA2" w14:textId="77777777" w:rsidR="004200FB" w:rsidRDefault="004200FB">
                            <w:pPr>
                              <w:pStyle w:val="a3"/>
                            </w:pPr>
                          </w:p>
                          <w:p w14:paraId="7A68C17A" w14:textId="77777777" w:rsidR="004200FB" w:rsidRDefault="004200FB">
                            <w:pPr>
                              <w:pStyle w:val="a3"/>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26E85" id="Rectangle 11" o:spid="_x0000_s1026" style="position:absolute;left:0;text-align:left;margin-left:.05pt;margin-top:-6pt;width:109.25pt;height:16.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" filled="f" strokecolor="blue" strokeweight=".25pt">
                <v:textbox inset="1pt,1pt,1pt,1pt">
                  <w:txbxContent>
                    <w:p w14:paraId="2E1EAB62" w14:textId="77777777" w:rsidR="004200FB" w:rsidRDefault="004200FB">
                      <w:pPr>
                        <w:pStyle w:val="a6"/>
                      </w:pPr>
                      <w:r>
                        <w:rPr>
                          <w:rFonts w:hint="eastAsia"/>
                        </w:rPr>
                        <w:t>Ａ．概要</w:t>
                      </w:r>
                    </w:p>
                    <w:p w14:paraId="69A1ACA2" w14:textId="77777777" w:rsidR="004200FB" w:rsidRDefault="004200FB">
                      <w:pPr>
                        <w:pStyle w:val="a3"/>
                      </w:pPr>
                    </w:p>
                    <w:p w14:paraId="7A68C17A" w14:textId="77777777" w:rsidR="004200FB" w:rsidRDefault="004200FB">
                      <w:pPr>
                        <w:pStyle w:val="a3"/>
                      </w:pPr>
                    </w:p>
                  </w:txbxContent>
                </v:textbox>
              </v:rect>
            </w:pict>
          </mc:Fallback>
        </mc:AlternateContent>
      </w:r>
      <w:r w:rsidR="00161A22" w:rsidRPr="001923C6">
        <w:rPr>
          <w:rFonts w:hint="eastAsia"/>
        </w:rPr>
        <w:t xml:space="preserve"> </w:t>
      </w:r>
      <w:r w:rsidR="00161A22" w:rsidRPr="001923C6">
        <w:t xml:space="preserve">                         </w:t>
      </w:r>
      <w:commentRangeStart w:id="0"/>
      <w:commentRangeEnd w:id="0"/>
      <w:r w:rsidR="00161A22" w:rsidRPr="001923C6">
        <w:rPr>
          <w:rStyle w:val="a8"/>
        </w:rPr>
        <w:commentReference w:id="0"/>
      </w:r>
    </w:p>
    <w:p w14:paraId="4A6FE119" w14:textId="0E5FFC26" w:rsidR="009D0219" w:rsidRPr="00B61783" w:rsidRDefault="009D0219" w:rsidP="001446F9">
      <w:pPr>
        <w:rPr>
          <w:rFonts w:cs="ＭＳ ゴシック"/>
        </w:rPr>
      </w:pPr>
      <w:r w:rsidRPr="00B61783">
        <w:rPr>
          <w:rFonts w:cs="ＭＳ ゴシック" w:hint="eastAsia"/>
        </w:rPr>
        <w:t>１．機能</w:t>
      </w:r>
    </w:p>
    <w:p w14:paraId="3D6762CA" w14:textId="1F78CB77" w:rsidR="001446F9" w:rsidRPr="00B61783" w:rsidRDefault="001446F9" w:rsidP="001446F9">
      <w:r w:rsidRPr="00B61783">
        <w:rPr>
          <w:rFonts w:cs="ＭＳ ゴシック" w:hint="eastAsia"/>
        </w:rPr>
        <w:t>●</w:t>
      </w:r>
      <w:r w:rsidR="00AA6235" w:rsidRPr="00B61783">
        <w:rPr>
          <w:rFonts w:cs="ＭＳ ゴシック" w:hint="eastAsia"/>
        </w:rPr>
        <w:t xml:space="preserve"> </w:t>
      </w:r>
      <w:r w:rsidRPr="00B61783">
        <w:rPr>
          <w:spacing w:val="-6"/>
        </w:rPr>
        <w:t xml:space="preserve">minj ：Mediation </w:t>
      </w:r>
      <w:r w:rsidR="00DF560F" w:rsidRPr="00B61783">
        <w:rPr>
          <w:spacing w:val="-6"/>
        </w:rPr>
        <w:t xml:space="preserve">of </w:t>
      </w:r>
      <w:r w:rsidRPr="00B61783">
        <w:t>INJection</w:t>
      </w:r>
      <w:r w:rsidR="00335710" w:rsidRPr="00B61783">
        <w:t xml:space="preserve"> </w:t>
      </w:r>
      <w:r w:rsidR="00DF560F" w:rsidRPr="00B61783">
        <w:t>request</w:t>
      </w:r>
      <w:r w:rsidR="00BC1181" w:rsidRPr="00B61783">
        <w:rPr>
          <w:rFonts w:hint="eastAsia"/>
        </w:rPr>
        <w:t>s</w:t>
      </w:r>
      <w:commentRangeStart w:id="1"/>
      <w:r w:rsidR="00335710" w:rsidRPr="00B61783">
        <w:t xml:space="preserve"> </w:t>
      </w:r>
      <w:commentRangeEnd w:id="1"/>
      <w:r w:rsidR="00335710" w:rsidRPr="00B61783">
        <w:rPr>
          <w:rStyle w:val="a8"/>
        </w:rPr>
        <w:commentReference w:id="1"/>
      </w:r>
    </w:p>
    <w:p w14:paraId="1AE507CA" w14:textId="104B3537" w:rsidR="00DB3979" w:rsidRPr="00B61783" w:rsidRDefault="00DB3979">
      <w:r w:rsidRPr="00B61783">
        <w:rPr>
          <w:rFonts w:hint="eastAsia"/>
        </w:rPr>
        <w:t>●</w:t>
      </w:r>
      <w:r w:rsidR="00AA6235" w:rsidRPr="00B61783">
        <w:rPr>
          <w:rFonts w:hint="eastAsia"/>
        </w:rPr>
        <w:t xml:space="preserve"> </w:t>
      </w:r>
      <w:r w:rsidR="00083446" w:rsidRPr="00B61783">
        <w:rPr>
          <w:rFonts w:hint="eastAsia"/>
        </w:rPr>
        <w:t>各機能が要求する噴射</w:t>
      </w:r>
      <w:r w:rsidR="007F266E" w:rsidRPr="00B61783">
        <w:rPr>
          <w:rFonts w:hint="eastAsia"/>
        </w:rPr>
        <w:t>モード</w:t>
      </w:r>
      <w:r w:rsidR="00083446" w:rsidRPr="00B61783">
        <w:rPr>
          <w:rFonts w:hint="eastAsia"/>
        </w:rPr>
        <w:t>を集約して最適な混合気を形成する為に、機能の優先調停を行う</w:t>
      </w:r>
      <w:r w:rsidR="00746B5D" w:rsidRPr="00B61783">
        <w:rPr>
          <w:rFonts w:hint="eastAsia"/>
        </w:rPr>
        <w:t>。</w:t>
      </w:r>
    </w:p>
    <w:p w14:paraId="2772EA83" w14:textId="5DDC5061" w:rsidR="00251F82" w:rsidRPr="00B61783" w:rsidRDefault="00251F82" w:rsidP="00251F82">
      <w:pPr>
        <w:ind w:firstLineChars="150" w:firstLine="300"/>
      </w:pPr>
      <w:r w:rsidRPr="00B61783">
        <w:rPr>
          <w:rFonts w:hint="eastAsia"/>
        </w:rPr>
        <w:t>噴射、高圧・低圧燃料ポンプは構造体で取得する。</w:t>
      </w:r>
      <w:commentRangeStart w:id="2"/>
      <w:commentRangeEnd w:id="2"/>
      <w:r w:rsidR="00285941" w:rsidRPr="00B61783">
        <w:rPr>
          <w:rStyle w:val="a8"/>
        </w:rPr>
        <w:commentReference w:id="2"/>
      </w:r>
    </w:p>
    <w:p w14:paraId="4FF61F46" w14:textId="646EEA7D" w:rsidR="00522765" w:rsidRPr="00B61783" w:rsidRDefault="000B6FBA" w:rsidP="00222884">
      <w:r w:rsidRPr="00B61783">
        <w:rPr>
          <w:rFonts w:hint="eastAsia"/>
        </w:rPr>
        <w:t xml:space="preserve">● </w:t>
      </w:r>
      <w:r w:rsidR="00522765" w:rsidRPr="00B61783">
        <w:rPr>
          <w:rFonts w:hint="eastAsia"/>
        </w:rPr>
        <w:t>各機能からの要求は「始動時」「始動後」「通常」の３つの</w:t>
      </w:r>
      <w:r w:rsidR="00C970CF" w:rsidRPr="00B61783">
        <w:rPr>
          <w:rFonts w:hint="eastAsia"/>
        </w:rPr>
        <w:t>調停</w:t>
      </w:r>
      <w:r w:rsidR="00522765" w:rsidRPr="00B61783">
        <w:rPr>
          <w:rFonts w:hint="eastAsia"/>
        </w:rPr>
        <w:t>テーブルで管理し、１つの機能が</w:t>
      </w:r>
    </w:p>
    <w:p w14:paraId="353242AB" w14:textId="49F1617C" w:rsidR="00522765" w:rsidRPr="00B61783" w:rsidRDefault="00522765" w:rsidP="00522765">
      <w:pPr>
        <w:ind w:firstLineChars="150" w:firstLine="300"/>
      </w:pPr>
      <w:r w:rsidRPr="00B61783">
        <w:rPr>
          <w:rFonts w:hint="eastAsia"/>
        </w:rPr>
        <w:t>始動時から始動後まで連続的に</w:t>
      </w:r>
      <w:r w:rsidR="00C970CF" w:rsidRPr="00B61783">
        <w:rPr>
          <w:rFonts w:hint="eastAsia"/>
        </w:rPr>
        <w:t>調停され</w:t>
      </w:r>
      <w:r w:rsidRPr="00B61783">
        <w:rPr>
          <w:rFonts w:hint="eastAsia"/>
        </w:rPr>
        <w:t>たい場合は、「始動時」「始動後」の両テーブルに要求を</w:t>
      </w:r>
    </w:p>
    <w:p w14:paraId="666B5D00" w14:textId="77777777" w:rsidR="00976796" w:rsidRPr="00B61783" w:rsidRDefault="00C970CF" w:rsidP="00522765">
      <w:pPr>
        <w:ind w:firstLineChars="150" w:firstLine="300"/>
      </w:pPr>
      <w:r w:rsidRPr="00B61783">
        <w:rPr>
          <w:rFonts w:hint="eastAsia"/>
        </w:rPr>
        <w:t>挿す</w:t>
      </w:r>
      <w:r w:rsidR="00522765" w:rsidRPr="00B61783">
        <w:rPr>
          <w:rFonts w:hint="eastAsia"/>
        </w:rPr>
        <w:t>ことで</w:t>
      </w:r>
      <w:r w:rsidRPr="00B61783">
        <w:rPr>
          <w:rFonts w:hint="eastAsia"/>
        </w:rPr>
        <w:t>、両テーブルに挿している機能の中では始動時に調停された機能が始動後も優先的に</w:t>
      </w:r>
    </w:p>
    <w:p w14:paraId="64DBD0E0" w14:textId="77777777" w:rsidR="00976796" w:rsidRPr="00B61783" w:rsidRDefault="00C970CF" w:rsidP="00976796">
      <w:pPr>
        <w:ind w:firstLineChars="150" w:firstLine="300"/>
      </w:pPr>
      <w:r w:rsidRPr="00B61783">
        <w:rPr>
          <w:rFonts w:hint="eastAsia"/>
        </w:rPr>
        <w:t>調停され</w:t>
      </w:r>
      <w:r w:rsidR="00522765" w:rsidRPr="00B61783">
        <w:rPr>
          <w:rFonts w:hint="eastAsia"/>
        </w:rPr>
        <w:t>る。</w:t>
      </w:r>
      <w:r w:rsidRPr="00B61783">
        <w:rPr>
          <w:rFonts w:hint="eastAsia"/>
        </w:rPr>
        <w:t>「</w:t>
      </w:r>
      <w:r w:rsidR="00976796" w:rsidRPr="00B61783">
        <w:rPr>
          <w:rFonts w:hint="eastAsia"/>
        </w:rPr>
        <w:t>始動時」テーブルのみに挿している機能が調停された場合、始動後は「通常」</w:t>
      </w:r>
    </w:p>
    <w:p w14:paraId="560B33FD" w14:textId="15CC977A" w:rsidR="005763AC" w:rsidRPr="00B61783" w:rsidRDefault="00976796" w:rsidP="00976796">
      <w:pPr>
        <w:ind w:firstLineChars="150" w:firstLine="300"/>
      </w:pPr>
      <w:r w:rsidRPr="00B61783">
        <w:rPr>
          <w:rFonts w:hint="eastAsia"/>
        </w:rPr>
        <w:t>テーブルに挿している機能が調停される。</w:t>
      </w:r>
    </w:p>
    <w:p w14:paraId="5985278A" w14:textId="4BB4115F" w:rsidR="00222884" w:rsidRPr="00B61783" w:rsidRDefault="00AF7EDA" w:rsidP="00222884">
      <w:r w:rsidRPr="00B61783">
        <w:rPr>
          <w:rFonts w:hint="eastAsia"/>
        </w:rPr>
        <w:t xml:space="preserve">● </w:t>
      </w:r>
      <w:r w:rsidR="00F1211A" w:rsidRPr="00B61783">
        <w:rPr>
          <w:rFonts w:hint="eastAsia"/>
        </w:rPr>
        <w:t>各機能の</w:t>
      </w:r>
      <w:r w:rsidRPr="00B61783">
        <w:rPr>
          <w:rFonts w:hint="eastAsia"/>
        </w:rPr>
        <w:t>パーシャルリフトマルチ噴射要求は</w:t>
      </w:r>
      <w:r w:rsidR="00F65163" w:rsidRPr="00B61783">
        <w:rPr>
          <w:rFonts w:hint="eastAsia"/>
        </w:rPr>
        <w:t>ebinjplctr</w:t>
      </w:r>
      <w:r w:rsidRPr="00B61783">
        <w:rPr>
          <w:rFonts w:hint="eastAsia"/>
        </w:rPr>
        <w:t>を</w:t>
      </w:r>
      <w:r w:rsidR="00F1211A" w:rsidRPr="00B61783">
        <w:rPr>
          <w:rFonts w:hint="eastAsia"/>
        </w:rPr>
        <w:t>活用</w:t>
      </w:r>
      <w:r w:rsidRPr="00B61783">
        <w:rPr>
          <w:rFonts w:hint="eastAsia"/>
        </w:rPr>
        <w:t>して実現する</w:t>
      </w:r>
      <w:r w:rsidR="00F1211A" w:rsidRPr="00B61783">
        <w:rPr>
          <w:rFonts w:hint="eastAsia"/>
        </w:rPr>
        <w:t>構造にする</w:t>
      </w:r>
      <w:r w:rsidRPr="00B61783">
        <w:rPr>
          <w:rFonts w:hint="eastAsia"/>
        </w:rPr>
        <w:t>ため、</w:t>
      </w:r>
    </w:p>
    <w:p w14:paraId="73B385EB" w14:textId="3D7F58F9" w:rsidR="00AF7EDA" w:rsidRPr="00B61783" w:rsidRDefault="00F65163" w:rsidP="00222884">
      <w:pPr>
        <w:ind w:firstLineChars="150" w:firstLine="300"/>
      </w:pPr>
      <w:r w:rsidRPr="00B61783">
        <w:rPr>
          <w:rFonts w:hint="eastAsia"/>
        </w:rPr>
        <w:t>ebinjplctr</w:t>
      </w:r>
      <w:r w:rsidR="00AF7EDA" w:rsidRPr="00B61783">
        <w:rPr>
          <w:rFonts w:hint="eastAsia"/>
        </w:rPr>
        <w:t>には</w:t>
      </w:r>
      <w:r w:rsidR="007D35EF" w:rsidRPr="00B61783">
        <w:rPr>
          <w:rFonts w:hint="eastAsia"/>
        </w:rPr>
        <w:t>機能</w:t>
      </w:r>
      <w:r w:rsidR="004C1EDF" w:rsidRPr="00B61783">
        <w:rPr>
          <w:rFonts w:hint="eastAsia"/>
        </w:rPr>
        <w:t>毎に複数の</w:t>
      </w:r>
      <w:r w:rsidR="00AF7EDA" w:rsidRPr="00B61783">
        <w:rPr>
          <w:rFonts w:hint="eastAsia"/>
        </w:rPr>
        <w:t>ＩＤと優先度を付与する。</w:t>
      </w:r>
    </w:p>
    <w:p w14:paraId="5F68850E" w14:textId="6804825C" w:rsidR="007830AD" w:rsidRPr="00B61783" w:rsidRDefault="00DB3979" w:rsidP="008C7503">
      <w:r w:rsidRPr="00B61783">
        <w:rPr>
          <w:rFonts w:hint="eastAsia"/>
        </w:rPr>
        <w:t>●</w:t>
      </w:r>
      <w:r w:rsidR="00AA6235" w:rsidRPr="00B61783">
        <w:rPr>
          <w:rFonts w:hint="eastAsia"/>
        </w:rPr>
        <w:t xml:space="preserve"> </w:t>
      </w:r>
      <w:r w:rsidR="004164C6" w:rsidRPr="00B61783">
        <w:rPr>
          <w:rFonts w:hint="eastAsia"/>
        </w:rPr>
        <w:t>調停された</w:t>
      </w:r>
      <w:r w:rsidR="003B6F3E" w:rsidRPr="00B61783">
        <w:rPr>
          <w:rFonts w:hint="eastAsia"/>
        </w:rPr>
        <w:t>各</w:t>
      </w:r>
      <w:r w:rsidR="00083446" w:rsidRPr="00B61783">
        <w:rPr>
          <w:rFonts w:hint="eastAsia"/>
        </w:rPr>
        <w:t>機能</w:t>
      </w:r>
      <w:r w:rsidR="00A53EA3" w:rsidRPr="00B61783">
        <w:rPr>
          <w:rFonts w:hint="eastAsia"/>
        </w:rPr>
        <w:t>からの噴射</w:t>
      </w:r>
      <w:r w:rsidR="00A41388" w:rsidRPr="00B61783">
        <w:rPr>
          <w:rFonts w:hint="eastAsia"/>
        </w:rPr>
        <w:t>、高圧・低圧燃料ポンプ</w:t>
      </w:r>
      <w:r w:rsidR="003F390B" w:rsidRPr="00B61783">
        <w:rPr>
          <w:rFonts w:hint="eastAsia"/>
        </w:rPr>
        <w:t>に関する要求値</w:t>
      </w:r>
      <w:r w:rsidR="00A53EA3" w:rsidRPr="00B61783">
        <w:rPr>
          <w:rFonts w:hint="eastAsia"/>
        </w:rPr>
        <w:t>を</w:t>
      </w:r>
      <w:r w:rsidR="000327DD" w:rsidRPr="00B61783">
        <w:rPr>
          <w:rFonts w:hint="eastAsia"/>
        </w:rPr>
        <w:t>公開する。</w:t>
      </w:r>
      <w:r w:rsidR="003B6F3E" w:rsidRPr="00B61783">
        <w:rPr>
          <w:rFonts w:hint="eastAsia"/>
        </w:rPr>
        <w:t xml:space="preserve"> </w:t>
      </w:r>
      <w:commentRangeStart w:id="3"/>
      <w:r w:rsidR="003B6F3E" w:rsidRPr="00B61783">
        <w:rPr>
          <w:rFonts w:hint="eastAsia"/>
        </w:rPr>
        <w:t xml:space="preserve"> </w:t>
      </w:r>
      <w:commentRangeEnd w:id="3"/>
      <w:r w:rsidR="003B6F3E" w:rsidRPr="00B61783">
        <w:rPr>
          <w:rStyle w:val="a8"/>
        </w:rPr>
        <w:commentReference w:id="3"/>
      </w:r>
    </w:p>
    <w:p w14:paraId="0D54B225" w14:textId="1009FD8F" w:rsidR="009333C0" w:rsidRPr="001923C6" w:rsidRDefault="0047224D" w:rsidP="005425E9">
      <w:pPr>
        <w:ind w:rightChars="-283" w:right="-566"/>
      </w:pPr>
      <w:commentRangeStart w:id="4"/>
      <w:commentRangeEnd w:id="4"/>
      <w:r w:rsidRPr="00B61783">
        <w:rPr>
          <w:rStyle w:val="a8"/>
        </w:rPr>
        <w:commentReference w:id="4"/>
      </w:r>
      <w:r w:rsidR="009333C0" w:rsidRPr="00B61783">
        <w:rPr>
          <w:rFonts w:hint="eastAsia"/>
        </w:rPr>
        <w:t>●</w:t>
      </w:r>
      <w:r w:rsidR="00AA6235" w:rsidRPr="00B61783">
        <w:rPr>
          <w:rFonts w:hint="eastAsia"/>
        </w:rPr>
        <w:t xml:space="preserve"> </w:t>
      </w:r>
      <w:r w:rsidR="009333C0" w:rsidRPr="00B61783">
        <w:rPr>
          <w:rFonts w:hint="eastAsia"/>
        </w:rPr>
        <w:t>噴射モード調停後に</w:t>
      </w:r>
      <w:r w:rsidR="00F65163" w:rsidRPr="00B61783">
        <w:rPr>
          <w:rFonts w:hint="eastAsia"/>
        </w:rPr>
        <w:t>emkrichb</w:t>
      </w:r>
      <w:r w:rsidR="009333C0" w:rsidRPr="001923C6">
        <w:rPr>
          <w:rFonts w:hint="eastAsia"/>
        </w:rPr>
        <w:t>をコールし、噴射回数に応じた現在基本増量補正係数を取得する。</w:t>
      </w:r>
      <w:r w:rsidR="00FC759F" w:rsidRPr="001923C6">
        <w:rPr>
          <w:rFonts w:hint="eastAsia"/>
        </w:rPr>
        <w:t xml:space="preserve"> </w:t>
      </w:r>
      <w:commentRangeStart w:id="5"/>
      <w:r w:rsidR="00FC759F" w:rsidRPr="001923C6">
        <w:rPr>
          <w:rFonts w:hint="eastAsia"/>
        </w:rPr>
        <w:t xml:space="preserve"> </w:t>
      </w:r>
      <w:commentRangeEnd w:id="5"/>
      <w:r w:rsidR="00FC759F" w:rsidRPr="001923C6">
        <w:rPr>
          <w:rStyle w:val="a8"/>
        </w:rPr>
        <w:commentReference w:id="5"/>
      </w:r>
    </w:p>
    <w:p w14:paraId="4DD0B6D8" w14:textId="4E2E454E" w:rsidR="00F8297B" w:rsidRPr="001923C6" w:rsidRDefault="00161A22" w:rsidP="004D4C8A">
      <w:pPr>
        <w:ind w:rightChars="-70" w:right="-140"/>
      </w:pPr>
      <w:r w:rsidRPr="001923C6">
        <w:rPr>
          <w:rFonts w:hint="eastAsia"/>
        </w:rPr>
        <w:t>●</w:t>
      </w:r>
      <w:r w:rsidR="00AA6235">
        <w:rPr>
          <w:rFonts w:hint="eastAsia"/>
        </w:rPr>
        <w:t xml:space="preserve"> </w:t>
      </w:r>
      <w:r w:rsidRPr="001923C6">
        <w:rPr>
          <w:rFonts w:hint="eastAsia"/>
        </w:rPr>
        <w:t>ＳＡＣの噴射要求</w:t>
      </w:r>
      <w:r w:rsidR="006E5746" w:rsidRPr="001923C6">
        <w:rPr>
          <w:rFonts w:hint="eastAsia"/>
        </w:rPr>
        <w:t>受付</w:t>
      </w:r>
      <w:r w:rsidRPr="001923C6">
        <w:rPr>
          <w:rFonts w:hint="eastAsia"/>
        </w:rPr>
        <w:t>処理はアプリ</w:t>
      </w:r>
      <w:r w:rsidR="00F8297B" w:rsidRPr="001923C6">
        <w:rPr>
          <w:rFonts w:hint="eastAsia"/>
        </w:rPr>
        <w:t>要求と同時性</w:t>
      </w:r>
      <w:r w:rsidR="006E5746" w:rsidRPr="001923C6">
        <w:rPr>
          <w:rFonts w:hint="eastAsia"/>
        </w:rPr>
        <w:t>を</w:t>
      </w:r>
      <w:r w:rsidR="00F8297B" w:rsidRPr="001923C6">
        <w:rPr>
          <w:rFonts w:hint="eastAsia"/>
        </w:rPr>
        <w:t>確保</w:t>
      </w:r>
      <w:r w:rsidRPr="001923C6">
        <w:rPr>
          <w:rFonts w:hint="eastAsia"/>
        </w:rPr>
        <w:t>する必要があるため、本部品の８ｍｓ中</w:t>
      </w:r>
    </w:p>
    <w:p w14:paraId="5ED8C80E" w14:textId="0C1F8CF1" w:rsidR="00161A22" w:rsidRPr="001923C6" w:rsidRDefault="00BF6843" w:rsidP="00AA6235">
      <w:pPr>
        <w:ind w:rightChars="-70" w:right="-140" w:firstLineChars="150" w:firstLine="300"/>
      </w:pPr>
      <w:r w:rsidRPr="001923C6">
        <w:rPr>
          <w:rFonts w:hint="eastAsia"/>
        </w:rPr>
        <w:t>タスク</w:t>
      </w:r>
      <w:r w:rsidR="00161A22" w:rsidRPr="001923C6">
        <w:rPr>
          <w:rFonts w:hint="eastAsia"/>
        </w:rPr>
        <w:t>処理の最後でコールする。</w:t>
      </w:r>
      <w:r w:rsidR="00161A22" w:rsidRPr="001923C6">
        <w:t xml:space="preserve"> </w:t>
      </w:r>
      <w:commentRangeStart w:id="6"/>
      <w:r w:rsidR="00161A22" w:rsidRPr="001923C6">
        <w:t xml:space="preserve"> </w:t>
      </w:r>
      <w:commentRangeEnd w:id="6"/>
      <w:r w:rsidR="00161A22" w:rsidRPr="001923C6">
        <w:rPr>
          <w:rStyle w:val="a8"/>
        </w:rPr>
        <w:commentReference w:id="6"/>
      </w:r>
    </w:p>
    <w:p w14:paraId="6DB30D26" w14:textId="77777777" w:rsidR="00E55016" w:rsidRDefault="00E55016" w:rsidP="00380CB5">
      <w:pPr>
        <w:rPr>
          <w:rFonts w:cs="ＭＳ ゴシック"/>
        </w:rPr>
      </w:pPr>
    </w:p>
    <w:p w14:paraId="736A650B" w14:textId="43723B12" w:rsidR="009D0219" w:rsidRPr="00B61783" w:rsidRDefault="009D0219" w:rsidP="00380CB5">
      <w:pPr>
        <w:rPr>
          <w:rFonts w:cs="ＭＳ ゴシック"/>
        </w:rPr>
      </w:pPr>
      <w:r w:rsidRPr="00B61783">
        <w:rPr>
          <w:rFonts w:cs="ＭＳ ゴシック" w:hint="eastAsia"/>
        </w:rPr>
        <w:t>２．要求詳細</w:t>
      </w:r>
    </w:p>
    <w:bookmarkStart w:id="7" w:name="_MON_1798045543"/>
    <w:bookmarkEnd w:id="7"/>
    <w:p w14:paraId="5ABA8C50" w14:textId="10116288" w:rsidR="00EE4A1A" w:rsidRDefault="00A02D59" w:rsidP="005763AC">
      <w:pPr>
        <w:ind w:leftChars="-142" w:left="-284" w:rightChars="-354" w:right="-708" w:firstLine="142"/>
      </w:pPr>
      <w:r>
        <w:rPr>
          <w:rFonts w:hint="eastAsia"/>
        </w:rPr>
        <w:object w:dxaOrig="10405" w:dyaOrig="3983" w14:anchorId="7C341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170.25pt" o:ole="">
            <v:imagedata r:id="rId12" o:title=""/>
          </v:shape>
          <o:OLEObject Type="Embed" ProgID="Excel.Sheet.8" ShapeID="_x0000_i1025" DrawAspect="Content" ObjectID="_1823172669" r:id="rId13"/>
        </w:object>
      </w:r>
    </w:p>
    <w:bookmarkStart w:id="8" w:name="_MON_1386594085"/>
    <w:bookmarkStart w:id="9" w:name="_MON_1386594320"/>
    <w:bookmarkStart w:id="10" w:name="_MON_1387464793"/>
    <w:bookmarkStart w:id="11" w:name="_MON_1397889064"/>
    <w:bookmarkStart w:id="12" w:name="_MON_1414299816"/>
    <w:bookmarkStart w:id="13" w:name="_MON_1426602217"/>
    <w:bookmarkStart w:id="14" w:name="_MON_1426602316"/>
    <w:bookmarkStart w:id="15" w:name="_MON_1353834304"/>
    <w:bookmarkStart w:id="16" w:name="_MON_1366205469"/>
    <w:bookmarkStart w:id="17" w:name="OLE_LINK1"/>
    <w:bookmarkEnd w:id="8"/>
    <w:bookmarkEnd w:id="9"/>
    <w:bookmarkEnd w:id="10"/>
    <w:bookmarkEnd w:id="11"/>
    <w:bookmarkEnd w:id="12"/>
    <w:bookmarkEnd w:id="13"/>
    <w:bookmarkEnd w:id="14"/>
    <w:bookmarkEnd w:id="15"/>
    <w:bookmarkEnd w:id="16"/>
    <w:bookmarkStart w:id="18" w:name="_MON_1377515997"/>
    <w:bookmarkEnd w:id="18"/>
    <w:p w14:paraId="38CD145F" w14:textId="6FD78985" w:rsidR="00FC759F" w:rsidRDefault="00A02D59" w:rsidP="006A7E31">
      <w:pPr>
        <w:ind w:leftChars="-1" w:left="-2" w:rightChars="-354" w:right="-708" w:firstLine="2"/>
      </w:pPr>
      <w:r>
        <w:rPr>
          <w:rFonts w:hint="eastAsia"/>
        </w:rPr>
        <w:object w:dxaOrig="9615" w:dyaOrig="4275" w14:anchorId="3183504F">
          <v:shape id="_x0000_i1026" type="#_x0000_t75" style="width:394.5pt;height:174.75pt" o:ole="">
            <v:imagedata r:id="rId14" o:title=""/>
          </v:shape>
          <o:OLEObject Type="Embed" ProgID="Excel.Sheet.8" ShapeID="_x0000_i1026" DrawAspect="Content" ObjectID="_1823172670" r:id="rId15"/>
        </w:object>
      </w:r>
      <w:bookmarkEnd w:id="17"/>
    </w:p>
    <w:p w14:paraId="0ACCC372" w14:textId="77777777" w:rsidR="00494480" w:rsidRPr="001923C6" w:rsidRDefault="00494480" w:rsidP="006A7E31">
      <w:pPr>
        <w:ind w:rightChars="-354" w:right="-708"/>
      </w:pPr>
    </w:p>
    <w:tbl>
      <w:tblPr>
        <w:tblpPr w:leftFromText="142" w:rightFromText="142" w:vertAnchor="text" w:tblpY="58"/>
        <w:tblW w:w="945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40"/>
        <w:gridCol w:w="893"/>
        <w:gridCol w:w="8222"/>
      </w:tblGrid>
      <w:tr w:rsidR="004F415E" w:rsidRPr="001923C6" w14:paraId="789CC5A9" w14:textId="77777777" w:rsidTr="00522765">
        <w:trPr>
          <w:cantSplit/>
        </w:trPr>
        <w:tc>
          <w:tcPr>
            <w:tcW w:w="1233" w:type="dxa"/>
            <w:gridSpan w:val="2"/>
            <w:tcBorders>
              <w:top w:val="single" w:sz="12" w:space="0" w:color="auto"/>
              <w:bottom w:val="single" w:sz="4" w:space="0" w:color="auto"/>
              <w:right w:val="single" w:sz="4" w:space="0" w:color="auto"/>
            </w:tcBorders>
            <w:shd w:val="clear" w:color="auto" w:fill="C0C0C0"/>
          </w:tcPr>
          <w:p w14:paraId="673A3224" w14:textId="77777777" w:rsidR="004F415E" w:rsidRPr="001923C6" w:rsidRDefault="004F415E" w:rsidP="00BB7E34">
            <w:pPr>
              <w:rPr>
                <w:sz w:val="18"/>
                <w:szCs w:val="18"/>
              </w:rPr>
            </w:pPr>
            <w:bookmarkStart w:id="19" w:name="OLE_LINK3"/>
            <w:r w:rsidRPr="001923C6">
              <w:rPr>
                <w:rFonts w:hint="eastAsia"/>
                <w:sz w:val="18"/>
                <w:szCs w:val="18"/>
              </w:rPr>
              <w:t>要求</w:t>
            </w:r>
            <w:r w:rsidRPr="001923C6">
              <w:rPr>
                <w:sz w:val="18"/>
                <w:szCs w:val="18"/>
              </w:rPr>
              <w:t>1</w:t>
            </w:r>
          </w:p>
        </w:tc>
        <w:tc>
          <w:tcPr>
            <w:tcW w:w="8222" w:type="dxa"/>
            <w:tcBorders>
              <w:top w:val="single" w:sz="12" w:space="0" w:color="auto"/>
              <w:left w:val="single" w:sz="4" w:space="0" w:color="auto"/>
              <w:bottom w:val="single" w:sz="4" w:space="0" w:color="auto"/>
            </w:tcBorders>
          </w:tcPr>
          <w:p w14:paraId="3EA26F83" w14:textId="77777777" w:rsidR="004F415E" w:rsidRPr="001923C6" w:rsidRDefault="004F415E" w:rsidP="00BB7E34">
            <w:pPr>
              <w:rPr>
                <w:sz w:val="18"/>
                <w:szCs w:val="18"/>
              </w:rPr>
            </w:pPr>
            <w:r w:rsidRPr="001923C6">
              <w:rPr>
                <w:rFonts w:hint="eastAsia"/>
                <w:sz w:val="18"/>
                <w:szCs w:val="18"/>
              </w:rPr>
              <w:t>最適な燃料噴射の方式を決定する。</w:t>
            </w:r>
          </w:p>
        </w:tc>
      </w:tr>
      <w:tr w:rsidR="009F1559" w:rsidRPr="001923C6" w14:paraId="6AEB1438" w14:textId="77777777" w:rsidTr="00522765">
        <w:trPr>
          <w:cantSplit/>
        </w:trPr>
        <w:tc>
          <w:tcPr>
            <w:tcW w:w="340" w:type="dxa"/>
            <w:vMerge w:val="restart"/>
            <w:tcBorders>
              <w:top w:val="single" w:sz="4" w:space="0" w:color="auto"/>
              <w:bottom w:val="single" w:sz="4" w:space="0" w:color="auto"/>
              <w:right w:val="single" w:sz="12" w:space="0" w:color="auto"/>
            </w:tcBorders>
            <w:shd w:val="clear" w:color="auto" w:fill="C0C0C0"/>
          </w:tcPr>
          <w:p w14:paraId="3157D2C4"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113D721D" w14:textId="77777777" w:rsidR="009F1559" w:rsidRPr="001923C6" w:rsidRDefault="009F1559" w:rsidP="00BB7E34">
            <w:pPr>
              <w:rPr>
                <w:sz w:val="18"/>
                <w:szCs w:val="18"/>
              </w:rPr>
            </w:pPr>
            <w:r w:rsidRPr="001923C6">
              <w:rPr>
                <w:rFonts w:hint="eastAsia"/>
                <w:sz w:val="18"/>
                <w:szCs w:val="18"/>
              </w:rPr>
              <w:t>要求</w:t>
            </w:r>
            <w:r w:rsidRPr="001923C6">
              <w:rPr>
                <w:sz w:val="18"/>
                <w:szCs w:val="18"/>
              </w:rPr>
              <w:t>1-1</w:t>
            </w:r>
          </w:p>
        </w:tc>
        <w:tc>
          <w:tcPr>
            <w:tcW w:w="8222" w:type="dxa"/>
            <w:tcBorders>
              <w:top w:val="single" w:sz="4" w:space="0" w:color="auto"/>
              <w:left w:val="single" w:sz="4" w:space="0" w:color="auto"/>
              <w:bottom w:val="single" w:sz="4" w:space="0" w:color="auto"/>
            </w:tcBorders>
          </w:tcPr>
          <w:p w14:paraId="7D4F6BE4" w14:textId="77777777" w:rsidR="009F1559" w:rsidRPr="001923C6" w:rsidRDefault="009F1559" w:rsidP="00020E3D">
            <w:pPr>
              <w:rPr>
                <w:sz w:val="18"/>
                <w:szCs w:val="18"/>
              </w:rPr>
            </w:pPr>
            <w:r w:rsidRPr="001923C6">
              <w:rPr>
                <w:rFonts w:hint="eastAsia"/>
                <w:sz w:val="18"/>
                <w:szCs w:val="18"/>
              </w:rPr>
              <w:t>各機能からの要求がないときは基本の要求値を</w:t>
            </w:r>
            <w:r w:rsidRPr="001923C6">
              <w:rPr>
                <w:sz w:val="18"/>
                <w:szCs w:val="18"/>
              </w:rPr>
              <w:t>SACに公開する。</w:t>
            </w:r>
          </w:p>
        </w:tc>
      </w:tr>
      <w:tr w:rsidR="009F1559" w:rsidRPr="001923C6" w14:paraId="7745DB81" w14:textId="77777777" w:rsidTr="00522765">
        <w:trPr>
          <w:cantSplit/>
          <w:trHeight w:val="159"/>
        </w:trPr>
        <w:tc>
          <w:tcPr>
            <w:tcW w:w="340" w:type="dxa"/>
            <w:vMerge/>
            <w:tcBorders>
              <w:top w:val="single" w:sz="4" w:space="0" w:color="auto"/>
              <w:bottom w:val="single" w:sz="4" w:space="0" w:color="auto"/>
              <w:right w:val="single" w:sz="12" w:space="0" w:color="auto"/>
            </w:tcBorders>
            <w:shd w:val="clear" w:color="auto" w:fill="C0C0C0"/>
          </w:tcPr>
          <w:p w14:paraId="57739510"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082A763C" w14:textId="77777777" w:rsidR="009F1559" w:rsidRPr="001923C6" w:rsidRDefault="009F1559" w:rsidP="00BB7E34">
            <w:pPr>
              <w:rPr>
                <w:sz w:val="18"/>
                <w:szCs w:val="18"/>
              </w:rPr>
            </w:pPr>
            <w:r w:rsidRPr="001923C6">
              <w:rPr>
                <w:rFonts w:hint="eastAsia"/>
                <w:sz w:val="18"/>
                <w:szCs w:val="18"/>
              </w:rPr>
              <w:t>理由</w:t>
            </w:r>
          </w:p>
        </w:tc>
        <w:tc>
          <w:tcPr>
            <w:tcW w:w="8222" w:type="dxa"/>
            <w:tcBorders>
              <w:top w:val="single" w:sz="4" w:space="0" w:color="auto"/>
              <w:left w:val="single" w:sz="4" w:space="0" w:color="auto"/>
              <w:bottom w:val="single" w:sz="4" w:space="0" w:color="auto"/>
            </w:tcBorders>
          </w:tcPr>
          <w:p w14:paraId="60069318" w14:textId="77777777" w:rsidR="009F1559" w:rsidRPr="001923C6" w:rsidRDefault="009F1559" w:rsidP="00BB7E34">
            <w:pPr>
              <w:rPr>
                <w:sz w:val="18"/>
                <w:szCs w:val="18"/>
              </w:rPr>
            </w:pPr>
            <w:r w:rsidRPr="001923C6">
              <w:rPr>
                <w:rFonts w:hint="eastAsia"/>
                <w:sz w:val="18"/>
                <w:szCs w:val="18"/>
              </w:rPr>
              <w:t>温間、定常状態での噴射制御を実現する為。</w:t>
            </w:r>
          </w:p>
        </w:tc>
      </w:tr>
      <w:tr w:rsidR="009F1559" w:rsidRPr="001923C6" w14:paraId="2899550A" w14:textId="77777777" w:rsidTr="00522765">
        <w:trPr>
          <w:cantSplit/>
        </w:trPr>
        <w:tc>
          <w:tcPr>
            <w:tcW w:w="340" w:type="dxa"/>
            <w:vMerge/>
            <w:tcBorders>
              <w:top w:val="single" w:sz="4" w:space="0" w:color="auto"/>
              <w:bottom w:val="single" w:sz="4" w:space="0" w:color="auto"/>
              <w:right w:val="single" w:sz="12" w:space="0" w:color="auto"/>
            </w:tcBorders>
            <w:shd w:val="clear" w:color="auto" w:fill="C0C0C0"/>
          </w:tcPr>
          <w:p w14:paraId="4E02D142"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5D22B24F" w14:textId="0A5CF305" w:rsidR="009F1559" w:rsidRPr="001923C6" w:rsidRDefault="009F1559" w:rsidP="00BB7E34">
            <w:pPr>
              <w:rPr>
                <w:sz w:val="18"/>
                <w:szCs w:val="18"/>
              </w:rPr>
            </w:pPr>
            <w:r w:rsidRPr="001923C6">
              <w:rPr>
                <w:rFonts w:hint="eastAsia"/>
                <w:sz w:val="18"/>
                <w:szCs w:val="18"/>
              </w:rPr>
              <w:t>要求</w:t>
            </w:r>
            <w:r w:rsidRPr="001923C6">
              <w:rPr>
                <w:sz w:val="18"/>
                <w:szCs w:val="18"/>
              </w:rPr>
              <w:t>1-2</w:t>
            </w:r>
          </w:p>
        </w:tc>
        <w:tc>
          <w:tcPr>
            <w:tcW w:w="8222" w:type="dxa"/>
            <w:tcBorders>
              <w:top w:val="single" w:sz="4" w:space="0" w:color="auto"/>
              <w:left w:val="single" w:sz="4" w:space="0" w:color="auto"/>
              <w:bottom w:val="single" w:sz="4" w:space="0" w:color="auto"/>
            </w:tcBorders>
          </w:tcPr>
          <w:p w14:paraId="171F58AB" w14:textId="77777777" w:rsidR="009F1559" w:rsidRPr="001923C6" w:rsidRDefault="009F1559" w:rsidP="00020E3D">
            <w:pPr>
              <w:rPr>
                <w:sz w:val="18"/>
                <w:szCs w:val="18"/>
              </w:rPr>
            </w:pPr>
            <w:r w:rsidRPr="001923C6">
              <w:rPr>
                <w:rFonts w:hint="eastAsia"/>
                <w:sz w:val="18"/>
                <w:szCs w:val="18"/>
              </w:rPr>
              <w:t>各機能が要求する噴射方式を集約して最適な混合気を形成する為に、機能の優先調停を行う。</w:t>
            </w:r>
          </w:p>
        </w:tc>
      </w:tr>
      <w:tr w:rsidR="009F1559" w:rsidRPr="001923C6" w14:paraId="641E3BEF" w14:textId="77777777" w:rsidTr="00522765">
        <w:trPr>
          <w:cantSplit/>
          <w:trHeight w:val="696"/>
        </w:trPr>
        <w:tc>
          <w:tcPr>
            <w:tcW w:w="340" w:type="dxa"/>
            <w:vMerge/>
            <w:tcBorders>
              <w:top w:val="single" w:sz="4" w:space="0" w:color="auto"/>
              <w:bottom w:val="single" w:sz="4" w:space="0" w:color="auto"/>
              <w:right w:val="single" w:sz="12" w:space="0" w:color="auto"/>
            </w:tcBorders>
            <w:shd w:val="clear" w:color="auto" w:fill="C0C0C0"/>
          </w:tcPr>
          <w:p w14:paraId="1D602DF6" w14:textId="77777777" w:rsidR="009F1559" w:rsidRPr="001923C6" w:rsidRDefault="009F1559" w:rsidP="00BB7E34">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0DCFFB3B" w14:textId="77777777" w:rsidR="009F1559" w:rsidRPr="001923C6" w:rsidRDefault="009F1559" w:rsidP="00BB7E34">
            <w:pPr>
              <w:rPr>
                <w:sz w:val="18"/>
                <w:szCs w:val="18"/>
              </w:rPr>
            </w:pPr>
            <w:r w:rsidRPr="001923C6">
              <w:rPr>
                <w:rFonts w:hint="eastAsia"/>
                <w:sz w:val="18"/>
                <w:szCs w:val="18"/>
              </w:rPr>
              <w:t>理由</w:t>
            </w:r>
          </w:p>
        </w:tc>
        <w:tc>
          <w:tcPr>
            <w:tcW w:w="8222" w:type="dxa"/>
            <w:tcBorders>
              <w:top w:val="single" w:sz="4" w:space="0" w:color="auto"/>
              <w:left w:val="single" w:sz="4" w:space="0" w:color="auto"/>
              <w:bottom w:val="single" w:sz="4" w:space="0" w:color="auto"/>
            </w:tcBorders>
          </w:tcPr>
          <w:p w14:paraId="7EE5B722" w14:textId="73C62F60" w:rsidR="009F1559" w:rsidRPr="001923C6" w:rsidRDefault="009F1559" w:rsidP="00BB7E34">
            <w:pPr>
              <w:rPr>
                <w:sz w:val="18"/>
                <w:szCs w:val="18"/>
              </w:rPr>
            </w:pPr>
            <w:r w:rsidRPr="001923C6">
              <w:rPr>
                <w:rFonts w:hint="eastAsia"/>
                <w:sz w:val="18"/>
                <w:szCs w:val="18"/>
              </w:rPr>
              <w:t>優先度は、</w:t>
            </w:r>
            <w:r w:rsidR="00CE4FE1" w:rsidRPr="001923C6">
              <w:rPr>
                <w:rFonts w:hint="eastAsia"/>
                <w:sz w:val="18"/>
                <w:szCs w:val="18"/>
              </w:rPr>
              <w:t>噴射停止、</w:t>
            </w:r>
            <w:r w:rsidRPr="001923C6">
              <w:rPr>
                <w:rFonts w:hint="eastAsia"/>
                <w:sz w:val="18"/>
                <w:szCs w:val="18"/>
              </w:rPr>
              <w:t>工場での制御の制御を優先し、その後、始動時、始動後の制御の順で優先度を決めている。その中でも、</w:t>
            </w:r>
            <w:r w:rsidR="00695978" w:rsidRPr="001923C6">
              <w:rPr>
                <w:rFonts w:hint="eastAsia"/>
                <w:sz w:val="18"/>
                <w:szCs w:val="18"/>
              </w:rPr>
              <w:t>ドラビリ</w:t>
            </w:r>
            <w:r w:rsidRPr="001923C6">
              <w:rPr>
                <w:rFonts w:hint="eastAsia"/>
                <w:sz w:val="18"/>
                <w:szCs w:val="18"/>
              </w:rPr>
              <w:t>、</w:t>
            </w:r>
            <w:r w:rsidR="00695978" w:rsidRPr="001923C6">
              <w:rPr>
                <w:rFonts w:hint="eastAsia"/>
                <w:sz w:val="18"/>
                <w:szCs w:val="18"/>
              </w:rPr>
              <w:t>エミッション</w:t>
            </w:r>
            <w:r w:rsidRPr="001923C6">
              <w:rPr>
                <w:rFonts w:hint="eastAsia"/>
                <w:sz w:val="18"/>
                <w:szCs w:val="18"/>
              </w:rPr>
              <w:t>、部品保護、性能の順で優先度の高さを設定する。</w:t>
            </w:r>
          </w:p>
          <w:p w14:paraId="4DAF961A" w14:textId="77777777" w:rsidR="009F1559" w:rsidRPr="001923C6" w:rsidRDefault="009F1559" w:rsidP="00BB7E34">
            <w:pPr>
              <w:rPr>
                <w:sz w:val="18"/>
                <w:szCs w:val="18"/>
              </w:rPr>
            </w:pPr>
            <w:r w:rsidRPr="001923C6">
              <w:rPr>
                <w:rFonts w:hint="eastAsia"/>
                <w:sz w:val="18"/>
                <w:szCs w:val="18"/>
              </w:rPr>
              <w:t>※各制御の詳細は、各仕様書の要求詳細を確認すること</w:t>
            </w:r>
          </w:p>
        </w:tc>
      </w:tr>
      <w:tr w:rsidR="009F1559" w:rsidRPr="001923C6" w14:paraId="200401E2" w14:textId="77777777" w:rsidTr="00522765">
        <w:trPr>
          <w:cantSplit/>
          <w:trHeight w:val="535"/>
        </w:trPr>
        <w:tc>
          <w:tcPr>
            <w:tcW w:w="340" w:type="dxa"/>
            <w:vMerge/>
            <w:tcBorders>
              <w:top w:val="single" w:sz="4" w:space="0" w:color="auto"/>
              <w:bottom w:val="single" w:sz="4" w:space="0" w:color="auto"/>
              <w:right w:val="single" w:sz="12" w:space="0" w:color="auto"/>
            </w:tcBorders>
            <w:shd w:val="clear" w:color="auto" w:fill="C0C0C0"/>
          </w:tcPr>
          <w:p w14:paraId="76EE2D84" w14:textId="77777777" w:rsidR="009F1559" w:rsidRPr="001923C6" w:rsidRDefault="009F1559" w:rsidP="009F1559">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2A551E29" w14:textId="5C5A9217" w:rsidR="009F1559" w:rsidRPr="001923C6" w:rsidRDefault="009F1559" w:rsidP="009F1559">
            <w:pPr>
              <w:rPr>
                <w:sz w:val="18"/>
                <w:szCs w:val="18"/>
              </w:rPr>
            </w:pPr>
            <w:r w:rsidRPr="001923C6">
              <w:rPr>
                <w:rFonts w:hint="eastAsia"/>
                <w:sz w:val="18"/>
                <w:szCs w:val="18"/>
              </w:rPr>
              <w:t>要求</w:t>
            </w:r>
            <w:r w:rsidRPr="001923C6">
              <w:rPr>
                <w:sz w:val="18"/>
                <w:szCs w:val="18"/>
              </w:rPr>
              <w:t>1-3</w:t>
            </w:r>
          </w:p>
        </w:tc>
        <w:tc>
          <w:tcPr>
            <w:tcW w:w="8222" w:type="dxa"/>
            <w:tcBorders>
              <w:top w:val="single" w:sz="4" w:space="0" w:color="auto"/>
              <w:left w:val="single" w:sz="4" w:space="0" w:color="auto"/>
              <w:bottom w:val="single" w:sz="4" w:space="0" w:color="auto"/>
            </w:tcBorders>
          </w:tcPr>
          <w:p w14:paraId="1E72D274" w14:textId="5ED12027" w:rsidR="009F1559" w:rsidRPr="001923C6" w:rsidRDefault="009F1559" w:rsidP="009F1559">
            <w:pPr>
              <w:rPr>
                <w:sz w:val="18"/>
                <w:szCs w:val="18"/>
              </w:rPr>
            </w:pPr>
            <w:r w:rsidRPr="001923C6">
              <w:rPr>
                <w:rFonts w:hint="eastAsia"/>
                <w:sz w:val="18"/>
                <w:szCs w:val="18"/>
              </w:rPr>
              <w:t>調停された各機能が要求した噴射</w:t>
            </w:r>
            <w:r w:rsidR="00695978" w:rsidRPr="001923C6">
              <w:rPr>
                <w:rFonts w:hint="eastAsia"/>
                <w:sz w:val="18"/>
                <w:szCs w:val="18"/>
              </w:rPr>
              <w:t>モード</w:t>
            </w:r>
            <w:r w:rsidRPr="001923C6">
              <w:rPr>
                <w:rFonts w:hint="eastAsia"/>
                <w:sz w:val="18"/>
                <w:szCs w:val="18"/>
              </w:rPr>
              <w:t>、噴射開始時期、始動時噴射量、噴射量算出係数、噴射量補正係数、始動後噴射量要求</w:t>
            </w:r>
            <w:r w:rsidR="00695978" w:rsidRPr="001923C6">
              <w:rPr>
                <w:rFonts w:hint="eastAsia"/>
                <w:sz w:val="18"/>
                <w:szCs w:val="18"/>
              </w:rPr>
              <w:t>フラグ</w:t>
            </w:r>
            <w:r w:rsidR="000D4EBC" w:rsidRPr="00412250">
              <w:rPr>
                <w:rFonts w:hint="eastAsia"/>
                <w:sz w:val="18"/>
                <w:szCs w:val="18"/>
              </w:rPr>
              <w:t>等</w:t>
            </w:r>
            <w:r w:rsidRPr="001923C6">
              <w:rPr>
                <w:rFonts w:hint="eastAsia"/>
                <w:sz w:val="18"/>
                <w:szCs w:val="18"/>
              </w:rPr>
              <w:t>を同時性を確保して</w:t>
            </w:r>
            <w:r w:rsidRPr="001923C6">
              <w:rPr>
                <w:sz w:val="18"/>
                <w:szCs w:val="18"/>
              </w:rPr>
              <w:t>SACに公開する。</w:t>
            </w:r>
          </w:p>
          <w:p w14:paraId="36007186" w14:textId="77777777" w:rsidR="009F1559" w:rsidRPr="001923C6" w:rsidRDefault="009F1559" w:rsidP="009F1559">
            <w:pPr>
              <w:rPr>
                <w:sz w:val="18"/>
                <w:szCs w:val="18"/>
              </w:rPr>
            </w:pPr>
            <w:r w:rsidRPr="001923C6">
              <w:rPr>
                <w:rFonts w:hint="eastAsia"/>
                <w:sz w:val="18"/>
                <w:szCs w:val="18"/>
              </w:rPr>
              <w:t>ただし、触媒急速暖機制御・成層始動制御は、噴射量補正係数の同時性も確保して</w:t>
            </w:r>
            <w:r w:rsidRPr="001923C6">
              <w:rPr>
                <w:sz w:val="18"/>
                <w:szCs w:val="18"/>
              </w:rPr>
              <w:t>SACに公開する。</w:t>
            </w:r>
          </w:p>
          <w:p w14:paraId="4A100329" w14:textId="77777777" w:rsidR="009F1559" w:rsidRPr="001923C6" w:rsidRDefault="009F1559" w:rsidP="009F1559">
            <w:pPr>
              <w:rPr>
                <w:sz w:val="18"/>
                <w:szCs w:val="18"/>
              </w:rPr>
            </w:pPr>
            <w:r w:rsidRPr="001923C6">
              <w:rPr>
                <w:rFonts w:hint="eastAsia"/>
                <w:sz w:val="18"/>
                <w:szCs w:val="18"/>
              </w:rPr>
              <w:t>※複数のアプリから要求があった場合は、要求</w:t>
            </w:r>
            <w:r w:rsidRPr="001923C6">
              <w:rPr>
                <w:sz w:val="18"/>
                <w:szCs w:val="18"/>
              </w:rPr>
              <w:t>1-2に従いアプリを選択し、選択されたアプリが</w:t>
            </w:r>
          </w:p>
          <w:p w14:paraId="635621CC" w14:textId="77777777" w:rsidR="009F1559" w:rsidRPr="001923C6" w:rsidRDefault="009F1559" w:rsidP="009F1559">
            <w:pPr>
              <w:rPr>
                <w:sz w:val="18"/>
                <w:szCs w:val="18"/>
              </w:rPr>
            </w:pPr>
            <w:r w:rsidRPr="001923C6">
              <w:rPr>
                <w:sz w:val="18"/>
                <w:szCs w:val="18"/>
              </w:rPr>
              <w:t xml:space="preserve">  要求している値以外は基本情報を設定</w:t>
            </w:r>
            <w:r w:rsidRPr="001923C6">
              <w:rPr>
                <w:rFonts w:hint="eastAsia"/>
                <w:sz w:val="18"/>
                <w:szCs w:val="18"/>
              </w:rPr>
              <w:t>し、</w:t>
            </w:r>
            <w:r w:rsidRPr="001923C6">
              <w:rPr>
                <w:sz w:val="18"/>
                <w:szCs w:val="18"/>
              </w:rPr>
              <w:t>SACに公開する。</w:t>
            </w:r>
          </w:p>
          <w:p w14:paraId="7A5B6A25" w14:textId="77777777" w:rsidR="009F1559" w:rsidRPr="001923C6" w:rsidRDefault="009F1559" w:rsidP="00020E3D">
            <w:pPr>
              <w:rPr>
                <w:sz w:val="18"/>
                <w:szCs w:val="18"/>
              </w:rPr>
            </w:pPr>
            <w:r w:rsidRPr="001923C6">
              <w:rPr>
                <w:rFonts w:hint="eastAsia"/>
                <w:sz w:val="18"/>
                <w:szCs w:val="18"/>
              </w:rPr>
              <w:t>※要求値の設定は各</w:t>
            </w:r>
            <w:r w:rsidR="00695978" w:rsidRPr="001923C6">
              <w:rPr>
                <w:rFonts w:hint="eastAsia"/>
                <w:sz w:val="18"/>
                <w:szCs w:val="18"/>
              </w:rPr>
              <w:t>アプリ</w:t>
            </w:r>
            <w:r w:rsidRPr="001923C6">
              <w:rPr>
                <w:rFonts w:hint="eastAsia"/>
                <w:sz w:val="18"/>
                <w:szCs w:val="18"/>
              </w:rPr>
              <w:t>の仕様書を真とする。</w:t>
            </w:r>
          </w:p>
        </w:tc>
      </w:tr>
      <w:tr w:rsidR="009F1559" w:rsidRPr="001923C6" w14:paraId="6787AA52" w14:textId="77777777" w:rsidTr="00522765">
        <w:trPr>
          <w:cantSplit/>
          <w:trHeight w:val="535"/>
        </w:trPr>
        <w:tc>
          <w:tcPr>
            <w:tcW w:w="340" w:type="dxa"/>
            <w:vMerge/>
            <w:tcBorders>
              <w:top w:val="single" w:sz="4" w:space="0" w:color="auto"/>
              <w:bottom w:val="single" w:sz="4" w:space="0" w:color="auto"/>
              <w:right w:val="single" w:sz="12" w:space="0" w:color="auto"/>
            </w:tcBorders>
            <w:shd w:val="clear" w:color="auto" w:fill="C0C0C0"/>
          </w:tcPr>
          <w:p w14:paraId="54C8F911" w14:textId="77777777" w:rsidR="009F1559" w:rsidRPr="001923C6" w:rsidRDefault="009F1559" w:rsidP="009F1559">
            <w:pPr>
              <w:rPr>
                <w:sz w:val="18"/>
                <w:szCs w:val="18"/>
              </w:rPr>
            </w:pPr>
          </w:p>
        </w:tc>
        <w:tc>
          <w:tcPr>
            <w:tcW w:w="893" w:type="dxa"/>
            <w:tcBorders>
              <w:top w:val="single" w:sz="4" w:space="0" w:color="auto"/>
              <w:left w:val="single" w:sz="12" w:space="0" w:color="auto"/>
              <w:bottom w:val="single" w:sz="4" w:space="0" w:color="auto"/>
            </w:tcBorders>
            <w:shd w:val="clear" w:color="auto" w:fill="C0C0C0"/>
          </w:tcPr>
          <w:p w14:paraId="3D07E355" w14:textId="0FDCD0AA" w:rsidR="009C527D" w:rsidRPr="001923C6" w:rsidRDefault="009F1559" w:rsidP="009F1559">
            <w:pPr>
              <w:rPr>
                <w:sz w:val="18"/>
                <w:szCs w:val="18"/>
              </w:rPr>
            </w:pPr>
            <w:r w:rsidRPr="001923C6">
              <w:rPr>
                <w:rFonts w:hint="eastAsia"/>
                <w:sz w:val="18"/>
                <w:szCs w:val="18"/>
              </w:rPr>
              <w:t>理由</w:t>
            </w:r>
          </w:p>
          <w:p w14:paraId="72A90BC4" w14:textId="0ACE5B5B" w:rsidR="009C527D" w:rsidRPr="001923C6" w:rsidRDefault="009C527D" w:rsidP="009C527D">
            <w:pPr>
              <w:rPr>
                <w:sz w:val="18"/>
                <w:szCs w:val="18"/>
              </w:rPr>
            </w:pPr>
          </w:p>
          <w:p w14:paraId="5A3560E0" w14:textId="77777777" w:rsidR="009F1559" w:rsidRPr="001923C6" w:rsidRDefault="009F1559" w:rsidP="0063721F">
            <w:pPr>
              <w:rPr>
                <w:sz w:val="18"/>
                <w:szCs w:val="18"/>
              </w:rPr>
            </w:pPr>
          </w:p>
        </w:tc>
        <w:tc>
          <w:tcPr>
            <w:tcW w:w="8222" w:type="dxa"/>
            <w:tcBorders>
              <w:top w:val="single" w:sz="4" w:space="0" w:color="auto"/>
              <w:left w:val="single" w:sz="4" w:space="0" w:color="auto"/>
              <w:bottom w:val="single" w:sz="4" w:space="0" w:color="auto"/>
            </w:tcBorders>
          </w:tcPr>
          <w:p w14:paraId="4CD2692F" w14:textId="77777777" w:rsidR="009F1559" w:rsidRPr="001923C6" w:rsidRDefault="009F1559" w:rsidP="009F1559">
            <w:pPr>
              <w:rPr>
                <w:sz w:val="18"/>
                <w:szCs w:val="18"/>
              </w:rPr>
            </w:pPr>
            <w:r w:rsidRPr="001923C6">
              <w:rPr>
                <w:rFonts w:hint="eastAsia"/>
                <w:sz w:val="18"/>
                <w:szCs w:val="18"/>
              </w:rPr>
              <w:t>①</w:t>
            </w:r>
            <w:r w:rsidRPr="001923C6">
              <w:rPr>
                <w:sz w:val="18"/>
                <w:szCs w:val="18"/>
              </w:rPr>
              <w:t>NE割り込みによりSACが更新途中の要求を参照して、調停された機能が要求した噴射制御が実現できなくなるのを防ぐ為。</w:t>
            </w:r>
          </w:p>
          <w:p w14:paraId="3F1A1AEC" w14:textId="77777777" w:rsidR="009F1559" w:rsidRPr="001923C6" w:rsidRDefault="009F1559" w:rsidP="009F1559">
            <w:pPr>
              <w:rPr>
                <w:sz w:val="18"/>
                <w:szCs w:val="18"/>
              </w:rPr>
            </w:pPr>
            <w:r w:rsidRPr="001923C6">
              <w:rPr>
                <w:rFonts w:hint="eastAsia"/>
                <w:sz w:val="18"/>
                <w:szCs w:val="18"/>
              </w:rPr>
              <w:t>②触媒急速暖機制御・成層始動制御は、圧縮工程での成層燃焼を行う為、微妙な燃料制御が必要である。よって、噴射量補正係数の同時性も確保する必要がある。</w:t>
            </w:r>
          </w:p>
        </w:tc>
      </w:tr>
      <w:tr w:rsidR="001635BE" w:rsidRPr="001923C6" w14:paraId="3928F50B" w14:textId="77777777" w:rsidTr="00522765">
        <w:trPr>
          <w:cantSplit/>
          <w:trHeight w:val="173"/>
        </w:trPr>
        <w:tc>
          <w:tcPr>
            <w:tcW w:w="1233" w:type="dxa"/>
            <w:gridSpan w:val="2"/>
            <w:tcBorders>
              <w:top w:val="single" w:sz="4" w:space="0" w:color="auto"/>
              <w:bottom w:val="single" w:sz="4" w:space="0" w:color="auto"/>
            </w:tcBorders>
            <w:shd w:val="clear" w:color="auto" w:fill="C0C0C0"/>
          </w:tcPr>
          <w:p w14:paraId="3CE7CE0A" w14:textId="592951CE" w:rsidR="001635BE" w:rsidRPr="001923C6" w:rsidRDefault="001635BE" w:rsidP="009F1559">
            <w:pPr>
              <w:rPr>
                <w:sz w:val="18"/>
                <w:szCs w:val="18"/>
              </w:rPr>
            </w:pPr>
            <w:r w:rsidRPr="001923C6">
              <w:rPr>
                <w:rFonts w:hint="eastAsia"/>
                <w:sz w:val="18"/>
                <w:szCs w:val="18"/>
              </w:rPr>
              <w:t>要求</w:t>
            </w:r>
            <w:r w:rsidRPr="001923C6">
              <w:rPr>
                <w:sz w:val="18"/>
                <w:szCs w:val="18"/>
              </w:rPr>
              <w:t>2</w:t>
            </w:r>
          </w:p>
        </w:tc>
        <w:tc>
          <w:tcPr>
            <w:tcW w:w="8222" w:type="dxa"/>
            <w:tcBorders>
              <w:top w:val="single" w:sz="4" w:space="0" w:color="auto"/>
              <w:left w:val="single" w:sz="4" w:space="0" w:color="auto"/>
              <w:bottom w:val="single" w:sz="4" w:space="0" w:color="auto"/>
            </w:tcBorders>
          </w:tcPr>
          <w:p w14:paraId="23D839AA" w14:textId="53C32E90" w:rsidR="001635BE" w:rsidRPr="001923C6" w:rsidRDefault="00FB37E4" w:rsidP="00C804A4">
            <w:pPr>
              <w:rPr>
                <w:sz w:val="18"/>
                <w:szCs w:val="18"/>
              </w:rPr>
            </w:pPr>
            <w:r w:rsidRPr="001923C6">
              <w:rPr>
                <w:rFonts w:hint="eastAsia"/>
                <w:sz w:val="18"/>
                <w:szCs w:val="18"/>
              </w:rPr>
              <w:t>本部品の</w:t>
            </w:r>
            <w:r w:rsidRPr="001923C6">
              <w:rPr>
                <w:sz w:val="18"/>
                <w:szCs w:val="18"/>
              </w:rPr>
              <w:t>8msm処理</w:t>
            </w:r>
            <w:r w:rsidR="00FC7E5B" w:rsidRPr="001923C6">
              <w:rPr>
                <w:rFonts w:hint="eastAsia"/>
                <w:sz w:val="18"/>
                <w:szCs w:val="18"/>
              </w:rPr>
              <w:t>実施</w:t>
            </w:r>
            <w:r w:rsidRPr="001923C6">
              <w:rPr>
                <w:rFonts w:hint="eastAsia"/>
                <w:sz w:val="18"/>
                <w:szCs w:val="18"/>
              </w:rPr>
              <w:t>後に</w:t>
            </w:r>
            <w:r w:rsidRPr="001923C6">
              <w:rPr>
                <w:sz w:val="18"/>
                <w:szCs w:val="18"/>
              </w:rPr>
              <w:t>SACの</w:t>
            </w:r>
            <w:r w:rsidRPr="001923C6">
              <w:rPr>
                <w:rFonts w:hint="eastAsia"/>
                <w:sz w:val="18"/>
                <w:szCs w:val="18"/>
              </w:rPr>
              <w:t>噴射要求</w:t>
            </w:r>
            <w:r w:rsidR="006E5746" w:rsidRPr="001923C6">
              <w:rPr>
                <w:rFonts w:hint="eastAsia"/>
                <w:sz w:val="18"/>
                <w:szCs w:val="18"/>
              </w:rPr>
              <w:t>受付関数</w:t>
            </w:r>
            <w:r w:rsidRPr="001923C6">
              <w:rPr>
                <w:rFonts w:hint="eastAsia"/>
                <w:sz w:val="18"/>
                <w:szCs w:val="18"/>
              </w:rPr>
              <w:t>をコールする。</w:t>
            </w:r>
          </w:p>
        </w:tc>
      </w:tr>
      <w:tr w:rsidR="001635BE" w:rsidRPr="001923C6" w14:paraId="52130C4F" w14:textId="77777777" w:rsidTr="00522765">
        <w:trPr>
          <w:cantSplit/>
          <w:trHeight w:val="271"/>
        </w:trPr>
        <w:tc>
          <w:tcPr>
            <w:tcW w:w="1233" w:type="dxa"/>
            <w:gridSpan w:val="2"/>
            <w:tcBorders>
              <w:top w:val="single" w:sz="4" w:space="0" w:color="auto"/>
              <w:bottom w:val="single" w:sz="12" w:space="0" w:color="auto"/>
            </w:tcBorders>
            <w:shd w:val="clear" w:color="auto" w:fill="C0C0C0"/>
          </w:tcPr>
          <w:p w14:paraId="180336F4" w14:textId="035DDC6F" w:rsidR="001635BE" w:rsidRPr="001923C6" w:rsidRDefault="001635BE" w:rsidP="009F1559">
            <w:pPr>
              <w:rPr>
                <w:sz w:val="18"/>
                <w:szCs w:val="18"/>
              </w:rPr>
            </w:pPr>
            <w:r w:rsidRPr="001923C6">
              <w:rPr>
                <w:rFonts w:hint="eastAsia"/>
                <w:sz w:val="18"/>
                <w:szCs w:val="18"/>
              </w:rPr>
              <w:t>理由</w:t>
            </w:r>
          </w:p>
        </w:tc>
        <w:tc>
          <w:tcPr>
            <w:tcW w:w="8222" w:type="dxa"/>
            <w:tcBorders>
              <w:top w:val="single" w:sz="4" w:space="0" w:color="auto"/>
              <w:left w:val="single" w:sz="4" w:space="0" w:color="auto"/>
              <w:bottom w:val="single" w:sz="12" w:space="0" w:color="auto"/>
            </w:tcBorders>
          </w:tcPr>
          <w:p w14:paraId="4E5FF3A6" w14:textId="1E9BE240" w:rsidR="001635BE" w:rsidRPr="001923C6" w:rsidRDefault="003D52A8" w:rsidP="006D73B4">
            <w:pPr>
              <w:rPr>
                <w:sz w:val="18"/>
                <w:szCs w:val="18"/>
              </w:rPr>
            </w:pPr>
            <w:r w:rsidRPr="001923C6">
              <w:rPr>
                <w:rFonts w:hint="eastAsia"/>
                <w:sz w:val="18"/>
                <w:szCs w:val="18"/>
              </w:rPr>
              <w:t>アプリと</w:t>
            </w:r>
            <w:r w:rsidRPr="001923C6">
              <w:rPr>
                <w:sz w:val="18"/>
                <w:szCs w:val="18"/>
              </w:rPr>
              <w:t>SACの噴射要求</w:t>
            </w:r>
            <w:r w:rsidRPr="001923C6">
              <w:rPr>
                <w:rFonts w:hint="eastAsia"/>
                <w:sz w:val="18"/>
                <w:szCs w:val="18"/>
              </w:rPr>
              <w:t>（時間処理）の同時性を確保</w:t>
            </w:r>
            <w:r w:rsidR="001E2A8B" w:rsidRPr="001923C6">
              <w:rPr>
                <w:rFonts w:hint="eastAsia"/>
                <w:sz w:val="18"/>
                <w:szCs w:val="18"/>
              </w:rPr>
              <w:t>し、</w:t>
            </w:r>
            <w:r w:rsidR="006D73B4" w:rsidRPr="001923C6">
              <w:rPr>
                <w:rFonts w:hint="eastAsia"/>
                <w:sz w:val="18"/>
                <w:szCs w:val="18"/>
              </w:rPr>
              <w:t>噴射と</w:t>
            </w:r>
            <w:r w:rsidRPr="001923C6">
              <w:rPr>
                <w:rFonts w:hint="eastAsia"/>
                <w:sz w:val="18"/>
                <w:szCs w:val="18"/>
              </w:rPr>
              <w:t>点火（角度処理）</w:t>
            </w:r>
            <w:r w:rsidR="006D73B4" w:rsidRPr="001923C6">
              <w:rPr>
                <w:rFonts w:hint="eastAsia"/>
                <w:sz w:val="18"/>
                <w:szCs w:val="18"/>
              </w:rPr>
              <w:t>を</w:t>
            </w:r>
            <w:r w:rsidRPr="001923C6">
              <w:rPr>
                <w:rFonts w:hint="eastAsia"/>
                <w:sz w:val="18"/>
                <w:szCs w:val="18"/>
              </w:rPr>
              <w:t>連動</w:t>
            </w:r>
            <w:r w:rsidR="006D73B4" w:rsidRPr="001923C6">
              <w:rPr>
                <w:rFonts w:hint="eastAsia"/>
                <w:sz w:val="18"/>
                <w:szCs w:val="18"/>
              </w:rPr>
              <w:t>させる制御</w:t>
            </w:r>
            <w:r w:rsidRPr="001923C6">
              <w:rPr>
                <w:rFonts w:hint="eastAsia"/>
                <w:sz w:val="18"/>
                <w:szCs w:val="18"/>
              </w:rPr>
              <w:t>を実現する為</w:t>
            </w:r>
            <w:r w:rsidR="001E2A8B" w:rsidRPr="001923C6">
              <w:rPr>
                <w:rFonts w:hint="eastAsia"/>
                <w:sz w:val="18"/>
                <w:szCs w:val="18"/>
              </w:rPr>
              <w:t>。</w:t>
            </w:r>
          </w:p>
        </w:tc>
      </w:tr>
    </w:tbl>
    <w:bookmarkEnd w:id="19"/>
    <w:p w14:paraId="491D2265" w14:textId="77777777" w:rsidR="007205F0" w:rsidRDefault="00FF24CF" w:rsidP="00383F4A">
      <w:commentRangeStart w:id="20"/>
      <w:commentRangeEnd w:id="20"/>
      <w:r w:rsidRPr="001923C6">
        <w:rPr>
          <w:rStyle w:val="a8"/>
        </w:rPr>
        <w:commentReference w:id="20"/>
      </w:r>
    </w:p>
    <w:p w14:paraId="6D80FB98" w14:textId="2182D5A8" w:rsidR="009D0219" w:rsidRPr="00B61783" w:rsidRDefault="009D0219" w:rsidP="00383F4A">
      <w:r w:rsidRPr="00B61783">
        <w:rPr>
          <w:noProof/>
        </w:rPr>
        <mc:AlternateContent>
          <mc:Choice Requires="wps">
            <w:drawing>
              <wp:anchor distT="0" distB="0" distL="114300" distR="114300" simplePos="0" relativeHeight="251660800" behindDoc="0" locked="0" layoutInCell="1" allowOverlap="1" wp14:anchorId="334B428F" wp14:editId="42F9D596">
                <wp:simplePos x="0" y="0"/>
                <wp:positionH relativeFrom="column">
                  <wp:posOffset>0</wp:posOffset>
                </wp:positionH>
                <wp:positionV relativeFrom="paragraph">
                  <wp:posOffset>0</wp:posOffset>
                </wp:positionV>
                <wp:extent cx="1387475" cy="210820"/>
                <wp:effectExtent l="0" t="0" r="22225" b="17780"/>
                <wp:wrapNone/>
                <wp:docPr id="10" name="Rectangle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B1430F" w14:textId="3ECA5549" w:rsidR="009D0219" w:rsidRDefault="009D0219" w:rsidP="009D0219">
                            <w:pPr>
                              <w:pStyle w:val="a6"/>
                            </w:pPr>
                            <w:r>
                              <w:rPr>
                                <w:rFonts w:hint="eastAsia"/>
                              </w:rPr>
                              <w:t>Ｂ．</w:t>
                            </w:r>
                            <w:r w:rsidRPr="00B61783">
                              <w:rPr>
                                <w:rFonts w:hint="eastAsia"/>
                              </w:rPr>
                              <w:t>注記</w:t>
                            </w:r>
                          </w:p>
                          <w:p w14:paraId="1F663D1D" w14:textId="77777777" w:rsidR="009D0219" w:rsidRDefault="009D0219" w:rsidP="009D0219">
                            <w:pPr>
                              <w:pStyle w:val="a3"/>
                            </w:pPr>
                          </w:p>
                          <w:p w14:paraId="304350E3" w14:textId="77777777" w:rsidR="009D0219" w:rsidRDefault="009D0219" w:rsidP="009D0219">
                            <w:pPr>
                              <w:pStyle w:val="a3"/>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B428F" id="Rectangle 378" o:spid="_x0000_s1027" style="position:absolute;left:0;text-align:left;margin-left:0;margin-top:0;width:109.25pt;height:1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" filled="f" strokecolor="blue" strokeweight=".25pt">
                <v:textbox inset="1pt,1pt,1pt,1pt">
                  <w:txbxContent>
                    <w:p w14:paraId="04B1430F" w14:textId="3ECA5549" w:rsidR="009D0219" w:rsidRDefault="009D0219" w:rsidP="009D0219">
                      <w:pPr>
                        <w:pStyle w:val="a6"/>
                      </w:pPr>
                      <w:r>
                        <w:rPr>
                          <w:rFonts w:hint="eastAsia"/>
                        </w:rPr>
                        <w:t>Ｂ．</w:t>
                      </w:r>
                      <w:r w:rsidRPr="00B61783">
                        <w:rPr>
                          <w:rFonts w:hint="eastAsia"/>
                        </w:rPr>
                        <w:t>注記</w:t>
                      </w:r>
                    </w:p>
                    <w:p w14:paraId="1F663D1D" w14:textId="77777777" w:rsidR="009D0219" w:rsidRDefault="009D0219" w:rsidP="009D0219">
                      <w:pPr>
                        <w:pStyle w:val="a3"/>
                      </w:pPr>
                    </w:p>
                    <w:p w14:paraId="304350E3" w14:textId="77777777" w:rsidR="009D0219" w:rsidRDefault="009D0219" w:rsidP="009D0219">
                      <w:pPr>
                        <w:pStyle w:val="a3"/>
                      </w:pPr>
                    </w:p>
                  </w:txbxContent>
                </v:textbox>
              </v:rect>
            </w:pict>
          </mc:Fallback>
        </mc:AlternateContent>
      </w:r>
    </w:p>
    <w:p w14:paraId="55F1612E" w14:textId="77777777" w:rsidR="009D0219" w:rsidRPr="00B61783" w:rsidRDefault="009D0219" w:rsidP="009D0219">
      <w:pPr>
        <w:ind w:rightChars="-141" w:right="-282"/>
        <w:rPr>
          <w:rFonts w:cs="ＭＳ ゴシック"/>
        </w:rPr>
      </w:pPr>
      <w:r w:rsidRPr="00B61783">
        <w:rPr>
          <w:rFonts w:cs="ＭＳ ゴシック" w:hint="eastAsia"/>
        </w:rPr>
        <w:t>● 本部品は雛形仕様だが、</w:t>
      </w:r>
      <w:r w:rsidRPr="00B61783">
        <w:rPr>
          <w:rFonts w:cs="ＭＳ ゴシック"/>
        </w:rPr>
        <w:t>emin</w:t>
      </w:r>
      <w:r w:rsidRPr="00B61783">
        <w:rPr>
          <w:rFonts w:cs="ＭＳ ゴシック" w:hint="eastAsia"/>
        </w:rPr>
        <w:t>j</w:t>
      </w:r>
      <w:r w:rsidRPr="00B61783">
        <w:rPr>
          <w:rFonts w:cs="ＭＳ ゴシック"/>
        </w:rPr>
        <w:t>_***_PRI変更</w:t>
      </w:r>
      <w:r w:rsidRPr="00B61783">
        <w:rPr>
          <w:rFonts w:cs="ＭＳ ゴシック" w:hint="eastAsia"/>
        </w:rPr>
        <w:t>、ロジック仕様出し時のフリーポート使用と</w:t>
      </w:r>
      <w:r w:rsidRPr="00B61783">
        <w:rPr>
          <w:rFonts w:cs="ＭＳ ゴシック"/>
        </w:rPr>
        <w:t>EMINJ_***_ID</w:t>
      </w:r>
    </w:p>
    <w:p w14:paraId="282A073E" w14:textId="77777777" w:rsidR="009D0219" w:rsidRPr="00B61783" w:rsidRDefault="009D0219" w:rsidP="009D0219">
      <w:pPr>
        <w:ind w:rightChars="-141" w:right="-282" w:firstLineChars="150" w:firstLine="300"/>
        <w:rPr>
          <w:rFonts w:cs="ＭＳ ゴシック"/>
        </w:rPr>
      </w:pPr>
      <w:r w:rsidRPr="00B61783">
        <w:rPr>
          <w:rFonts w:cs="ＭＳ ゴシック" w:hint="eastAsia"/>
        </w:rPr>
        <w:t xml:space="preserve">変更にのみ適用する。 </w:t>
      </w:r>
      <w:commentRangeStart w:id="21"/>
      <w:commentRangeStart w:id="22"/>
      <w:commentRangeStart w:id="23"/>
      <w:r w:rsidRPr="00B61783">
        <w:rPr>
          <w:rFonts w:cs="ＭＳ ゴシック" w:hint="eastAsia"/>
        </w:rPr>
        <w:t xml:space="preserve"> </w:t>
      </w:r>
      <w:commentRangeEnd w:id="21"/>
      <w:commentRangeEnd w:id="22"/>
      <w:commentRangeEnd w:id="23"/>
      <w:r w:rsidRPr="00B61783">
        <w:rPr>
          <w:rStyle w:val="a8"/>
        </w:rPr>
        <w:commentReference w:id="21"/>
      </w:r>
      <w:r w:rsidRPr="00B61783">
        <w:rPr>
          <w:rStyle w:val="a8"/>
        </w:rPr>
        <w:commentReference w:id="22"/>
      </w:r>
      <w:r w:rsidRPr="00B61783">
        <w:rPr>
          <w:rStyle w:val="a8"/>
        </w:rPr>
        <w:commentReference w:id="23"/>
      </w:r>
    </w:p>
    <w:p w14:paraId="6F648DB8" w14:textId="77777777" w:rsidR="009D0219" w:rsidRPr="00B61783" w:rsidRDefault="009D0219" w:rsidP="009D0219">
      <w:pPr>
        <w:rPr>
          <w:rFonts w:cs="ＭＳ ゴシック"/>
        </w:rPr>
      </w:pPr>
      <w:r w:rsidRPr="00B61783">
        <w:rPr>
          <w:rFonts w:cs="ＭＳ ゴシック" w:hint="eastAsia"/>
        </w:rPr>
        <w:t xml:space="preserve">  </w:t>
      </w:r>
      <w:r w:rsidRPr="00B61783">
        <w:rPr>
          <w:rFonts w:cs="ＭＳ ゴシック"/>
        </w:rPr>
        <w:t xml:space="preserve"> </w:t>
      </w:r>
      <w:r w:rsidRPr="00B61783">
        <w:rPr>
          <w:rFonts w:cs="ＭＳ ゴシック" w:hint="eastAsia"/>
        </w:rPr>
        <w:t>※ただし、フリーポート使用時はＩＤの動きに変化がでるので、参照先チェック実施のこと。</w:t>
      </w:r>
    </w:p>
    <w:p w14:paraId="7F9DAE85" w14:textId="77777777" w:rsidR="009D0219" w:rsidRPr="00B61783" w:rsidRDefault="009D0219" w:rsidP="009D0219">
      <w:pPr>
        <w:ind w:rightChars="-141" w:right="-282"/>
        <w:rPr>
          <w:rFonts w:cs="ＭＳ ゴシック"/>
        </w:rPr>
      </w:pPr>
      <w:r w:rsidRPr="00B61783">
        <w:rPr>
          <w:rFonts w:cs="ＭＳ ゴシック" w:hint="eastAsia"/>
        </w:rPr>
        <w:t>●</w:t>
      </w:r>
      <w:r w:rsidRPr="00B61783">
        <w:rPr>
          <w:rFonts w:cs="ＭＳ ゴシック"/>
        </w:rPr>
        <w:t xml:space="preserve"> </w:t>
      </w:r>
      <w:r w:rsidRPr="00B61783">
        <w:rPr>
          <w:rFonts w:cs="ＭＳ ゴシック" w:hint="eastAsia"/>
        </w:rPr>
        <w:t>噴射量を増/減量する制御を追加する場合、増/減量禁止</w:t>
      </w:r>
      <w:r w:rsidRPr="00B61783">
        <w:rPr>
          <w:rFonts w:cs="ＭＳ ゴシック"/>
        </w:rPr>
        <w:t>(欧州</w:t>
      </w:r>
      <w:r w:rsidRPr="00B61783">
        <w:rPr>
          <w:rFonts w:cs="ＭＳ ゴシック" w:hint="eastAsia"/>
        </w:rPr>
        <w:t>ＡＥＳ</w:t>
      </w:r>
      <w:r w:rsidRPr="00B61783">
        <w:rPr>
          <w:rFonts w:cs="ＭＳ ゴシック"/>
        </w:rPr>
        <w:t>対応等)への抵触無いか</w:t>
      </w:r>
      <w:r w:rsidRPr="00B61783">
        <w:rPr>
          <w:rFonts w:cs="ＭＳ ゴシック" w:hint="eastAsia"/>
        </w:rPr>
        <w:t>法規</w:t>
      </w:r>
    </w:p>
    <w:p w14:paraId="5F3D2D0F" w14:textId="77777777" w:rsidR="009D0219" w:rsidRPr="00B61783" w:rsidRDefault="009D0219" w:rsidP="009D0219">
      <w:pPr>
        <w:ind w:rightChars="-141" w:right="-282"/>
        <w:rPr>
          <w:rFonts w:cs="ＭＳ ゴシック"/>
        </w:rPr>
      </w:pPr>
      <w:r w:rsidRPr="00B61783">
        <w:rPr>
          <w:rFonts w:cs="ＭＳ ゴシック" w:hint="eastAsia"/>
        </w:rPr>
        <w:t xml:space="preserve">  </w:t>
      </w:r>
      <w:r w:rsidRPr="00B61783">
        <w:rPr>
          <w:rFonts w:cs="ＭＳ ゴシック"/>
        </w:rPr>
        <w:t xml:space="preserve"> </w:t>
      </w:r>
      <w:r w:rsidRPr="00B61783">
        <w:rPr>
          <w:rFonts w:cs="ＭＳ ゴシック" w:hint="eastAsia"/>
        </w:rPr>
        <w:t>認証部に確認</w:t>
      </w:r>
      <w:r w:rsidRPr="00B61783">
        <w:rPr>
          <w:rFonts w:cs="ＭＳ ゴシック"/>
        </w:rPr>
        <w:t>すること。抵触し使用不可の場合、対象仕向けで仕様引き当てできないように手当て</w:t>
      </w:r>
    </w:p>
    <w:p w14:paraId="48F68552" w14:textId="77777777" w:rsidR="009D0219" w:rsidRPr="00B61783" w:rsidRDefault="009D0219" w:rsidP="009D0219">
      <w:pPr>
        <w:ind w:rightChars="-141" w:right="-282"/>
        <w:rPr>
          <w:rFonts w:cs="ＭＳ ゴシック"/>
        </w:rPr>
      </w:pPr>
      <w:r w:rsidRPr="00B61783">
        <w:rPr>
          <w:rFonts w:cs="ＭＳ ゴシック" w:hint="eastAsia"/>
        </w:rPr>
        <w:t xml:space="preserve">  </w:t>
      </w:r>
      <w:r w:rsidRPr="00B61783">
        <w:rPr>
          <w:rFonts w:cs="ＭＳ ゴシック"/>
        </w:rPr>
        <w:t xml:space="preserve"> する事。抵触無く</w:t>
      </w:r>
      <w:r w:rsidRPr="00B61783">
        <w:rPr>
          <w:rFonts w:cs="ＭＳ ゴシック" w:hint="eastAsia"/>
        </w:rPr>
        <w:t>追加</w:t>
      </w:r>
      <w:r w:rsidRPr="00B61783">
        <w:rPr>
          <w:rFonts w:cs="ＭＳ ゴシック"/>
        </w:rPr>
        <w:t>可の場合、</w:t>
      </w:r>
      <w:r w:rsidRPr="00B61783">
        <w:rPr>
          <w:rFonts w:cs="ＭＳ ゴシック" w:hint="eastAsia"/>
        </w:rPr>
        <w:t>ＡＥＳ</w:t>
      </w:r>
      <w:r w:rsidRPr="00B61783">
        <w:rPr>
          <w:rFonts w:cs="ＭＳ ゴシック"/>
        </w:rPr>
        <w:t>フラグ</w:t>
      </w:r>
      <w:r w:rsidRPr="00B61783">
        <w:rPr>
          <w:rFonts w:cs="ＭＳ ゴシック" w:hint="eastAsia"/>
        </w:rPr>
        <w:t>の</w:t>
      </w:r>
      <w:r w:rsidRPr="00B61783">
        <w:rPr>
          <w:rFonts w:cs="ＭＳ ゴシック"/>
        </w:rPr>
        <w:t>出力</w:t>
      </w:r>
      <w:r w:rsidRPr="00B61783">
        <w:rPr>
          <w:rFonts w:cs="ＭＳ ゴシック" w:hint="eastAsia"/>
        </w:rPr>
        <w:t>が必要になる場合があるので法規認証部と</w:t>
      </w:r>
    </w:p>
    <w:p w14:paraId="3AF8EFEC" w14:textId="4CF16125" w:rsidR="009D0219" w:rsidRPr="00B61783" w:rsidRDefault="009D0219" w:rsidP="009D0219">
      <w:pPr>
        <w:rPr>
          <w:rFonts w:cs="ＭＳ ゴシック"/>
        </w:rPr>
      </w:pPr>
      <w:r w:rsidRPr="00B61783">
        <w:rPr>
          <w:rFonts w:cs="ＭＳ ゴシック" w:hint="eastAsia"/>
        </w:rPr>
        <w:t xml:space="preserve">  </w:t>
      </w:r>
      <w:r w:rsidRPr="00B61783">
        <w:rPr>
          <w:rFonts w:cs="ＭＳ ゴシック"/>
        </w:rPr>
        <w:t xml:space="preserve"> </w:t>
      </w:r>
      <w:r w:rsidRPr="00B61783">
        <w:rPr>
          <w:rFonts w:cs="ＭＳ ゴシック" w:hint="eastAsia"/>
        </w:rPr>
        <w:t>合意し、</w:t>
      </w:r>
      <w:r w:rsidR="00F65163" w:rsidRPr="00B61783">
        <w:rPr>
          <w:rFonts w:cs="ＭＳ ゴシック" w:hint="eastAsia"/>
        </w:rPr>
        <w:t>eaesnop</w:t>
      </w:r>
      <w:r w:rsidRPr="00B61783">
        <w:rPr>
          <w:rFonts w:cs="ＭＳ ゴシック" w:hint="eastAsia"/>
        </w:rPr>
        <w:t>での実装を検討</w:t>
      </w:r>
      <w:r w:rsidRPr="00B61783">
        <w:rPr>
          <w:rFonts w:cs="ＭＳ ゴシック"/>
        </w:rPr>
        <w:t>する事。</w:t>
      </w:r>
      <w:r w:rsidRPr="00B61783">
        <w:rPr>
          <w:rFonts w:cs="ＭＳ ゴシック" w:hint="eastAsia"/>
        </w:rPr>
        <w:t xml:space="preserve"> </w:t>
      </w:r>
      <w:commentRangeStart w:id="24"/>
      <w:r w:rsidRPr="00B61783">
        <w:rPr>
          <w:rFonts w:cs="ＭＳ ゴシック"/>
        </w:rPr>
        <w:t xml:space="preserve"> </w:t>
      </w:r>
      <w:commentRangeEnd w:id="24"/>
      <w:r w:rsidRPr="00B61783">
        <w:rPr>
          <w:rStyle w:val="a8"/>
        </w:rPr>
        <w:commentReference w:id="24"/>
      </w:r>
    </w:p>
    <w:p w14:paraId="0363C5E0" w14:textId="77777777" w:rsidR="00553C94" w:rsidRPr="00B61783" w:rsidRDefault="00553C94" w:rsidP="00553C94">
      <w:pPr>
        <w:rPr>
          <w:rFonts w:cs="ＭＳ ゴシック"/>
        </w:rPr>
      </w:pPr>
      <w:r w:rsidRPr="00B61783">
        <w:rPr>
          <w:rFonts w:cs="ＭＳ ゴシック" w:hint="eastAsia"/>
        </w:rPr>
        <w:t>●【</w:t>
      </w:r>
      <w:r w:rsidRPr="00B61783">
        <w:rPr>
          <w:rFonts w:cs="ＭＳ ゴシック"/>
        </w:rPr>
        <w:t>HV】コンパイルＳＷ見直しによりＴＨＳ</w:t>
      </w:r>
      <w:r w:rsidRPr="00B61783">
        <w:rPr>
          <w:rFonts w:cs="ＭＳ ゴシック" w:hint="eastAsia"/>
        </w:rPr>
        <w:t>以外のＨＥＶシステムにも対応。</w:t>
      </w:r>
      <w:commentRangeStart w:id="25"/>
      <w:commentRangeEnd w:id="25"/>
      <w:r w:rsidRPr="00B61783">
        <w:rPr>
          <w:rStyle w:val="a8"/>
        </w:rPr>
        <w:commentReference w:id="25"/>
      </w:r>
      <w:r w:rsidRPr="00B61783">
        <w:rPr>
          <w:rFonts w:cs="ＭＳ ゴシック" w:hint="eastAsia"/>
        </w:rPr>
        <w:t xml:space="preserve"> </w:t>
      </w:r>
      <w:commentRangeStart w:id="26"/>
      <w:r w:rsidRPr="00B61783">
        <w:rPr>
          <w:rFonts w:cs="ＭＳ ゴシック"/>
        </w:rPr>
        <w:t xml:space="preserve"> </w:t>
      </w:r>
      <w:commentRangeEnd w:id="26"/>
      <w:r w:rsidRPr="00B61783">
        <w:rPr>
          <w:rStyle w:val="a8"/>
        </w:rPr>
        <w:commentReference w:id="26"/>
      </w:r>
    </w:p>
    <w:p w14:paraId="25AADEEB" w14:textId="77777777" w:rsidR="00553C94" w:rsidRPr="00B61783" w:rsidRDefault="00553C94" w:rsidP="00553C94">
      <w:pPr>
        <w:rPr>
          <w:rFonts w:cs="ＭＳ ゴシック"/>
        </w:rPr>
      </w:pPr>
      <w:r w:rsidRPr="00B61783">
        <w:rPr>
          <w:rFonts w:cs="ＭＳ ゴシック" w:hint="eastAsia"/>
        </w:rPr>
        <w:t>● 同一気筒の行程内総噴射段数は４段（直噴始動時のみ６段）まで対応。</w:t>
      </w:r>
      <w:r w:rsidRPr="00B61783">
        <w:rPr>
          <w:rFonts w:cs="ＭＳ ゴシック"/>
        </w:rPr>
        <w:t xml:space="preserve"> </w:t>
      </w:r>
      <w:commentRangeStart w:id="27"/>
      <w:r w:rsidRPr="00B61783">
        <w:rPr>
          <w:rFonts w:cs="ＭＳ ゴシック"/>
        </w:rPr>
        <w:t xml:space="preserve"> </w:t>
      </w:r>
      <w:commentRangeEnd w:id="27"/>
      <w:r w:rsidRPr="00B61783">
        <w:rPr>
          <w:rStyle w:val="a8"/>
        </w:rPr>
        <w:commentReference w:id="27"/>
      </w:r>
    </w:p>
    <w:p w14:paraId="39867927" w14:textId="57007F36" w:rsidR="00445113" w:rsidRDefault="005D7859" w:rsidP="00383F4A">
      <w:pPr>
        <w:rPr>
          <w:ins w:id="28" w:author="16a" w:date="2025-10-20T21:28:00Z"/>
        </w:rPr>
      </w:pPr>
      <w:commentRangeStart w:id="29"/>
      <w:commentRangeEnd w:id="29"/>
      <w:r w:rsidRPr="001923C6">
        <w:rPr>
          <w:rStyle w:val="a8"/>
        </w:rPr>
        <w:commentReference w:id="29"/>
      </w:r>
    </w:p>
    <w:p w14:paraId="2367235E" w14:textId="77777777" w:rsidR="0004153F" w:rsidRPr="001923C6" w:rsidRDefault="0004153F" w:rsidP="00383F4A"/>
    <w:p w14:paraId="21728580" w14:textId="77777777" w:rsidR="00DB3979" w:rsidRPr="001923C6" w:rsidRDefault="00C25C4E">
      <w:r w:rsidRPr="001923C6">
        <w:rPr>
          <w:noProof/>
        </w:rPr>
        <mc:AlternateContent>
          <mc:Choice Requires="wps">
            <w:drawing>
              <wp:anchor distT="0" distB="0" distL="114300" distR="114300" simplePos="0" relativeHeight="251654656" behindDoc="0" locked="0" layoutInCell="0" allowOverlap="1" wp14:anchorId="0CE8C462" wp14:editId="7C7B2CAD">
                <wp:simplePos x="0" y="0"/>
                <wp:positionH relativeFrom="column">
                  <wp:posOffset>635</wp:posOffset>
                </wp:positionH>
                <wp:positionV relativeFrom="paragraph">
                  <wp:posOffset>-71755</wp:posOffset>
                </wp:positionV>
                <wp:extent cx="1387475" cy="210820"/>
                <wp:effectExtent l="0" t="0" r="0" b="0"/>
                <wp:wrapNone/>
                <wp:docPr id="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D526A1" w14:textId="77777777" w:rsidR="004200FB" w:rsidRDefault="004200FB">
                            <w:pPr>
                              <w:pStyle w:val="a6"/>
                            </w:pPr>
                            <w:r>
                              <w:rPr>
                                <w:rFonts w:hint="eastAsia"/>
                              </w:rPr>
                              <w:t>Ｃ．ＩＦ情報１</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8C462" id="Rectangle 12" o:spid="_x0000_s1028" style="position:absolute;left:0;text-align:left;margin-left:.05pt;margin-top:-5.65pt;width:109.25pt;height:16.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" o:allowincell="f" filled="f" strokecolor="blue" strokeweight=".25pt">
                <v:textbox inset="1pt,1pt,1pt,1pt">
                  <w:txbxContent>
                    <w:p w14:paraId="4BD526A1" w14:textId="77777777" w:rsidR="004200FB" w:rsidRDefault="004200FB">
                      <w:pPr>
                        <w:pStyle w:val="a6"/>
                      </w:pPr>
                      <w:r>
                        <w:rPr>
                          <w:rFonts w:hint="eastAsia"/>
                        </w:rPr>
                        <w:t>Ｃ．ＩＦ情報１</w:t>
                      </w:r>
                    </w:p>
                  </w:txbxContent>
                </v:textbox>
              </v:rect>
            </w:pict>
          </mc:Fallback>
        </mc:AlternateContent>
      </w:r>
    </w:p>
    <w:p w14:paraId="41784E8D" w14:textId="77777777" w:rsidR="00DB3979" w:rsidRPr="001923C6" w:rsidRDefault="00DB3979">
      <w:r w:rsidRPr="001923C6">
        <w:rPr>
          <w:rFonts w:hint="eastAsia"/>
        </w:rPr>
        <w:t>１．公開変数</w:t>
      </w:r>
      <w:r w:rsidR="00F83A21" w:rsidRPr="001923C6">
        <w:rPr>
          <w:rFonts w:hint="eastAsia"/>
        </w:rPr>
        <w:t xml:space="preserve"> </w:t>
      </w:r>
      <w:commentRangeStart w:id="30"/>
      <w:commentRangeStart w:id="31"/>
      <w:commentRangeStart w:id="32"/>
      <w:r w:rsidR="00F83A21" w:rsidRPr="001923C6">
        <w:rPr>
          <w:rFonts w:hint="eastAsia"/>
        </w:rPr>
        <w:t xml:space="preserve"> </w:t>
      </w:r>
      <w:commentRangeStart w:id="33"/>
      <w:commentRangeStart w:id="34"/>
      <w:commentRangeStart w:id="35"/>
      <w:commentRangeEnd w:id="30"/>
      <w:commentRangeEnd w:id="31"/>
      <w:commentRangeEnd w:id="32"/>
      <w:r w:rsidR="0063721F" w:rsidRPr="001923C6">
        <w:rPr>
          <w:rFonts w:hint="eastAsia"/>
        </w:rPr>
        <w:t xml:space="preserve"> </w:t>
      </w:r>
      <w:commentRangeEnd w:id="33"/>
      <w:commentRangeEnd w:id="34"/>
      <w:r w:rsidR="00184F66">
        <w:rPr>
          <w:rStyle w:val="a8"/>
        </w:rPr>
        <w:commentReference w:id="33"/>
      </w:r>
      <w:r w:rsidR="0063721F" w:rsidRPr="001923C6">
        <w:rPr>
          <w:rStyle w:val="a8"/>
        </w:rPr>
        <w:commentReference w:id="34"/>
      </w:r>
      <w:commentRangeEnd w:id="35"/>
      <w:r w:rsidR="009E14F4">
        <w:rPr>
          <w:rStyle w:val="a8"/>
        </w:rPr>
        <w:commentReference w:id="35"/>
      </w:r>
      <w:r w:rsidR="00FC759F" w:rsidRPr="001923C6">
        <w:rPr>
          <w:rStyle w:val="a8"/>
        </w:rPr>
        <w:commentReference w:id="30"/>
      </w:r>
      <w:r w:rsidR="00065366" w:rsidRPr="001923C6">
        <w:rPr>
          <w:rStyle w:val="a8"/>
        </w:rPr>
        <w:commentReference w:id="31"/>
      </w:r>
      <w:r w:rsidR="00F83A21" w:rsidRPr="001923C6">
        <w:rPr>
          <w:rStyle w:val="a8"/>
        </w:rPr>
        <w:commentReference w:id="32"/>
      </w:r>
    </w:p>
    <w:tbl>
      <w:tblPr>
        <w:tblW w:w="10774" w:type="dxa"/>
        <w:tblInd w:w="-821" w:type="dxa"/>
        <w:tblLayout w:type="fixed"/>
        <w:tblCellMar>
          <w:left w:w="30" w:type="dxa"/>
          <w:right w:w="30" w:type="dxa"/>
        </w:tblCellMar>
        <w:tblLook w:val="0000" w:firstRow="0" w:lastRow="0" w:firstColumn="0" w:lastColumn="0" w:noHBand="0" w:noVBand="0"/>
      </w:tblPr>
      <w:tblGrid>
        <w:gridCol w:w="1269"/>
        <w:gridCol w:w="1547"/>
        <w:gridCol w:w="563"/>
        <w:gridCol w:w="563"/>
        <w:gridCol w:w="563"/>
        <w:gridCol w:w="986"/>
        <w:gridCol w:w="1126"/>
        <w:gridCol w:w="845"/>
        <w:gridCol w:w="423"/>
        <w:gridCol w:w="1547"/>
        <w:gridCol w:w="1342"/>
      </w:tblGrid>
      <w:tr w:rsidR="00BA11C7" w:rsidRPr="001923C6" w14:paraId="7233A482"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tcPr>
          <w:p w14:paraId="3F6A42E7" w14:textId="77777777" w:rsidR="00C35FE0" w:rsidRPr="001923C6" w:rsidRDefault="00C35FE0">
            <w:pPr>
              <w:rPr>
                <w:color w:val="000000"/>
                <w:sz w:val="20"/>
              </w:rPr>
            </w:pPr>
            <w:r w:rsidRPr="001923C6">
              <w:rPr>
                <w:rFonts w:hint="eastAsia"/>
                <w:color w:val="000000"/>
                <w:sz w:val="20"/>
              </w:rPr>
              <w:t>変数名</w:t>
            </w:r>
          </w:p>
        </w:tc>
        <w:tc>
          <w:tcPr>
            <w:tcW w:w="1547" w:type="dxa"/>
            <w:tcBorders>
              <w:top w:val="single" w:sz="6" w:space="0" w:color="000000"/>
              <w:left w:val="single" w:sz="6" w:space="0" w:color="000000"/>
              <w:bottom w:val="single" w:sz="6" w:space="0" w:color="000000"/>
              <w:right w:val="single" w:sz="6" w:space="0" w:color="000000"/>
            </w:tcBorders>
          </w:tcPr>
          <w:p w14:paraId="6A955CED" w14:textId="77777777" w:rsidR="00C35FE0" w:rsidRPr="001923C6" w:rsidRDefault="00C35FE0">
            <w:pPr>
              <w:rPr>
                <w:color w:val="000000"/>
                <w:sz w:val="20"/>
              </w:rPr>
            </w:pPr>
            <w:r w:rsidRPr="001923C6">
              <w:rPr>
                <w:rFonts w:hint="eastAsia"/>
                <w:color w:val="000000"/>
                <w:sz w:val="20"/>
              </w:rPr>
              <w:t>機能名</w:t>
            </w:r>
          </w:p>
        </w:tc>
        <w:tc>
          <w:tcPr>
            <w:tcW w:w="563" w:type="dxa"/>
            <w:tcBorders>
              <w:top w:val="single" w:sz="6" w:space="0" w:color="000000"/>
              <w:left w:val="single" w:sz="6" w:space="0" w:color="000000"/>
              <w:bottom w:val="single" w:sz="6" w:space="0" w:color="000000"/>
              <w:right w:val="single" w:sz="6" w:space="0" w:color="000000"/>
            </w:tcBorders>
          </w:tcPr>
          <w:p w14:paraId="7F1AD519" w14:textId="77777777" w:rsidR="00C35FE0" w:rsidRPr="001923C6" w:rsidRDefault="00C35FE0">
            <w:pPr>
              <w:rPr>
                <w:color w:val="000000"/>
                <w:sz w:val="20"/>
              </w:rPr>
            </w:pPr>
            <w:r w:rsidRPr="001923C6">
              <w:rPr>
                <w:color w:val="000000"/>
                <w:sz w:val="20"/>
              </w:rPr>
              <w:t>bkup</w:t>
            </w:r>
          </w:p>
        </w:tc>
        <w:tc>
          <w:tcPr>
            <w:tcW w:w="563" w:type="dxa"/>
            <w:tcBorders>
              <w:top w:val="single" w:sz="6" w:space="0" w:color="000000"/>
              <w:left w:val="single" w:sz="6" w:space="0" w:color="000000"/>
              <w:bottom w:val="single" w:sz="6" w:space="0" w:color="000000"/>
              <w:right w:val="single" w:sz="6" w:space="0" w:color="000000"/>
            </w:tcBorders>
          </w:tcPr>
          <w:p w14:paraId="436E1A97" w14:textId="77777777" w:rsidR="00C35FE0" w:rsidRPr="001923C6" w:rsidRDefault="00C35FE0">
            <w:pPr>
              <w:rPr>
                <w:color w:val="000000"/>
                <w:sz w:val="20"/>
              </w:rPr>
            </w:pPr>
            <w:r w:rsidRPr="001923C6">
              <w:rPr>
                <w:color w:val="000000"/>
                <w:sz w:val="20"/>
              </w:rPr>
              <w:t>chk</w:t>
            </w:r>
          </w:p>
        </w:tc>
        <w:tc>
          <w:tcPr>
            <w:tcW w:w="563" w:type="dxa"/>
            <w:tcBorders>
              <w:top w:val="single" w:sz="6" w:space="0" w:color="000000"/>
              <w:left w:val="single" w:sz="6" w:space="0" w:color="000000"/>
              <w:bottom w:val="single" w:sz="6" w:space="0" w:color="000000"/>
              <w:right w:val="single" w:sz="6" w:space="0" w:color="000000"/>
            </w:tcBorders>
          </w:tcPr>
          <w:p w14:paraId="71FEEC18" w14:textId="77777777" w:rsidR="00C35FE0" w:rsidRPr="001923C6" w:rsidRDefault="00C35FE0">
            <w:pPr>
              <w:rPr>
                <w:color w:val="000000"/>
                <w:sz w:val="20"/>
              </w:rPr>
            </w:pPr>
            <w:r w:rsidRPr="001923C6">
              <w:rPr>
                <w:rFonts w:hint="eastAsia"/>
                <w:color w:val="000000"/>
                <w:sz w:val="20"/>
              </w:rPr>
              <w:t>単位</w:t>
            </w:r>
          </w:p>
        </w:tc>
        <w:tc>
          <w:tcPr>
            <w:tcW w:w="986" w:type="dxa"/>
            <w:tcBorders>
              <w:top w:val="single" w:sz="6" w:space="0" w:color="000000"/>
              <w:left w:val="single" w:sz="6" w:space="0" w:color="000000"/>
              <w:bottom w:val="single" w:sz="6" w:space="0" w:color="000000"/>
              <w:right w:val="single" w:sz="6" w:space="0" w:color="000000"/>
            </w:tcBorders>
          </w:tcPr>
          <w:p w14:paraId="5BB43B5F" w14:textId="77777777" w:rsidR="00C35FE0" w:rsidRPr="001923C6" w:rsidRDefault="00C35FE0">
            <w:pPr>
              <w:rPr>
                <w:color w:val="000000"/>
                <w:sz w:val="20"/>
              </w:rPr>
            </w:pPr>
            <w:r w:rsidRPr="001923C6">
              <w:rPr>
                <w:rFonts w:hint="eastAsia"/>
                <w:color w:val="000000"/>
                <w:sz w:val="20"/>
              </w:rPr>
              <w:t>ﾚﾝｼﾞ</w:t>
            </w:r>
          </w:p>
        </w:tc>
        <w:tc>
          <w:tcPr>
            <w:tcW w:w="1126" w:type="dxa"/>
            <w:tcBorders>
              <w:top w:val="single" w:sz="6" w:space="0" w:color="000000"/>
              <w:left w:val="single" w:sz="6" w:space="0" w:color="000000"/>
              <w:bottom w:val="single" w:sz="6" w:space="0" w:color="000000"/>
              <w:right w:val="single" w:sz="6" w:space="0" w:color="000000"/>
            </w:tcBorders>
          </w:tcPr>
          <w:p w14:paraId="2C567FA8" w14:textId="77777777" w:rsidR="00C35FE0" w:rsidRPr="001923C6" w:rsidRDefault="00C35FE0">
            <w:pPr>
              <w:rPr>
                <w:color w:val="000000"/>
                <w:sz w:val="20"/>
              </w:rPr>
            </w:pPr>
            <w:r w:rsidRPr="001923C6">
              <w:rPr>
                <w:rFonts w:hint="eastAsia"/>
                <w:color w:val="000000"/>
                <w:sz w:val="20"/>
              </w:rPr>
              <w:t>算出ﾀｲﾐﾝｸﾞ</w:t>
            </w:r>
          </w:p>
        </w:tc>
        <w:tc>
          <w:tcPr>
            <w:tcW w:w="845" w:type="dxa"/>
            <w:tcBorders>
              <w:top w:val="single" w:sz="6" w:space="0" w:color="000000"/>
              <w:left w:val="single" w:sz="6" w:space="0" w:color="000000"/>
              <w:bottom w:val="single" w:sz="6" w:space="0" w:color="000000"/>
              <w:right w:val="single" w:sz="6" w:space="0" w:color="000000"/>
            </w:tcBorders>
          </w:tcPr>
          <w:p w14:paraId="0D6C2933" w14:textId="77777777" w:rsidR="00C35FE0" w:rsidRPr="001923C6" w:rsidRDefault="00C35FE0">
            <w:pPr>
              <w:rPr>
                <w:color w:val="000000"/>
                <w:sz w:val="20"/>
              </w:rPr>
            </w:pPr>
            <w:r w:rsidRPr="001923C6">
              <w:rPr>
                <w:rFonts w:hint="eastAsia"/>
                <w:color w:val="000000"/>
                <w:sz w:val="20"/>
              </w:rPr>
              <w:t>公開先</w:t>
            </w:r>
          </w:p>
        </w:tc>
        <w:tc>
          <w:tcPr>
            <w:tcW w:w="423" w:type="dxa"/>
            <w:tcBorders>
              <w:top w:val="single" w:sz="6" w:space="0" w:color="000000"/>
              <w:left w:val="single" w:sz="6" w:space="0" w:color="000000"/>
              <w:bottom w:val="single" w:sz="6" w:space="0" w:color="000000"/>
              <w:right w:val="single" w:sz="6" w:space="0" w:color="000000"/>
            </w:tcBorders>
          </w:tcPr>
          <w:p w14:paraId="097542DA" w14:textId="77777777" w:rsidR="00C35FE0" w:rsidRPr="001923C6" w:rsidRDefault="00C35FE0">
            <w:pPr>
              <w:rPr>
                <w:color w:val="000000"/>
                <w:sz w:val="20"/>
              </w:rPr>
            </w:pPr>
            <w:r w:rsidRPr="001923C6">
              <w:rPr>
                <w:rFonts w:hint="eastAsia"/>
                <w:color w:val="000000"/>
                <w:sz w:val="20"/>
              </w:rPr>
              <w:t>型</w:t>
            </w:r>
          </w:p>
        </w:tc>
        <w:tc>
          <w:tcPr>
            <w:tcW w:w="1547" w:type="dxa"/>
            <w:tcBorders>
              <w:top w:val="single" w:sz="6" w:space="0" w:color="000000"/>
              <w:left w:val="single" w:sz="6" w:space="0" w:color="000000"/>
              <w:bottom w:val="single" w:sz="6" w:space="0" w:color="000000"/>
              <w:right w:val="single" w:sz="6" w:space="0" w:color="000000"/>
            </w:tcBorders>
          </w:tcPr>
          <w:p w14:paraId="729256F2" w14:textId="77777777" w:rsidR="00C35FE0" w:rsidRPr="001923C6" w:rsidRDefault="00C35FE0">
            <w:pPr>
              <w:rPr>
                <w:color w:val="000000"/>
                <w:sz w:val="20"/>
              </w:rPr>
            </w:pPr>
            <w:r w:rsidRPr="001923C6">
              <w:rPr>
                <w:color w:val="000000"/>
                <w:sz w:val="20"/>
              </w:rPr>
              <w:t>LSB</w:t>
            </w:r>
          </w:p>
        </w:tc>
        <w:tc>
          <w:tcPr>
            <w:tcW w:w="1342" w:type="dxa"/>
            <w:tcBorders>
              <w:top w:val="single" w:sz="6" w:space="0" w:color="000000"/>
              <w:left w:val="single" w:sz="6" w:space="0" w:color="000000"/>
              <w:bottom w:val="single" w:sz="6" w:space="0" w:color="000000"/>
              <w:right w:val="single" w:sz="6" w:space="0" w:color="000000"/>
            </w:tcBorders>
          </w:tcPr>
          <w:p w14:paraId="731E7321" w14:textId="77777777" w:rsidR="00C35FE0" w:rsidRPr="001923C6" w:rsidRDefault="00C35FE0">
            <w:pPr>
              <w:rPr>
                <w:color w:val="000000"/>
                <w:sz w:val="20"/>
              </w:rPr>
            </w:pPr>
            <w:r w:rsidRPr="001923C6">
              <w:rPr>
                <w:rFonts w:hint="eastAsia"/>
                <w:color w:val="000000"/>
                <w:sz w:val="20"/>
              </w:rPr>
              <w:t>ｺﾝﾊﾟｲﾙ</w:t>
            </w:r>
            <w:r w:rsidRPr="001923C6">
              <w:rPr>
                <w:color w:val="000000"/>
                <w:sz w:val="20"/>
              </w:rPr>
              <w:t>SW</w:t>
            </w:r>
          </w:p>
        </w:tc>
      </w:tr>
      <w:tr w:rsidR="00BA11C7" w:rsidRPr="001923C6" w14:paraId="5493E537" w14:textId="77777777" w:rsidTr="002B373C">
        <w:trPr>
          <w:trHeight w:val="367"/>
        </w:trPr>
        <w:tc>
          <w:tcPr>
            <w:tcW w:w="1269" w:type="dxa"/>
            <w:tcBorders>
              <w:top w:val="single" w:sz="6" w:space="0" w:color="000000"/>
              <w:left w:val="single" w:sz="6" w:space="0" w:color="000000"/>
              <w:bottom w:val="single" w:sz="6" w:space="0" w:color="000000"/>
              <w:right w:val="single" w:sz="6" w:space="0" w:color="000000"/>
            </w:tcBorders>
          </w:tcPr>
          <w:p w14:paraId="423B023E" w14:textId="77777777" w:rsidR="00C35FE0" w:rsidRPr="001923C6" w:rsidRDefault="00C35FE0" w:rsidP="005F598E">
            <w:pPr>
              <w:rPr>
                <w:color w:val="000000"/>
                <w:sz w:val="20"/>
              </w:rPr>
            </w:pPr>
            <w:bookmarkStart w:id="36" w:name="_Hlk504496283"/>
            <w:bookmarkStart w:id="37" w:name="_Hlk456880604"/>
            <w:r w:rsidRPr="001923C6">
              <w:rPr>
                <w:color w:val="000000"/>
                <w:sz w:val="20"/>
              </w:rPr>
              <w:t>einjmod</w:t>
            </w:r>
          </w:p>
        </w:tc>
        <w:tc>
          <w:tcPr>
            <w:tcW w:w="1547" w:type="dxa"/>
            <w:tcBorders>
              <w:top w:val="single" w:sz="6" w:space="0" w:color="000000"/>
              <w:left w:val="single" w:sz="6" w:space="0" w:color="000000"/>
              <w:bottom w:val="single" w:sz="6" w:space="0" w:color="000000"/>
              <w:right w:val="single" w:sz="6" w:space="0" w:color="000000"/>
            </w:tcBorders>
          </w:tcPr>
          <w:p w14:paraId="6CD1D777" w14:textId="77777777" w:rsidR="00C35FE0" w:rsidRPr="001923C6" w:rsidRDefault="00C35FE0">
            <w:pPr>
              <w:rPr>
                <w:sz w:val="20"/>
              </w:rPr>
            </w:pPr>
            <w:r w:rsidRPr="001923C6">
              <w:rPr>
                <w:rFonts w:hint="eastAsia"/>
                <w:sz w:val="20"/>
              </w:rPr>
              <w:t>噴射ﾓｰﾄﾞ</w:t>
            </w:r>
          </w:p>
        </w:tc>
        <w:tc>
          <w:tcPr>
            <w:tcW w:w="563" w:type="dxa"/>
            <w:tcBorders>
              <w:top w:val="single" w:sz="6" w:space="0" w:color="000000"/>
              <w:left w:val="single" w:sz="6" w:space="0" w:color="000000"/>
              <w:bottom w:val="single" w:sz="6" w:space="0" w:color="000000"/>
              <w:right w:val="single" w:sz="6" w:space="0" w:color="000000"/>
            </w:tcBorders>
          </w:tcPr>
          <w:p w14:paraId="4943F35B" w14:textId="77777777" w:rsidR="00C35FE0" w:rsidRPr="001923C6" w:rsidRDefault="00C35FE0">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4EDBBF1A" w14:textId="77777777" w:rsidR="00C35FE0" w:rsidRPr="001923C6" w:rsidRDefault="00C35FE0">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5F3F2880" w14:textId="77777777" w:rsidR="00C35FE0" w:rsidRPr="001923C6" w:rsidRDefault="00C35FE0">
            <w:pPr>
              <w:rPr>
                <w:sz w:val="20"/>
              </w:rPr>
            </w:pPr>
            <w:r w:rsidRPr="001923C6">
              <w:rPr>
                <w:sz w:val="20"/>
              </w:rPr>
              <w:t>-</w:t>
            </w:r>
          </w:p>
        </w:tc>
        <w:tc>
          <w:tcPr>
            <w:tcW w:w="986" w:type="dxa"/>
            <w:tcBorders>
              <w:top w:val="single" w:sz="6" w:space="0" w:color="000000"/>
              <w:left w:val="single" w:sz="6" w:space="0" w:color="000000"/>
              <w:bottom w:val="single" w:sz="6" w:space="0" w:color="000000"/>
              <w:right w:val="single" w:sz="6" w:space="0" w:color="000000"/>
            </w:tcBorders>
          </w:tcPr>
          <w:p w14:paraId="1501B176" w14:textId="77777777" w:rsidR="00C35FE0" w:rsidRPr="001923C6" w:rsidRDefault="00C35FE0">
            <w:pPr>
              <w:rPr>
                <w:sz w:val="20"/>
              </w:rPr>
            </w:pPr>
            <w:r w:rsidRPr="001923C6">
              <w:rPr>
                <w:sz w:val="20"/>
              </w:rPr>
              <w:t>-</w:t>
            </w:r>
          </w:p>
        </w:tc>
        <w:tc>
          <w:tcPr>
            <w:tcW w:w="1126" w:type="dxa"/>
            <w:tcBorders>
              <w:top w:val="single" w:sz="6" w:space="0" w:color="000000"/>
              <w:left w:val="single" w:sz="6" w:space="0" w:color="000000"/>
              <w:bottom w:val="single" w:sz="6" w:space="0" w:color="000000"/>
              <w:right w:val="single" w:sz="6" w:space="0" w:color="000000"/>
            </w:tcBorders>
          </w:tcPr>
          <w:p w14:paraId="7D01B21D" w14:textId="77777777" w:rsidR="00C35FE0" w:rsidRPr="001923C6" w:rsidRDefault="00C35FE0">
            <w:pPr>
              <w:rPr>
                <w:sz w:val="20"/>
              </w:rPr>
            </w:pPr>
            <w:r w:rsidRPr="001923C6">
              <w:rPr>
                <w:sz w:val="20"/>
              </w:rPr>
              <w:t>8ms</w:t>
            </w:r>
            <w:r w:rsidR="00F46E5F"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451AEFDB" w14:textId="77777777" w:rsidR="00C35FE0" w:rsidRPr="001923C6" w:rsidRDefault="00C35FE0">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35707EFF" w14:textId="77777777" w:rsidR="00C35FE0" w:rsidRPr="001923C6" w:rsidRDefault="00C35FE0">
            <w:pPr>
              <w:rPr>
                <w:sz w:val="20"/>
              </w:rPr>
            </w:pPr>
            <w:r w:rsidRPr="001923C6">
              <w:rPr>
                <w:sz w:val="20"/>
              </w:rPr>
              <w:t>u2</w:t>
            </w:r>
          </w:p>
        </w:tc>
        <w:tc>
          <w:tcPr>
            <w:tcW w:w="1547" w:type="dxa"/>
            <w:tcBorders>
              <w:top w:val="single" w:sz="6" w:space="0" w:color="000000"/>
              <w:left w:val="single" w:sz="6" w:space="0" w:color="000000"/>
              <w:bottom w:val="single" w:sz="6" w:space="0" w:color="000000"/>
              <w:right w:val="single" w:sz="6" w:space="0" w:color="000000"/>
            </w:tcBorders>
          </w:tcPr>
          <w:p w14:paraId="37C4DFB1" w14:textId="77777777" w:rsidR="00C35FE0" w:rsidRPr="001923C6" w:rsidRDefault="00C35FE0">
            <w:pPr>
              <w:rPr>
                <w:sz w:val="20"/>
              </w:rPr>
            </w:pPr>
            <w:r w:rsidRPr="001923C6">
              <w:rPr>
                <w:sz w:val="20"/>
              </w:rPr>
              <w:t>1</w:t>
            </w:r>
          </w:p>
        </w:tc>
        <w:tc>
          <w:tcPr>
            <w:tcW w:w="1342" w:type="dxa"/>
            <w:tcBorders>
              <w:top w:val="single" w:sz="6" w:space="0" w:color="000000"/>
              <w:left w:val="single" w:sz="6" w:space="0" w:color="000000"/>
              <w:bottom w:val="single" w:sz="6" w:space="0" w:color="000000"/>
              <w:right w:val="single" w:sz="6" w:space="0" w:color="000000"/>
            </w:tcBorders>
          </w:tcPr>
          <w:p w14:paraId="16C66817" w14:textId="77777777" w:rsidR="00C35FE0" w:rsidRPr="001923C6" w:rsidRDefault="00C35FE0" w:rsidP="005F598E">
            <w:pPr>
              <w:rPr>
                <w:sz w:val="20"/>
              </w:rPr>
            </w:pPr>
            <w:r w:rsidRPr="001923C6">
              <w:rPr>
                <w:sz w:val="20"/>
              </w:rPr>
              <w:t>-</w:t>
            </w:r>
          </w:p>
        </w:tc>
      </w:tr>
      <w:bookmarkEnd w:id="36"/>
      <w:tr w:rsidR="00BA11C7" w:rsidRPr="001923C6" w14:paraId="2D726545"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tcPr>
          <w:p w14:paraId="48CD44EC" w14:textId="77777777" w:rsidR="005E1729" w:rsidRPr="001923C6" w:rsidRDefault="005E1729" w:rsidP="005F598E">
            <w:pPr>
              <w:rPr>
                <w:color w:val="000000"/>
                <w:sz w:val="20"/>
              </w:rPr>
            </w:pPr>
            <w:r w:rsidRPr="001923C6">
              <w:rPr>
                <w:color w:val="000000"/>
                <w:sz w:val="20"/>
              </w:rPr>
              <w:t>einjmodfix</w:t>
            </w:r>
          </w:p>
        </w:tc>
        <w:tc>
          <w:tcPr>
            <w:tcW w:w="1547" w:type="dxa"/>
            <w:tcBorders>
              <w:top w:val="single" w:sz="6" w:space="0" w:color="000000"/>
              <w:left w:val="single" w:sz="6" w:space="0" w:color="000000"/>
              <w:bottom w:val="single" w:sz="6" w:space="0" w:color="000000"/>
              <w:right w:val="single" w:sz="6" w:space="0" w:color="000000"/>
            </w:tcBorders>
          </w:tcPr>
          <w:p w14:paraId="05D9F8B1" w14:textId="77777777" w:rsidR="005E1729" w:rsidRPr="001923C6" w:rsidRDefault="005E1729">
            <w:pPr>
              <w:rPr>
                <w:sz w:val="20"/>
              </w:rPr>
            </w:pPr>
            <w:r w:rsidRPr="001923C6">
              <w:rPr>
                <w:rFonts w:hint="eastAsia"/>
                <w:sz w:val="20"/>
              </w:rPr>
              <w:t>現在確定噴射ﾓｰﾄﾞ</w:t>
            </w:r>
          </w:p>
        </w:tc>
        <w:tc>
          <w:tcPr>
            <w:tcW w:w="563" w:type="dxa"/>
            <w:tcBorders>
              <w:top w:val="single" w:sz="6" w:space="0" w:color="000000"/>
              <w:left w:val="single" w:sz="6" w:space="0" w:color="000000"/>
              <w:bottom w:val="single" w:sz="6" w:space="0" w:color="000000"/>
              <w:right w:val="single" w:sz="6" w:space="0" w:color="000000"/>
            </w:tcBorders>
          </w:tcPr>
          <w:p w14:paraId="16264172" w14:textId="77777777" w:rsidR="005E1729" w:rsidRPr="001923C6" w:rsidRDefault="005E172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54A96D28" w14:textId="77777777" w:rsidR="005E1729" w:rsidRPr="001923C6" w:rsidRDefault="005E172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02CD80F6" w14:textId="77777777" w:rsidR="005E1729" w:rsidRPr="001923C6" w:rsidRDefault="005E1729">
            <w:pPr>
              <w:rPr>
                <w:sz w:val="20"/>
              </w:rPr>
            </w:pPr>
            <w:r w:rsidRPr="001923C6">
              <w:rPr>
                <w:sz w:val="20"/>
              </w:rPr>
              <w:t>-</w:t>
            </w:r>
          </w:p>
        </w:tc>
        <w:tc>
          <w:tcPr>
            <w:tcW w:w="986" w:type="dxa"/>
            <w:tcBorders>
              <w:top w:val="single" w:sz="6" w:space="0" w:color="000000"/>
              <w:left w:val="single" w:sz="6" w:space="0" w:color="000000"/>
              <w:bottom w:val="single" w:sz="6" w:space="0" w:color="000000"/>
              <w:right w:val="single" w:sz="6" w:space="0" w:color="000000"/>
            </w:tcBorders>
          </w:tcPr>
          <w:p w14:paraId="20D90049" w14:textId="77777777" w:rsidR="005E1729" w:rsidRPr="001923C6" w:rsidRDefault="005E1729">
            <w:pPr>
              <w:rPr>
                <w:sz w:val="20"/>
              </w:rPr>
            </w:pPr>
            <w:r w:rsidRPr="001923C6">
              <w:rPr>
                <w:sz w:val="20"/>
              </w:rPr>
              <w:t>-</w:t>
            </w:r>
          </w:p>
        </w:tc>
        <w:tc>
          <w:tcPr>
            <w:tcW w:w="1126" w:type="dxa"/>
            <w:tcBorders>
              <w:top w:val="single" w:sz="6" w:space="0" w:color="000000"/>
              <w:left w:val="single" w:sz="6" w:space="0" w:color="000000"/>
              <w:bottom w:val="single" w:sz="6" w:space="0" w:color="000000"/>
              <w:right w:val="single" w:sz="6" w:space="0" w:color="000000"/>
            </w:tcBorders>
          </w:tcPr>
          <w:p w14:paraId="3FECBCB9" w14:textId="77777777" w:rsidR="005E1729" w:rsidRPr="001923C6" w:rsidRDefault="005E1729">
            <w:pPr>
              <w:rPr>
                <w:sz w:val="20"/>
              </w:rPr>
            </w:pPr>
            <w:r w:rsidRPr="001923C6">
              <w:rPr>
                <w:sz w:val="20"/>
              </w:rPr>
              <w:t>8ms</w:t>
            </w:r>
            <w:r w:rsidR="00F46E5F"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7810EBA2" w14:textId="77777777" w:rsidR="005E1729" w:rsidRPr="001923C6" w:rsidRDefault="005E172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3C2C8B4E" w14:textId="77777777" w:rsidR="005E1729" w:rsidRPr="001923C6" w:rsidRDefault="005E1729">
            <w:pPr>
              <w:rPr>
                <w:sz w:val="20"/>
              </w:rPr>
            </w:pPr>
            <w:r w:rsidRPr="001923C6">
              <w:rPr>
                <w:sz w:val="20"/>
              </w:rPr>
              <w:t>u2</w:t>
            </w:r>
          </w:p>
        </w:tc>
        <w:tc>
          <w:tcPr>
            <w:tcW w:w="1547" w:type="dxa"/>
            <w:tcBorders>
              <w:top w:val="single" w:sz="6" w:space="0" w:color="000000"/>
              <w:left w:val="single" w:sz="6" w:space="0" w:color="000000"/>
              <w:bottom w:val="single" w:sz="6" w:space="0" w:color="000000"/>
              <w:right w:val="single" w:sz="6" w:space="0" w:color="000000"/>
            </w:tcBorders>
          </w:tcPr>
          <w:p w14:paraId="13E90714" w14:textId="77777777" w:rsidR="005E1729" w:rsidRPr="001923C6" w:rsidRDefault="005E1729">
            <w:pPr>
              <w:rPr>
                <w:sz w:val="20"/>
              </w:rPr>
            </w:pPr>
            <w:r w:rsidRPr="001923C6">
              <w:rPr>
                <w:sz w:val="20"/>
              </w:rPr>
              <w:t>1</w:t>
            </w:r>
          </w:p>
        </w:tc>
        <w:tc>
          <w:tcPr>
            <w:tcW w:w="1342" w:type="dxa"/>
            <w:tcBorders>
              <w:top w:val="single" w:sz="6" w:space="0" w:color="000000"/>
              <w:left w:val="single" w:sz="6" w:space="0" w:color="000000"/>
              <w:bottom w:val="single" w:sz="6" w:space="0" w:color="000000"/>
              <w:right w:val="single" w:sz="6" w:space="0" w:color="000000"/>
            </w:tcBorders>
          </w:tcPr>
          <w:p w14:paraId="6DC158A3" w14:textId="77777777" w:rsidR="005E1729" w:rsidRPr="001923C6" w:rsidRDefault="005E1729" w:rsidP="005F598E">
            <w:pPr>
              <w:rPr>
                <w:sz w:val="20"/>
              </w:rPr>
            </w:pPr>
            <w:r w:rsidRPr="001923C6">
              <w:rPr>
                <w:sz w:val="20"/>
              </w:rPr>
              <w:t>-</w:t>
            </w:r>
          </w:p>
        </w:tc>
      </w:tr>
      <w:bookmarkEnd w:id="37"/>
      <w:tr w:rsidR="00AA1A08" w:rsidRPr="001923C6" w14:paraId="59813673"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76BED151" w14:textId="7D78CB80" w:rsidR="005F50CA" w:rsidRPr="00555DC8" w:rsidRDefault="005F50CA" w:rsidP="005F50CA">
            <w:pPr>
              <w:rPr>
                <w:color w:val="000000"/>
                <w:sz w:val="20"/>
                <w:highlight w:val="green"/>
                <w:shd w:val="pct15" w:color="auto" w:fill="FFFFFF"/>
              </w:rPr>
            </w:pPr>
            <w:r w:rsidRPr="00AE6402">
              <w:rPr>
                <w:color w:val="000000"/>
                <w:sz w:val="20"/>
              </w:rPr>
              <w:t>einjptn</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171010C" w14:textId="6FD040BF" w:rsidR="005F50CA" w:rsidRPr="00AE6402" w:rsidRDefault="005F50CA" w:rsidP="005F50CA">
            <w:pPr>
              <w:rPr>
                <w:sz w:val="20"/>
              </w:rPr>
            </w:pPr>
            <w:r w:rsidRPr="00AE6402">
              <w:rPr>
                <w:rFonts w:hint="eastAsia"/>
                <w:sz w:val="20"/>
              </w:rPr>
              <w:t>噴射ﾊﾟﾀｰﾝ</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3741DD23" w14:textId="6A051401" w:rsidR="005F50CA" w:rsidRPr="00AE6402" w:rsidRDefault="005F50CA" w:rsidP="005F50CA">
            <w:pPr>
              <w:rPr>
                <w:sz w:val="20"/>
              </w:rPr>
            </w:pPr>
            <w:r w:rsidRPr="00AE6402">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4CD4EE5" w14:textId="5FDD6B03" w:rsidR="005F50CA" w:rsidRPr="00AE6402" w:rsidRDefault="005F50CA" w:rsidP="005F50CA">
            <w:pPr>
              <w:rPr>
                <w:sz w:val="20"/>
              </w:rPr>
            </w:pPr>
            <w:r w:rsidRPr="00AE6402">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3589677" w14:textId="4C5F4D92" w:rsidR="005F50CA" w:rsidRPr="00AE6402" w:rsidRDefault="005F50CA" w:rsidP="005F50CA">
            <w:pPr>
              <w:rPr>
                <w:sz w:val="20"/>
              </w:rPr>
            </w:pPr>
            <w:r w:rsidRPr="00AE6402">
              <w:rPr>
                <w:sz w:val="20"/>
              </w:rPr>
              <w:t>-</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7890FCAA" w14:textId="220C556B" w:rsidR="005F50CA" w:rsidRPr="00AE6402" w:rsidRDefault="001B49CE" w:rsidP="001B49CE">
            <w:pPr>
              <w:jc w:val="left"/>
              <w:rPr>
                <w:sz w:val="20"/>
              </w:rPr>
            </w:pPr>
            <w:r w:rsidRPr="00AE6402">
              <w:rPr>
                <w:rFonts w:hint="eastAsia"/>
                <w:sz w:val="20"/>
              </w:rPr>
              <w:t>0～F</w:t>
            </w:r>
            <w:r w:rsidRPr="00AE6402">
              <w:rPr>
                <w:sz w:val="20"/>
              </w:rPr>
              <w:t>FFFFFFF</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6D39F0C1" w14:textId="660E79A6" w:rsidR="005F50CA" w:rsidRPr="00AE6402" w:rsidRDefault="005F50CA" w:rsidP="005F50CA">
            <w:pPr>
              <w:rPr>
                <w:sz w:val="20"/>
              </w:rPr>
            </w:pPr>
            <w:r w:rsidRPr="00AE6402">
              <w:rPr>
                <w:sz w:val="20"/>
              </w:rPr>
              <w:t>8ms</w:t>
            </w:r>
            <w:r w:rsidRPr="00AE6402">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62D604A3" w14:textId="545DB271" w:rsidR="005F50CA" w:rsidRPr="00AE6402" w:rsidRDefault="005F50CA" w:rsidP="005F50CA">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77CCA0A" w14:textId="0F8296ED" w:rsidR="005F50CA" w:rsidRPr="00AE6402" w:rsidRDefault="005F50CA" w:rsidP="005F50CA">
            <w:pPr>
              <w:rPr>
                <w:sz w:val="20"/>
              </w:rPr>
            </w:pPr>
            <w:r w:rsidRPr="00AE6402">
              <w:rPr>
                <w:rFonts w:hint="eastAsia"/>
                <w:sz w:val="20"/>
              </w:rPr>
              <w:t>u4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95FBFE5" w14:textId="1766951E" w:rsidR="005F50CA" w:rsidRPr="00AE6402" w:rsidRDefault="005F50CA" w:rsidP="005F50CA">
            <w:pPr>
              <w:rPr>
                <w:sz w:val="20"/>
              </w:rPr>
            </w:pPr>
            <w:r w:rsidRPr="00AE6402">
              <w:rPr>
                <w:sz w:val="20"/>
              </w:rPr>
              <w:t>1</w:t>
            </w:r>
          </w:p>
        </w:tc>
        <w:tc>
          <w:tcPr>
            <w:tcW w:w="1342" w:type="dxa"/>
            <w:tcBorders>
              <w:top w:val="single" w:sz="6" w:space="0" w:color="000000"/>
              <w:left w:val="single" w:sz="6" w:space="0" w:color="000000"/>
              <w:bottom w:val="single" w:sz="6" w:space="0" w:color="000000"/>
              <w:right w:val="single" w:sz="6" w:space="0" w:color="000000"/>
            </w:tcBorders>
            <w:shd w:val="clear" w:color="auto" w:fill="auto"/>
          </w:tcPr>
          <w:p w14:paraId="09517B01" w14:textId="5573583E" w:rsidR="005F50CA" w:rsidRPr="00AE6402" w:rsidRDefault="005F50CA" w:rsidP="005F50CA">
            <w:pPr>
              <w:rPr>
                <w:sz w:val="20"/>
              </w:rPr>
            </w:pPr>
            <w:r w:rsidRPr="00AE6402">
              <w:rPr>
                <w:sz w:val="20"/>
              </w:rPr>
              <w:t>-</w:t>
            </w:r>
          </w:p>
        </w:tc>
      </w:tr>
      <w:tr w:rsidR="00A02D59" w:rsidRPr="001923C6" w14:paraId="442E31ED" w14:textId="77777777" w:rsidTr="00A02D59">
        <w:trPr>
          <w:trHeight w:val="216"/>
          <w:ins w:id="38" w:author="16a" w:date="2025-10-08T11:45:00Z"/>
        </w:trPr>
        <w:tc>
          <w:tcPr>
            <w:tcW w:w="1269" w:type="dxa"/>
            <w:tcBorders>
              <w:top w:val="single" w:sz="6" w:space="0" w:color="000000"/>
              <w:left w:val="single" w:sz="6" w:space="0" w:color="000000"/>
              <w:bottom w:val="single" w:sz="6" w:space="0" w:color="000000"/>
              <w:right w:val="single" w:sz="6" w:space="0" w:color="000000"/>
            </w:tcBorders>
            <w:shd w:val="clear" w:color="auto" w:fill="00FF00"/>
          </w:tcPr>
          <w:p w14:paraId="2F95C3A0" w14:textId="3223BED8" w:rsidR="00A02D59" w:rsidRPr="00AE6402" w:rsidRDefault="00A02D59" w:rsidP="00A02D59">
            <w:pPr>
              <w:rPr>
                <w:ins w:id="39" w:author="16a" w:date="2025-10-08T11:45:00Z"/>
                <w:color w:val="000000"/>
                <w:sz w:val="20"/>
              </w:rPr>
            </w:pPr>
            <w:ins w:id="40" w:author="16a" w:date="2025-10-08T11:45:00Z">
              <w:r w:rsidRPr="005A5F11">
                <w:rPr>
                  <w:sz w:val="20"/>
                </w:rPr>
                <w:t>e</w:t>
              </w:r>
              <w:r>
                <w:rPr>
                  <w:rFonts w:hint="eastAsia"/>
                  <w:sz w:val="20"/>
                </w:rPr>
                <w:t>stepkcyl</w:t>
              </w:r>
            </w:ins>
          </w:p>
        </w:tc>
        <w:tc>
          <w:tcPr>
            <w:tcW w:w="1547" w:type="dxa"/>
            <w:tcBorders>
              <w:top w:val="single" w:sz="6" w:space="0" w:color="000000"/>
              <w:left w:val="single" w:sz="6" w:space="0" w:color="000000"/>
              <w:bottom w:val="single" w:sz="6" w:space="0" w:color="000000"/>
              <w:right w:val="single" w:sz="6" w:space="0" w:color="000000"/>
            </w:tcBorders>
            <w:shd w:val="clear" w:color="auto" w:fill="00FF00"/>
          </w:tcPr>
          <w:p w14:paraId="1F7E9AEF" w14:textId="205D29C8" w:rsidR="00A02D59" w:rsidRPr="00AE6402" w:rsidRDefault="00A02D59" w:rsidP="00A02D59">
            <w:pPr>
              <w:rPr>
                <w:ins w:id="41" w:author="16a" w:date="2025-10-08T11:45:00Z"/>
                <w:sz w:val="20"/>
              </w:rPr>
            </w:pPr>
            <w:ins w:id="42" w:author="16a" w:date="2025-10-08T11:45:00Z">
              <w:r>
                <w:rPr>
                  <w:rFonts w:hint="eastAsia"/>
                  <w:sz w:val="20"/>
                </w:rPr>
                <w:t>気筒別</w:t>
              </w:r>
              <w:r w:rsidRPr="005A5F11">
                <w:rPr>
                  <w:rFonts w:hint="eastAsia"/>
                  <w:sz w:val="20"/>
                </w:rPr>
                <w:t>噴射</w:t>
              </w:r>
              <w:r>
                <w:rPr>
                  <w:rFonts w:hint="eastAsia"/>
                  <w:sz w:val="20"/>
                </w:rPr>
                <w:t>量</w:t>
              </w:r>
              <w:r w:rsidRPr="005A5F11">
                <w:rPr>
                  <w:rFonts w:hint="eastAsia"/>
                  <w:sz w:val="20"/>
                </w:rPr>
                <w:t>補正</w:t>
              </w:r>
              <w:r>
                <w:rPr>
                  <w:rFonts w:hint="eastAsia"/>
                  <w:sz w:val="20"/>
                </w:rPr>
                <w:t>噴射</w:t>
              </w:r>
              <w:r w:rsidRPr="005A5F11">
                <w:rPr>
                  <w:rFonts w:hint="eastAsia"/>
                  <w:sz w:val="20"/>
                </w:rPr>
                <w:t>段</w:t>
              </w:r>
            </w:ins>
          </w:p>
        </w:tc>
        <w:tc>
          <w:tcPr>
            <w:tcW w:w="563" w:type="dxa"/>
            <w:tcBorders>
              <w:top w:val="single" w:sz="6" w:space="0" w:color="000000"/>
              <w:left w:val="single" w:sz="6" w:space="0" w:color="000000"/>
              <w:bottom w:val="single" w:sz="6" w:space="0" w:color="000000"/>
              <w:right w:val="single" w:sz="6" w:space="0" w:color="000000"/>
            </w:tcBorders>
            <w:shd w:val="clear" w:color="auto" w:fill="00FF00"/>
          </w:tcPr>
          <w:p w14:paraId="570A7314" w14:textId="311891CF" w:rsidR="00A02D59" w:rsidRPr="00AE6402" w:rsidRDefault="00A02D59" w:rsidP="00A02D59">
            <w:pPr>
              <w:rPr>
                <w:ins w:id="43" w:author="16a" w:date="2025-10-08T11:45:00Z"/>
                <w:sz w:val="20"/>
              </w:rPr>
            </w:pPr>
            <w:ins w:id="44" w:author="16a" w:date="2025-10-08T11:45:00Z">
              <w:r>
                <w:rPr>
                  <w:rFonts w:hint="eastAsia"/>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00FF00"/>
          </w:tcPr>
          <w:p w14:paraId="46ED9F35" w14:textId="169E75DD" w:rsidR="00A02D59" w:rsidRPr="00AE6402" w:rsidRDefault="00A02D59" w:rsidP="00A02D59">
            <w:pPr>
              <w:rPr>
                <w:ins w:id="45" w:author="16a" w:date="2025-10-08T11:45:00Z"/>
                <w:sz w:val="20"/>
              </w:rPr>
            </w:pPr>
            <w:ins w:id="46" w:author="16a" w:date="2025-10-08T11:45:00Z">
              <w:r>
                <w:rPr>
                  <w:rFonts w:hint="eastAsia"/>
                  <w:sz w:val="20"/>
                </w:rPr>
                <w:t>-</w:t>
              </w:r>
            </w:ins>
          </w:p>
        </w:tc>
        <w:tc>
          <w:tcPr>
            <w:tcW w:w="563" w:type="dxa"/>
            <w:tcBorders>
              <w:top w:val="single" w:sz="6" w:space="0" w:color="000000"/>
              <w:left w:val="single" w:sz="6" w:space="0" w:color="000000"/>
              <w:bottom w:val="single" w:sz="6" w:space="0" w:color="000000"/>
              <w:right w:val="single" w:sz="6" w:space="0" w:color="000000"/>
            </w:tcBorders>
            <w:shd w:val="clear" w:color="auto" w:fill="00FF00"/>
          </w:tcPr>
          <w:p w14:paraId="25017F09" w14:textId="581C5395" w:rsidR="00A02D59" w:rsidRPr="00AE6402" w:rsidRDefault="00A02D59" w:rsidP="00A02D59">
            <w:pPr>
              <w:rPr>
                <w:ins w:id="47" w:author="16a" w:date="2025-10-08T11:45:00Z"/>
                <w:sz w:val="20"/>
              </w:rPr>
            </w:pPr>
            <w:ins w:id="48" w:author="16a" w:date="2025-10-08T11:45:00Z">
              <w:r>
                <w:rPr>
                  <w:rFonts w:hint="eastAsia"/>
                  <w:sz w:val="20"/>
                </w:rPr>
                <w:t>-</w:t>
              </w:r>
            </w:ins>
          </w:p>
        </w:tc>
        <w:tc>
          <w:tcPr>
            <w:tcW w:w="986" w:type="dxa"/>
            <w:tcBorders>
              <w:top w:val="single" w:sz="6" w:space="0" w:color="000000"/>
              <w:left w:val="single" w:sz="6" w:space="0" w:color="000000"/>
              <w:bottom w:val="single" w:sz="6" w:space="0" w:color="000000"/>
              <w:right w:val="single" w:sz="6" w:space="0" w:color="000000"/>
            </w:tcBorders>
            <w:shd w:val="clear" w:color="auto" w:fill="00FF00"/>
          </w:tcPr>
          <w:p w14:paraId="45733A63" w14:textId="51BF7317" w:rsidR="00A02D59" w:rsidRPr="00AE6402" w:rsidRDefault="00A02D59" w:rsidP="00A02D59">
            <w:pPr>
              <w:jc w:val="left"/>
              <w:rPr>
                <w:ins w:id="49" w:author="16a" w:date="2025-10-08T11:45:00Z"/>
                <w:sz w:val="20"/>
              </w:rPr>
            </w:pPr>
            <w:ins w:id="50" w:author="16a" w:date="2025-10-08T11:45:00Z">
              <w:r w:rsidRPr="00F64515">
                <w:rPr>
                  <w:rFonts w:hint="eastAsia"/>
                  <w:sz w:val="20"/>
                </w:rPr>
                <w:t>0～F</w:t>
              </w:r>
              <w:r>
                <w:rPr>
                  <w:rFonts w:hint="eastAsia"/>
                  <w:sz w:val="20"/>
                </w:rPr>
                <w:t>F</w:t>
              </w:r>
            </w:ins>
          </w:p>
        </w:tc>
        <w:tc>
          <w:tcPr>
            <w:tcW w:w="1126" w:type="dxa"/>
            <w:tcBorders>
              <w:top w:val="single" w:sz="6" w:space="0" w:color="000000"/>
              <w:left w:val="single" w:sz="6" w:space="0" w:color="000000"/>
              <w:bottom w:val="single" w:sz="6" w:space="0" w:color="000000"/>
              <w:right w:val="single" w:sz="6" w:space="0" w:color="000000"/>
            </w:tcBorders>
            <w:shd w:val="clear" w:color="auto" w:fill="00FF00"/>
          </w:tcPr>
          <w:p w14:paraId="7093B1B1" w14:textId="38AF0BC7" w:rsidR="00A02D59" w:rsidRPr="00AE6402" w:rsidRDefault="00A02D59" w:rsidP="00A02D59">
            <w:pPr>
              <w:rPr>
                <w:ins w:id="51" w:author="16a" w:date="2025-10-08T11:45:00Z"/>
                <w:sz w:val="20"/>
              </w:rPr>
            </w:pPr>
            <w:ins w:id="52" w:author="16a" w:date="2025-10-08T11:45:00Z">
              <w:r w:rsidRPr="00F64515">
                <w:rPr>
                  <w:rFonts w:hint="eastAsia"/>
                  <w:sz w:val="20"/>
                </w:rPr>
                <w:t>8</w:t>
              </w:r>
              <w:r w:rsidRPr="00F64515">
                <w:rPr>
                  <w:sz w:val="20"/>
                </w:rPr>
                <w:t>ms</w:t>
              </w:r>
              <w:r w:rsidRPr="00F64515">
                <w:rPr>
                  <w:rFonts w:hint="eastAsia"/>
                  <w:sz w:val="20"/>
                </w:rPr>
                <w:t>中</w:t>
              </w:r>
            </w:ins>
          </w:p>
        </w:tc>
        <w:tc>
          <w:tcPr>
            <w:tcW w:w="845" w:type="dxa"/>
            <w:tcBorders>
              <w:top w:val="single" w:sz="6" w:space="0" w:color="000000"/>
              <w:left w:val="single" w:sz="6" w:space="0" w:color="000000"/>
              <w:bottom w:val="single" w:sz="6" w:space="0" w:color="000000"/>
              <w:right w:val="single" w:sz="6" w:space="0" w:color="000000"/>
            </w:tcBorders>
            <w:shd w:val="clear" w:color="auto" w:fill="00FF00"/>
          </w:tcPr>
          <w:p w14:paraId="6D14C94F" w14:textId="2E63A3A4" w:rsidR="00A02D59" w:rsidRPr="00AE6402" w:rsidRDefault="00A02D59" w:rsidP="00A02D59">
            <w:pPr>
              <w:rPr>
                <w:ins w:id="53" w:author="16a" w:date="2025-10-08T11:45:00Z"/>
                <w:sz w:val="20"/>
              </w:rPr>
            </w:pPr>
            <w:ins w:id="54" w:author="16a" w:date="2025-10-08T11:45:00Z">
              <w:r w:rsidRPr="00F64515">
                <w:rPr>
                  <w:sz w:val="20"/>
                </w:rPr>
                <w:t>ENG_dm</w:t>
              </w:r>
            </w:ins>
          </w:p>
        </w:tc>
        <w:tc>
          <w:tcPr>
            <w:tcW w:w="423" w:type="dxa"/>
            <w:tcBorders>
              <w:top w:val="single" w:sz="6" w:space="0" w:color="000000"/>
              <w:left w:val="single" w:sz="6" w:space="0" w:color="000000"/>
              <w:bottom w:val="single" w:sz="6" w:space="0" w:color="000000"/>
              <w:right w:val="single" w:sz="6" w:space="0" w:color="000000"/>
            </w:tcBorders>
            <w:shd w:val="clear" w:color="auto" w:fill="00FF00"/>
          </w:tcPr>
          <w:p w14:paraId="517BDF33" w14:textId="3F8995F5" w:rsidR="00A02D59" w:rsidRPr="00AE6402" w:rsidRDefault="00A02D59" w:rsidP="00A02D59">
            <w:pPr>
              <w:rPr>
                <w:ins w:id="55" w:author="16a" w:date="2025-10-08T11:45:00Z"/>
                <w:sz w:val="20"/>
              </w:rPr>
            </w:pPr>
            <w:ins w:id="56" w:author="16a" w:date="2025-10-08T11:45:00Z">
              <w:r>
                <w:rPr>
                  <w:rFonts w:hint="eastAsia"/>
                  <w:sz w:val="20"/>
                </w:rPr>
                <w:t>u1</w:t>
              </w:r>
            </w:ins>
          </w:p>
        </w:tc>
        <w:tc>
          <w:tcPr>
            <w:tcW w:w="1547" w:type="dxa"/>
            <w:tcBorders>
              <w:top w:val="single" w:sz="6" w:space="0" w:color="000000"/>
              <w:left w:val="single" w:sz="6" w:space="0" w:color="000000"/>
              <w:bottom w:val="single" w:sz="6" w:space="0" w:color="000000"/>
              <w:right w:val="single" w:sz="6" w:space="0" w:color="000000"/>
            </w:tcBorders>
            <w:shd w:val="clear" w:color="auto" w:fill="00FF00"/>
          </w:tcPr>
          <w:p w14:paraId="182E78FA" w14:textId="1C4AA781" w:rsidR="00A02D59" w:rsidRPr="00AE6402" w:rsidRDefault="00A02D59" w:rsidP="00A02D59">
            <w:pPr>
              <w:rPr>
                <w:ins w:id="57" w:author="16a" w:date="2025-10-08T11:45:00Z"/>
                <w:sz w:val="20"/>
              </w:rPr>
            </w:pPr>
            <w:ins w:id="58" w:author="16a" w:date="2025-10-08T11:45:00Z">
              <w:r w:rsidRPr="00F64515">
                <w:rPr>
                  <w:sz w:val="20"/>
                </w:rPr>
                <w:t>1</w:t>
              </w:r>
            </w:ins>
          </w:p>
        </w:tc>
        <w:tc>
          <w:tcPr>
            <w:tcW w:w="1342" w:type="dxa"/>
            <w:tcBorders>
              <w:top w:val="single" w:sz="6" w:space="0" w:color="000000"/>
              <w:left w:val="single" w:sz="6" w:space="0" w:color="000000"/>
              <w:bottom w:val="single" w:sz="6" w:space="0" w:color="000000"/>
              <w:right w:val="single" w:sz="6" w:space="0" w:color="000000"/>
            </w:tcBorders>
            <w:shd w:val="clear" w:color="auto" w:fill="00FF00"/>
          </w:tcPr>
          <w:p w14:paraId="49E3D34E" w14:textId="7708CEFC" w:rsidR="00A02D59" w:rsidRPr="00AE6402" w:rsidRDefault="00A02D59" w:rsidP="00A02D59">
            <w:pPr>
              <w:rPr>
                <w:ins w:id="59" w:author="16a" w:date="2025-10-08T11:45:00Z"/>
                <w:sz w:val="20"/>
              </w:rPr>
            </w:pPr>
            <w:ins w:id="60" w:author="16a" w:date="2025-10-08T11:45:00Z">
              <w:r w:rsidRPr="00F64515">
                <w:rPr>
                  <w:sz w:val="20"/>
                </w:rPr>
                <w:t>-</w:t>
              </w:r>
            </w:ins>
          </w:p>
        </w:tc>
      </w:tr>
      <w:tr w:rsidR="00A02D59" w:rsidRPr="001923C6" w14:paraId="4A8D94E3"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18A3CBE1" w14:textId="77777777" w:rsidR="00A02D59" w:rsidRPr="001923C6" w:rsidRDefault="00A02D59" w:rsidP="00A02D59">
            <w:pPr>
              <w:rPr>
                <w:color w:val="000000"/>
                <w:sz w:val="20"/>
              </w:rPr>
            </w:pPr>
            <w:bookmarkStart w:id="61" w:name="_Hlk504123214"/>
            <w:r w:rsidRPr="001923C6">
              <w:rPr>
                <w:color w:val="000000"/>
                <w:sz w:val="20"/>
              </w:rPr>
              <w:t>e</w:t>
            </w:r>
            <w:bookmarkStart w:id="62" w:name="OLE_LINK235"/>
            <w:bookmarkStart w:id="63" w:name="OLE_LINK243"/>
            <w:r w:rsidRPr="001923C6">
              <w:rPr>
                <w:color w:val="000000"/>
                <w:sz w:val="20"/>
              </w:rPr>
              <w:t>ainjp1</w:t>
            </w:r>
            <w:bookmarkEnd w:id="62"/>
            <w:bookmarkEnd w:id="63"/>
          </w:p>
        </w:tc>
        <w:tc>
          <w:tcPr>
            <w:tcW w:w="1547" w:type="dxa"/>
            <w:vMerge w:val="restart"/>
            <w:tcBorders>
              <w:top w:val="single" w:sz="6" w:space="0" w:color="000000"/>
              <w:left w:val="single" w:sz="6" w:space="0" w:color="000000"/>
              <w:right w:val="single" w:sz="6" w:space="0" w:color="000000"/>
            </w:tcBorders>
          </w:tcPr>
          <w:p w14:paraId="5ED138F9" w14:textId="77777777" w:rsidR="00A02D59" w:rsidRPr="001923C6" w:rsidRDefault="00A02D59" w:rsidP="00A02D59">
            <w:pPr>
              <w:rPr>
                <w:sz w:val="20"/>
              </w:rPr>
            </w:pPr>
            <w:r w:rsidRPr="001923C6">
              <w:rPr>
                <w:rFonts w:hint="eastAsia"/>
                <w:sz w:val="20"/>
              </w:rPr>
              <w:t>ﾎﾟｰﾄ</w:t>
            </w:r>
            <w:r w:rsidRPr="001923C6">
              <w:rPr>
                <w:sz w:val="20"/>
              </w:rPr>
              <w:t>1回目</w:t>
            </w:r>
            <w:r w:rsidRPr="001923C6">
              <w:rPr>
                <w:rFonts w:hint="eastAsia"/>
                <w:sz w:val="20"/>
              </w:rPr>
              <w:t>噴射開始時期</w:t>
            </w:r>
          </w:p>
        </w:tc>
        <w:tc>
          <w:tcPr>
            <w:tcW w:w="563" w:type="dxa"/>
            <w:vMerge w:val="restart"/>
            <w:tcBorders>
              <w:top w:val="single" w:sz="6" w:space="0" w:color="000000"/>
              <w:left w:val="single" w:sz="6" w:space="0" w:color="000000"/>
              <w:right w:val="single" w:sz="6" w:space="0" w:color="000000"/>
            </w:tcBorders>
          </w:tcPr>
          <w:p w14:paraId="1B83982D"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271C985"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024CBEA0" w14:textId="77777777" w:rsidR="00A02D59" w:rsidRPr="001923C6" w:rsidRDefault="00A02D59" w:rsidP="00A02D59">
            <w:pPr>
              <w:rPr>
                <w:sz w:val="20"/>
              </w:rPr>
            </w:pPr>
            <w:r w:rsidRPr="001923C6">
              <w:rPr>
                <w:sz w:val="20"/>
              </w:rPr>
              <w:t>BTDC</w:t>
            </w:r>
          </w:p>
        </w:tc>
        <w:tc>
          <w:tcPr>
            <w:tcW w:w="986" w:type="dxa"/>
            <w:vMerge w:val="restart"/>
            <w:tcBorders>
              <w:top w:val="single" w:sz="6" w:space="0" w:color="000000"/>
              <w:left w:val="single" w:sz="6" w:space="0" w:color="000000"/>
              <w:right w:val="single" w:sz="6" w:space="0" w:color="000000"/>
            </w:tcBorders>
          </w:tcPr>
          <w:p w14:paraId="5539A24B" w14:textId="77777777" w:rsidR="00A02D59" w:rsidRPr="001923C6" w:rsidRDefault="00A02D59" w:rsidP="00A02D59">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6" w:space="0" w:color="000000"/>
              <w:left w:val="single" w:sz="6" w:space="0" w:color="000000"/>
              <w:right w:val="single" w:sz="6" w:space="0" w:color="000000"/>
            </w:tcBorders>
          </w:tcPr>
          <w:p w14:paraId="1F13EA7F"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5A17CD0C"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E222710"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F418B9E"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7096216F" w14:textId="77777777" w:rsidR="00A02D59" w:rsidRPr="001923C6" w:rsidRDefault="00A02D59" w:rsidP="00A02D59">
            <w:pPr>
              <w:rPr>
                <w:sz w:val="20"/>
              </w:rPr>
            </w:pPr>
            <w:bookmarkStart w:id="64" w:name="OLE_LINK197"/>
            <w:r w:rsidRPr="001923C6">
              <w:rPr>
                <w:rFonts w:hint="eastAsia"/>
                <w:sz w:val="20"/>
              </w:rPr>
              <w:t>【</w:t>
            </w:r>
            <w:r w:rsidRPr="001923C6">
              <w:rPr>
                <w:sz w:val="20"/>
              </w:rPr>
              <w:t>D-4以外】</w:t>
            </w:r>
            <w:bookmarkEnd w:id="64"/>
          </w:p>
        </w:tc>
      </w:tr>
      <w:tr w:rsidR="00A02D59" w:rsidRPr="001923C6" w14:paraId="75E7100F" w14:textId="77777777" w:rsidTr="00AB07ED">
        <w:trPr>
          <w:trHeight w:val="216"/>
        </w:trPr>
        <w:tc>
          <w:tcPr>
            <w:tcW w:w="1269" w:type="dxa"/>
            <w:vMerge/>
            <w:tcBorders>
              <w:left w:val="single" w:sz="6" w:space="0" w:color="000000"/>
              <w:bottom w:val="single" w:sz="4" w:space="0" w:color="auto"/>
              <w:right w:val="single" w:sz="6" w:space="0" w:color="000000"/>
            </w:tcBorders>
          </w:tcPr>
          <w:p w14:paraId="3495A228" w14:textId="77777777" w:rsidR="00A02D59" w:rsidRPr="001923C6" w:rsidRDefault="00A02D59" w:rsidP="00A02D59">
            <w:pPr>
              <w:rPr>
                <w:color w:val="000000"/>
                <w:sz w:val="20"/>
              </w:rPr>
            </w:pPr>
            <w:bookmarkStart w:id="65" w:name="_Hlk440284028"/>
          </w:p>
        </w:tc>
        <w:tc>
          <w:tcPr>
            <w:tcW w:w="1547" w:type="dxa"/>
            <w:vMerge/>
            <w:tcBorders>
              <w:left w:val="single" w:sz="6" w:space="0" w:color="000000"/>
              <w:bottom w:val="single" w:sz="4" w:space="0" w:color="auto"/>
              <w:right w:val="single" w:sz="6" w:space="0" w:color="000000"/>
            </w:tcBorders>
          </w:tcPr>
          <w:p w14:paraId="6B7A9C44"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59C9BE55"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2B97B6CB"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764C6382" w14:textId="77777777" w:rsidR="00A02D59" w:rsidRPr="001923C6" w:rsidRDefault="00A02D59" w:rsidP="00A02D59">
            <w:pPr>
              <w:rPr>
                <w:sz w:val="20"/>
              </w:rPr>
            </w:pPr>
          </w:p>
        </w:tc>
        <w:tc>
          <w:tcPr>
            <w:tcW w:w="986" w:type="dxa"/>
            <w:vMerge/>
            <w:tcBorders>
              <w:left w:val="single" w:sz="6" w:space="0" w:color="000000"/>
              <w:bottom w:val="single" w:sz="4" w:space="0" w:color="auto"/>
              <w:right w:val="single" w:sz="6" w:space="0" w:color="000000"/>
            </w:tcBorders>
          </w:tcPr>
          <w:p w14:paraId="6B92634B" w14:textId="77777777" w:rsidR="00A02D59" w:rsidRPr="001923C6" w:rsidRDefault="00A02D59" w:rsidP="00A02D59">
            <w:pPr>
              <w:rPr>
                <w:sz w:val="20"/>
              </w:rPr>
            </w:pPr>
          </w:p>
        </w:tc>
        <w:tc>
          <w:tcPr>
            <w:tcW w:w="1126" w:type="dxa"/>
            <w:vMerge/>
            <w:tcBorders>
              <w:left w:val="single" w:sz="6" w:space="0" w:color="000000"/>
              <w:bottom w:val="single" w:sz="4" w:space="0" w:color="auto"/>
              <w:right w:val="single" w:sz="6" w:space="0" w:color="000000"/>
            </w:tcBorders>
          </w:tcPr>
          <w:p w14:paraId="69F811D4" w14:textId="77777777" w:rsidR="00A02D59" w:rsidRPr="001923C6" w:rsidRDefault="00A02D59" w:rsidP="00A02D59">
            <w:pPr>
              <w:rPr>
                <w:sz w:val="20"/>
              </w:rPr>
            </w:pPr>
          </w:p>
        </w:tc>
        <w:tc>
          <w:tcPr>
            <w:tcW w:w="845" w:type="dxa"/>
            <w:vMerge/>
            <w:tcBorders>
              <w:left w:val="single" w:sz="6" w:space="0" w:color="000000"/>
              <w:bottom w:val="single" w:sz="4" w:space="0" w:color="auto"/>
              <w:right w:val="single" w:sz="6" w:space="0" w:color="000000"/>
            </w:tcBorders>
          </w:tcPr>
          <w:p w14:paraId="6CD0ED45"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62B688E"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A56C60E"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1DF90950" w14:textId="77777777" w:rsidR="00A02D59" w:rsidRPr="001923C6" w:rsidRDefault="00A02D59" w:rsidP="00A02D59">
            <w:pPr>
              <w:rPr>
                <w:sz w:val="20"/>
              </w:rPr>
            </w:pPr>
          </w:p>
        </w:tc>
      </w:tr>
      <w:tr w:rsidR="00A02D59" w:rsidRPr="001923C6" w14:paraId="63AC43B0" w14:textId="77777777" w:rsidTr="00AB07ED">
        <w:trPr>
          <w:trHeight w:val="216"/>
        </w:trPr>
        <w:tc>
          <w:tcPr>
            <w:tcW w:w="1269" w:type="dxa"/>
            <w:vMerge w:val="restart"/>
            <w:tcBorders>
              <w:top w:val="single" w:sz="4" w:space="0" w:color="auto"/>
              <w:left w:val="single" w:sz="6" w:space="0" w:color="000000"/>
              <w:bottom w:val="single" w:sz="4" w:space="0" w:color="auto"/>
              <w:right w:val="single" w:sz="6" w:space="0" w:color="000000"/>
            </w:tcBorders>
          </w:tcPr>
          <w:p w14:paraId="3C601306" w14:textId="77777777" w:rsidR="00A02D59" w:rsidRPr="001923C6" w:rsidRDefault="00A02D59" w:rsidP="00A02D59">
            <w:pPr>
              <w:rPr>
                <w:color w:val="000000"/>
                <w:sz w:val="20"/>
              </w:rPr>
            </w:pPr>
            <w:bookmarkStart w:id="66" w:name="_Hlk504152013"/>
            <w:bookmarkEnd w:id="61"/>
            <w:bookmarkEnd w:id="65"/>
            <w:r w:rsidRPr="001923C6">
              <w:rPr>
                <w:color w:val="000000"/>
                <w:sz w:val="20"/>
              </w:rPr>
              <w:lastRenderedPageBreak/>
              <w:t>eainjp2</w:t>
            </w:r>
          </w:p>
        </w:tc>
        <w:tc>
          <w:tcPr>
            <w:tcW w:w="1547" w:type="dxa"/>
            <w:vMerge w:val="restart"/>
            <w:tcBorders>
              <w:top w:val="single" w:sz="4" w:space="0" w:color="auto"/>
              <w:left w:val="single" w:sz="6" w:space="0" w:color="000000"/>
              <w:bottom w:val="single" w:sz="4" w:space="0" w:color="auto"/>
              <w:right w:val="single" w:sz="6" w:space="0" w:color="000000"/>
            </w:tcBorders>
          </w:tcPr>
          <w:p w14:paraId="4CC6A585" w14:textId="77777777" w:rsidR="00A02D59" w:rsidRPr="001923C6" w:rsidRDefault="00A02D59" w:rsidP="00A02D59">
            <w:pPr>
              <w:rPr>
                <w:sz w:val="20"/>
              </w:rPr>
            </w:pPr>
            <w:r w:rsidRPr="001923C6">
              <w:rPr>
                <w:rFonts w:hint="eastAsia"/>
                <w:sz w:val="20"/>
              </w:rPr>
              <w:t>ﾎﾟｰﾄ</w:t>
            </w:r>
            <w:r w:rsidRPr="001923C6">
              <w:rPr>
                <w:sz w:val="20"/>
              </w:rPr>
              <w:t>2</w:t>
            </w:r>
            <w:r w:rsidRPr="001923C6">
              <w:rPr>
                <w:rFonts w:hint="eastAsia"/>
                <w:sz w:val="20"/>
              </w:rPr>
              <w:t>回目噴射開始時期</w:t>
            </w:r>
          </w:p>
        </w:tc>
        <w:tc>
          <w:tcPr>
            <w:tcW w:w="563" w:type="dxa"/>
            <w:vMerge w:val="restart"/>
            <w:tcBorders>
              <w:top w:val="single" w:sz="4" w:space="0" w:color="auto"/>
              <w:left w:val="single" w:sz="6" w:space="0" w:color="000000"/>
              <w:bottom w:val="single" w:sz="4" w:space="0" w:color="auto"/>
              <w:right w:val="single" w:sz="6" w:space="0" w:color="000000"/>
            </w:tcBorders>
          </w:tcPr>
          <w:p w14:paraId="7BC8BF12"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5F571AFC"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2BB322B8" w14:textId="77777777" w:rsidR="00A02D59" w:rsidRPr="001923C6" w:rsidRDefault="00A02D59" w:rsidP="00A02D59">
            <w:pPr>
              <w:rPr>
                <w:sz w:val="20"/>
              </w:rPr>
            </w:pPr>
            <w:r w:rsidRPr="001923C6">
              <w:rPr>
                <w:sz w:val="20"/>
              </w:rPr>
              <w:t>BTDC</w:t>
            </w:r>
          </w:p>
        </w:tc>
        <w:tc>
          <w:tcPr>
            <w:tcW w:w="986" w:type="dxa"/>
            <w:vMerge w:val="restart"/>
            <w:tcBorders>
              <w:top w:val="single" w:sz="4" w:space="0" w:color="auto"/>
              <w:left w:val="single" w:sz="6" w:space="0" w:color="000000"/>
              <w:bottom w:val="single" w:sz="4" w:space="0" w:color="auto"/>
              <w:right w:val="single" w:sz="6" w:space="0" w:color="000000"/>
            </w:tcBorders>
          </w:tcPr>
          <w:p w14:paraId="1247B946" w14:textId="77777777" w:rsidR="00A02D59" w:rsidRPr="001923C6" w:rsidRDefault="00A02D59" w:rsidP="00A02D59">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4" w:space="0" w:color="auto"/>
              <w:left w:val="single" w:sz="6" w:space="0" w:color="000000"/>
              <w:bottom w:val="single" w:sz="4" w:space="0" w:color="auto"/>
              <w:right w:val="single" w:sz="6" w:space="0" w:color="000000"/>
            </w:tcBorders>
          </w:tcPr>
          <w:p w14:paraId="649B7065"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bottom w:val="single" w:sz="4" w:space="0" w:color="auto"/>
              <w:right w:val="single" w:sz="6" w:space="0" w:color="000000"/>
            </w:tcBorders>
          </w:tcPr>
          <w:p w14:paraId="3A33B4D9"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6CADC0B8"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0C75584"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5A28A0C3"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6A35E9DB" w14:textId="77777777" w:rsidTr="00AB07ED">
        <w:trPr>
          <w:trHeight w:val="216"/>
        </w:trPr>
        <w:tc>
          <w:tcPr>
            <w:tcW w:w="1269" w:type="dxa"/>
            <w:vMerge/>
            <w:tcBorders>
              <w:top w:val="single" w:sz="6" w:space="0" w:color="000000"/>
              <w:left w:val="single" w:sz="6" w:space="0" w:color="000000"/>
              <w:bottom w:val="single" w:sz="4" w:space="0" w:color="auto"/>
              <w:right w:val="single" w:sz="6" w:space="0" w:color="000000"/>
            </w:tcBorders>
          </w:tcPr>
          <w:p w14:paraId="62AD9186"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37B4B2AC"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A374707"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5ACA98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6BEFFBDA"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709DBE4C"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6E9A5D39"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32F7380A"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12D9380"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5C80745C"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6FCC59D" w14:textId="77777777" w:rsidR="00A02D59" w:rsidRPr="001923C6" w:rsidRDefault="00A02D59" w:rsidP="00A02D59">
            <w:pPr>
              <w:rPr>
                <w:sz w:val="20"/>
              </w:rPr>
            </w:pPr>
          </w:p>
        </w:tc>
      </w:tr>
      <w:bookmarkEnd w:id="66"/>
      <w:tr w:rsidR="00A02D59" w:rsidRPr="001923C6" w14:paraId="7F1F915B" w14:textId="77777777" w:rsidTr="00AB07ED">
        <w:trPr>
          <w:trHeight w:val="216"/>
        </w:trPr>
        <w:tc>
          <w:tcPr>
            <w:tcW w:w="1269" w:type="dxa"/>
            <w:vMerge w:val="restart"/>
            <w:tcBorders>
              <w:top w:val="single" w:sz="4" w:space="0" w:color="auto"/>
              <w:left w:val="single" w:sz="6" w:space="0" w:color="000000"/>
              <w:right w:val="single" w:sz="6" w:space="0" w:color="000000"/>
            </w:tcBorders>
          </w:tcPr>
          <w:p w14:paraId="31595DE3" w14:textId="77777777" w:rsidR="00A02D59" w:rsidRPr="001923C6" w:rsidRDefault="00A02D59" w:rsidP="00A02D59">
            <w:pPr>
              <w:rPr>
                <w:color w:val="000000"/>
                <w:sz w:val="20"/>
              </w:rPr>
            </w:pPr>
            <w:r w:rsidRPr="001923C6">
              <w:rPr>
                <w:color w:val="000000"/>
                <w:sz w:val="20"/>
              </w:rPr>
              <w:t>eainjp3</w:t>
            </w:r>
          </w:p>
        </w:tc>
        <w:tc>
          <w:tcPr>
            <w:tcW w:w="1547" w:type="dxa"/>
            <w:vMerge w:val="restart"/>
            <w:tcBorders>
              <w:top w:val="single" w:sz="4" w:space="0" w:color="auto"/>
              <w:left w:val="single" w:sz="6" w:space="0" w:color="000000"/>
              <w:right w:val="single" w:sz="6" w:space="0" w:color="000000"/>
            </w:tcBorders>
          </w:tcPr>
          <w:p w14:paraId="4C739373" w14:textId="77777777" w:rsidR="00A02D59" w:rsidRPr="001923C6" w:rsidRDefault="00A02D59" w:rsidP="00A02D59">
            <w:pPr>
              <w:rPr>
                <w:sz w:val="20"/>
              </w:rPr>
            </w:pPr>
            <w:r w:rsidRPr="001923C6">
              <w:rPr>
                <w:rFonts w:hint="eastAsia"/>
                <w:sz w:val="20"/>
              </w:rPr>
              <w:t>ﾎﾟｰﾄ</w:t>
            </w:r>
            <w:r w:rsidRPr="001923C6">
              <w:rPr>
                <w:sz w:val="20"/>
              </w:rPr>
              <w:t>3回目噴射開始時期</w:t>
            </w:r>
          </w:p>
        </w:tc>
        <w:tc>
          <w:tcPr>
            <w:tcW w:w="563" w:type="dxa"/>
            <w:vMerge w:val="restart"/>
            <w:tcBorders>
              <w:top w:val="single" w:sz="4" w:space="0" w:color="auto"/>
              <w:left w:val="single" w:sz="6" w:space="0" w:color="000000"/>
              <w:right w:val="single" w:sz="6" w:space="0" w:color="000000"/>
            </w:tcBorders>
          </w:tcPr>
          <w:p w14:paraId="08EC6F48"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7175E216"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526F6A64" w14:textId="77777777" w:rsidR="00A02D59" w:rsidRPr="001923C6" w:rsidRDefault="00A02D59" w:rsidP="00A02D59">
            <w:pPr>
              <w:rPr>
                <w:sz w:val="20"/>
              </w:rPr>
            </w:pPr>
            <w:r w:rsidRPr="001923C6">
              <w:rPr>
                <w:sz w:val="20"/>
              </w:rPr>
              <w:t>BTDC</w:t>
            </w:r>
          </w:p>
        </w:tc>
        <w:tc>
          <w:tcPr>
            <w:tcW w:w="986" w:type="dxa"/>
            <w:vMerge w:val="restart"/>
            <w:tcBorders>
              <w:top w:val="single" w:sz="4" w:space="0" w:color="auto"/>
              <w:left w:val="single" w:sz="6" w:space="0" w:color="000000"/>
              <w:right w:val="single" w:sz="6" w:space="0" w:color="000000"/>
            </w:tcBorders>
          </w:tcPr>
          <w:p w14:paraId="175156AC" w14:textId="77777777" w:rsidR="00A02D59" w:rsidRPr="001923C6" w:rsidRDefault="00A02D59" w:rsidP="00A02D59">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4" w:space="0" w:color="auto"/>
              <w:left w:val="single" w:sz="6" w:space="0" w:color="000000"/>
              <w:right w:val="single" w:sz="6" w:space="0" w:color="000000"/>
            </w:tcBorders>
          </w:tcPr>
          <w:p w14:paraId="2676BDE2"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345F3FD3"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45204862"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0285C36D"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60A6EEAF"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439A5307" w14:textId="77777777" w:rsidTr="009D0219">
        <w:trPr>
          <w:trHeight w:val="216"/>
        </w:trPr>
        <w:tc>
          <w:tcPr>
            <w:tcW w:w="1269" w:type="dxa"/>
            <w:vMerge/>
            <w:tcBorders>
              <w:left w:val="single" w:sz="6" w:space="0" w:color="000000"/>
              <w:bottom w:val="single" w:sz="4" w:space="0" w:color="auto"/>
              <w:right w:val="single" w:sz="6" w:space="0" w:color="000000"/>
            </w:tcBorders>
          </w:tcPr>
          <w:p w14:paraId="79184279" w14:textId="77777777" w:rsidR="00A02D59" w:rsidRPr="001923C6" w:rsidRDefault="00A02D59" w:rsidP="00A02D59">
            <w:pPr>
              <w:rPr>
                <w:color w:val="000000"/>
                <w:sz w:val="20"/>
              </w:rPr>
            </w:pPr>
          </w:p>
        </w:tc>
        <w:tc>
          <w:tcPr>
            <w:tcW w:w="1547" w:type="dxa"/>
            <w:vMerge/>
            <w:tcBorders>
              <w:left w:val="single" w:sz="6" w:space="0" w:color="000000"/>
              <w:bottom w:val="single" w:sz="4" w:space="0" w:color="auto"/>
              <w:right w:val="single" w:sz="6" w:space="0" w:color="000000"/>
            </w:tcBorders>
          </w:tcPr>
          <w:p w14:paraId="32BB03E2"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4B90CC8B"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0D03C95D"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6550B898" w14:textId="77777777" w:rsidR="00A02D59" w:rsidRPr="001923C6" w:rsidRDefault="00A02D59" w:rsidP="00A02D59">
            <w:pPr>
              <w:rPr>
                <w:sz w:val="20"/>
              </w:rPr>
            </w:pPr>
          </w:p>
        </w:tc>
        <w:tc>
          <w:tcPr>
            <w:tcW w:w="986" w:type="dxa"/>
            <w:vMerge/>
            <w:tcBorders>
              <w:left w:val="single" w:sz="6" w:space="0" w:color="000000"/>
              <w:bottom w:val="single" w:sz="4" w:space="0" w:color="auto"/>
              <w:right w:val="single" w:sz="6" w:space="0" w:color="000000"/>
            </w:tcBorders>
          </w:tcPr>
          <w:p w14:paraId="64C687D1" w14:textId="77777777" w:rsidR="00A02D59" w:rsidRPr="001923C6" w:rsidRDefault="00A02D59" w:rsidP="00A02D59">
            <w:pPr>
              <w:rPr>
                <w:sz w:val="20"/>
              </w:rPr>
            </w:pPr>
          </w:p>
        </w:tc>
        <w:tc>
          <w:tcPr>
            <w:tcW w:w="1126" w:type="dxa"/>
            <w:vMerge/>
            <w:tcBorders>
              <w:left w:val="single" w:sz="6" w:space="0" w:color="000000"/>
              <w:bottom w:val="single" w:sz="4" w:space="0" w:color="auto"/>
              <w:right w:val="single" w:sz="6" w:space="0" w:color="000000"/>
            </w:tcBorders>
          </w:tcPr>
          <w:p w14:paraId="2F554CA5" w14:textId="77777777" w:rsidR="00A02D59" w:rsidRPr="001923C6" w:rsidRDefault="00A02D59" w:rsidP="00A02D59">
            <w:pPr>
              <w:rPr>
                <w:sz w:val="20"/>
              </w:rPr>
            </w:pPr>
          </w:p>
        </w:tc>
        <w:tc>
          <w:tcPr>
            <w:tcW w:w="845" w:type="dxa"/>
            <w:vMerge/>
            <w:tcBorders>
              <w:left w:val="single" w:sz="6" w:space="0" w:color="000000"/>
              <w:bottom w:val="single" w:sz="4" w:space="0" w:color="auto"/>
              <w:right w:val="single" w:sz="6" w:space="0" w:color="000000"/>
            </w:tcBorders>
          </w:tcPr>
          <w:p w14:paraId="766A291C"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1B808D6"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C37E8B5"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7E76855" w14:textId="77777777" w:rsidR="00A02D59" w:rsidRPr="001923C6" w:rsidRDefault="00A02D59" w:rsidP="00A02D59">
            <w:pPr>
              <w:rPr>
                <w:sz w:val="20"/>
              </w:rPr>
            </w:pPr>
          </w:p>
        </w:tc>
      </w:tr>
      <w:tr w:rsidR="00A02D59" w:rsidRPr="001923C6" w14:paraId="6AF6B5B9" w14:textId="77777777" w:rsidTr="009D0219">
        <w:trPr>
          <w:trHeight w:val="216"/>
        </w:trPr>
        <w:tc>
          <w:tcPr>
            <w:tcW w:w="1269" w:type="dxa"/>
            <w:vMerge w:val="restart"/>
            <w:tcBorders>
              <w:top w:val="single" w:sz="4" w:space="0" w:color="auto"/>
              <w:left w:val="single" w:sz="6" w:space="0" w:color="000000"/>
              <w:bottom w:val="single" w:sz="4" w:space="0" w:color="auto"/>
              <w:right w:val="single" w:sz="6" w:space="0" w:color="000000"/>
            </w:tcBorders>
          </w:tcPr>
          <w:p w14:paraId="12701EB2" w14:textId="77777777" w:rsidR="00A02D59" w:rsidRPr="001923C6" w:rsidRDefault="00A02D59" w:rsidP="00A02D59">
            <w:pPr>
              <w:rPr>
                <w:color w:val="000000"/>
                <w:sz w:val="20"/>
              </w:rPr>
            </w:pPr>
            <w:r w:rsidRPr="001923C6">
              <w:rPr>
                <w:color w:val="000000"/>
                <w:sz w:val="20"/>
              </w:rPr>
              <w:t>eainjp4</w:t>
            </w:r>
          </w:p>
        </w:tc>
        <w:tc>
          <w:tcPr>
            <w:tcW w:w="1547" w:type="dxa"/>
            <w:vMerge w:val="restart"/>
            <w:tcBorders>
              <w:top w:val="single" w:sz="4" w:space="0" w:color="auto"/>
              <w:left w:val="single" w:sz="6" w:space="0" w:color="000000"/>
              <w:bottom w:val="single" w:sz="4" w:space="0" w:color="auto"/>
              <w:right w:val="single" w:sz="6" w:space="0" w:color="000000"/>
            </w:tcBorders>
          </w:tcPr>
          <w:p w14:paraId="72563C65" w14:textId="1F7B9CED" w:rsidR="00A02D59" w:rsidRPr="001923C6" w:rsidRDefault="00A02D59" w:rsidP="00A02D59">
            <w:pPr>
              <w:rPr>
                <w:sz w:val="20"/>
              </w:rPr>
            </w:pPr>
            <w:r w:rsidRPr="001923C6">
              <w:rPr>
                <w:rFonts w:hint="eastAsia"/>
                <w:sz w:val="20"/>
              </w:rPr>
              <w:t>ﾎﾟｰﾄ</w:t>
            </w:r>
            <w:r w:rsidRPr="001923C6">
              <w:rPr>
                <w:sz w:val="20"/>
              </w:rPr>
              <w:t>4回目噴射開始時期</w:t>
            </w:r>
          </w:p>
        </w:tc>
        <w:tc>
          <w:tcPr>
            <w:tcW w:w="563" w:type="dxa"/>
            <w:vMerge w:val="restart"/>
            <w:tcBorders>
              <w:top w:val="single" w:sz="4" w:space="0" w:color="auto"/>
              <w:left w:val="single" w:sz="6" w:space="0" w:color="000000"/>
              <w:bottom w:val="single" w:sz="4" w:space="0" w:color="auto"/>
              <w:right w:val="single" w:sz="6" w:space="0" w:color="000000"/>
            </w:tcBorders>
          </w:tcPr>
          <w:p w14:paraId="7157F58F"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56746D5A"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4B940005" w14:textId="77777777" w:rsidR="00A02D59" w:rsidRPr="001923C6" w:rsidRDefault="00A02D59" w:rsidP="00A02D59">
            <w:pPr>
              <w:rPr>
                <w:sz w:val="20"/>
              </w:rPr>
            </w:pPr>
            <w:r w:rsidRPr="001923C6">
              <w:rPr>
                <w:sz w:val="20"/>
              </w:rPr>
              <w:t>BTDC</w:t>
            </w:r>
          </w:p>
        </w:tc>
        <w:tc>
          <w:tcPr>
            <w:tcW w:w="986" w:type="dxa"/>
            <w:vMerge w:val="restart"/>
            <w:tcBorders>
              <w:top w:val="single" w:sz="4" w:space="0" w:color="auto"/>
              <w:left w:val="single" w:sz="6" w:space="0" w:color="000000"/>
              <w:bottom w:val="single" w:sz="4" w:space="0" w:color="auto"/>
              <w:right w:val="single" w:sz="6" w:space="0" w:color="000000"/>
            </w:tcBorders>
          </w:tcPr>
          <w:p w14:paraId="07D18FFE" w14:textId="77777777" w:rsidR="00A02D59" w:rsidRPr="001923C6" w:rsidRDefault="00A02D59" w:rsidP="00A02D59">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4" w:space="0" w:color="auto"/>
              <w:left w:val="single" w:sz="6" w:space="0" w:color="000000"/>
              <w:bottom w:val="single" w:sz="4" w:space="0" w:color="auto"/>
              <w:right w:val="single" w:sz="6" w:space="0" w:color="000000"/>
            </w:tcBorders>
          </w:tcPr>
          <w:p w14:paraId="0D8DC464"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bottom w:val="single" w:sz="4" w:space="0" w:color="auto"/>
              <w:right w:val="single" w:sz="6" w:space="0" w:color="000000"/>
            </w:tcBorders>
          </w:tcPr>
          <w:p w14:paraId="12B3DDE3"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195411BA"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938D241"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23E6DE9B"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3D579375" w14:textId="77777777" w:rsidTr="006A7E31">
        <w:trPr>
          <w:trHeight w:val="198"/>
        </w:trPr>
        <w:tc>
          <w:tcPr>
            <w:tcW w:w="1269" w:type="dxa"/>
            <w:vMerge/>
            <w:tcBorders>
              <w:top w:val="single" w:sz="6" w:space="0" w:color="000000"/>
              <w:left w:val="single" w:sz="6" w:space="0" w:color="000000"/>
              <w:bottom w:val="single" w:sz="4" w:space="0" w:color="auto"/>
              <w:right w:val="single" w:sz="6" w:space="0" w:color="000000"/>
            </w:tcBorders>
          </w:tcPr>
          <w:p w14:paraId="15A67D1C"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2F1A5B3D"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12AF241"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079C58D8"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140916E9"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3BC0A437"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686894F7"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0F27B069"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0A7561C"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E9F18DC"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8897B9A" w14:textId="77777777" w:rsidR="00A02D59" w:rsidRPr="001923C6" w:rsidRDefault="00A02D59" w:rsidP="00A02D59">
            <w:pPr>
              <w:rPr>
                <w:sz w:val="20"/>
              </w:rPr>
            </w:pPr>
          </w:p>
        </w:tc>
      </w:tr>
      <w:tr w:rsidR="00A02D59" w:rsidRPr="001923C6" w14:paraId="497E55A9" w14:textId="77777777" w:rsidTr="009D0219">
        <w:trPr>
          <w:trHeight w:val="216"/>
        </w:trPr>
        <w:tc>
          <w:tcPr>
            <w:tcW w:w="1269" w:type="dxa"/>
            <w:vMerge w:val="restart"/>
            <w:tcBorders>
              <w:top w:val="single" w:sz="4" w:space="0" w:color="auto"/>
              <w:left w:val="single" w:sz="6" w:space="0" w:color="000000"/>
              <w:right w:val="single" w:sz="6" w:space="0" w:color="000000"/>
            </w:tcBorders>
            <w:shd w:val="clear" w:color="auto" w:fill="auto"/>
          </w:tcPr>
          <w:p w14:paraId="3EC5D5C9" w14:textId="1625876B" w:rsidR="00A02D59" w:rsidRPr="00AE6402" w:rsidRDefault="00A02D59" w:rsidP="00A02D59">
            <w:pPr>
              <w:rPr>
                <w:color w:val="000000"/>
                <w:sz w:val="20"/>
              </w:rPr>
            </w:pPr>
            <w:r w:rsidRPr="00AE6402">
              <w:rPr>
                <w:color w:val="000000"/>
                <w:sz w:val="20"/>
              </w:rPr>
              <w:t>eainjpn</w:t>
            </w:r>
            <w:r w:rsidRPr="00AE6402">
              <w:rPr>
                <w:rFonts w:hint="eastAsia"/>
                <w:color w:val="000000"/>
                <w:sz w:val="20"/>
              </w:rPr>
              <w:t>[</w:t>
            </w:r>
            <w:r w:rsidRPr="00AE6402">
              <w:rPr>
                <w:color w:val="000000"/>
                <w:sz w:val="20"/>
              </w:rPr>
              <w:t>5</w:t>
            </w:r>
            <w:r w:rsidRPr="00AE6402">
              <w:rPr>
                <w:rFonts w:hint="eastAsia"/>
                <w:color w:val="000000"/>
                <w:sz w:val="20"/>
              </w:rPr>
              <w:t>]</w:t>
            </w:r>
          </w:p>
        </w:tc>
        <w:tc>
          <w:tcPr>
            <w:tcW w:w="1547" w:type="dxa"/>
            <w:vMerge w:val="restart"/>
            <w:tcBorders>
              <w:top w:val="single" w:sz="4" w:space="0" w:color="auto"/>
              <w:left w:val="single" w:sz="6" w:space="0" w:color="000000"/>
              <w:right w:val="single" w:sz="6" w:space="0" w:color="000000"/>
            </w:tcBorders>
            <w:shd w:val="clear" w:color="auto" w:fill="auto"/>
          </w:tcPr>
          <w:p w14:paraId="46A75151" w14:textId="42DD755B" w:rsidR="00A02D59" w:rsidRPr="00AE6402" w:rsidRDefault="00A02D59" w:rsidP="00A02D59">
            <w:pPr>
              <w:rPr>
                <w:sz w:val="20"/>
              </w:rPr>
            </w:pPr>
            <w:r w:rsidRPr="00AE6402">
              <w:rPr>
                <w:rFonts w:hint="eastAsia"/>
                <w:sz w:val="20"/>
              </w:rPr>
              <w:t>ﾎﾟｰﾄ</w:t>
            </w:r>
            <w:r w:rsidRPr="00AE6402">
              <w:rPr>
                <w:sz w:val="20"/>
              </w:rPr>
              <w:t>n回目噴射開始時期</w:t>
            </w:r>
            <w:r w:rsidRPr="00AE6402">
              <w:rPr>
                <w:rFonts w:hint="eastAsia"/>
                <w:sz w:val="20"/>
              </w:rPr>
              <w:t>(</w:t>
            </w:r>
            <w:r w:rsidRPr="00AE6402">
              <w:rPr>
                <w:sz w:val="20"/>
              </w:rPr>
              <w:t>噴射回数配列</w:t>
            </w:r>
            <w:r w:rsidRPr="00AE6402">
              <w:rPr>
                <w:rFonts w:hint="eastAsia"/>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1BE76D57" w14:textId="28A0F64A" w:rsidR="00A02D59" w:rsidRPr="00AE6402" w:rsidRDefault="00A02D59" w:rsidP="00A02D59">
            <w:pPr>
              <w:rPr>
                <w:sz w:val="20"/>
              </w:rPr>
            </w:pPr>
            <w:r w:rsidRPr="00AE6402">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185A5F13" w14:textId="4215431C" w:rsidR="00A02D59" w:rsidRPr="00AE6402" w:rsidRDefault="00A02D59" w:rsidP="00A02D59">
            <w:pPr>
              <w:rPr>
                <w:sz w:val="20"/>
              </w:rPr>
            </w:pPr>
            <w:r w:rsidRPr="00AE6402">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5DFE25C8" w14:textId="44BC54ED" w:rsidR="00A02D59" w:rsidRPr="00AE6402" w:rsidRDefault="00A02D59" w:rsidP="00A02D59">
            <w:pPr>
              <w:rPr>
                <w:sz w:val="20"/>
              </w:rPr>
            </w:pPr>
            <w:r w:rsidRPr="00AE6402">
              <w:rPr>
                <w:sz w:val="20"/>
              </w:rPr>
              <w:t>BTDC</w:t>
            </w:r>
          </w:p>
        </w:tc>
        <w:tc>
          <w:tcPr>
            <w:tcW w:w="986" w:type="dxa"/>
            <w:vMerge w:val="restart"/>
            <w:tcBorders>
              <w:top w:val="single" w:sz="4" w:space="0" w:color="auto"/>
              <w:left w:val="single" w:sz="6" w:space="0" w:color="000000"/>
              <w:right w:val="single" w:sz="6" w:space="0" w:color="000000"/>
            </w:tcBorders>
            <w:shd w:val="clear" w:color="auto" w:fill="auto"/>
          </w:tcPr>
          <w:p w14:paraId="79FC473D" w14:textId="0812D414" w:rsidR="00A02D59" w:rsidRPr="00AE6402" w:rsidRDefault="00A02D59" w:rsidP="00A02D59">
            <w:pPr>
              <w:rPr>
                <w:sz w:val="20"/>
              </w:rPr>
            </w:pPr>
            <w:r w:rsidRPr="00AE6402">
              <w:rPr>
                <w:sz w:val="20"/>
              </w:rPr>
              <w:t>120</w:t>
            </w:r>
            <w:r w:rsidRPr="00AE6402">
              <w:rPr>
                <w:rFonts w:hint="eastAsia"/>
                <w:sz w:val="20"/>
              </w:rPr>
              <w:t>.03125</w:t>
            </w:r>
            <w:r w:rsidRPr="00AE6402">
              <w:rPr>
                <w:sz w:val="20"/>
              </w:rPr>
              <w:t>～840</w:t>
            </w:r>
          </w:p>
        </w:tc>
        <w:tc>
          <w:tcPr>
            <w:tcW w:w="1126" w:type="dxa"/>
            <w:vMerge w:val="restart"/>
            <w:tcBorders>
              <w:top w:val="single" w:sz="4" w:space="0" w:color="auto"/>
              <w:left w:val="single" w:sz="6" w:space="0" w:color="000000"/>
              <w:right w:val="single" w:sz="6" w:space="0" w:color="000000"/>
            </w:tcBorders>
            <w:shd w:val="clear" w:color="auto" w:fill="auto"/>
          </w:tcPr>
          <w:p w14:paraId="5E45EA57" w14:textId="555EBDC9" w:rsidR="00A02D59" w:rsidRPr="00AE6402" w:rsidRDefault="00A02D59" w:rsidP="00A02D59">
            <w:pPr>
              <w:rPr>
                <w:sz w:val="20"/>
              </w:rPr>
            </w:pPr>
            <w:r w:rsidRPr="00AE6402">
              <w:rPr>
                <w:sz w:val="20"/>
              </w:rPr>
              <w:t>8ms</w:t>
            </w:r>
            <w:r w:rsidRPr="00AE6402">
              <w:rPr>
                <w:rFonts w:hint="eastAsia"/>
                <w:sz w:val="20"/>
              </w:rPr>
              <w:t>中</w:t>
            </w:r>
          </w:p>
        </w:tc>
        <w:tc>
          <w:tcPr>
            <w:tcW w:w="845" w:type="dxa"/>
            <w:vMerge w:val="restart"/>
            <w:tcBorders>
              <w:top w:val="single" w:sz="4" w:space="0" w:color="auto"/>
              <w:left w:val="single" w:sz="6" w:space="0" w:color="000000"/>
              <w:right w:val="single" w:sz="6" w:space="0" w:color="000000"/>
            </w:tcBorders>
            <w:shd w:val="clear" w:color="auto" w:fill="auto"/>
          </w:tcPr>
          <w:p w14:paraId="3B3BFD1F" w14:textId="2EA39C8A" w:rsidR="00A02D59" w:rsidRPr="00AE6402" w:rsidRDefault="00A02D59" w:rsidP="00A02D59">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76A6F39" w14:textId="55B92FC6" w:rsidR="00A02D59" w:rsidRPr="00AE6402" w:rsidRDefault="00A02D59" w:rsidP="00A02D59">
            <w:pPr>
              <w:rPr>
                <w:sz w:val="20"/>
              </w:rPr>
            </w:pPr>
            <w:r w:rsidRPr="00AE6402">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93992D5" w14:textId="3C6AB05F" w:rsidR="00A02D59" w:rsidRPr="00AE6402" w:rsidRDefault="00A02D59" w:rsidP="00A02D59">
            <w:pPr>
              <w:rPr>
                <w:sz w:val="20"/>
              </w:rPr>
            </w:pPr>
            <w:r w:rsidRPr="00AE6402">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50C2C6E6" w14:textId="63FD0680" w:rsidR="00A02D59" w:rsidRPr="00AE6402" w:rsidRDefault="00A02D59" w:rsidP="00A02D59">
            <w:pPr>
              <w:rPr>
                <w:sz w:val="20"/>
              </w:rPr>
            </w:pPr>
            <w:r w:rsidRPr="00AE6402">
              <w:rPr>
                <w:rFonts w:hint="eastAsia"/>
                <w:sz w:val="20"/>
              </w:rPr>
              <w:t>【</w:t>
            </w:r>
            <w:r w:rsidRPr="00AE6402">
              <w:rPr>
                <w:sz w:val="20"/>
              </w:rPr>
              <w:t>D-4以外】</w:t>
            </w:r>
          </w:p>
        </w:tc>
      </w:tr>
      <w:tr w:rsidR="00A02D59" w:rsidRPr="001923C6" w14:paraId="2EA9A2CC" w14:textId="77777777" w:rsidTr="0004153F">
        <w:trPr>
          <w:trHeight w:val="533"/>
        </w:trPr>
        <w:tc>
          <w:tcPr>
            <w:tcW w:w="1269" w:type="dxa"/>
            <w:vMerge/>
            <w:tcBorders>
              <w:left w:val="single" w:sz="6" w:space="0" w:color="000000"/>
              <w:right w:val="single" w:sz="6" w:space="0" w:color="000000"/>
            </w:tcBorders>
          </w:tcPr>
          <w:p w14:paraId="071A9666" w14:textId="77777777" w:rsidR="00A02D59" w:rsidRPr="001923C6" w:rsidRDefault="00A02D59" w:rsidP="00A02D59">
            <w:pPr>
              <w:rPr>
                <w:color w:val="000000"/>
                <w:sz w:val="20"/>
              </w:rPr>
            </w:pPr>
          </w:p>
        </w:tc>
        <w:tc>
          <w:tcPr>
            <w:tcW w:w="1547" w:type="dxa"/>
            <w:vMerge/>
            <w:tcBorders>
              <w:left w:val="single" w:sz="6" w:space="0" w:color="000000"/>
              <w:right w:val="single" w:sz="6" w:space="0" w:color="000000"/>
            </w:tcBorders>
            <w:shd w:val="clear" w:color="auto" w:fill="00FF00"/>
          </w:tcPr>
          <w:p w14:paraId="220874B0"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39714F2B"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4AF6E62F"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7CE97070" w14:textId="77777777" w:rsidR="00A02D59" w:rsidRPr="001923C6" w:rsidRDefault="00A02D59" w:rsidP="00A02D59">
            <w:pPr>
              <w:rPr>
                <w:sz w:val="20"/>
              </w:rPr>
            </w:pPr>
          </w:p>
        </w:tc>
        <w:tc>
          <w:tcPr>
            <w:tcW w:w="986" w:type="dxa"/>
            <w:vMerge/>
            <w:tcBorders>
              <w:left w:val="single" w:sz="6" w:space="0" w:color="000000"/>
              <w:right w:val="single" w:sz="6" w:space="0" w:color="000000"/>
            </w:tcBorders>
          </w:tcPr>
          <w:p w14:paraId="228B70F3" w14:textId="77777777" w:rsidR="00A02D59" w:rsidRPr="001923C6" w:rsidRDefault="00A02D59" w:rsidP="00A02D59">
            <w:pPr>
              <w:rPr>
                <w:sz w:val="20"/>
              </w:rPr>
            </w:pPr>
          </w:p>
        </w:tc>
        <w:tc>
          <w:tcPr>
            <w:tcW w:w="1126" w:type="dxa"/>
            <w:vMerge/>
            <w:tcBorders>
              <w:left w:val="single" w:sz="6" w:space="0" w:color="000000"/>
              <w:right w:val="single" w:sz="6" w:space="0" w:color="000000"/>
            </w:tcBorders>
          </w:tcPr>
          <w:p w14:paraId="5A78E248" w14:textId="77777777" w:rsidR="00A02D59" w:rsidRPr="001923C6" w:rsidRDefault="00A02D59" w:rsidP="00A02D59">
            <w:pPr>
              <w:rPr>
                <w:sz w:val="20"/>
              </w:rPr>
            </w:pPr>
          </w:p>
        </w:tc>
        <w:tc>
          <w:tcPr>
            <w:tcW w:w="845" w:type="dxa"/>
            <w:vMerge/>
            <w:tcBorders>
              <w:left w:val="single" w:sz="6" w:space="0" w:color="000000"/>
              <w:right w:val="single" w:sz="6" w:space="0" w:color="000000"/>
            </w:tcBorders>
            <w:shd w:val="clear" w:color="auto" w:fill="00FF00"/>
          </w:tcPr>
          <w:p w14:paraId="6A8DD359"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DF1EC73" w14:textId="7CEF3C1B"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508DFEE" w14:textId="00E1CF53" w:rsidR="00A02D59" w:rsidRPr="001923C6" w:rsidRDefault="00A02D59" w:rsidP="00A02D59">
            <w:pPr>
              <w:rPr>
                <w:sz w:val="20"/>
              </w:rPr>
            </w:pPr>
            <w:r w:rsidRPr="001923C6">
              <w:rPr>
                <w:sz w:val="20"/>
              </w:rPr>
              <w:t>-</w:t>
            </w:r>
          </w:p>
        </w:tc>
        <w:tc>
          <w:tcPr>
            <w:tcW w:w="1342" w:type="dxa"/>
            <w:vMerge/>
            <w:tcBorders>
              <w:left w:val="single" w:sz="6" w:space="0" w:color="000000"/>
              <w:right w:val="single" w:sz="6" w:space="0" w:color="000000"/>
            </w:tcBorders>
          </w:tcPr>
          <w:p w14:paraId="6083735E" w14:textId="77777777" w:rsidR="00A02D59" w:rsidRPr="001923C6" w:rsidRDefault="00A02D59" w:rsidP="00A02D59">
            <w:pPr>
              <w:rPr>
                <w:sz w:val="20"/>
              </w:rPr>
            </w:pPr>
          </w:p>
        </w:tc>
      </w:tr>
      <w:tr w:rsidR="00A02D59" w:rsidRPr="001923C6" w14:paraId="3DB17998"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63C0BCCA" w14:textId="77777777" w:rsidR="00A02D59" w:rsidRPr="001923C6" w:rsidRDefault="00A02D59" w:rsidP="00A02D59">
            <w:pPr>
              <w:rPr>
                <w:color w:val="000000"/>
                <w:sz w:val="20"/>
              </w:rPr>
            </w:pPr>
            <w:bookmarkStart w:id="67" w:name="_Hlk504123281"/>
            <w:r w:rsidRPr="001923C6">
              <w:rPr>
                <w:color w:val="000000"/>
                <w:sz w:val="20"/>
              </w:rPr>
              <w:t>einjend</w:t>
            </w:r>
          </w:p>
        </w:tc>
        <w:tc>
          <w:tcPr>
            <w:tcW w:w="1547" w:type="dxa"/>
            <w:vMerge w:val="restart"/>
            <w:tcBorders>
              <w:top w:val="single" w:sz="6" w:space="0" w:color="000000"/>
              <w:left w:val="single" w:sz="6" w:space="0" w:color="000000"/>
              <w:right w:val="single" w:sz="6" w:space="0" w:color="000000"/>
            </w:tcBorders>
          </w:tcPr>
          <w:p w14:paraId="74178C43" w14:textId="77777777" w:rsidR="00A02D59" w:rsidRPr="001923C6" w:rsidRDefault="00A02D59" w:rsidP="00A02D59">
            <w:pPr>
              <w:rPr>
                <w:sz w:val="20"/>
              </w:rPr>
            </w:pPr>
            <w:r w:rsidRPr="001923C6">
              <w:rPr>
                <w:rFonts w:hint="eastAsia"/>
                <w:sz w:val="20"/>
              </w:rPr>
              <w:t>ﾎﾟｰﾄ</w:t>
            </w:r>
            <w:r w:rsidRPr="001923C6">
              <w:rPr>
                <w:rFonts w:hint="eastAsia"/>
                <w:color w:val="000000"/>
                <w:sz w:val="20"/>
              </w:rPr>
              <w:t>噴射終了時期</w:t>
            </w:r>
          </w:p>
        </w:tc>
        <w:tc>
          <w:tcPr>
            <w:tcW w:w="563" w:type="dxa"/>
            <w:vMerge w:val="restart"/>
            <w:tcBorders>
              <w:top w:val="single" w:sz="6" w:space="0" w:color="000000"/>
              <w:left w:val="single" w:sz="6" w:space="0" w:color="000000"/>
              <w:right w:val="single" w:sz="6" w:space="0" w:color="000000"/>
            </w:tcBorders>
          </w:tcPr>
          <w:p w14:paraId="466CE259"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5A343B7C"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0DAE502" w14:textId="77777777" w:rsidR="00A02D59" w:rsidRPr="001923C6" w:rsidRDefault="00A02D59" w:rsidP="00A02D59">
            <w:pPr>
              <w:rPr>
                <w:sz w:val="20"/>
              </w:rPr>
            </w:pPr>
            <w:r w:rsidRPr="001923C6">
              <w:rPr>
                <w:sz w:val="20"/>
              </w:rPr>
              <w:t>BTDC</w:t>
            </w:r>
          </w:p>
        </w:tc>
        <w:tc>
          <w:tcPr>
            <w:tcW w:w="986" w:type="dxa"/>
            <w:vMerge w:val="restart"/>
            <w:tcBorders>
              <w:top w:val="single" w:sz="6" w:space="0" w:color="000000"/>
              <w:left w:val="single" w:sz="6" w:space="0" w:color="000000"/>
              <w:right w:val="single" w:sz="6" w:space="0" w:color="000000"/>
            </w:tcBorders>
          </w:tcPr>
          <w:p w14:paraId="089032DB" w14:textId="77777777" w:rsidR="00A02D59" w:rsidRPr="001923C6" w:rsidRDefault="00A02D59" w:rsidP="00A02D59">
            <w:pPr>
              <w:rPr>
                <w:sz w:val="20"/>
              </w:rPr>
            </w:pPr>
            <w:r w:rsidRPr="001923C6">
              <w:rPr>
                <w:sz w:val="20"/>
              </w:rPr>
              <w:t>120</w:t>
            </w:r>
            <w:r w:rsidRPr="001923C6">
              <w:rPr>
                <w:rFonts w:hint="eastAsia"/>
                <w:sz w:val="20"/>
              </w:rPr>
              <w:t>.03125</w:t>
            </w:r>
            <w:r w:rsidRPr="001923C6">
              <w:rPr>
                <w:sz w:val="20"/>
              </w:rPr>
              <w:t>～840</w:t>
            </w:r>
          </w:p>
        </w:tc>
        <w:tc>
          <w:tcPr>
            <w:tcW w:w="1126" w:type="dxa"/>
            <w:vMerge w:val="restart"/>
            <w:tcBorders>
              <w:top w:val="single" w:sz="6" w:space="0" w:color="000000"/>
              <w:left w:val="single" w:sz="6" w:space="0" w:color="000000"/>
              <w:right w:val="single" w:sz="6" w:space="0" w:color="000000"/>
            </w:tcBorders>
          </w:tcPr>
          <w:p w14:paraId="1EFBA6B8" w14:textId="77777777" w:rsidR="00A02D59" w:rsidRPr="001923C6" w:rsidRDefault="00A02D59" w:rsidP="00A02D59">
            <w:pPr>
              <w:rPr>
                <w:sz w:val="20"/>
              </w:rPr>
            </w:pPr>
            <w:r w:rsidRPr="001923C6">
              <w:rPr>
                <w:rFonts w:hint="eastAsia"/>
                <w:sz w:val="20"/>
              </w:rPr>
              <w:t>ｲﾆｼｬﾙ</w:t>
            </w: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3737AC4C"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6DD9B613"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42AE845"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0D1D722A"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28E3AE7B" w14:textId="77777777" w:rsidTr="00AB07ED">
        <w:trPr>
          <w:trHeight w:val="239"/>
        </w:trPr>
        <w:tc>
          <w:tcPr>
            <w:tcW w:w="1269" w:type="dxa"/>
            <w:vMerge/>
            <w:tcBorders>
              <w:left w:val="single" w:sz="6" w:space="0" w:color="000000"/>
              <w:bottom w:val="single" w:sz="6" w:space="0" w:color="000000"/>
              <w:right w:val="single" w:sz="6" w:space="0" w:color="000000"/>
            </w:tcBorders>
          </w:tcPr>
          <w:p w14:paraId="5C9288DE" w14:textId="77777777" w:rsidR="00A02D59" w:rsidRPr="001923C6" w:rsidRDefault="00A02D59" w:rsidP="00A02D59">
            <w:pPr>
              <w:rPr>
                <w:color w:val="000000"/>
                <w:sz w:val="20"/>
              </w:rPr>
            </w:pPr>
            <w:bookmarkStart w:id="68" w:name="_Hlk440289295"/>
          </w:p>
        </w:tc>
        <w:tc>
          <w:tcPr>
            <w:tcW w:w="1547" w:type="dxa"/>
            <w:vMerge/>
            <w:tcBorders>
              <w:left w:val="single" w:sz="6" w:space="0" w:color="000000"/>
              <w:bottom w:val="single" w:sz="6" w:space="0" w:color="000000"/>
              <w:right w:val="single" w:sz="6" w:space="0" w:color="000000"/>
            </w:tcBorders>
          </w:tcPr>
          <w:p w14:paraId="7C99A5E1"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D7DA4E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82BBE48"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512FA8DF"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2C6E4F40"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1EE314BB"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089F128B"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9971258"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13A7AE7C"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2DD8FD5" w14:textId="77777777" w:rsidR="00A02D59" w:rsidRPr="001923C6" w:rsidRDefault="00A02D59" w:rsidP="00A02D59">
            <w:pPr>
              <w:rPr>
                <w:sz w:val="20"/>
              </w:rPr>
            </w:pPr>
          </w:p>
        </w:tc>
      </w:tr>
      <w:bookmarkEnd w:id="67"/>
      <w:bookmarkEnd w:id="68"/>
      <w:tr w:rsidR="00A02D59" w:rsidRPr="001923C6" w14:paraId="67D2E1B7" w14:textId="77777777" w:rsidTr="00AB07ED">
        <w:trPr>
          <w:trHeight w:val="216"/>
        </w:trPr>
        <w:tc>
          <w:tcPr>
            <w:tcW w:w="1269" w:type="dxa"/>
            <w:vMerge w:val="restart"/>
            <w:tcBorders>
              <w:left w:val="single" w:sz="6" w:space="0" w:color="000000"/>
              <w:right w:val="single" w:sz="6" w:space="0" w:color="000000"/>
            </w:tcBorders>
          </w:tcPr>
          <w:p w14:paraId="41A95ED4" w14:textId="77777777" w:rsidR="00A02D59" w:rsidRPr="001923C6" w:rsidRDefault="00A02D59" w:rsidP="00A02D59">
            <w:pPr>
              <w:rPr>
                <w:color w:val="000000"/>
                <w:sz w:val="20"/>
              </w:rPr>
            </w:pPr>
            <w:r w:rsidRPr="001923C6">
              <w:rPr>
                <w:color w:val="000000"/>
                <w:sz w:val="20"/>
              </w:rPr>
              <w:t>eainjcutp</w:t>
            </w:r>
          </w:p>
        </w:tc>
        <w:tc>
          <w:tcPr>
            <w:tcW w:w="1547" w:type="dxa"/>
            <w:vMerge w:val="restart"/>
            <w:tcBorders>
              <w:left w:val="single" w:sz="6" w:space="0" w:color="000000"/>
              <w:right w:val="single" w:sz="6" w:space="0" w:color="000000"/>
            </w:tcBorders>
          </w:tcPr>
          <w:p w14:paraId="19A7C30F" w14:textId="77777777" w:rsidR="00A02D59" w:rsidRPr="001923C6" w:rsidRDefault="00A02D59" w:rsidP="00A02D59">
            <w:pPr>
              <w:rPr>
                <w:sz w:val="20"/>
              </w:rPr>
            </w:pPr>
            <w:r w:rsidRPr="001923C6">
              <w:rPr>
                <w:rFonts w:hint="eastAsia"/>
                <w:sz w:val="20"/>
              </w:rPr>
              <w:t>ﾎﾟｰﾄ噴射強制ｶｯﾄ時期</w:t>
            </w:r>
          </w:p>
        </w:tc>
        <w:tc>
          <w:tcPr>
            <w:tcW w:w="563" w:type="dxa"/>
            <w:vMerge w:val="restart"/>
            <w:tcBorders>
              <w:left w:val="single" w:sz="6" w:space="0" w:color="000000"/>
              <w:right w:val="single" w:sz="6" w:space="0" w:color="000000"/>
            </w:tcBorders>
          </w:tcPr>
          <w:p w14:paraId="53F2DA55" w14:textId="77777777" w:rsidR="00A02D59" w:rsidRPr="001923C6" w:rsidRDefault="00A02D59" w:rsidP="00A02D59">
            <w:pPr>
              <w:rPr>
                <w:sz w:val="20"/>
              </w:rPr>
            </w:pPr>
            <w:r w:rsidRPr="001923C6">
              <w:rPr>
                <w:sz w:val="20"/>
              </w:rPr>
              <w:t>-</w:t>
            </w:r>
          </w:p>
        </w:tc>
        <w:tc>
          <w:tcPr>
            <w:tcW w:w="563" w:type="dxa"/>
            <w:vMerge w:val="restart"/>
            <w:tcBorders>
              <w:left w:val="single" w:sz="6" w:space="0" w:color="000000"/>
              <w:right w:val="single" w:sz="6" w:space="0" w:color="000000"/>
            </w:tcBorders>
          </w:tcPr>
          <w:p w14:paraId="26AEDE73" w14:textId="77777777" w:rsidR="00A02D59" w:rsidRPr="001923C6" w:rsidRDefault="00A02D59" w:rsidP="00A02D59">
            <w:pPr>
              <w:rPr>
                <w:sz w:val="20"/>
              </w:rPr>
            </w:pPr>
            <w:r w:rsidRPr="001923C6">
              <w:rPr>
                <w:sz w:val="20"/>
              </w:rPr>
              <w:t>-</w:t>
            </w:r>
          </w:p>
        </w:tc>
        <w:tc>
          <w:tcPr>
            <w:tcW w:w="563" w:type="dxa"/>
            <w:vMerge w:val="restart"/>
            <w:tcBorders>
              <w:left w:val="single" w:sz="6" w:space="0" w:color="000000"/>
              <w:right w:val="single" w:sz="6" w:space="0" w:color="000000"/>
            </w:tcBorders>
          </w:tcPr>
          <w:p w14:paraId="1D98A703" w14:textId="77777777" w:rsidR="00A02D59" w:rsidRPr="001923C6" w:rsidRDefault="00A02D59" w:rsidP="00A02D59">
            <w:pPr>
              <w:rPr>
                <w:sz w:val="20"/>
              </w:rPr>
            </w:pPr>
            <w:r w:rsidRPr="001923C6">
              <w:rPr>
                <w:sz w:val="20"/>
              </w:rPr>
              <w:t>BTDC</w:t>
            </w:r>
          </w:p>
        </w:tc>
        <w:tc>
          <w:tcPr>
            <w:tcW w:w="986" w:type="dxa"/>
            <w:vMerge w:val="restart"/>
            <w:tcBorders>
              <w:left w:val="single" w:sz="6" w:space="0" w:color="000000"/>
              <w:right w:val="single" w:sz="6" w:space="0" w:color="000000"/>
            </w:tcBorders>
          </w:tcPr>
          <w:p w14:paraId="044BF1A4" w14:textId="77777777" w:rsidR="00A02D59" w:rsidRPr="001923C6" w:rsidRDefault="00A02D59" w:rsidP="00A02D59">
            <w:pPr>
              <w:rPr>
                <w:sz w:val="20"/>
              </w:rPr>
            </w:pPr>
            <w:r w:rsidRPr="001923C6">
              <w:rPr>
                <w:sz w:val="20"/>
              </w:rPr>
              <w:t>-180～360</w:t>
            </w:r>
          </w:p>
        </w:tc>
        <w:tc>
          <w:tcPr>
            <w:tcW w:w="1126" w:type="dxa"/>
            <w:vMerge w:val="restart"/>
            <w:tcBorders>
              <w:left w:val="single" w:sz="6" w:space="0" w:color="000000"/>
              <w:right w:val="single" w:sz="6" w:space="0" w:color="000000"/>
            </w:tcBorders>
          </w:tcPr>
          <w:p w14:paraId="7081C1FE"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left w:val="single" w:sz="6" w:space="0" w:color="000000"/>
              <w:right w:val="single" w:sz="6" w:space="0" w:color="000000"/>
            </w:tcBorders>
          </w:tcPr>
          <w:p w14:paraId="3CFC2DED"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317AB24B"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B16AEE1" w14:textId="77777777" w:rsidR="00A02D59" w:rsidRPr="001923C6" w:rsidRDefault="00A02D59" w:rsidP="00A02D59">
            <w:pPr>
              <w:rPr>
                <w:sz w:val="20"/>
              </w:rPr>
            </w:pPr>
            <w:r w:rsidRPr="001923C6">
              <w:rPr>
                <w:sz w:val="20"/>
              </w:rPr>
              <w:t>1024/128/256</w:t>
            </w:r>
          </w:p>
        </w:tc>
        <w:tc>
          <w:tcPr>
            <w:tcW w:w="1342" w:type="dxa"/>
            <w:vMerge w:val="restart"/>
            <w:tcBorders>
              <w:left w:val="single" w:sz="6" w:space="0" w:color="000000"/>
              <w:right w:val="single" w:sz="6" w:space="0" w:color="000000"/>
            </w:tcBorders>
          </w:tcPr>
          <w:p w14:paraId="403FBA17"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77F24F7B" w14:textId="77777777" w:rsidTr="00AB07ED">
        <w:trPr>
          <w:trHeight w:val="216"/>
        </w:trPr>
        <w:tc>
          <w:tcPr>
            <w:tcW w:w="1269" w:type="dxa"/>
            <w:vMerge/>
            <w:tcBorders>
              <w:left w:val="single" w:sz="6" w:space="0" w:color="000000"/>
              <w:bottom w:val="single" w:sz="6" w:space="0" w:color="000000"/>
              <w:right w:val="single" w:sz="6" w:space="0" w:color="000000"/>
            </w:tcBorders>
          </w:tcPr>
          <w:p w14:paraId="202A0FC3"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08AB5CFF"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11B5C1C"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01A95DDD"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5982A9E5"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04BCA265"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53AEA05B"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6D4AAE94"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51856B4"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1C329CE"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727ABAF" w14:textId="77777777" w:rsidR="00A02D59" w:rsidRPr="001923C6" w:rsidRDefault="00A02D59" w:rsidP="00A02D59">
            <w:pPr>
              <w:rPr>
                <w:sz w:val="20"/>
              </w:rPr>
            </w:pPr>
          </w:p>
        </w:tc>
      </w:tr>
      <w:tr w:rsidR="00A02D59" w:rsidRPr="001923C6" w14:paraId="612E1ED5" w14:textId="77777777" w:rsidTr="00AB07ED">
        <w:trPr>
          <w:trHeight w:val="216"/>
        </w:trPr>
        <w:tc>
          <w:tcPr>
            <w:tcW w:w="1269" w:type="dxa"/>
            <w:vMerge w:val="restart"/>
            <w:tcBorders>
              <w:top w:val="single" w:sz="6" w:space="0" w:color="000000"/>
              <w:left w:val="single" w:sz="6" w:space="0" w:color="000000"/>
              <w:bottom w:val="single" w:sz="4" w:space="0" w:color="auto"/>
              <w:right w:val="single" w:sz="6" w:space="0" w:color="000000"/>
            </w:tcBorders>
          </w:tcPr>
          <w:p w14:paraId="25E02C01" w14:textId="77777777" w:rsidR="00A02D59" w:rsidRPr="001923C6" w:rsidRDefault="00A02D59" w:rsidP="00A02D59">
            <w:pPr>
              <w:rPr>
                <w:color w:val="000000"/>
                <w:sz w:val="20"/>
              </w:rPr>
            </w:pPr>
            <w:bookmarkStart w:id="69" w:name="_Hlk450321991"/>
            <w:r w:rsidRPr="001923C6">
              <w:rPr>
                <w:color w:val="000000"/>
                <w:sz w:val="20"/>
              </w:rPr>
              <w:t>eainjd1</w:t>
            </w:r>
          </w:p>
        </w:tc>
        <w:tc>
          <w:tcPr>
            <w:tcW w:w="1547" w:type="dxa"/>
            <w:vMerge w:val="restart"/>
            <w:tcBorders>
              <w:top w:val="single" w:sz="6" w:space="0" w:color="000000"/>
              <w:left w:val="single" w:sz="6" w:space="0" w:color="000000"/>
              <w:bottom w:val="single" w:sz="4" w:space="0" w:color="auto"/>
              <w:right w:val="single" w:sz="6" w:space="0" w:color="000000"/>
            </w:tcBorders>
          </w:tcPr>
          <w:p w14:paraId="2404E1D4" w14:textId="77777777" w:rsidR="00A02D59" w:rsidRPr="001923C6" w:rsidRDefault="00A02D59" w:rsidP="00A02D59">
            <w:pPr>
              <w:rPr>
                <w:sz w:val="20"/>
              </w:rPr>
            </w:pPr>
            <w:r w:rsidRPr="001923C6">
              <w:rPr>
                <w:rFonts w:hint="eastAsia"/>
                <w:sz w:val="20"/>
              </w:rPr>
              <w:t>筒内</w:t>
            </w:r>
            <w:r w:rsidRPr="001923C6">
              <w:rPr>
                <w:sz w:val="20"/>
              </w:rPr>
              <w:t>1回目噴射開始時期</w:t>
            </w:r>
          </w:p>
        </w:tc>
        <w:tc>
          <w:tcPr>
            <w:tcW w:w="563" w:type="dxa"/>
            <w:vMerge w:val="restart"/>
            <w:tcBorders>
              <w:top w:val="single" w:sz="6" w:space="0" w:color="000000"/>
              <w:left w:val="single" w:sz="6" w:space="0" w:color="000000"/>
              <w:bottom w:val="single" w:sz="4" w:space="0" w:color="auto"/>
              <w:right w:val="single" w:sz="6" w:space="0" w:color="000000"/>
            </w:tcBorders>
          </w:tcPr>
          <w:p w14:paraId="6A585615"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59EB5C30"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353C813E" w14:textId="77777777" w:rsidR="00A02D59" w:rsidRPr="001923C6" w:rsidRDefault="00A02D59" w:rsidP="00A02D59">
            <w:pPr>
              <w:rPr>
                <w:sz w:val="20"/>
              </w:rPr>
            </w:pPr>
            <w:r w:rsidRPr="001923C6">
              <w:rPr>
                <w:sz w:val="20"/>
              </w:rPr>
              <w:t>BTDC</w:t>
            </w:r>
          </w:p>
        </w:tc>
        <w:tc>
          <w:tcPr>
            <w:tcW w:w="986" w:type="dxa"/>
            <w:vMerge w:val="restart"/>
            <w:tcBorders>
              <w:top w:val="single" w:sz="6" w:space="0" w:color="000000"/>
              <w:left w:val="single" w:sz="6" w:space="0" w:color="000000"/>
              <w:bottom w:val="single" w:sz="4" w:space="0" w:color="auto"/>
              <w:right w:val="single" w:sz="6" w:space="0" w:color="000000"/>
            </w:tcBorders>
          </w:tcPr>
          <w:p w14:paraId="6D36FF43" w14:textId="77777777" w:rsidR="00A02D59" w:rsidRPr="001923C6" w:rsidRDefault="00A02D59" w:rsidP="00A02D59">
            <w:pPr>
              <w:rPr>
                <w:sz w:val="20"/>
              </w:rPr>
            </w:pPr>
            <w:r w:rsidRPr="001923C6">
              <w:rPr>
                <w:sz w:val="20"/>
              </w:rPr>
              <w:t>0～540</w:t>
            </w:r>
          </w:p>
        </w:tc>
        <w:tc>
          <w:tcPr>
            <w:tcW w:w="1126" w:type="dxa"/>
            <w:vMerge w:val="restart"/>
            <w:tcBorders>
              <w:top w:val="single" w:sz="6" w:space="0" w:color="000000"/>
              <w:left w:val="single" w:sz="6" w:space="0" w:color="000000"/>
              <w:bottom w:val="single" w:sz="4" w:space="0" w:color="auto"/>
              <w:right w:val="single" w:sz="6" w:space="0" w:color="000000"/>
            </w:tcBorders>
          </w:tcPr>
          <w:p w14:paraId="71EBA213"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tcPr>
          <w:p w14:paraId="77B5B31A"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0A4E48F"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20E0FC05"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72311CE3" w14:textId="77777777" w:rsidR="00A02D59" w:rsidRPr="001923C6" w:rsidRDefault="00A02D59" w:rsidP="00A02D59">
            <w:pPr>
              <w:rPr>
                <w:sz w:val="20"/>
              </w:rPr>
            </w:pPr>
            <w:bookmarkStart w:id="70" w:name="OLE_LINK233"/>
            <w:bookmarkStart w:id="71" w:name="OLE_LINK234"/>
            <w:r w:rsidRPr="001923C6">
              <w:rPr>
                <w:rFonts w:hint="eastAsia"/>
                <w:sz w:val="20"/>
              </w:rPr>
              <w:t>【ﾃﾞｭｱﾙ</w:t>
            </w:r>
            <w:r w:rsidRPr="001923C6">
              <w:rPr>
                <w:sz w:val="20"/>
              </w:rPr>
              <w:t>INJ】OR【D-4】</w:t>
            </w:r>
            <w:bookmarkEnd w:id="70"/>
            <w:bookmarkEnd w:id="71"/>
          </w:p>
        </w:tc>
      </w:tr>
      <w:tr w:rsidR="00A02D59" w:rsidRPr="001923C6" w14:paraId="3AB0F355" w14:textId="77777777" w:rsidTr="00AB07ED">
        <w:trPr>
          <w:trHeight w:val="191"/>
        </w:trPr>
        <w:tc>
          <w:tcPr>
            <w:tcW w:w="1269" w:type="dxa"/>
            <w:vMerge/>
            <w:tcBorders>
              <w:top w:val="single" w:sz="6" w:space="0" w:color="000000"/>
              <w:left w:val="single" w:sz="6" w:space="0" w:color="000000"/>
              <w:bottom w:val="single" w:sz="4" w:space="0" w:color="auto"/>
              <w:right w:val="single" w:sz="6" w:space="0" w:color="000000"/>
            </w:tcBorders>
          </w:tcPr>
          <w:p w14:paraId="4161C0A6"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5E287007"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505EA092"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5942EDAF"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77A53AF2"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18D35718"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7EC0ECE3"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4A4CB102"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B2F6CF8"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5745EBA"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C62F07E" w14:textId="77777777" w:rsidR="00A02D59" w:rsidRPr="001923C6" w:rsidRDefault="00A02D59" w:rsidP="00A02D59">
            <w:pPr>
              <w:rPr>
                <w:sz w:val="20"/>
              </w:rPr>
            </w:pPr>
          </w:p>
        </w:tc>
      </w:tr>
      <w:bookmarkEnd w:id="69"/>
      <w:tr w:rsidR="00A02D59" w:rsidRPr="001923C6" w14:paraId="63769316" w14:textId="77777777" w:rsidTr="00AB07ED">
        <w:trPr>
          <w:trHeight w:val="216"/>
        </w:trPr>
        <w:tc>
          <w:tcPr>
            <w:tcW w:w="1269" w:type="dxa"/>
            <w:vMerge w:val="restart"/>
            <w:tcBorders>
              <w:top w:val="single" w:sz="4" w:space="0" w:color="auto"/>
              <w:left w:val="single" w:sz="6" w:space="0" w:color="000000"/>
              <w:right w:val="single" w:sz="6" w:space="0" w:color="000000"/>
            </w:tcBorders>
          </w:tcPr>
          <w:p w14:paraId="3173CA63" w14:textId="77777777" w:rsidR="00A02D59" w:rsidRPr="001923C6" w:rsidRDefault="00A02D59" w:rsidP="00A02D59">
            <w:pPr>
              <w:rPr>
                <w:color w:val="000000"/>
                <w:sz w:val="20"/>
              </w:rPr>
            </w:pPr>
            <w:r w:rsidRPr="001923C6">
              <w:rPr>
                <w:color w:val="000000"/>
                <w:sz w:val="20"/>
              </w:rPr>
              <w:t>eainjd2</w:t>
            </w:r>
          </w:p>
        </w:tc>
        <w:tc>
          <w:tcPr>
            <w:tcW w:w="1547" w:type="dxa"/>
            <w:vMerge w:val="restart"/>
            <w:tcBorders>
              <w:top w:val="single" w:sz="4" w:space="0" w:color="auto"/>
              <w:left w:val="single" w:sz="6" w:space="0" w:color="000000"/>
              <w:right w:val="single" w:sz="6" w:space="0" w:color="000000"/>
            </w:tcBorders>
          </w:tcPr>
          <w:p w14:paraId="42280EE2" w14:textId="77777777" w:rsidR="00A02D59" w:rsidRPr="001923C6" w:rsidRDefault="00A02D59" w:rsidP="00A02D59">
            <w:pPr>
              <w:rPr>
                <w:sz w:val="20"/>
              </w:rPr>
            </w:pPr>
            <w:r w:rsidRPr="001923C6">
              <w:rPr>
                <w:rFonts w:hint="eastAsia"/>
                <w:sz w:val="20"/>
              </w:rPr>
              <w:t>筒内</w:t>
            </w:r>
            <w:r w:rsidRPr="001923C6">
              <w:rPr>
                <w:sz w:val="20"/>
              </w:rPr>
              <w:t>2回目噴射開始時期</w:t>
            </w:r>
          </w:p>
        </w:tc>
        <w:tc>
          <w:tcPr>
            <w:tcW w:w="563" w:type="dxa"/>
            <w:vMerge w:val="restart"/>
            <w:tcBorders>
              <w:top w:val="single" w:sz="4" w:space="0" w:color="auto"/>
              <w:left w:val="single" w:sz="6" w:space="0" w:color="000000"/>
              <w:right w:val="single" w:sz="6" w:space="0" w:color="000000"/>
            </w:tcBorders>
          </w:tcPr>
          <w:p w14:paraId="15CFC28E"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5E677BE1"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43084CB7" w14:textId="77777777" w:rsidR="00A02D59" w:rsidRPr="001923C6" w:rsidRDefault="00A02D59" w:rsidP="00A02D59">
            <w:pPr>
              <w:rPr>
                <w:sz w:val="20"/>
              </w:rPr>
            </w:pPr>
            <w:r w:rsidRPr="001923C6">
              <w:rPr>
                <w:sz w:val="20"/>
              </w:rPr>
              <w:t>BTDC</w:t>
            </w:r>
          </w:p>
        </w:tc>
        <w:tc>
          <w:tcPr>
            <w:tcW w:w="986" w:type="dxa"/>
            <w:vMerge w:val="restart"/>
            <w:tcBorders>
              <w:top w:val="single" w:sz="4" w:space="0" w:color="auto"/>
              <w:left w:val="single" w:sz="6" w:space="0" w:color="000000"/>
              <w:right w:val="single" w:sz="6" w:space="0" w:color="000000"/>
            </w:tcBorders>
          </w:tcPr>
          <w:p w14:paraId="3073EA7D" w14:textId="77777777" w:rsidR="00A02D59" w:rsidRPr="001923C6" w:rsidRDefault="00A02D59" w:rsidP="00A02D59">
            <w:pPr>
              <w:rPr>
                <w:sz w:val="20"/>
              </w:rPr>
            </w:pPr>
            <w:r w:rsidRPr="001923C6">
              <w:rPr>
                <w:sz w:val="20"/>
              </w:rPr>
              <w:t>0～540</w:t>
            </w:r>
          </w:p>
        </w:tc>
        <w:tc>
          <w:tcPr>
            <w:tcW w:w="1126" w:type="dxa"/>
            <w:vMerge w:val="restart"/>
            <w:tcBorders>
              <w:top w:val="single" w:sz="4" w:space="0" w:color="auto"/>
              <w:left w:val="single" w:sz="6" w:space="0" w:color="000000"/>
              <w:right w:val="single" w:sz="6" w:space="0" w:color="000000"/>
            </w:tcBorders>
          </w:tcPr>
          <w:p w14:paraId="69F7875D"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5810DF56"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A54DD4E"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4BAC4DD"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tcPr>
          <w:p w14:paraId="4C1F2FB8"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0E8858BA" w14:textId="77777777" w:rsidTr="00AB07ED">
        <w:trPr>
          <w:trHeight w:val="216"/>
        </w:trPr>
        <w:tc>
          <w:tcPr>
            <w:tcW w:w="1269" w:type="dxa"/>
            <w:vMerge/>
            <w:tcBorders>
              <w:left w:val="single" w:sz="6" w:space="0" w:color="000000"/>
              <w:bottom w:val="single" w:sz="6" w:space="0" w:color="000000"/>
              <w:right w:val="single" w:sz="6" w:space="0" w:color="000000"/>
            </w:tcBorders>
          </w:tcPr>
          <w:p w14:paraId="56F5ACC0"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29F121F6"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2B09689"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6B8BDA23"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6F3C5EC8"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7A0D1869"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636E7ACA"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206980F6"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A850E39"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D7F64AB"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B45C44C" w14:textId="77777777" w:rsidR="00A02D59" w:rsidRPr="001923C6" w:rsidRDefault="00A02D59" w:rsidP="00A02D59">
            <w:pPr>
              <w:rPr>
                <w:sz w:val="20"/>
              </w:rPr>
            </w:pPr>
          </w:p>
        </w:tc>
      </w:tr>
      <w:tr w:rsidR="00A02D59" w:rsidRPr="001923C6" w14:paraId="1E89BEDF" w14:textId="77777777" w:rsidTr="008076DD">
        <w:trPr>
          <w:trHeight w:val="216"/>
        </w:trPr>
        <w:tc>
          <w:tcPr>
            <w:tcW w:w="1269" w:type="dxa"/>
            <w:vMerge w:val="restart"/>
            <w:tcBorders>
              <w:top w:val="single" w:sz="6" w:space="0" w:color="000000"/>
              <w:left w:val="single" w:sz="6" w:space="0" w:color="000000"/>
              <w:bottom w:val="single" w:sz="4" w:space="0" w:color="auto"/>
              <w:right w:val="single" w:sz="6" w:space="0" w:color="000000"/>
            </w:tcBorders>
            <w:shd w:val="clear" w:color="auto" w:fill="auto"/>
          </w:tcPr>
          <w:p w14:paraId="1FC08521" w14:textId="77777777" w:rsidR="00A02D59" w:rsidRPr="001923C6" w:rsidRDefault="00A02D59" w:rsidP="00A02D59">
            <w:pPr>
              <w:rPr>
                <w:color w:val="000000"/>
                <w:sz w:val="20"/>
              </w:rPr>
            </w:pPr>
            <w:r w:rsidRPr="001923C6">
              <w:rPr>
                <w:color w:val="000000"/>
                <w:sz w:val="20"/>
              </w:rPr>
              <w:t>eainjd3</w:t>
            </w:r>
          </w:p>
        </w:tc>
        <w:tc>
          <w:tcPr>
            <w:tcW w:w="1547" w:type="dxa"/>
            <w:vMerge w:val="restart"/>
            <w:tcBorders>
              <w:top w:val="single" w:sz="6" w:space="0" w:color="000000"/>
              <w:left w:val="single" w:sz="6" w:space="0" w:color="000000"/>
              <w:bottom w:val="single" w:sz="4" w:space="0" w:color="auto"/>
              <w:right w:val="single" w:sz="6" w:space="0" w:color="000000"/>
            </w:tcBorders>
            <w:shd w:val="clear" w:color="auto" w:fill="auto"/>
          </w:tcPr>
          <w:p w14:paraId="37C00740" w14:textId="77777777" w:rsidR="00A02D59" w:rsidRPr="001923C6" w:rsidRDefault="00A02D59" w:rsidP="00A02D59">
            <w:pPr>
              <w:rPr>
                <w:sz w:val="20"/>
              </w:rPr>
            </w:pPr>
            <w:r w:rsidRPr="001923C6">
              <w:rPr>
                <w:rFonts w:hint="eastAsia"/>
                <w:sz w:val="20"/>
              </w:rPr>
              <w:t>筒内</w:t>
            </w:r>
            <w:r w:rsidRPr="001923C6">
              <w:rPr>
                <w:sz w:val="20"/>
              </w:rPr>
              <w:t>3回目噴射開</w:t>
            </w:r>
            <w:r w:rsidRPr="001923C6">
              <w:rPr>
                <w:rFonts w:hint="eastAsia"/>
                <w:sz w:val="20"/>
              </w:rPr>
              <w:t>始時期</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5CE2E7EF"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07E892D2"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00553159" w14:textId="77777777" w:rsidR="00A02D59" w:rsidRPr="001923C6" w:rsidRDefault="00A02D59" w:rsidP="00A02D59">
            <w:pPr>
              <w:rPr>
                <w:sz w:val="20"/>
              </w:rPr>
            </w:pPr>
            <w:r w:rsidRPr="001923C6">
              <w:rPr>
                <w:sz w:val="20"/>
              </w:rPr>
              <w:t>BTDC</w:t>
            </w:r>
          </w:p>
        </w:tc>
        <w:tc>
          <w:tcPr>
            <w:tcW w:w="986" w:type="dxa"/>
            <w:vMerge w:val="restart"/>
            <w:tcBorders>
              <w:top w:val="single" w:sz="6" w:space="0" w:color="000000"/>
              <w:left w:val="single" w:sz="6" w:space="0" w:color="000000"/>
              <w:bottom w:val="single" w:sz="4" w:space="0" w:color="auto"/>
              <w:right w:val="single" w:sz="6" w:space="0" w:color="000000"/>
            </w:tcBorders>
            <w:shd w:val="clear" w:color="auto" w:fill="auto"/>
          </w:tcPr>
          <w:p w14:paraId="5F52D981" w14:textId="77777777" w:rsidR="00A02D59" w:rsidRPr="001923C6" w:rsidRDefault="00A02D59" w:rsidP="00A02D59">
            <w:pPr>
              <w:rPr>
                <w:sz w:val="20"/>
              </w:rPr>
            </w:pPr>
            <w:r w:rsidRPr="001923C6">
              <w:rPr>
                <w:sz w:val="20"/>
              </w:rPr>
              <w:t>0～540</w:t>
            </w:r>
          </w:p>
        </w:tc>
        <w:tc>
          <w:tcPr>
            <w:tcW w:w="1126" w:type="dxa"/>
            <w:vMerge w:val="restart"/>
            <w:tcBorders>
              <w:top w:val="single" w:sz="6" w:space="0" w:color="000000"/>
              <w:left w:val="single" w:sz="6" w:space="0" w:color="000000"/>
              <w:bottom w:val="single" w:sz="4" w:space="0" w:color="auto"/>
              <w:right w:val="single" w:sz="6" w:space="0" w:color="000000"/>
            </w:tcBorders>
            <w:shd w:val="clear" w:color="auto" w:fill="auto"/>
          </w:tcPr>
          <w:p w14:paraId="086F1038"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shd w:val="clear" w:color="auto" w:fill="auto"/>
          </w:tcPr>
          <w:p w14:paraId="27CDFADA"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41D541D"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430AAFD"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2A1C6635"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63CA6FFF" w14:textId="77777777" w:rsidTr="008076DD">
        <w:trPr>
          <w:trHeight w:val="216"/>
        </w:trPr>
        <w:tc>
          <w:tcPr>
            <w:tcW w:w="1269" w:type="dxa"/>
            <w:vMerge/>
            <w:tcBorders>
              <w:top w:val="single" w:sz="6" w:space="0" w:color="000000"/>
              <w:left w:val="single" w:sz="6" w:space="0" w:color="000000"/>
              <w:bottom w:val="single" w:sz="4" w:space="0" w:color="auto"/>
              <w:right w:val="single" w:sz="6" w:space="0" w:color="000000"/>
            </w:tcBorders>
            <w:shd w:val="clear" w:color="auto" w:fill="auto"/>
          </w:tcPr>
          <w:p w14:paraId="256C2CA8"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shd w:val="clear" w:color="auto" w:fill="auto"/>
          </w:tcPr>
          <w:p w14:paraId="41F9F2FC"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shd w:val="clear" w:color="auto" w:fill="auto"/>
          </w:tcPr>
          <w:p w14:paraId="2CEB921A"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shd w:val="clear" w:color="auto" w:fill="auto"/>
          </w:tcPr>
          <w:p w14:paraId="6450C02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shd w:val="clear" w:color="auto" w:fill="auto"/>
          </w:tcPr>
          <w:p w14:paraId="08E816F9"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4" w:space="0" w:color="auto"/>
              <w:right w:val="single" w:sz="6" w:space="0" w:color="000000"/>
            </w:tcBorders>
            <w:shd w:val="clear" w:color="auto" w:fill="auto"/>
          </w:tcPr>
          <w:p w14:paraId="4AC60587"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4" w:space="0" w:color="auto"/>
              <w:right w:val="single" w:sz="6" w:space="0" w:color="000000"/>
            </w:tcBorders>
            <w:shd w:val="clear" w:color="auto" w:fill="auto"/>
          </w:tcPr>
          <w:p w14:paraId="29CEF94A"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4" w:space="0" w:color="auto"/>
              <w:right w:val="single" w:sz="6" w:space="0" w:color="000000"/>
            </w:tcBorders>
            <w:shd w:val="clear" w:color="auto" w:fill="auto"/>
          </w:tcPr>
          <w:p w14:paraId="043E5F48"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67DA0700"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24B6D88"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12B5CEC7" w14:textId="77777777" w:rsidR="00A02D59" w:rsidRPr="001923C6" w:rsidRDefault="00A02D59" w:rsidP="00A02D59">
            <w:pPr>
              <w:rPr>
                <w:sz w:val="20"/>
              </w:rPr>
            </w:pPr>
          </w:p>
        </w:tc>
      </w:tr>
      <w:tr w:rsidR="00A02D59" w:rsidRPr="001923C6" w14:paraId="2850F8D1" w14:textId="77777777" w:rsidTr="008076DD">
        <w:trPr>
          <w:trHeight w:val="216"/>
        </w:trPr>
        <w:tc>
          <w:tcPr>
            <w:tcW w:w="1269" w:type="dxa"/>
            <w:vMerge w:val="restart"/>
            <w:tcBorders>
              <w:top w:val="single" w:sz="4" w:space="0" w:color="auto"/>
              <w:left w:val="single" w:sz="6" w:space="0" w:color="000000"/>
              <w:right w:val="single" w:sz="6" w:space="0" w:color="000000"/>
            </w:tcBorders>
            <w:shd w:val="clear" w:color="auto" w:fill="auto"/>
          </w:tcPr>
          <w:p w14:paraId="68378351" w14:textId="77777777" w:rsidR="00A02D59" w:rsidRPr="001923C6" w:rsidRDefault="00A02D59" w:rsidP="00A02D59">
            <w:pPr>
              <w:rPr>
                <w:color w:val="000000"/>
                <w:sz w:val="20"/>
              </w:rPr>
            </w:pPr>
            <w:r w:rsidRPr="001923C6">
              <w:rPr>
                <w:color w:val="000000"/>
                <w:sz w:val="20"/>
              </w:rPr>
              <w:t>eainjd4</w:t>
            </w:r>
          </w:p>
        </w:tc>
        <w:tc>
          <w:tcPr>
            <w:tcW w:w="1547" w:type="dxa"/>
            <w:vMerge w:val="restart"/>
            <w:tcBorders>
              <w:top w:val="single" w:sz="4" w:space="0" w:color="auto"/>
              <w:left w:val="single" w:sz="6" w:space="0" w:color="000000"/>
              <w:right w:val="single" w:sz="6" w:space="0" w:color="000000"/>
            </w:tcBorders>
            <w:shd w:val="clear" w:color="auto" w:fill="auto"/>
          </w:tcPr>
          <w:p w14:paraId="34B5BA08" w14:textId="77777777" w:rsidR="00A02D59" w:rsidRPr="001923C6" w:rsidRDefault="00A02D59" w:rsidP="00A02D59">
            <w:pPr>
              <w:rPr>
                <w:sz w:val="20"/>
              </w:rPr>
            </w:pPr>
            <w:r w:rsidRPr="001923C6">
              <w:rPr>
                <w:rFonts w:hint="eastAsia"/>
                <w:sz w:val="20"/>
              </w:rPr>
              <w:t>筒内</w:t>
            </w:r>
            <w:r w:rsidRPr="001923C6">
              <w:rPr>
                <w:sz w:val="20"/>
              </w:rPr>
              <w:t>4回目噴射開始時期</w:t>
            </w:r>
          </w:p>
        </w:tc>
        <w:tc>
          <w:tcPr>
            <w:tcW w:w="563" w:type="dxa"/>
            <w:vMerge w:val="restart"/>
            <w:tcBorders>
              <w:top w:val="single" w:sz="4" w:space="0" w:color="auto"/>
              <w:left w:val="single" w:sz="6" w:space="0" w:color="000000"/>
              <w:right w:val="single" w:sz="6" w:space="0" w:color="000000"/>
            </w:tcBorders>
            <w:shd w:val="clear" w:color="auto" w:fill="auto"/>
          </w:tcPr>
          <w:p w14:paraId="3AAE8532"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5438A328"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shd w:val="clear" w:color="auto" w:fill="auto"/>
          </w:tcPr>
          <w:p w14:paraId="1BD82720" w14:textId="77777777" w:rsidR="00A02D59" w:rsidRPr="001923C6" w:rsidRDefault="00A02D59" w:rsidP="00A02D59">
            <w:pPr>
              <w:rPr>
                <w:sz w:val="20"/>
              </w:rPr>
            </w:pPr>
            <w:r w:rsidRPr="001923C6">
              <w:rPr>
                <w:sz w:val="20"/>
              </w:rPr>
              <w:t>BTDC</w:t>
            </w:r>
          </w:p>
        </w:tc>
        <w:tc>
          <w:tcPr>
            <w:tcW w:w="986" w:type="dxa"/>
            <w:vMerge w:val="restart"/>
            <w:tcBorders>
              <w:top w:val="single" w:sz="4" w:space="0" w:color="auto"/>
              <w:left w:val="single" w:sz="6" w:space="0" w:color="000000"/>
              <w:right w:val="single" w:sz="6" w:space="0" w:color="000000"/>
            </w:tcBorders>
            <w:shd w:val="clear" w:color="auto" w:fill="auto"/>
          </w:tcPr>
          <w:p w14:paraId="4E61B830" w14:textId="77777777" w:rsidR="00A02D59" w:rsidRPr="001923C6" w:rsidRDefault="00A02D59" w:rsidP="00A02D59">
            <w:pPr>
              <w:rPr>
                <w:sz w:val="20"/>
              </w:rPr>
            </w:pPr>
            <w:r w:rsidRPr="001923C6">
              <w:rPr>
                <w:sz w:val="20"/>
              </w:rPr>
              <w:t>0～540</w:t>
            </w:r>
          </w:p>
        </w:tc>
        <w:tc>
          <w:tcPr>
            <w:tcW w:w="1126" w:type="dxa"/>
            <w:vMerge w:val="restart"/>
            <w:tcBorders>
              <w:top w:val="single" w:sz="4" w:space="0" w:color="auto"/>
              <w:left w:val="single" w:sz="6" w:space="0" w:color="000000"/>
              <w:right w:val="single" w:sz="6" w:space="0" w:color="000000"/>
            </w:tcBorders>
            <w:shd w:val="clear" w:color="auto" w:fill="auto"/>
          </w:tcPr>
          <w:p w14:paraId="15E3E0CF"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shd w:val="clear" w:color="auto" w:fill="auto"/>
          </w:tcPr>
          <w:p w14:paraId="623410BB"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272C43B"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07DECD4D" w14:textId="77777777" w:rsidR="00A02D59" w:rsidRPr="001923C6" w:rsidRDefault="00A02D59" w:rsidP="00A02D59">
            <w:pPr>
              <w:rPr>
                <w:sz w:val="20"/>
              </w:rPr>
            </w:pPr>
            <w:r w:rsidRPr="001923C6">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0976A97E"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4C602204" w14:textId="77777777" w:rsidTr="008076DD">
        <w:trPr>
          <w:trHeight w:val="216"/>
        </w:trPr>
        <w:tc>
          <w:tcPr>
            <w:tcW w:w="1269" w:type="dxa"/>
            <w:vMerge/>
            <w:tcBorders>
              <w:top w:val="single" w:sz="6" w:space="0" w:color="000000"/>
              <w:left w:val="single" w:sz="6" w:space="0" w:color="000000"/>
              <w:bottom w:val="single" w:sz="6" w:space="0" w:color="000000"/>
              <w:right w:val="single" w:sz="6" w:space="0" w:color="000000"/>
            </w:tcBorders>
            <w:shd w:val="clear" w:color="auto" w:fill="auto"/>
          </w:tcPr>
          <w:p w14:paraId="45664165"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shd w:val="clear" w:color="auto" w:fill="auto"/>
          </w:tcPr>
          <w:p w14:paraId="7EE79FF9"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16F0FCF5"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36251341"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47606CB2"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shd w:val="clear" w:color="auto" w:fill="auto"/>
          </w:tcPr>
          <w:p w14:paraId="5936B876"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shd w:val="clear" w:color="auto" w:fill="auto"/>
          </w:tcPr>
          <w:p w14:paraId="234F71DE"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shd w:val="clear" w:color="auto" w:fill="auto"/>
          </w:tcPr>
          <w:p w14:paraId="39D013D0"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E94D4F2"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EBA4592"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3B0BBD0B" w14:textId="77777777" w:rsidR="00A02D59" w:rsidRPr="001923C6" w:rsidRDefault="00A02D59" w:rsidP="00A02D59">
            <w:pPr>
              <w:rPr>
                <w:sz w:val="20"/>
              </w:rPr>
            </w:pPr>
          </w:p>
        </w:tc>
      </w:tr>
      <w:tr w:rsidR="00A02D59" w:rsidRPr="001923C6" w14:paraId="72D1CE4A" w14:textId="77777777" w:rsidTr="004329A2">
        <w:trPr>
          <w:trHeight w:val="533"/>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7690FCFC" w14:textId="1A5F1A03" w:rsidR="00A02D59" w:rsidRPr="001923C6" w:rsidRDefault="00A02D59" w:rsidP="00A02D59">
            <w:pPr>
              <w:rPr>
                <w:color w:val="000000"/>
                <w:sz w:val="20"/>
              </w:rPr>
            </w:pPr>
            <w:r>
              <w:rPr>
                <w:rFonts w:hint="eastAsia"/>
                <w:color w:val="000000"/>
                <w:sz w:val="20"/>
              </w:rPr>
              <w:t>e</w:t>
            </w:r>
            <w:r>
              <w:rPr>
                <w:color w:val="000000"/>
                <w:sz w:val="20"/>
              </w:rPr>
              <w:t>ainjd1fix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346359A" w14:textId="2E15EC0E" w:rsidR="00A02D59" w:rsidRPr="001923C6" w:rsidRDefault="00A02D59" w:rsidP="00A02D59">
            <w:pPr>
              <w:rPr>
                <w:sz w:val="20"/>
              </w:rPr>
            </w:pPr>
            <w:r>
              <w:rPr>
                <w:rFonts w:hint="eastAsia"/>
                <w:sz w:val="20"/>
              </w:rPr>
              <w:t>確定</w:t>
            </w:r>
            <w:r w:rsidRPr="001923C6">
              <w:rPr>
                <w:rFonts w:hint="eastAsia"/>
                <w:sz w:val="20"/>
              </w:rPr>
              <w:t>筒内</w:t>
            </w:r>
            <w:r w:rsidRPr="001923C6">
              <w:rPr>
                <w:sz w:val="20"/>
              </w:rPr>
              <w:t>1回目噴射開始時期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78317B5" w14:textId="4DD6C077"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B314E85" w14:textId="30D09AFE"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D9E475D" w14:textId="3E3D9559"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1C24AF27" w14:textId="1CB9CF5C" w:rsidR="00A02D59" w:rsidRPr="001923C6" w:rsidRDefault="00A02D59" w:rsidP="00A02D59">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46602204" w14:textId="10CA06C3"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7105CBCA" w14:textId="13491ABA"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6680A82" w14:textId="3BBC7BFD"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067D618" w14:textId="76931767" w:rsidR="00A02D59" w:rsidRPr="001923C6"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0A8D51C1" w14:textId="3F440220"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1562B9C2" w14:textId="77777777" w:rsidTr="006A7E31">
        <w:trPr>
          <w:trHeight w:val="555"/>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4048358B" w14:textId="42E95F00" w:rsidR="00A02D59" w:rsidRPr="001923C6" w:rsidRDefault="00A02D59" w:rsidP="00A02D59">
            <w:pPr>
              <w:rPr>
                <w:color w:val="000000"/>
                <w:sz w:val="20"/>
              </w:rPr>
            </w:pPr>
            <w:r>
              <w:rPr>
                <w:rFonts w:hint="eastAsia"/>
                <w:color w:val="000000"/>
                <w:sz w:val="20"/>
              </w:rPr>
              <w:t>e</w:t>
            </w:r>
            <w:r>
              <w:rPr>
                <w:color w:val="000000"/>
                <w:sz w:val="20"/>
              </w:rPr>
              <w:t>ainjd2fix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D3AF003" w14:textId="087CFB85" w:rsidR="00A02D59" w:rsidRPr="001923C6" w:rsidRDefault="00A02D59" w:rsidP="00A02D59">
            <w:pPr>
              <w:rPr>
                <w:sz w:val="20"/>
              </w:rPr>
            </w:pPr>
            <w:r>
              <w:rPr>
                <w:rFonts w:hint="eastAsia"/>
                <w:sz w:val="20"/>
              </w:rPr>
              <w:t>確定</w:t>
            </w:r>
            <w:r w:rsidRPr="001923C6">
              <w:rPr>
                <w:rFonts w:hint="eastAsia"/>
                <w:sz w:val="20"/>
              </w:rPr>
              <w:t>筒内</w:t>
            </w:r>
            <w:r>
              <w:rPr>
                <w:sz w:val="20"/>
              </w:rPr>
              <w:t>2</w:t>
            </w:r>
            <w:r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91666C0" w14:textId="1797D7E5"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B70AE69" w14:textId="374219F9"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CDFEA1B" w14:textId="7DEB3E9E"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2524E04E" w14:textId="44CE3972" w:rsidR="00A02D59" w:rsidRPr="001923C6" w:rsidRDefault="00A02D59" w:rsidP="00A02D59">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12BDE9A7" w14:textId="367EA29B"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1AB972ED" w14:textId="3330E622"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77ABDF8" w14:textId="7BFD5468"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AD6C510" w14:textId="409C0CCC" w:rsidR="00A02D59" w:rsidRPr="001923C6"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3C52B4DB" w14:textId="2F12513B"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6798D7E4" w14:textId="77777777" w:rsidTr="006A7E31">
        <w:trPr>
          <w:trHeight w:val="563"/>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55882665" w14:textId="0E8BBD57" w:rsidR="00A02D59" w:rsidRPr="001923C6" w:rsidRDefault="00A02D59" w:rsidP="00A02D59">
            <w:pPr>
              <w:rPr>
                <w:color w:val="000000"/>
                <w:sz w:val="20"/>
              </w:rPr>
            </w:pPr>
            <w:r>
              <w:rPr>
                <w:rFonts w:hint="eastAsia"/>
                <w:color w:val="000000"/>
                <w:sz w:val="20"/>
              </w:rPr>
              <w:t>e</w:t>
            </w:r>
            <w:r>
              <w:rPr>
                <w:color w:val="000000"/>
                <w:sz w:val="20"/>
              </w:rPr>
              <w:t>ainjd3fix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335E19C" w14:textId="52AA1450" w:rsidR="00A02D59" w:rsidRPr="001923C6" w:rsidRDefault="00A02D59" w:rsidP="00A02D59">
            <w:pPr>
              <w:rPr>
                <w:sz w:val="20"/>
              </w:rPr>
            </w:pPr>
            <w:r>
              <w:rPr>
                <w:rFonts w:hint="eastAsia"/>
                <w:sz w:val="20"/>
              </w:rPr>
              <w:t>確定</w:t>
            </w:r>
            <w:r w:rsidRPr="001923C6">
              <w:rPr>
                <w:rFonts w:hint="eastAsia"/>
                <w:sz w:val="20"/>
              </w:rPr>
              <w:t>筒内</w:t>
            </w:r>
            <w:r>
              <w:rPr>
                <w:sz w:val="20"/>
              </w:rPr>
              <w:t>3</w:t>
            </w:r>
            <w:r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51D0440" w14:textId="5FA938A0"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538D846" w14:textId="79EE401E"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0CDEB24" w14:textId="441EB19D"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06C2ABA2" w14:textId="6890B178" w:rsidR="00A02D59" w:rsidRPr="001923C6" w:rsidRDefault="00A02D59" w:rsidP="00A02D59">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753F1A60" w14:textId="11F535D8"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10E3BB61" w14:textId="071F4C81"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B983E4D" w14:textId="1E8FC449"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A9ABD14" w14:textId="0C69F8E4" w:rsidR="00A02D59" w:rsidRPr="001923C6"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4D548F71" w14:textId="6CC30279"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077A64CA" w14:textId="77777777" w:rsidTr="006A7E31">
        <w:trPr>
          <w:trHeight w:val="543"/>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05F1DB04" w14:textId="5CE93A1F" w:rsidR="00A02D59" w:rsidRPr="001923C6" w:rsidRDefault="00A02D59" w:rsidP="00A02D59">
            <w:pPr>
              <w:rPr>
                <w:color w:val="000000"/>
                <w:sz w:val="20"/>
              </w:rPr>
            </w:pPr>
            <w:r>
              <w:rPr>
                <w:rFonts w:hint="eastAsia"/>
                <w:color w:val="000000"/>
                <w:sz w:val="20"/>
              </w:rPr>
              <w:t>e</w:t>
            </w:r>
            <w:r>
              <w:rPr>
                <w:color w:val="000000"/>
                <w:sz w:val="20"/>
              </w:rPr>
              <w:t>ainjd4fix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A6BD9E8" w14:textId="6D0DCBB6" w:rsidR="00A02D59" w:rsidRPr="001923C6" w:rsidRDefault="00A02D59" w:rsidP="00A02D59">
            <w:pPr>
              <w:rPr>
                <w:sz w:val="20"/>
              </w:rPr>
            </w:pPr>
            <w:r>
              <w:rPr>
                <w:rFonts w:hint="eastAsia"/>
                <w:sz w:val="20"/>
              </w:rPr>
              <w:t>確定</w:t>
            </w:r>
            <w:r w:rsidRPr="001923C6">
              <w:rPr>
                <w:rFonts w:hint="eastAsia"/>
                <w:sz w:val="20"/>
              </w:rPr>
              <w:t>筒内</w:t>
            </w:r>
            <w:r>
              <w:rPr>
                <w:sz w:val="20"/>
              </w:rPr>
              <w:t>4</w:t>
            </w:r>
            <w:r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6936EA1" w14:textId="5170AC69"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107C5B1" w14:textId="6A931BCC" w:rsidR="00A02D59" w:rsidRPr="001923C6"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23801C7" w14:textId="289E5147"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39A8E70A" w14:textId="5CA0E769" w:rsidR="00A02D59" w:rsidRPr="001923C6" w:rsidRDefault="00A02D59" w:rsidP="00A02D59">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1FB449DF" w14:textId="23DA8016"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6282B552" w14:textId="107096C6"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B72E54D" w14:textId="3656DE1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1D3A500" w14:textId="3D92E801" w:rsidR="00A02D59" w:rsidRPr="001923C6"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7F6DA54C" w14:textId="1042C516"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42DDE38E" w14:textId="77777777" w:rsidTr="00B61783">
        <w:trPr>
          <w:trHeight w:val="551"/>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72EAC408" w14:textId="44E7C033" w:rsidR="00A02D59" w:rsidRDefault="00A02D59" w:rsidP="00A02D59">
            <w:pPr>
              <w:rPr>
                <w:color w:val="000000"/>
                <w:sz w:val="20"/>
              </w:rPr>
            </w:pPr>
            <w:r>
              <w:rPr>
                <w:color w:val="000000"/>
                <w:sz w:val="20"/>
              </w:rPr>
              <w:t>eainjd</w:t>
            </w:r>
            <w:r>
              <w:rPr>
                <w:rFonts w:hint="eastAsia"/>
                <w:color w:val="000000"/>
                <w:sz w:val="20"/>
              </w:rPr>
              <w:t>5</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36F6C5B" w14:textId="077AB82A" w:rsidR="00A02D59" w:rsidRDefault="00A02D59" w:rsidP="00A02D59">
            <w:pPr>
              <w:rPr>
                <w:sz w:val="20"/>
              </w:rPr>
            </w:pPr>
            <w:r>
              <w:rPr>
                <w:rFonts w:hint="eastAsia"/>
                <w:sz w:val="20"/>
              </w:rPr>
              <w:t>確定</w:t>
            </w:r>
            <w:r w:rsidRPr="001923C6">
              <w:rPr>
                <w:rFonts w:hint="eastAsia"/>
                <w:sz w:val="20"/>
              </w:rPr>
              <w:t>筒内</w:t>
            </w:r>
            <w:r>
              <w:rPr>
                <w:rFonts w:hint="eastAsia"/>
                <w:sz w:val="20"/>
              </w:rPr>
              <w:t>5</w:t>
            </w:r>
            <w:r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49CA5DD" w14:textId="4348E613" w:rsidR="00A02D59"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8940214" w14:textId="5EAF5259" w:rsidR="00A02D59"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120773C" w14:textId="06F70C4F"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558AF497" w14:textId="4E9FDC5C" w:rsidR="00A02D59" w:rsidRPr="001923C6" w:rsidRDefault="00A02D59" w:rsidP="00A02D59">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4ED61CBF" w14:textId="65D58EF6"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0719B32B" w14:textId="4CDA4F8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FFB1BAF" w14:textId="6E29D7EA"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F620913" w14:textId="564D1F19" w:rsidR="00A02D59"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4F030B86" w14:textId="67AEDBEB"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64E2ACD0" w14:textId="77777777" w:rsidTr="0004153F">
        <w:trPr>
          <w:trHeight w:val="528"/>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2665ADBE" w14:textId="135603DE" w:rsidR="00A02D59" w:rsidRDefault="00A02D59" w:rsidP="00A02D59">
            <w:pPr>
              <w:rPr>
                <w:color w:val="000000"/>
                <w:sz w:val="20"/>
              </w:rPr>
            </w:pPr>
            <w:r>
              <w:rPr>
                <w:color w:val="000000"/>
                <w:sz w:val="20"/>
              </w:rPr>
              <w:t>eainjd</w:t>
            </w:r>
            <w:r>
              <w:rPr>
                <w:rFonts w:hint="eastAsia"/>
                <w:color w:val="000000"/>
                <w:sz w:val="20"/>
              </w:rPr>
              <w:t>6</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25C72293" w14:textId="2731511E" w:rsidR="00A02D59" w:rsidRDefault="00A02D59" w:rsidP="00A02D59">
            <w:pPr>
              <w:rPr>
                <w:sz w:val="20"/>
              </w:rPr>
            </w:pPr>
            <w:r>
              <w:rPr>
                <w:rFonts w:hint="eastAsia"/>
                <w:sz w:val="20"/>
              </w:rPr>
              <w:t>確定</w:t>
            </w:r>
            <w:r w:rsidRPr="001923C6">
              <w:rPr>
                <w:rFonts w:hint="eastAsia"/>
                <w:sz w:val="20"/>
              </w:rPr>
              <w:t>筒内</w:t>
            </w:r>
            <w:r>
              <w:rPr>
                <w:rFonts w:hint="eastAsia"/>
                <w:sz w:val="20"/>
              </w:rPr>
              <w:t>6</w:t>
            </w:r>
            <w:r w:rsidRPr="001923C6">
              <w:rPr>
                <w:sz w:val="20"/>
              </w:rPr>
              <w:t>回目噴射開始時期</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3861EFE" w14:textId="7E213938" w:rsidR="00A02D59"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B5FDBF4" w14:textId="5B9D1D24" w:rsidR="00A02D59" w:rsidRDefault="00A02D59" w:rsidP="00A02D59">
            <w:pPr>
              <w:rPr>
                <w:sz w:val="20"/>
              </w:rPr>
            </w:pPr>
            <w:r>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785E5C7" w14:textId="3573DB66"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06CCB75F" w14:textId="38B4B26B" w:rsidR="00A02D59" w:rsidRPr="001923C6" w:rsidRDefault="00A02D59" w:rsidP="00A02D59">
            <w:pPr>
              <w:rPr>
                <w:sz w:val="20"/>
              </w:rPr>
            </w:pPr>
            <w:r w:rsidRPr="001923C6">
              <w:rPr>
                <w:sz w:val="20"/>
              </w:rPr>
              <w:t>0～540</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76A37433" w14:textId="072D8EF6"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77ADCDAC" w14:textId="79D22FE8"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61B83725" w14:textId="0F84CE7F"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7328636D" w14:textId="74F2914F" w:rsidR="00A02D59"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6F7B3665" w14:textId="18BD863A"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61609DC7"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2FB7A364" w14:textId="2D524565" w:rsidR="00A02D59" w:rsidRPr="00AE6402" w:rsidRDefault="00A02D59" w:rsidP="00A02D59">
            <w:pPr>
              <w:rPr>
                <w:color w:val="000000"/>
                <w:sz w:val="20"/>
              </w:rPr>
            </w:pPr>
            <w:r w:rsidRPr="00AE6402">
              <w:rPr>
                <w:rFonts w:hint="eastAsia"/>
                <w:color w:val="000000"/>
                <w:sz w:val="20"/>
              </w:rPr>
              <w:t>e</w:t>
            </w:r>
            <w:r w:rsidRPr="00AE6402">
              <w:rPr>
                <w:color w:val="000000"/>
                <w:sz w:val="20"/>
              </w:rPr>
              <w:t>ainjdn</w:t>
            </w:r>
            <w:r w:rsidRPr="00AE6402">
              <w:rPr>
                <w:rFonts w:hint="eastAsia"/>
                <w:color w:val="000000"/>
                <w:sz w:val="20"/>
              </w:rPr>
              <w:t>[</w:t>
            </w:r>
            <w:r w:rsidRPr="00A6021D">
              <w:rPr>
                <w:color w:val="000000"/>
                <w:sz w:val="20"/>
              </w:rPr>
              <w:t>6</w:t>
            </w:r>
            <w:r w:rsidRPr="00AE6402">
              <w:rPr>
                <w:rFonts w:hint="eastAsia"/>
                <w:color w:val="000000"/>
                <w:sz w:val="20"/>
              </w:rPr>
              <w:t>]</w:t>
            </w:r>
          </w:p>
        </w:tc>
        <w:tc>
          <w:tcPr>
            <w:tcW w:w="1547" w:type="dxa"/>
            <w:vMerge w:val="restart"/>
            <w:tcBorders>
              <w:top w:val="single" w:sz="6" w:space="0" w:color="000000"/>
              <w:left w:val="single" w:sz="6" w:space="0" w:color="000000"/>
              <w:right w:val="single" w:sz="6" w:space="0" w:color="000000"/>
            </w:tcBorders>
            <w:shd w:val="clear" w:color="auto" w:fill="auto"/>
          </w:tcPr>
          <w:p w14:paraId="3303FFAE" w14:textId="5127AD71" w:rsidR="00A02D59" w:rsidRPr="00AE6402" w:rsidRDefault="00A02D59" w:rsidP="00A02D59">
            <w:pPr>
              <w:rPr>
                <w:sz w:val="20"/>
              </w:rPr>
            </w:pPr>
            <w:r w:rsidRPr="00AE6402">
              <w:rPr>
                <w:rFonts w:hint="eastAsia"/>
                <w:sz w:val="20"/>
              </w:rPr>
              <w:t>筒内</w:t>
            </w:r>
            <w:r w:rsidRPr="00AE6402">
              <w:rPr>
                <w:sz w:val="20"/>
              </w:rPr>
              <w:t>n回目噴射開始時期</w:t>
            </w:r>
            <w:r w:rsidRPr="00AE6402">
              <w:rPr>
                <w:rFonts w:hint="eastAsia"/>
                <w:sz w:val="20"/>
              </w:rPr>
              <w:t>(</w:t>
            </w:r>
            <w:r w:rsidRPr="00AE6402">
              <w:rPr>
                <w:sz w:val="20"/>
              </w:rPr>
              <w:t>噴射回数配列</w:t>
            </w:r>
            <w:r w:rsidRPr="00AE6402">
              <w:rPr>
                <w:rFonts w:hint="eastAsia"/>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3B749392" w14:textId="77777777" w:rsidR="00A02D59" w:rsidRPr="00AE6402" w:rsidRDefault="00A02D59" w:rsidP="00A02D59">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24E2E52" w14:textId="77777777" w:rsidR="00A02D59" w:rsidRPr="00AE6402" w:rsidRDefault="00A02D59" w:rsidP="00A02D59">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C53B0F2" w14:textId="77777777" w:rsidR="00A02D59" w:rsidRPr="00AE6402" w:rsidRDefault="00A02D59" w:rsidP="00A02D59">
            <w:pPr>
              <w:rPr>
                <w:sz w:val="20"/>
              </w:rPr>
            </w:pPr>
            <w:r w:rsidRPr="00AE6402">
              <w:rPr>
                <w:sz w:val="20"/>
              </w:rPr>
              <w:t>BTDC</w:t>
            </w:r>
          </w:p>
        </w:tc>
        <w:tc>
          <w:tcPr>
            <w:tcW w:w="986" w:type="dxa"/>
            <w:vMerge w:val="restart"/>
            <w:tcBorders>
              <w:top w:val="single" w:sz="6" w:space="0" w:color="000000"/>
              <w:left w:val="single" w:sz="6" w:space="0" w:color="000000"/>
              <w:right w:val="single" w:sz="6" w:space="0" w:color="000000"/>
            </w:tcBorders>
            <w:shd w:val="clear" w:color="auto" w:fill="auto"/>
          </w:tcPr>
          <w:p w14:paraId="01B7ED64" w14:textId="4DA35A80" w:rsidR="00A02D59" w:rsidRPr="00AE6402" w:rsidRDefault="00A02D59" w:rsidP="00A02D59">
            <w:pPr>
              <w:rPr>
                <w:sz w:val="20"/>
              </w:rPr>
            </w:pPr>
            <w:r w:rsidRPr="00AE6402">
              <w:rPr>
                <w:sz w:val="20"/>
              </w:rPr>
              <w:t>0～540</w:t>
            </w:r>
          </w:p>
        </w:tc>
        <w:tc>
          <w:tcPr>
            <w:tcW w:w="1126" w:type="dxa"/>
            <w:vMerge w:val="restart"/>
            <w:tcBorders>
              <w:top w:val="single" w:sz="6" w:space="0" w:color="000000"/>
              <w:left w:val="single" w:sz="6" w:space="0" w:color="000000"/>
              <w:right w:val="single" w:sz="6" w:space="0" w:color="000000"/>
            </w:tcBorders>
            <w:shd w:val="clear" w:color="auto" w:fill="auto"/>
          </w:tcPr>
          <w:p w14:paraId="081AC5A7" w14:textId="77777777" w:rsidR="00A02D59" w:rsidRPr="00AE6402" w:rsidRDefault="00A02D59" w:rsidP="00A02D59">
            <w:pPr>
              <w:rPr>
                <w:sz w:val="20"/>
              </w:rPr>
            </w:pPr>
            <w:r w:rsidRPr="00AE6402">
              <w:rPr>
                <w:sz w:val="20"/>
              </w:rPr>
              <w:t>8ms</w:t>
            </w:r>
            <w:r w:rsidRPr="00AE6402">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061D41F6" w14:textId="77777777" w:rsidR="00A02D59" w:rsidRPr="00AE6402" w:rsidRDefault="00A02D59" w:rsidP="00A02D59">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B7836F8" w14:textId="77777777" w:rsidR="00A02D59" w:rsidRPr="00AE6402" w:rsidRDefault="00A02D59" w:rsidP="00A02D59">
            <w:pPr>
              <w:rPr>
                <w:sz w:val="20"/>
              </w:rPr>
            </w:pPr>
            <w:r w:rsidRPr="00AE6402">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DE18165" w14:textId="77777777" w:rsidR="00A02D59" w:rsidRPr="00AE6402" w:rsidRDefault="00A02D59" w:rsidP="00A02D59">
            <w:pPr>
              <w:rPr>
                <w:sz w:val="20"/>
              </w:rPr>
            </w:pPr>
            <w:r w:rsidRPr="00AE6402">
              <w:rPr>
                <w:sz w:val="20"/>
              </w:rPr>
              <w:t>1024/128/256</w:t>
            </w:r>
          </w:p>
        </w:tc>
        <w:tc>
          <w:tcPr>
            <w:tcW w:w="1342" w:type="dxa"/>
            <w:vMerge w:val="restart"/>
            <w:tcBorders>
              <w:top w:val="single" w:sz="6" w:space="0" w:color="000000"/>
              <w:left w:val="single" w:sz="6" w:space="0" w:color="000000"/>
              <w:right w:val="single" w:sz="6" w:space="0" w:color="000000"/>
            </w:tcBorders>
            <w:shd w:val="clear" w:color="auto" w:fill="auto"/>
          </w:tcPr>
          <w:p w14:paraId="0F2DDFAE" w14:textId="35ACAC27" w:rsidR="00A02D59" w:rsidRPr="00AE6402" w:rsidRDefault="00A02D59" w:rsidP="00A02D59">
            <w:pPr>
              <w:rPr>
                <w:sz w:val="20"/>
              </w:rPr>
            </w:pPr>
            <w:r w:rsidRPr="00AE6402">
              <w:rPr>
                <w:rFonts w:hint="eastAsia"/>
                <w:sz w:val="20"/>
              </w:rPr>
              <w:t>【ﾃﾞｭｱﾙ</w:t>
            </w:r>
            <w:r w:rsidRPr="00AE6402">
              <w:rPr>
                <w:sz w:val="20"/>
              </w:rPr>
              <w:t>INJ】OR【D-4】</w:t>
            </w:r>
          </w:p>
        </w:tc>
      </w:tr>
      <w:tr w:rsidR="00A02D59" w:rsidRPr="001923C6" w14:paraId="6F7043AB" w14:textId="77777777" w:rsidTr="0004153F">
        <w:trPr>
          <w:trHeight w:val="530"/>
        </w:trPr>
        <w:tc>
          <w:tcPr>
            <w:tcW w:w="1269" w:type="dxa"/>
            <w:vMerge/>
            <w:tcBorders>
              <w:left w:val="single" w:sz="6" w:space="0" w:color="000000"/>
              <w:right w:val="single" w:sz="6" w:space="0" w:color="000000"/>
            </w:tcBorders>
          </w:tcPr>
          <w:p w14:paraId="6173ABB0" w14:textId="77777777" w:rsidR="00A02D59" w:rsidRPr="001923C6" w:rsidRDefault="00A02D59" w:rsidP="00A02D59">
            <w:pPr>
              <w:rPr>
                <w:color w:val="000000"/>
                <w:sz w:val="20"/>
              </w:rPr>
            </w:pPr>
          </w:p>
        </w:tc>
        <w:tc>
          <w:tcPr>
            <w:tcW w:w="1547" w:type="dxa"/>
            <w:vMerge/>
            <w:tcBorders>
              <w:left w:val="single" w:sz="6" w:space="0" w:color="000000"/>
              <w:right w:val="single" w:sz="6" w:space="0" w:color="000000"/>
            </w:tcBorders>
          </w:tcPr>
          <w:p w14:paraId="2D8E6BF6"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4BD07ADB"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18061022"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3BA5A365" w14:textId="77777777" w:rsidR="00A02D59" w:rsidRPr="001923C6" w:rsidRDefault="00A02D59" w:rsidP="00A02D59">
            <w:pPr>
              <w:rPr>
                <w:sz w:val="20"/>
              </w:rPr>
            </w:pPr>
          </w:p>
        </w:tc>
        <w:tc>
          <w:tcPr>
            <w:tcW w:w="986" w:type="dxa"/>
            <w:vMerge/>
            <w:tcBorders>
              <w:left w:val="single" w:sz="6" w:space="0" w:color="000000"/>
              <w:right w:val="single" w:sz="6" w:space="0" w:color="000000"/>
            </w:tcBorders>
          </w:tcPr>
          <w:p w14:paraId="5C7A38A0" w14:textId="77777777" w:rsidR="00A02D59" w:rsidRPr="001923C6" w:rsidRDefault="00A02D59" w:rsidP="00A02D59">
            <w:pPr>
              <w:rPr>
                <w:sz w:val="20"/>
              </w:rPr>
            </w:pPr>
          </w:p>
        </w:tc>
        <w:tc>
          <w:tcPr>
            <w:tcW w:w="1126" w:type="dxa"/>
            <w:vMerge/>
            <w:tcBorders>
              <w:left w:val="single" w:sz="6" w:space="0" w:color="000000"/>
              <w:right w:val="single" w:sz="6" w:space="0" w:color="000000"/>
            </w:tcBorders>
          </w:tcPr>
          <w:p w14:paraId="57DB3148" w14:textId="77777777" w:rsidR="00A02D59" w:rsidRPr="001923C6" w:rsidRDefault="00A02D59" w:rsidP="00A02D59">
            <w:pPr>
              <w:rPr>
                <w:sz w:val="20"/>
              </w:rPr>
            </w:pPr>
          </w:p>
        </w:tc>
        <w:tc>
          <w:tcPr>
            <w:tcW w:w="845" w:type="dxa"/>
            <w:vMerge/>
            <w:tcBorders>
              <w:left w:val="single" w:sz="6" w:space="0" w:color="000000"/>
              <w:right w:val="single" w:sz="6" w:space="0" w:color="000000"/>
            </w:tcBorders>
            <w:shd w:val="clear" w:color="auto" w:fill="00FF00"/>
          </w:tcPr>
          <w:p w14:paraId="0EFE8B39"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62FCB0B"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028D4DD3" w14:textId="77777777" w:rsidR="00A02D59" w:rsidRPr="001923C6" w:rsidRDefault="00A02D59" w:rsidP="00A02D59">
            <w:pPr>
              <w:rPr>
                <w:sz w:val="20"/>
              </w:rPr>
            </w:pPr>
            <w:r w:rsidRPr="001923C6">
              <w:rPr>
                <w:sz w:val="20"/>
              </w:rPr>
              <w:t>-</w:t>
            </w:r>
          </w:p>
        </w:tc>
        <w:tc>
          <w:tcPr>
            <w:tcW w:w="1342" w:type="dxa"/>
            <w:vMerge/>
            <w:tcBorders>
              <w:left w:val="single" w:sz="6" w:space="0" w:color="000000"/>
              <w:right w:val="single" w:sz="6" w:space="0" w:color="000000"/>
            </w:tcBorders>
          </w:tcPr>
          <w:p w14:paraId="01EF4F8E" w14:textId="77777777" w:rsidR="00A02D59" w:rsidRPr="001923C6" w:rsidRDefault="00A02D59" w:rsidP="00A02D59">
            <w:pPr>
              <w:rPr>
                <w:sz w:val="20"/>
              </w:rPr>
            </w:pPr>
          </w:p>
        </w:tc>
      </w:tr>
      <w:tr w:rsidR="00A02D59" w:rsidRPr="001923C6" w14:paraId="0F1E4E13" w14:textId="77777777" w:rsidTr="00AB07ED">
        <w:trPr>
          <w:trHeight w:val="326"/>
        </w:trPr>
        <w:tc>
          <w:tcPr>
            <w:tcW w:w="1269" w:type="dxa"/>
            <w:vMerge w:val="restart"/>
            <w:tcBorders>
              <w:top w:val="single" w:sz="6" w:space="0" w:color="000000"/>
              <w:left w:val="single" w:sz="6" w:space="0" w:color="000000"/>
              <w:bottom w:val="single" w:sz="6" w:space="0" w:color="000000"/>
              <w:right w:val="single" w:sz="6" w:space="0" w:color="000000"/>
            </w:tcBorders>
          </w:tcPr>
          <w:p w14:paraId="1F05D72F" w14:textId="77777777" w:rsidR="00A02D59" w:rsidRPr="001923C6" w:rsidRDefault="00A02D59" w:rsidP="00A02D59">
            <w:pPr>
              <w:rPr>
                <w:color w:val="000000"/>
                <w:sz w:val="20"/>
              </w:rPr>
            </w:pPr>
            <w:r w:rsidRPr="001923C6">
              <w:rPr>
                <w:rFonts w:hint="eastAsia"/>
                <w:color w:val="000000"/>
                <w:sz w:val="20"/>
              </w:rPr>
              <w:t>eainjcut</w:t>
            </w:r>
            <w:r w:rsidRPr="001923C6">
              <w:rPr>
                <w:color w:val="000000"/>
                <w:sz w:val="20"/>
              </w:rPr>
              <w:t>d</w:t>
            </w:r>
          </w:p>
        </w:tc>
        <w:tc>
          <w:tcPr>
            <w:tcW w:w="1547" w:type="dxa"/>
            <w:vMerge w:val="restart"/>
            <w:tcBorders>
              <w:top w:val="single" w:sz="6" w:space="0" w:color="000000"/>
              <w:left w:val="single" w:sz="6" w:space="0" w:color="000000"/>
              <w:bottom w:val="single" w:sz="6" w:space="0" w:color="000000"/>
              <w:right w:val="single" w:sz="6" w:space="0" w:color="000000"/>
            </w:tcBorders>
          </w:tcPr>
          <w:p w14:paraId="3E1CF6D9" w14:textId="77777777" w:rsidR="00A02D59" w:rsidRPr="001923C6" w:rsidRDefault="00A02D59" w:rsidP="00A02D59">
            <w:pPr>
              <w:rPr>
                <w:sz w:val="20"/>
              </w:rPr>
            </w:pPr>
            <w:r w:rsidRPr="001923C6">
              <w:rPr>
                <w:rFonts w:hint="eastAsia"/>
                <w:sz w:val="20"/>
              </w:rPr>
              <w:t>筒内噴射強制ｶｯﾄ時期</w:t>
            </w:r>
          </w:p>
        </w:tc>
        <w:tc>
          <w:tcPr>
            <w:tcW w:w="563" w:type="dxa"/>
            <w:vMerge w:val="restart"/>
            <w:tcBorders>
              <w:top w:val="single" w:sz="6" w:space="0" w:color="000000"/>
              <w:left w:val="single" w:sz="6" w:space="0" w:color="000000"/>
              <w:bottom w:val="single" w:sz="6" w:space="0" w:color="000000"/>
              <w:right w:val="single" w:sz="6" w:space="0" w:color="000000"/>
            </w:tcBorders>
          </w:tcPr>
          <w:p w14:paraId="7836B553"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65D730D4"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B7922A4" w14:textId="77777777" w:rsidR="00A02D59" w:rsidRPr="001923C6" w:rsidRDefault="00A02D59" w:rsidP="00A02D59">
            <w:pPr>
              <w:rPr>
                <w:sz w:val="20"/>
              </w:rPr>
            </w:pPr>
            <w:r w:rsidRPr="001923C6">
              <w:rPr>
                <w:sz w:val="20"/>
              </w:rPr>
              <w:t>BTDC</w:t>
            </w:r>
          </w:p>
        </w:tc>
        <w:tc>
          <w:tcPr>
            <w:tcW w:w="986" w:type="dxa"/>
            <w:vMerge w:val="restart"/>
            <w:tcBorders>
              <w:top w:val="single" w:sz="6" w:space="0" w:color="000000"/>
              <w:left w:val="single" w:sz="6" w:space="0" w:color="000000"/>
              <w:bottom w:val="single" w:sz="6" w:space="0" w:color="000000"/>
              <w:right w:val="single" w:sz="6" w:space="0" w:color="000000"/>
            </w:tcBorders>
          </w:tcPr>
          <w:p w14:paraId="41329717" w14:textId="77777777" w:rsidR="00A02D59" w:rsidRPr="001923C6" w:rsidRDefault="00A02D59" w:rsidP="00A02D59">
            <w:pPr>
              <w:rPr>
                <w:sz w:val="20"/>
              </w:rPr>
            </w:pPr>
            <w:r w:rsidRPr="001923C6">
              <w:rPr>
                <w:rFonts w:hint="eastAsia"/>
                <w:sz w:val="20"/>
              </w:rPr>
              <w:t>-180</w:t>
            </w:r>
            <w:r w:rsidRPr="001923C6">
              <w:rPr>
                <w:sz w:val="20"/>
              </w:rPr>
              <w:t>～</w:t>
            </w:r>
            <w:r w:rsidRPr="001923C6">
              <w:rPr>
                <w:rFonts w:hint="eastAsia"/>
                <w:sz w:val="20"/>
              </w:rPr>
              <w:t>360</w:t>
            </w:r>
          </w:p>
        </w:tc>
        <w:tc>
          <w:tcPr>
            <w:tcW w:w="1126" w:type="dxa"/>
            <w:vMerge w:val="restart"/>
            <w:tcBorders>
              <w:top w:val="single" w:sz="6" w:space="0" w:color="000000"/>
              <w:left w:val="single" w:sz="6" w:space="0" w:color="000000"/>
              <w:bottom w:val="single" w:sz="6" w:space="0" w:color="000000"/>
              <w:right w:val="single" w:sz="6" w:space="0" w:color="000000"/>
            </w:tcBorders>
          </w:tcPr>
          <w:p w14:paraId="4CDB18F5"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0C595369"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9E1A5E8"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0A6890D" w14:textId="77777777" w:rsidR="00A02D59" w:rsidRPr="001923C6" w:rsidRDefault="00A02D59" w:rsidP="00A02D59">
            <w:pPr>
              <w:rPr>
                <w:sz w:val="20"/>
              </w:rPr>
            </w:pPr>
            <w:r w:rsidRPr="001923C6">
              <w:rPr>
                <w:sz w:val="20"/>
              </w:rPr>
              <w:t>1024/128/256</w:t>
            </w:r>
          </w:p>
        </w:tc>
        <w:tc>
          <w:tcPr>
            <w:tcW w:w="1342" w:type="dxa"/>
            <w:vMerge w:val="restart"/>
            <w:tcBorders>
              <w:top w:val="single" w:sz="4" w:space="0" w:color="auto"/>
              <w:left w:val="single" w:sz="6" w:space="0" w:color="000000"/>
              <w:right w:val="single" w:sz="6" w:space="0" w:color="000000"/>
            </w:tcBorders>
          </w:tcPr>
          <w:p w14:paraId="4FE49469"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2D58DE09" w14:textId="77777777" w:rsidTr="00AB07ED">
        <w:trPr>
          <w:trHeight w:val="221"/>
        </w:trPr>
        <w:tc>
          <w:tcPr>
            <w:tcW w:w="1269" w:type="dxa"/>
            <w:vMerge/>
            <w:tcBorders>
              <w:top w:val="single" w:sz="6" w:space="0" w:color="000000"/>
              <w:left w:val="single" w:sz="6" w:space="0" w:color="000000"/>
              <w:bottom w:val="single" w:sz="6" w:space="0" w:color="000000"/>
              <w:right w:val="single" w:sz="6" w:space="0" w:color="000000"/>
            </w:tcBorders>
          </w:tcPr>
          <w:p w14:paraId="18A5DEC9"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2E607B1F"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46600D48"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6DEA65C2"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44EC52D"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6CEF395E"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3078CC2D"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253DAC19"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49FFF514"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B69CA5E"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4856AA4" w14:textId="77777777" w:rsidR="00A02D59" w:rsidRPr="001923C6" w:rsidRDefault="00A02D59" w:rsidP="00A02D59">
            <w:pPr>
              <w:rPr>
                <w:sz w:val="20"/>
              </w:rPr>
            </w:pPr>
          </w:p>
        </w:tc>
      </w:tr>
      <w:tr w:rsidR="00A02D59" w:rsidRPr="001923C6" w14:paraId="27AEE466" w14:textId="77777777" w:rsidTr="006A7E31">
        <w:trPr>
          <w:trHeight w:val="602"/>
        </w:trPr>
        <w:tc>
          <w:tcPr>
            <w:tcW w:w="1269" w:type="dxa"/>
            <w:tcBorders>
              <w:top w:val="single" w:sz="6" w:space="0" w:color="000000"/>
              <w:left w:val="single" w:sz="6" w:space="0" w:color="000000"/>
              <w:bottom w:val="single" w:sz="6" w:space="0" w:color="000000"/>
              <w:right w:val="single" w:sz="6" w:space="0" w:color="000000"/>
            </w:tcBorders>
          </w:tcPr>
          <w:p w14:paraId="454ACB8C" w14:textId="77777777" w:rsidR="00A02D59" w:rsidRPr="001923C6" w:rsidRDefault="00A02D59" w:rsidP="00A02D59">
            <w:pPr>
              <w:rPr>
                <w:color w:val="000000"/>
                <w:sz w:val="20"/>
              </w:rPr>
            </w:pPr>
            <w:r w:rsidRPr="001923C6">
              <w:rPr>
                <w:color w:val="000000"/>
                <w:sz w:val="20"/>
              </w:rPr>
              <w:t>eainjpadd</w:t>
            </w:r>
          </w:p>
        </w:tc>
        <w:tc>
          <w:tcPr>
            <w:tcW w:w="1547" w:type="dxa"/>
            <w:tcBorders>
              <w:top w:val="single" w:sz="6" w:space="0" w:color="000000"/>
              <w:left w:val="single" w:sz="6" w:space="0" w:color="000000"/>
              <w:bottom w:val="single" w:sz="6" w:space="0" w:color="000000"/>
              <w:right w:val="single" w:sz="6" w:space="0" w:color="000000"/>
            </w:tcBorders>
          </w:tcPr>
          <w:p w14:paraId="616F9040" w14:textId="77777777" w:rsidR="00A02D59" w:rsidRPr="001923C6" w:rsidRDefault="00A02D59" w:rsidP="00A02D59">
            <w:pPr>
              <w:rPr>
                <w:sz w:val="20"/>
              </w:rPr>
            </w:pPr>
            <w:r w:rsidRPr="001923C6">
              <w:rPr>
                <w:rFonts w:hint="eastAsia"/>
                <w:sz w:val="20"/>
              </w:rPr>
              <w:t>ﾎﾟｰﾄ追加噴射開始時期</w:t>
            </w:r>
          </w:p>
        </w:tc>
        <w:tc>
          <w:tcPr>
            <w:tcW w:w="563" w:type="dxa"/>
            <w:tcBorders>
              <w:top w:val="single" w:sz="6" w:space="0" w:color="000000"/>
              <w:left w:val="single" w:sz="6" w:space="0" w:color="000000"/>
              <w:bottom w:val="single" w:sz="6" w:space="0" w:color="000000"/>
              <w:right w:val="single" w:sz="6" w:space="0" w:color="000000"/>
            </w:tcBorders>
          </w:tcPr>
          <w:p w14:paraId="0FFDD1A7"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1760A473"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71918CC4" w14:textId="77777777"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tcPr>
          <w:p w14:paraId="77D235DC" w14:textId="77777777" w:rsidR="00A02D59" w:rsidRPr="001923C6" w:rsidRDefault="00A02D59" w:rsidP="00A02D59">
            <w:pPr>
              <w:rPr>
                <w:sz w:val="20"/>
              </w:rPr>
            </w:pPr>
            <w:r w:rsidRPr="001923C6">
              <w:rPr>
                <w:sz w:val="20"/>
              </w:rPr>
              <w:t>120</w:t>
            </w:r>
            <w:r w:rsidRPr="001923C6">
              <w:rPr>
                <w:rFonts w:hint="eastAsia"/>
                <w:sz w:val="20"/>
              </w:rPr>
              <w:t>.03125</w:t>
            </w:r>
            <w:r w:rsidRPr="001923C6">
              <w:rPr>
                <w:sz w:val="20"/>
              </w:rPr>
              <w:t>～360</w:t>
            </w:r>
          </w:p>
        </w:tc>
        <w:tc>
          <w:tcPr>
            <w:tcW w:w="1126" w:type="dxa"/>
            <w:tcBorders>
              <w:top w:val="single" w:sz="6" w:space="0" w:color="000000"/>
              <w:left w:val="single" w:sz="6" w:space="0" w:color="000000"/>
              <w:bottom w:val="single" w:sz="6" w:space="0" w:color="000000"/>
              <w:right w:val="single" w:sz="6" w:space="0" w:color="000000"/>
            </w:tcBorders>
          </w:tcPr>
          <w:p w14:paraId="56692019"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1A013D92" w14:textId="77777777" w:rsidR="00A02D59" w:rsidRPr="001923C6" w:rsidRDefault="00A02D59" w:rsidP="00A02D59">
            <w:pPr>
              <w:rPr>
                <w:sz w:val="20"/>
              </w:rPr>
            </w:pPr>
            <w:r w:rsidRPr="001923C6">
              <w:rPr>
                <w:sz w:val="20"/>
              </w:rPr>
              <w:t>-</w:t>
            </w:r>
          </w:p>
        </w:tc>
        <w:tc>
          <w:tcPr>
            <w:tcW w:w="423" w:type="dxa"/>
            <w:tcBorders>
              <w:top w:val="single" w:sz="6" w:space="0" w:color="000000"/>
              <w:left w:val="single" w:sz="6" w:space="0" w:color="000000"/>
              <w:bottom w:val="single" w:sz="6" w:space="0" w:color="000000"/>
              <w:right w:val="single" w:sz="6" w:space="0" w:color="000000"/>
            </w:tcBorders>
          </w:tcPr>
          <w:p w14:paraId="3CA3BF63"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70F21F64" w14:textId="77777777" w:rsidR="00A02D59" w:rsidRPr="001923C6" w:rsidRDefault="00A02D59" w:rsidP="00A02D59">
            <w:pPr>
              <w:rPr>
                <w:sz w:val="20"/>
              </w:rPr>
            </w:pPr>
            <w:r w:rsidRPr="001923C6">
              <w:rPr>
                <w:sz w:val="20"/>
              </w:rPr>
              <w:t>1024/128/256</w:t>
            </w:r>
          </w:p>
        </w:tc>
        <w:tc>
          <w:tcPr>
            <w:tcW w:w="1342" w:type="dxa"/>
            <w:tcBorders>
              <w:top w:val="single" w:sz="6" w:space="0" w:color="000000"/>
              <w:left w:val="single" w:sz="6" w:space="0" w:color="000000"/>
              <w:bottom w:val="single" w:sz="6" w:space="0" w:color="000000"/>
              <w:right w:val="single" w:sz="6" w:space="0" w:color="000000"/>
            </w:tcBorders>
          </w:tcPr>
          <w:p w14:paraId="13AB24C9" w14:textId="77777777" w:rsidR="00A02D59" w:rsidRPr="001923C6" w:rsidRDefault="00A02D59" w:rsidP="00A02D59">
            <w:pPr>
              <w:rPr>
                <w:sz w:val="20"/>
              </w:rPr>
            </w:pPr>
            <w:r w:rsidRPr="001923C6">
              <w:rPr>
                <w:rFonts w:hint="eastAsia"/>
                <w:sz w:val="20"/>
              </w:rPr>
              <w:t>【ﾎﾟｰﾄ】</w:t>
            </w:r>
          </w:p>
        </w:tc>
      </w:tr>
      <w:tr w:rsidR="00A02D59" w:rsidRPr="001923C6" w14:paraId="284BC6AF" w14:textId="77777777" w:rsidTr="006A7E31">
        <w:trPr>
          <w:trHeight w:val="696"/>
        </w:trPr>
        <w:tc>
          <w:tcPr>
            <w:tcW w:w="1269" w:type="dxa"/>
            <w:tcBorders>
              <w:top w:val="single" w:sz="6" w:space="0" w:color="000000"/>
              <w:left w:val="single" w:sz="6" w:space="0" w:color="000000"/>
              <w:bottom w:val="single" w:sz="6" w:space="0" w:color="000000"/>
              <w:right w:val="single" w:sz="6" w:space="0" w:color="000000"/>
            </w:tcBorders>
          </w:tcPr>
          <w:p w14:paraId="7B7CEB6D" w14:textId="77777777" w:rsidR="00A02D59" w:rsidRPr="001923C6" w:rsidRDefault="00A02D59" w:rsidP="00A02D59">
            <w:pPr>
              <w:rPr>
                <w:color w:val="000000"/>
                <w:sz w:val="20"/>
              </w:rPr>
            </w:pPr>
            <w:r w:rsidRPr="001923C6">
              <w:rPr>
                <w:color w:val="000000"/>
                <w:sz w:val="20"/>
              </w:rPr>
              <w:t>eainjdadd</w:t>
            </w:r>
          </w:p>
        </w:tc>
        <w:tc>
          <w:tcPr>
            <w:tcW w:w="1547" w:type="dxa"/>
            <w:tcBorders>
              <w:top w:val="single" w:sz="6" w:space="0" w:color="000000"/>
              <w:left w:val="single" w:sz="6" w:space="0" w:color="000000"/>
              <w:bottom w:val="single" w:sz="6" w:space="0" w:color="000000"/>
              <w:right w:val="single" w:sz="6" w:space="0" w:color="000000"/>
            </w:tcBorders>
          </w:tcPr>
          <w:p w14:paraId="0260B4A7" w14:textId="77777777" w:rsidR="00A02D59" w:rsidRPr="001923C6" w:rsidRDefault="00A02D59" w:rsidP="00A02D59">
            <w:pPr>
              <w:rPr>
                <w:sz w:val="20"/>
              </w:rPr>
            </w:pPr>
            <w:r w:rsidRPr="001923C6">
              <w:rPr>
                <w:rFonts w:hint="eastAsia"/>
                <w:sz w:val="20"/>
              </w:rPr>
              <w:t>筒内追加噴射開始時期</w:t>
            </w:r>
          </w:p>
        </w:tc>
        <w:tc>
          <w:tcPr>
            <w:tcW w:w="563" w:type="dxa"/>
            <w:tcBorders>
              <w:top w:val="single" w:sz="6" w:space="0" w:color="000000"/>
              <w:left w:val="single" w:sz="6" w:space="0" w:color="000000"/>
              <w:bottom w:val="single" w:sz="6" w:space="0" w:color="000000"/>
              <w:right w:val="single" w:sz="6" w:space="0" w:color="000000"/>
            </w:tcBorders>
          </w:tcPr>
          <w:p w14:paraId="52FF2E7A"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22A6E6ED"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77F5CC17" w14:textId="77777777" w:rsidR="00A02D59" w:rsidRPr="001923C6" w:rsidRDefault="00A02D59" w:rsidP="00A02D59">
            <w:pPr>
              <w:rPr>
                <w:sz w:val="20"/>
              </w:rPr>
            </w:pPr>
            <w:r w:rsidRPr="001923C6">
              <w:rPr>
                <w:sz w:val="20"/>
              </w:rPr>
              <w:t>BTDC</w:t>
            </w:r>
          </w:p>
        </w:tc>
        <w:tc>
          <w:tcPr>
            <w:tcW w:w="986" w:type="dxa"/>
            <w:tcBorders>
              <w:top w:val="single" w:sz="6" w:space="0" w:color="000000"/>
              <w:left w:val="single" w:sz="6" w:space="0" w:color="000000"/>
              <w:bottom w:val="single" w:sz="6" w:space="0" w:color="000000"/>
              <w:right w:val="single" w:sz="6" w:space="0" w:color="000000"/>
            </w:tcBorders>
          </w:tcPr>
          <w:p w14:paraId="2BA37ED3" w14:textId="77777777" w:rsidR="00A02D59" w:rsidRPr="001923C6" w:rsidRDefault="00A02D59" w:rsidP="00A02D59">
            <w:pPr>
              <w:rPr>
                <w:sz w:val="20"/>
              </w:rPr>
            </w:pPr>
            <w:r w:rsidRPr="001923C6">
              <w:rPr>
                <w:sz w:val="20"/>
              </w:rPr>
              <w:t>0～360</w:t>
            </w:r>
          </w:p>
        </w:tc>
        <w:tc>
          <w:tcPr>
            <w:tcW w:w="1126" w:type="dxa"/>
            <w:tcBorders>
              <w:top w:val="single" w:sz="6" w:space="0" w:color="000000"/>
              <w:left w:val="single" w:sz="6" w:space="0" w:color="000000"/>
              <w:bottom w:val="single" w:sz="6" w:space="0" w:color="000000"/>
              <w:right w:val="single" w:sz="6" w:space="0" w:color="000000"/>
            </w:tcBorders>
          </w:tcPr>
          <w:p w14:paraId="3A4530DB"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0B7010FC" w14:textId="77777777" w:rsidR="00A02D59" w:rsidRPr="001923C6" w:rsidRDefault="00A02D59" w:rsidP="00A02D59">
            <w:pPr>
              <w:rPr>
                <w:sz w:val="20"/>
              </w:rPr>
            </w:pPr>
            <w:r w:rsidRPr="001923C6">
              <w:rPr>
                <w:sz w:val="20"/>
              </w:rPr>
              <w:t>-</w:t>
            </w:r>
          </w:p>
        </w:tc>
        <w:tc>
          <w:tcPr>
            <w:tcW w:w="423" w:type="dxa"/>
            <w:tcBorders>
              <w:top w:val="single" w:sz="6" w:space="0" w:color="000000"/>
              <w:left w:val="single" w:sz="6" w:space="0" w:color="000000"/>
              <w:bottom w:val="single" w:sz="6" w:space="0" w:color="000000"/>
              <w:right w:val="single" w:sz="6" w:space="0" w:color="000000"/>
            </w:tcBorders>
          </w:tcPr>
          <w:p w14:paraId="65485BB3"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23F2DF29" w14:textId="77777777" w:rsidR="00A02D59" w:rsidRPr="001923C6" w:rsidRDefault="00A02D59" w:rsidP="00A02D59">
            <w:pPr>
              <w:rPr>
                <w:sz w:val="20"/>
              </w:rPr>
            </w:pPr>
            <w:r w:rsidRPr="001923C6">
              <w:rPr>
                <w:sz w:val="20"/>
              </w:rPr>
              <w:t>1024/128/256</w:t>
            </w:r>
          </w:p>
        </w:tc>
        <w:tc>
          <w:tcPr>
            <w:tcW w:w="1342" w:type="dxa"/>
            <w:tcBorders>
              <w:top w:val="single" w:sz="6" w:space="0" w:color="000000"/>
              <w:left w:val="single" w:sz="6" w:space="0" w:color="000000"/>
              <w:bottom w:val="single" w:sz="6" w:space="0" w:color="000000"/>
              <w:right w:val="single" w:sz="6" w:space="0" w:color="000000"/>
            </w:tcBorders>
          </w:tcPr>
          <w:p w14:paraId="3767E869"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4439CE2B"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7E11E670" w14:textId="77777777" w:rsidR="00A02D59" w:rsidRPr="001923C6" w:rsidRDefault="00A02D59" w:rsidP="00A02D59">
            <w:pPr>
              <w:rPr>
                <w:color w:val="000000"/>
                <w:sz w:val="20"/>
              </w:rPr>
            </w:pPr>
            <w:bookmarkStart w:id="72" w:name="_Hlk504123715"/>
            <w:r w:rsidRPr="001923C6">
              <w:rPr>
                <w:color w:val="000000"/>
                <w:sz w:val="20"/>
              </w:rPr>
              <w:t>eqinjstp1</w:t>
            </w:r>
          </w:p>
        </w:tc>
        <w:tc>
          <w:tcPr>
            <w:tcW w:w="1547" w:type="dxa"/>
            <w:vMerge w:val="restart"/>
            <w:tcBorders>
              <w:top w:val="single" w:sz="6" w:space="0" w:color="000000"/>
              <w:left w:val="single" w:sz="6" w:space="0" w:color="000000"/>
              <w:right w:val="single" w:sz="6" w:space="0" w:color="000000"/>
            </w:tcBorders>
          </w:tcPr>
          <w:p w14:paraId="0FC23FBE" w14:textId="77777777" w:rsidR="00A02D59" w:rsidRPr="001923C6" w:rsidRDefault="00A02D59" w:rsidP="00A02D59">
            <w:pPr>
              <w:rPr>
                <w:sz w:val="20"/>
              </w:rPr>
            </w:pPr>
            <w:r w:rsidRPr="001923C6">
              <w:rPr>
                <w:rFonts w:hint="eastAsia"/>
                <w:sz w:val="20"/>
              </w:rPr>
              <w:t>ﾎﾟｰﾄ</w:t>
            </w:r>
            <w:r w:rsidRPr="001923C6">
              <w:rPr>
                <w:sz w:val="20"/>
              </w:rPr>
              <w:t>1回目</w:t>
            </w:r>
            <w:r w:rsidRPr="001923C6">
              <w:rPr>
                <w:rFonts w:hint="eastAsia"/>
                <w:sz w:val="20"/>
              </w:rPr>
              <w:t>始動時噴射量</w:t>
            </w:r>
          </w:p>
        </w:tc>
        <w:tc>
          <w:tcPr>
            <w:tcW w:w="563" w:type="dxa"/>
            <w:vMerge w:val="restart"/>
            <w:tcBorders>
              <w:top w:val="single" w:sz="6" w:space="0" w:color="000000"/>
              <w:left w:val="single" w:sz="6" w:space="0" w:color="000000"/>
              <w:right w:val="single" w:sz="6" w:space="0" w:color="000000"/>
            </w:tcBorders>
          </w:tcPr>
          <w:p w14:paraId="2A14029D"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5CB5096A"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837132E" w14:textId="77777777" w:rsidR="00A02D59" w:rsidRPr="001923C6" w:rsidRDefault="00A02D59" w:rsidP="00A02D59">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63E7A639" w14:textId="77777777" w:rsidR="00A02D59" w:rsidRPr="001923C6" w:rsidRDefault="00A02D59" w:rsidP="00A02D59">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48E0C2BB"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719B5A98"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6FEF712D"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4FD5C435"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56D4FEA4" w14:textId="77777777" w:rsidR="00A02D59" w:rsidRPr="001923C6" w:rsidRDefault="00A02D59" w:rsidP="00A02D59">
            <w:pPr>
              <w:rPr>
                <w:sz w:val="20"/>
              </w:rPr>
            </w:pPr>
            <w:bookmarkStart w:id="73" w:name="OLE_LINK238"/>
            <w:bookmarkStart w:id="74" w:name="OLE_LINK239"/>
            <w:r w:rsidRPr="001923C6">
              <w:rPr>
                <w:rFonts w:hint="eastAsia"/>
                <w:sz w:val="20"/>
              </w:rPr>
              <w:t>【</w:t>
            </w:r>
            <w:r w:rsidRPr="001923C6">
              <w:rPr>
                <w:sz w:val="20"/>
              </w:rPr>
              <w:t>D-4以外】</w:t>
            </w:r>
            <w:bookmarkEnd w:id="73"/>
            <w:bookmarkEnd w:id="74"/>
          </w:p>
        </w:tc>
      </w:tr>
      <w:tr w:rsidR="00A02D59" w:rsidRPr="001923C6" w14:paraId="3D28ACDD" w14:textId="77777777" w:rsidTr="002851D1">
        <w:trPr>
          <w:trHeight w:val="216"/>
        </w:trPr>
        <w:tc>
          <w:tcPr>
            <w:tcW w:w="1269" w:type="dxa"/>
            <w:vMerge/>
            <w:tcBorders>
              <w:left w:val="single" w:sz="6" w:space="0" w:color="000000"/>
              <w:bottom w:val="single" w:sz="4" w:space="0" w:color="auto"/>
              <w:right w:val="single" w:sz="6" w:space="0" w:color="000000"/>
            </w:tcBorders>
          </w:tcPr>
          <w:p w14:paraId="78A7135F" w14:textId="77777777" w:rsidR="00A02D59" w:rsidRPr="001923C6" w:rsidRDefault="00A02D59" w:rsidP="00A02D59">
            <w:pPr>
              <w:rPr>
                <w:color w:val="000000"/>
                <w:sz w:val="20"/>
              </w:rPr>
            </w:pPr>
            <w:bookmarkStart w:id="75" w:name="_Hlk450310515"/>
          </w:p>
        </w:tc>
        <w:tc>
          <w:tcPr>
            <w:tcW w:w="1547" w:type="dxa"/>
            <w:vMerge/>
            <w:tcBorders>
              <w:left w:val="single" w:sz="6" w:space="0" w:color="000000"/>
              <w:bottom w:val="single" w:sz="4" w:space="0" w:color="auto"/>
              <w:right w:val="single" w:sz="6" w:space="0" w:color="000000"/>
            </w:tcBorders>
          </w:tcPr>
          <w:p w14:paraId="3C9F15DA"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3E162D3A"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73D1EC86"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576BC471" w14:textId="77777777" w:rsidR="00A02D59" w:rsidRPr="001923C6" w:rsidRDefault="00A02D59" w:rsidP="00A02D59">
            <w:pPr>
              <w:rPr>
                <w:sz w:val="20"/>
              </w:rPr>
            </w:pPr>
          </w:p>
        </w:tc>
        <w:tc>
          <w:tcPr>
            <w:tcW w:w="986" w:type="dxa"/>
            <w:vMerge/>
            <w:tcBorders>
              <w:left w:val="single" w:sz="6" w:space="0" w:color="000000"/>
              <w:bottom w:val="single" w:sz="4" w:space="0" w:color="auto"/>
              <w:right w:val="single" w:sz="6" w:space="0" w:color="000000"/>
            </w:tcBorders>
          </w:tcPr>
          <w:p w14:paraId="5C5C1551" w14:textId="77777777" w:rsidR="00A02D59" w:rsidRPr="001923C6" w:rsidRDefault="00A02D59" w:rsidP="00A02D59">
            <w:pPr>
              <w:rPr>
                <w:sz w:val="20"/>
              </w:rPr>
            </w:pPr>
          </w:p>
        </w:tc>
        <w:tc>
          <w:tcPr>
            <w:tcW w:w="1126" w:type="dxa"/>
            <w:vMerge/>
            <w:tcBorders>
              <w:left w:val="single" w:sz="6" w:space="0" w:color="000000"/>
              <w:bottom w:val="single" w:sz="4" w:space="0" w:color="auto"/>
              <w:right w:val="single" w:sz="6" w:space="0" w:color="000000"/>
            </w:tcBorders>
          </w:tcPr>
          <w:p w14:paraId="53AA9E57" w14:textId="77777777" w:rsidR="00A02D59" w:rsidRPr="001923C6" w:rsidRDefault="00A02D59" w:rsidP="00A02D59">
            <w:pPr>
              <w:rPr>
                <w:sz w:val="20"/>
              </w:rPr>
            </w:pPr>
          </w:p>
        </w:tc>
        <w:tc>
          <w:tcPr>
            <w:tcW w:w="845" w:type="dxa"/>
            <w:vMerge/>
            <w:tcBorders>
              <w:left w:val="single" w:sz="6" w:space="0" w:color="000000"/>
              <w:bottom w:val="single" w:sz="4" w:space="0" w:color="auto"/>
              <w:right w:val="single" w:sz="6" w:space="0" w:color="000000"/>
            </w:tcBorders>
          </w:tcPr>
          <w:p w14:paraId="5389483F"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4A56E27"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97FC321"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56DB795" w14:textId="77777777" w:rsidR="00A02D59" w:rsidRPr="001923C6" w:rsidRDefault="00A02D59" w:rsidP="00A02D59">
            <w:pPr>
              <w:rPr>
                <w:sz w:val="20"/>
              </w:rPr>
            </w:pPr>
          </w:p>
        </w:tc>
      </w:tr>
      <w:tr w:rsidR="00A02D59" w:rsidRPr="001923C6" w14:paraId="589F5C83" w14:textId="77777777" w:rsidTr="002851D1">
        <w:trPr>
          <w:trHeight w:val="216"/>
        </w:trPr>
        <w:tc>
          <w:tcPr>
            <w:tcW w:w="1269" w:type="dxa"/>
            <w:vMerge w:val="restart"/>
            <w:tcBorders>
              <w:top w:val="single" w:sz="4" w:space="0" w:color="auto"/>
              <w:left w:val="single" w:sz="4" w:space="0" w:color="auto"/>
              <w:bottom w:val="single" w:sz="4" w:space="0" w:color="auto"/>
              <w:right w:val="single" w:sz="4" w:space="0" w:color="auto"/>
            </w:tcBorders>
          </w:tcPr>
          <w:p w14:paraId="5C7C7D0A" w14:textId="77777777" w:rsidR="00A02D59" w:rsidRPr="001923C6" w:rsidRDefault="00A02D59" w:rsidP="00A02D59">
            <w:pPr>
              <w:rPr>
                <w:color w:val="000000"/>
                <w:sz w:val="20"/>
              </w:rPr>
            </w:pPr>
            <w:bookmarkStart w:id="76" w:name="_Hlk504151916"/>
            <w:bookmarkEnd w:id="72"/>
            <w:bookmarkEnd w:id="75"/>
            <w:r w:rsidRPr="001923C6">
              <w:rPr>
                <w:color w:val="000000"/>
                <w:sz w:val="20"/>
              </w:rPr>
              <w:lastRenderedPageBreak/>
              <w:t>eqinjstp2</w:t>
            </w:r>
          </w:p>
        </w:tc>
        <w:tc>
          <w:tcPr>
            <w:tcW w:w="1547" w:type="dxa"/>
            <w:vMerge w:val="restart"/>
            <w:tcBorders>
              <w:top w:val="single" w:sz="4" w:space="0" w:color="auto"/>
              <w:left w:val="single" w:sz="4" w:space="0" w:color="auto"/>
              <w:bottom w:val="single" w:sz="4" w:space="0" w:color="auto"/>
              <w:right w:val="single" w:sz="4" w:space="0" w:color="auto"/>
            </w:tcBorders>
          </w:tcPr>
          <w:p w14:paraId="2ED5D1E9" w14:textId="77777777" w:rsidR="00A02D59" w:rsidRPr="001923C6" w:rsidRDefault="00A02D59" w:rsidP="00A02D59">
            <w:pPr>
              <w:rPr>
                <w:sz w:val="20"/>
              </w:rPr>
            </w:pPr>
            <w:r w:rsidRPr="001923C6">
              <w:rPr>
                <w:rFonts w:hint="eastAsia"/>
                <w:sz w:val="20"/>
              </w:rPr>
              <w:t>ﾎﾟｰﾄ</w:t>
            </w:r>
            <w:r w:rsidRPr="001923C6">
              <w:rPr>
                <w:sz w:val="20"/>
              </w:rPr>
              <w:t>2回目始動時噴射量</w:t>
            </w:r>
          </w:p>
        </w:tc>
        <w:tc>
          <w:tcPr>
            <w:tcW w:w="563" w:type="dxa"/>
            <w:vMerge w:val="restart"/>
            <w:tcBorders>
              <w:top w:val="single" w:sz="4" w:space="0" w:color="auto"/>
              <w:left w:val="single" w:sz="4" w:space="0" w:color="auto"/>
              <w:bottom w:val="single" w:sz="4" w:space="0" w:color="auto"/>
              <w:right w:val="single" w:sz="4" w:space="0" w:color="auto"/>
            </w:tcBorders>
          </w:tcPr>
          <w:p w14:paraId="5BE292FD"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1E2DC85B"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5D6C19BB" w14:textId="77777777" w:rsidR="00A02D59" w:rsidRPr="001923C6" w:rsidRDefault="00A02D59" w:rsidP="00A02D59">
            <w:pPr>
              <w:rPr>
                <w:sz w:val="20"/>
              </w:rPr>
            </w:pPr>
            <w:r w:rsidRPr="001923C6">
              <w:rPr>
                <w:sz w:val="20"/>
              </w:rPr>
              <w:t>mg/st</w:t>
            </w:r>
          </w:p>
        </w:tc>
        <w:tc>
          <w:tcPr>
            <w:tcW w:w="986" w:type="dxa"/>
            <w:vMerge w:val="restart"/>
            <w:tcBorders>
              <w:top w:val="single" w:sz="4" w:space="0" w:color="auto"/>
              <w:left w:val="single" w:sz="4" w:space="0" w:color="auto"/>
              <w:bottom w:val="single" w:sz="4" w:space="0" w:color="auto"/>
              <w:right w:val="single" w:sz="4" w:space="0" w:color="auto"/>
            </w:tcBorders>
          </w:tcPr>
          <w:p w14:paraId="17241080" w14:textId="77777777" w:rsidR="00A02D59" w:rsidRPr="001923C6" w:rsidRDefault="00A02D59" w:rsidP="00A02D59">
            <w:pPr>
              <w:rPr>
                <w:sz w:val="20"/>
              </w:rPr>
            </w:pPr>
            <w:r w:rsidRPr="001923C6">
              <w:rPr>
                <w:sz w:val="20"/>
              </w:rPr>
              <w:t>0～2800</w:t>
            </w:r>
          </w:p>
        </w:tc>
        <w:tc>
          <w:tcPr>
            <w:tcW w:w="1126" w:type="dxa"/>
            <w:vMerge w:val="restart"/>
            <w:tcBorders>
              <w:top w:val="single" w:sz="4" w:space="0" w:color="auto"/>
              <w:left w:val="single" w:sz="4" w:space="0" w:color="auto"/>
              <w:bottom w:val="single" w:sz="4" w:space="0" w:color="auto"/>
              <w:right w:val="single" w:sz="4" w:space="0" w:color="auto"/>
            </w:tcBorders>
          </w:tcPr>
          <w:p w14:paraId="5D99B1C0"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4" w:space="0" w:color="auto"/>
              <w:bottom w:val="single" w:sz="4" w:space="0" w:color="auto"/>
              <w:right w:val="single" w:sz="4" w:space="0" w:color="auto"/>
            </w:tcBorders>
          </w:tcPr>
          <w:p w14:paraId="6C44F5E1"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4" w:space="0" w:color="auto"/>
              <w:bottom w:val="single" w:sz="6" w:space="0" w:color="000000"/>
              <w:right w:val="single" w:sz="6" w:space="0" w:color="000000"/>
            </w:tcBorders>
          </w:tcPr>
          <w:p w14:paraId="2C999E7E"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1C621507"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79CD6B6E"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7EB657EB" w14:textId="77777777" w:rsidTr="002851D1">
        <w:trPr>
          <w:trHeight w:val="216"/>
        </w:trPr>
        <w:tc>
          <w:tcPr>
            <w:tcW w:w="1269" w:type="dxa"/>
            <w:vMerge/>
            <w:tcBorders>
              <w:top w:val="single" w:sz="4" w:space="0" w:color="auto"/>
              <w:left w:val="single" w:sz="4" w:space="0" w:color="auto"/>
              <w:bottom w:val="single" w:sz="4" w:space="0" w:color="auto"/>
              <w:right w:val="single" w:sz="4" w:space="0" w:color="auto"/>
            </w:tcBorders>
          </w:tcPr>
          <w:p w14:paraId="74ACE9AC" w14:textId="77777777" w:rsidR="00A02D59" w:rsidRPr="001923C6" w:rsidRDefault="00A02D59" w:rsidP="00A02D59">
            <w:pPr>
              <w:rPr>
                <w:color w:val="000000"/>
                <w:sz w:val="20"/>
              </w:rPr>
            </w:pPr>
          </w:p>
        </w:tc>
        <w:tc>
          <w:tcPr>
            <w:tcW w:w="1547" w:type="dxa"/>
            <w:vMerge/>
            <w:tcBorders>
              <w:top w:val="single" w:sz="4" w:space="0" w:color="auto"/>
              <w:left w:val="single" w:sz="4" w:space="0" w:color="auto"/>
              <w:bottom w:val="single" w:sz="4" w:space="0" w:color="auto"/>
              <w:right w:val="single" w:sz="4" w:space="0" w:color="auto"/>
            </w:tcBorders>
          </w:tcPr>
          <w:p w14:paraId="288D74C1" w14:textId="77777777" w:rsidR="00A02D59" w:rsidRPr="001923C6" w:rsidRDefault="00A02D59" w:rsidP="00A02D59">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55C4E0F6" w14:textId="77777777" w:rsidR="00A02D59" w:rsidRPr="001923C6" w:rsidRDefault="00A02D59" w:rsidP="00A02D59">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7CF716D4" w14:textId="77777777" w:rsidR="00A02D59" w:rsidRPr="001923C6" w:rsidRDefault="00A02D59" w:rsidP="00A02D59">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2E33BE93" w14:textId="77777777" w:rsidR="00A02D59" w:rsidRPr="001923C6" w:rsidRDefault="00A02D59" w:rsidP="00A02D59">
            <w:pPr>
              <w:rPr>
                <w:sz w:val="20"/>
              </w:rPr>
            </w:pPr>
          </w:p>
        </w:tc>
        <w:tc>
          <w:tcPr>
            <w:tcW w:w="986" w:type="dxa"/>
            <w:vMerge/>
            <w:tcBorders>
              <w:top w:val="single" w:sz="4" w:space="0" w:color="auto"/>
              <w:left w:val="single" w:sz="4" w:space="0" w:color="auto"/>
              <w:bottom w:val="single" w:sz="4" w:space="0" w:color="auto"/>
              <w:right w:val="single" w:sz="4" w:space="0" w:color="auto"/>
            </w:tcBorders>
          </w:tcPr>
          <w:p w14:paraId="1222D51D" w14:textId="77777777" w:rsidR="00A02D59" w:rsidRPr="001923C6" w:rsidRDefault="00A02D59" w:rsidP="00A02D59">
            <w:pPr>
              <w:rPr>
                <w:sz w:val="20"/>
              </w:rPr>
            </w:pPr>
          </w:p>
        </w:tc>
        <w:tc>
          <w:tcPr>
            <w:tcW w:w="1126" w:type="dxa"/>
            <w:vMerge/>
            <w:tcBorders>
              <w:top w:val="single" w:sz="4" w:space="0" w:color="auto"/>
              <w:left w:val="single" w:sz="4" w:space="0" w:color="auto"/>
              <w:bottom w:val="single" w:sz="4" w:space="0" w:color="auto"/>
              <w:right w:val="single" w:sz="4" w:space="0" w:color="auto"/>
            </w:tcBorders>
          </w:tcPr>
          <w:p w14:paraId="5D56667E" w14:textId="77777777" w:rsidR="00A02D59" w:rsidRPr="001923C6" w:rsidRDefault="00A02D59" w:rsidP="00A02D59">
            <w:pPr>
              <w:rPr>
                <w:sz w:val="20"/>
              </w:rPr>
            </w:pPr>
          </w:p>
        </w:tc>
        <w:tc>
          <w:tcPr>
            <w:tcW w:w="845" w:type="dxa"/>
            <w:vMerge/>
            <w:tcBorders>
              <w:top w:val="single" w:sz="4" w:space="0" w:color="auto"/>
              <w:left w:val="single" w:sz="4" w:space="0" w:color="auto"/>
              <w:bottom w:val="single" w:sz="4" w:space="0" w:color="auto"/>
              <w:right w:val="single" w:sz="4" w:space="0" w:color="auto"/>
            </w:tcBorders>
          </w:tcPr>
          <w:p w14:paraId="56A6C903" w14:textId="77777777" w:rsidR="00A02D59" w:rsidRPr="001923C6" w:rsidRDefault="00A02D59" w:rsidP="00A02D59">
            <w:pPr>
              <w:rPr>
                <w:sz w:val="20"/>
              </w:rPr>
            </w:pPr>
          </w:p>
        </w:tc>
        <w:tc>
          <w:tcPr>
            <w:tcW w:w="423" w:type="dxa"/>
            <w:tcBorders>
              <w:top w:val="single" w:sz="6" w:space="0" w:color="000000"/>
              <w:left w:val="single" w:sz="4" w:space="0" w:color="auto"/>
              <w:bottom w:val="single" w:sz="6" w:space="0" w:color="000000"/>
              <w:right w:val="single" w:sz="6" w:space="0" w:color="000000"/>
            </w:tcBorders>
          </w:tcPr>
          <w:p w14:paraId="577A5EBE"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0C917306"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2F6520B" w14:textId="77777777" w:rsidR="00A02D59" w:rsidRPr="001923C6" w:rsidRDefault="00A02D59" w:rsidP="00A02D59">
            <w:pPr>
              <w:rPr>
                <w:sz w:val="20"/>
              </w:rPr>
            </w:pPr>
          </w:p>
        </w:tc>
      </w:tr>
      <w:bookmarkEnd w:id="76"/>
      <w:tr w:rsidR="00A02D59" w:rsidRPr="001923C6" w14:paraId="76F2A0E0" w14:textId="77777777" w:rsidTr="002851D1">
        <w:trPr>
          <w:trHeight w:val="216"/>
        </w:trPr>
        <w:tc>
          <w:tcPr>
            <w:tcW w:w="1269" w:type="dxa"/>
            <w:vMerge w:val="restart"/>
            <w:tcBorders>
              <w:top w:val="single" w:sz="4" w:space="0" w:color="auto"/>
              <w:left w:val="single" w:sz="4" w:space="0" w:color="auto"/>
              <w:bottom w:val="single" w:sz="4" w:space="0" w:color="auto"/>
              <w:right w:val="single" w:sz="4" w:space="0" w:color="auto"/>
            </w:tcBorders>
          </w:tcPr>
          <w:p w14:paraId="3457D01A" w14:textId="77777777" w:rsidR="00A02D59" w:rsidRPr="001923C6" w:rsidRDefault="00A02D59" w:rsidP="00A02D59">
            <w:pPr>
              <w:rPr>
                <w:color w:val="000000"/>
                <w:sz w:val="20"/>
              </w:rPr>
            </w:pPr>
            <w:r w:rsidRPr="001923C6">
              <w:rPr>
                <w:color w:val="000000"/>
                <w:sz w:val="20"/>
              </w:rPr>
              <w:t>eqinjstp3</w:t>
            </w:r>
          </w:p>
        </w:tc>
        <w:tc>
          <w:tcPr>
            <w:tcW w:w="1547" w:type="dxa"/>
            <w:vMerge w:val="restart"/>
            <w:tcBorders>
              <w:top w:val="single" w:sz="4" w:space="0" w:color="auto"/>
              <w:left w:val="single" w:sz="4" w:space="0" w:color="auto"/>
              <w:bottom w:val="single" w:sz="4" w:space="0" w:color="auto"/>
              <w:right w:val="single" w:sz="4" w:space="0" w:color="auto"/>
            </w:tcBorders>
          </w:tcPr>
          <w:p w14:paraId="27D7477E" w14:textId="77777777" w:rsidR="00A02D59" w:rsidRPr="001923C6" w:rsidRDefault="00A02D59" w:rsidP="00A02D59">
            <w:pPr>
              <w:rPr>
                <w:sz w:val="20"/>
              </w:rPr>
            </w:pPr>
            <w:r w:rsidRPr="001923C6">
              <w:rPr>
                <w:rFonts w:hint="eastAsia"/>
                <w:sz w:val="20"/>
              </w:rPr>
              <w:t>ﾎﾟｰﾄ</w:t>
            </w:r>
            <w:r w:rsidRPr="001923C6">
              <w:rPr>
                <w:sz w:val="20"/>
              </w:rPr>
              <w:t>3回目始動時噴射量</w:t>
            </w:r>
          </w:p>
        </w:tc>
        <w:tc>
          <w:tcPr>
            <w:tcW w:w="563" w:type="dxa"/>
            <w:vMerge w:val="restart"/>
            <w:tcBorders>
              <w:top w:val="single" w:sz="4" w:space="0" w:color="auto"/>
              <w:left w:val="single" w:sz="4" w:space="0" w:color="auto"/>
              <w:bottom w:val="single" w:sz="4" w:space="0" w:color="auto"/>
              <w:right w:val="single" w:sz="4" w:space="0" w:color="auto"/>
            </w:tcBorders>
          </w:tcPr>
          <w:p w14:paraId="08DE82A5"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5B46AD8F"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4" w:space="0" w:color="auto"/>
              <w:bottom w:val="single" w:sz="4" w:space="0" w:color="auto"/>
              <w:right w:val="single" w:sz="4" w:space="0" w:color="auto"/>
            </w:tcBorders>
          </w:tcPr>
          <w:p w14:paraId="417D3AF0" w14:textId="77777777" w:rsidR="00A02D59" w:rsidRPr="001923C6" w:rsidRDefault="00A02D59" w:rsidP="00A02D59">
            <w:pPr>
              <w:rPr>
                <w:sz w:val="20"/>
              </w:rPr>
            </w:pPr>
            <w:r w:rsidRPr="001923C6">
              <w:rPr>
                <w:sz w:val="20"/>
              </w:rPr>
              <w:t>mg/st</w:t>
            </w:r>
          </w:p>
        </w:tc>
        <w:tc>
          <w:tcPr>
            <w:tcW w:w="986" w:type="dxa"/>
            <w:vMerge w:val="restart"/>
            <w:tcBorders>
              <w:top w:val="single" w:sz="4" w:space="0" w:color="auto"/>
              <w:left w:val="single" w:sz="4" w:space="0" w:color="auto"/>
              <w:bottom w:val="single" w:sz="4" w:space="0" w:color="auto"/>
              <w:right w:val="single" w:sz="4" w:space="0" w:color="auto"/>
            </w:tcBorders>
          </w:tcPr>
          <w:p w14:paraId="7C4AE9EB" w14:textId="77777777" w:rsidR="00A02D59" w:rsidRPr="001923C6" w:rsidRDefault="00A02D59" w:rsidP="00A02D59">
            <w:pPr>
              <w:rPr>
                <w:sz w:val="20"/>
              </w:rPr>
            </w:pPr>
            <w:r w:rsidRPr="001923C6">
              <w:rPr>
                <w:sz w:val="20"/>
              </w:rPr>
              <w:t>0～2800</w:t>
            </w:r>
          </w:p>
        </w:tc>
        <w:tc>
          <w:tcPr>
            <w:tcW w:w="1126" w:type="dxa"/>
            <w:vMerge w:val="restart"/>
            <w:tcBorders>
              <w:top w:val="single" w:sz="4" w:space="0" w:color="auto"/>
              <w:left w:val="single" w:sz="4" w:space="0" w:color="auto"/>
              <w:bottom w:val="single" w:sz="4" w:space="0" w:color="auto"/>
              <w:right w:val="single" w:sz="4" w:space="0" w:color="auto"/>
            </w:tcBorders>
          </w:tcPr>
          <w:p w14:paraId="60FCC951"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4" w:space="0" w:color="auto"/>
              <w:bottom w:val="single" w:sz="4" w:space="0" w:color="auto"/>
              <w:right w:val="single" w:sz="4" w:space="0" w:color="auto"/>
            </w:tcBorders>
          </w:tcPr>
          <w:p w14:paraId="5CC40676"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4" w:space="0" w:color="auto"/>
              <w:bottom w:val="single" w:sz="6" w:space="0" w:color="000000"/>
              <w:right w:val="single" w:sz="6" w:space="0" w:color="000000"/>
            </w:tcBorders>
          </w:tcPr>
          <w:p w14:paraId="6738B521"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0589B225"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0E83F249"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23D5335F" w14:textId="77777777" w:rsidTr="002851D1">
        <w:trPr>
          <w:trHeight w:val="216"/>
        </w:trPr>
        <w:tc>
          <w:tcPr>
            <w:tcW w:w="1269" w:type="dxa"/>
            <w:vMerge/>
            <w:tcBorders>
              <w:top w:val="single" w:sz="4" w:space="0" w:color="auto"/>
              <w:left w:val="single" w:sz="4" w:space="0" w:color="auto"/>
              <w:bottom w:val="single" w:sz="4" w:space="0" w:color="auto"/>
              <w:right w:val="single" w:sz="4" w:space="0" w:color="auto"/>
            </w:tcBorders>
          </w:tcPr>
          <w:p w14:paraId="5512A0B8" w14:textId="77777777" w:rsidR="00A02D59" w:rsidRPr="001923C6" w:rsidRDefault="00A02D59" w:rsidP="00A02D59">
            <w:pPr>
              <w:rPr>
                <w:color w:val="000000"/>
                <w:sz w:val="20"/>
              </w:rPr>
            </w:pPr>
          </w:p>
        </w:tc>
        <w:tc>
          <w:tcPr>
            <w:tcW w:w="1547" w:type="dxa"/>
            <w:vMerge/>
            <w:tcBorders>
              <w:top w:val="single" w:sz="4" w:space="0" w:color="auto"/>
              <w:left w:val="single" w:sz="4" w:space="0" w:color="auto"/>
              <w:bottom w:val="single" w:sz="4" w:space="0" w:color="auto"/>
              <w:right w:val="single" w:sz="4" w:space="0" w:color="auto"/>
            </w:tcBorders>
          </w:tcPr>
          <w:p w14:paraId="46AC89B0" w14:textId="77777777" w:rsidR="00A02D59" w:rsidRPr="001923C6" w:rsidRDefault="00A02D59" w:rsidP="00A02D59">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642AEC6B" w14:textId="77777777" w:rsidR="00A02D59" w:rsidRPr="001923C6" w:rsidRDefault="00A02D59" w:rsidP="00A02D59">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5DBCA9A6" w14:textId="77777777" w:rsidR="00A02D59" w:rsidRPr="001923C6" w:rsidRDefault="00A02D59" w:rsidP="00A02D59">
            <w:pPr>
              <w:rPr>
                <w:sz w:val="20"/>
              </w:rPr>
            </w:pPr>
          </w:p>
        </w:tc>
        <w:tc>
          <w:tcPr>
            <w:tcW w:w="563" w:type="dxa"/>
            <w:vMerge/>
            <w:tcBorders>
              <w:top w:val="single" w:sz="4" w:space="0" w:color="auto"/>
              <w:left w:val="single" w:sz="4" w:space="0" w:color="auto"/>
              <w:bottom w:val="single" w:sz="4" w:space="0" w:color="auto"/>
              <w:right w:val="single" w:sz="4" w:space="0" w:color="auto"/>
            </w:tcBorders>
          </w:tcPr>
          <w:p w14:paraId="29C52AE9" w14:textId="77777777" w:rsidR="00A02D59" w:rsidRPr="001923C6" w:rsidRDefault="00A02D59" w:rsidP="00A02D59">
            <w:pPr>
              <w:rPr>
                <w:sz w:val="20"/>
              </w:rPr>
            </w:pPr>
          </w:p>
        </w:tc>
        <w:tc>
          <w:tcPr>
            <w:tcW w:w="986" w:type="dxa"/>
            <w:vMerge/>
            <w:tcBorders>
              <w:top w:val="single" w:sz="4" w:space="0" w:color="auto"/>
              <w:left w:val="single" w:sz="4" w:space="0" w:color="auto"/>
              <w:bottom w:val="single" w:sz="4" w:space="0" w:color="auto"/>
              <w:right w:val="single" w:sz="4" w:space="0" w:color="auto"/>
            </w:tcBorders>
          </w:tcPr>
          <w:p w14:paraId="0C0BEBD0" w14:textId="77777777" w:rsidR="00A02D59" w:rsidRPr="001923C6" w:rsidRDefault="00A02D59" w:rsidP="00A02D59">
            <w:pPr>
              <w:rPr>
                <w:sz w:val="20"/>
              </w:rPr>
            </w:pPr>
          </w:p>
        </w:tc>
        <w:tc>
          <w:tcPr>
            <w:tcW w:w="1126" w:type="dxa"/>
            <w:vMerge/>
            <w:tcBorders>
              <w:top w:val="single" w:sz="4" w:space="0" w:color="auto"/>
              <w:left w:val="single" w:sz="4" w:space="0" w:color="auto"/>
              <w:bottom w:val="single" w:sz="4" w:space="0" w:color="auto"/>
              <w:right w:val="single" w:sz="4" w:space="0" w:color="auto"/>
            </w:tcBorders>
          </w:tcPr>
          <w:p w14:paraId="406242C2" w14:textId="77777777" w:rsidR="00A02D59" w:rsidRPr="001923C6" w:rsidRDefault="00A02D59" w:rsidP="00A02D59">
            <w:pPr>
              <w:rPr>
                <w:sz w:val="20"/>
              </w:rPr>
            </w:pPr>
          </w:p>
        </w:tc>
        <w:tc>
          <w:tcPr>
            <w:tcW w:w="845" w:type="dxa"/>
            <w:vMerge/>
            <w:tcBorders>
              <w:top w:val="single" w:sz="4" w:space="0" w:color="auto"/>
              <w:left w:val="single" w:sz="4" w:space="0" w:color="auto"/>
              <w:bottom w:val="single" w:sz="4" w:space="0" w:color="auto"/>
              <w:right w:val="single" w:sz="4" w:space="0" w:color="auto"/>
            </w:tcBorders>
          </w:tcPr>
          <w:p w14:paraId="14A7EF29" w14:textId="77777777" w:rsidR="00A02D59" w:rsidRPr="001923C6" w:rsidRDefault="00A02D59" w:rsidP="00A02D59">
            <w:pPr>
              <w:rPr>
                <w:sz w:val="20"/>
              </w:rPr>
            </w:pPr>
          </w:p>
        </w:tc>
        <w:tc>
          <w:tcPr>
            <w:tcW w:w="423" w:type="dxa"/>
            <w:tcBorders>
              <w:top w:val="single" w:sz="6" w:space="0" w:color="000000"/>
              <w:left w:val="single" w:sz="4" w:space="0" w:color="auto"/>
              <w:bottom w:val="single" w:sz="6" w:space="0" w:color="000000"/>
              <w:right w:val="single" w:sz="6" w:space="0" w:color="000000"/>
            </w:tcBorders>
          </w:tcPr>
          <w:p w14:paraId="098EB3D7"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4295FE92"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F53FB1D" w14:textId="77777777" w:rsidR="00A02D59" w:rsidRPr="001923C6" w:rsidRDefault="00A02D59" w:rsidP="00A02D59">
            <w:pPr>
              <w:rPr>
                <w:sz w:val="20"/>
              </w:rPr>
            </w:pPr>
          </w:p>
        </w:tc>
      </w:tr>
      <w:tr w:rsidR="00A02D59" w:rsidRPr="001923C6" w14:paraId="34DC0AB9" w14:textId="77777777" w:rsidTr="002851D1">
        <w:trPr>
          <w:trHeight w:val="216"/>
        </w:trPr>
        <w:tc>
          <w:tcPr>
            <w:tcW w:w="1269" w:type="dxa"/>
            <w:vMerge w:val="restart"/>
            <w:tcBorders>
              <w:top w:val="single" w:sz="4" w:space="0" w:color="auto"/>
              <w:left w:val="single" w:sz="6" w:space="0" w:color="000000"/>
              <w:right w:val="single" w:sz="6" w:space="0" w:color="000000"/>
            </w:tcBorders>
          </w:tcPr>
          <w:p w14:paraId="452080F4" w14:textId="77777777" w:rsidR="00A02D59" w:rsidRPr="001923C6" w:rsidRDefault="00A02D59" w:rsidP="00A02D59">
            <w:pPr>
              <w:rPr>
                <w:color w:val="000000"/>
                <w:sz w:val="20"/>
              </w:rPr>
            </w:pPr>
            <w:r w:rsidRPr="001923C6">
              <w:rPr>
                <w:color w:val="000000"/>
                <w:sz w:val="20"/>
              </w:rPr>
              <w:t>eqinjstp4</w:t>
            </w:r>
          </w:p>
        </w:tc>
        <w:tc>
          <w:tcPr>
            <w:tcW w:w="1547" w:type="dxa"/>
            <w:vMerge w:val="restart"/>
            <w:tcBorders>
              <w:top w:val="single" w:sz="4" w:space="0" w:color="auto"/>
              <w:left w:val="single" w:sz="6" w:space="0" w:color="000000"/>
              <w:right w:val="single" w:sz="6" w:space="0" w:color="000000"/>
            </w:tcBorders>
          </w:tcPr>
          <w:p w14:paraId="0AFFE863" w14:textId="77777777" w:rsidR="00A02D59" w:rsidRPr="001923C6" w:rsidRDefault="00A02D59" w:rsidP="00A02D59">
            <w:pPr>
              <w:rPr>
                <w:sz w:val="20"/>
              </w:rPr>
            </w:pPr>
            <w:r w:rsidRPr="001923C6">
              <w:rPr>
                <w:rFonts w:hint="eastAsia"/>
                <w:sz w:val="20"/>
              </w:rPr>
              <w:t>ﾎﾟｰﾄ</w:t>
            </w:r>
            <w:r w:rsidRPr="001923C6">
              <w:rPr>
                <w:sz w:val="20"/>
              </w:rPr>
              <w:t>4回目始動時噴射量</w:t>
            </w:r>
          </w:p>
        </w:tc>
        <w:tc>
          <w:tcPr>
            <w:tcW w:w="563" w:type="dxa"/>
            <w:vMerge w:val="restart"/>
            <w:tcBorders>
              <w:top w:val="single" w:sz="4" w:space="0" w:color="auto"/>
              <w:left w:val="single" w:sz="6" w:space="0" w:color="000000"/>
              <w:right w:val="single" w:sz="6" w:space="0" w:color="000000"/>
            </w:tcBorders>
          </w:tcPr>
          <w:p w14:paraId="1682C5FB"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31F1E183"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27652254" w14:textId="77777777" w:rsidR="00A02D59" w:rsidRPr="001923C6" w:rsidRDefault="00A02D59" w:rsidP="00A02D59">
            <w:pPr>
              <w:rPr>
                <w:sz w:val="20"/>
              </w:rPr>
            </w:pPr>
            <w:r w:rsidRPr="001923C6">
              <w:rPr>
                <w:sz w:val="20"/>
              </w:rPr>
              <w:t>mg/st</w:t>
            </w:r>
          </w:p>
        </w:tc>
        <w:tc>
          <w:tcPr>
            <w:tcW w:w="986" w:type="dxa"/>
            <w:vMerge w:val="restart"/>
            <w:tcBorders>
              <w:top w:val="single" w:sz="4" w:space="0" w:color="auto"/>
              <w:left w:val="single" w:sz="6" w:space="0" w:color="000000"/>
              <w:right w:val="single" w:sz="6" w:space="0" w:color="000000"/>
            </w:tcBorders>
          </w:tcPr>
          <w:p w14:paraId="6DE2ABC8" w14:textId="77777777" w:rsidR="00A02D59" w:rsidRPr="001923C6" w:rsidRDefault="00A02D59" w:rsidP="00A02D59">
            <w:pPr>
              <w:rPr>
                <w:sz w:val="20"/>
              </w:rPr>
            </w:pPr>
            <w:r w:rsidRPr="001923C6">
              <w:rPr>
                <w:sz w:val="20"/>
              </w:rPr>
              <w:t>0～2800</w:t>
            </w:r>
          </w:p>
        </w:tc>
        <w:tc>
          <w:tcPr>
            <w:tcW w:w="1126" w:type="dxa"/>
            <w:vMerge w:val="restart"/>
            <w:tcBorders>
              <w:top w:val="single" w:sz="4" w:space="0" w:color="auto"/>
              <w:left w:val="single" w:sz="6" w:space="0" w:color="000000"/>
              <w:right w:val="single" w:sz="6" w:space="0" w:color="000000"/>
            </w:tcBorders>
          </w:tcPr>
          <w:p w14:paraId="2BE50B7F"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0CF6DA16"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75193463"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62FBB538"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6D641DE7" w14:textId="77777777" w:rsidR="00A02D59" w:rsidRPr="001923C6" w:rsidRDefault="00A02D59" w:rsidP="00A02D59">
            <w:pPr>
              <w:rPr>
                <w:sz w:val="20"/>
              </w:rPr>
            </w:pPr>
            <w:r w:rsidRPr="001923C6">
              <w:rPr>
                <w:rFonts w:hint="eastAsia"/>
                <w:sz w:val="20"/>
              </w:rPr>
              <w:t>【</w:t>
            </w:r>
            <w:r w:rsidRPr="001923C6">
              <w:rPr>
                <w:sz w:val="20"/>
              </w:rPr>
              <w:t>D-4以外】</w:t>
            </w:r>
          </w:p>
        </w:tc>
      </w:tr>
      <w:tr w:rsidR="00A02D59" w:rsidRPr="001923C6" w14:paraId="735961C3" w14:textId="77777777" w:rsidTr="00AB07ED">
        <w:trPr>
          <w:trHeight w:val="216"/>
        </w:trPr>
        <w:tc>
          <w:tcPr>
            <w:tcW w:w="1269" w:type="dxa"/>
            <w:vMerge/>
            <w:tcBorders>
              <w:left w:val="single" w:sz="6" w:space="0" w:color="000000"/>
              <w:bottom w:val="single" w:sz="6" w:space="0" w:color="000000"/>
              <w:right w:val="single" w:sz="6" w:space="0" w:color="000000"/>
            </w:tcBorders>
          </w:tcPr>
          <w:p w14:paraId="789432F2"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687362A6"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D9C7A82"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67149EE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1D20B6F2"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0B173025"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139EA0D5"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478CD75B"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12E9EF2"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4945811"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A03802E" w14:textId="77777777" w:rsidR="00A02D59" w:rsidRPr="001923C6" w:rsidRDefault="00A02D59" w:rsidP="00A02D59">
            <w:pPr>
              <w:rPr>
                <w:sz w:val="20"/>
              </w:rPr>
            </w:pPr>
          </w:p>
        </w:tc>
      </w:tr>
      <w:tr w:rsidR="00A02D59" w:rsidRPr="001923C6" w14:paraId="3A8CBCAB"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56E72375" w14:textId="2EA06AE3" w:rsidR="00A02D59" w:rsidRPr="00AE6402" w:rsidRDefault="00A02D59" w:rsidP="00A02D59">
            <w:pPr>
              <w:rPr>
                <w:color w:val="000000"/>
                <w:sz w:val="20"/>
              </w:rPr>
            </w:pPr>
            <w:r w:rsidRPr="00AE6402">
              <w:rPr>
                <w:color w:val="000000"/>
                <w:sz w:val="20"/>
              </w:rPr>
              <w:t>eqinjstpn</w:t>
            </w:r>
            <w:r w:rsidRPr="00AE6402">
              <w:rPr>
                <w:rFonts w:hint="eastAsia"/>
                <w:color w:val="000000"/>
                <w:sz w:val="20"/>
              </w:rPr>
              <w:t>[</w:t>
            </w:r>
            <w:r w:rsidRPr="00AE6402">
              <w:rPr>
                <w:color w:val="000000"/>
                <w:sz w:val="20"/>
              </w:rPr>
              <w:t>5</w:t>
            </w:r>
            <w:r w:rsidRPr="00AE6402">
              <w:rPr>
                <w:rFonts w:hint="eastAsia"/>
                <w:color w:val="000000"/>
                <w:sz w:val="20"/>
              </w:rPr>
              <w:t>]</w:t>
            </w:r>
          </w:p>
        </w:tc>
        <w:tc>
          <w:tcPr>
            <w:tcW w:w="1547" w:type="dxa"/>
            <w:vMerge w:val="restart"/>
            <w:tcBorders>
              <w:top w:val="single" w:sz="6" w:space="0" w:color="000000"/>
              <w:left w:val="single" w:sz="6" w:space="0" w:color="000000"/>
              <w:right w:val="single" w:sz="6" w:space="0" w:color="000000"/>
            </w:tcBorders>
            <w:shd w:val="clear" w:color="auto" w:fill="auto"/>
          </w:tcPr>
          <w:p w14:paraId="7C48287A" w14:textId="42C91403" w:rsidR="00A02D59" w:rsidRPr="00AE6402" w:rsidRDefault="00A02D59" w:rsidP="00A02D59">
            <w:pPr>
              <w:rPr>
                <w:sz w:val="20"/>
              </w:rPr>
            </w:pPr>
            <w:r w:rsidRPr="00AE6402">
              <w:rPr>
                <w:rFonts w:hint="eastAsia"/>
                <w:sz w:val="20"/>
              </w:rPr>
              <w:t>ﾎﾟｰﾄ</w:t>
            </w:r>
            <w:r w:rsidRPr="00AE6402">
              <w:rPr>
                <w:sz w:val="20"/>
              </w:rPr>
              <w:t>n回目始動時噴射量</w:t>
            </w:r>
            <w:r w:rsidRPr="00AE6402">
              <w:rPr>
                <w:rFonts w:hint="eastAsia"/>
                <w:sz w:val="20"/>
              </w:rPr>
              <w:t>(</w:t>
            </w:r>
            <w:r w:rsidRPr="00AE6402">
              <w:rPr>
                <w:sz w:val="20"/>
              </w:rPr>
              <w:t>噴射回数配列</w:t>
            </w:r>
            <w:r w:rsidRPr="00AE6402">
              <w:rPr>
                <w:rFonts w:hint="eastAsia"/>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7745BC84" w14:textId="6AA4E08F" w:rsidR="00A02D59" w:rsidRPr="00AE6402" w:rsidRDefault="00A02D59" w:rsidP="00A02D59">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495DF8E2" w14:textId="25E5150D" w:rsidR="00A02D59" w:rsidRPr="00AE6402" w:rsidRDefault="00A02D59" w:rsidP="00A02D59">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3521C35B" w14:textId="2BE4591C" w:rsidR="00A02D59" w:rsidRPr="00AE6402" w:rsidRDefault="00A02D59" w:rsidP="00A02D59">
            <w:pPr>
              <w:rPr>
                <w:sz w:val="20"/>
              </w:rPr>
            </w:pPr>
            <w:r w:rsidRPr="00AE6402">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6B5037F2" w14:textId="68BCEFE3" w:rsidR="00A02D59" w:rsidRPr="00AE6402" w:rsidRDefault="00A02D59" w:rsidP="00A02D59">
            <w:pPr>
              <w:rPr>
                <w:sz w:val="20"/>
              </w:rPr>
            </w:pPr>
            <w:r w:rsidRPr="00AE6402">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7F7F4076" w14:textId="1D85EBA9" w:rsidR="00A02D59" w:rsidRPr="00AE6402" w:rsidRDefault="00A02D59" w:rsidP="00A02D59">
            <w:pPr>
              <w:rPr>
                <w:sz w:val="20"/>
              </w:rPr>
            </w:pPr>
            <w:r w:rsidRPr="00AE6402">
              <w:rPr>
                <w:sz w:val="20"/>
              </w:rPr>
              <w:t>8ms</w:t>
            </w:r>
            <w:r w:rsidRPr="00AE6402">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4FD8F151" w14:textId="027AC02A" w:rsidR="00A02D59" w:rsidRPr="00AE6402" w:rsidRDefault="00A02D59" w:rsidP="00A02D59">
            <w:pPr>
              <w:rPr>
                <w:sz w:val="20"/>
              </w:rPr>
            </w:pPr>
            <w:r w:rsidRPr="00AE6402">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0AE9368" w14:textId="306358A8" w:rsidR="00A02D59" w:rsidRPr="00AE6402" w:rsidRDefault="00A02D59" w:rsidP="00A02D59">
            <w:pPr>
              <w:rPr>
                <w:sz w:val="20"/>
              </w:rPr>
            </w:pPr>
            <w:r w:rsidRPr="00AE6402">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459D499" w14:textId="16CFB13E" w:rsidR="00A02D59" w:rsidRPr="00AE6402" w:rsidRDefault="00A02D59" w:rsidP="00A02D59">
            <w:pPr>
              <w:rPr>
                <w:sz w:val="20"/>
              </w:rPr>
            </w:pPr>
            <w:r w:rsidRPr="00AE6402">
              <w:rPr>
                <w:sz w:val="20"/>
              </w:rPr>
              <w:t>(4096*1024)/128/256/256/256</w:t>
            </w:r>
          </w:p>
        </w:tc>
        <w:tc>
          <w:tcPr>
            <w:tcW w:w="1342" w:type="dxa"/>
            <w:vMerge w:val="restart"/>
            <w:tcBorders>
              <w:top w:val="single" w:sz="6" w:space="0" w:color="000000"/>
              <w:left w:val="single" w:sz="6" w:space="0" w:color="000000"/>
              <w:right w:val="single" w:sz="6" w:space="0" w:color="000000"/>
            </w:tcBorders>
            <w:shd w:val="clear" w:color="auto" w:fill="auto"/>
          </w:tcPr>
          <w:p w14:paraId="153DC6EE" w14:textId="77777777" w:rsidR="00A02D59" w:rsidRPr="00AE6402" w:rsidRDefault="00A02D59" w:rsidP="00A02D59">
            <w:pPr>
              <w:rPr>
                <w:sz w:val="20"/>
              </w:rPr>
            </w:pPr>
            <w:r w:rsidRPr="00AE6402">
              <w:rPr>
                <w:rFonts w:hint="eastAsia"/>
                <w:sz w:val="20"/>
              </w:rPr>
              <w:t>【</w:t>
            </w:r>
            <w:r w:rsidRPr="00AE6402">
              <w:rPr>
                <w:sz w:val="20"/>
              </w:rPr>
              <w:t>D-4以外】</w:t>
            </w:r>
          </w:p>
        </w:tc>
      </w:tr>
      <w:tr w:rsidR="00A02D59" w:rsidRPr="001923C6" w14:paraId="44EAEAF3" w14:textId="77777777" w:rsidTr="00AB07ED">
        <w:trPr>
          <w:trHeight w:val="245"/>
        </w:trPr>
        <w:tc>
          <w:tcPr>
            <w:tcW w:w="1269" w:type="dxa"/>
            <w:vMerge/>
            <w:tcBorders>
              <w:left w:val="single" w:sz="6" w:space="0" w:color="000000"/>
              <w:right w:val="single" w:sz="6" w:space="0" w:color="000000"/>
            </w:tcBorders>
          </w:tcPr>
          <w:p w14:paraId="2B9B2F3C" w14:textId="77777777" w:rsidR="00A02D59" w:rsidRPr="001923C6" w:rsidRDefault="00A02D59" w:rsidP="00A02D59">
            <w:pPr>
              <w:rPr>
                <w:color w:val="000000"/>
                <w:sz w:val="20"/>
              </w:rPr>
            </w:pPr>
          </w:p>
        </w:tc>
        <w:tc>
          <w:tcPr>
            <w:tcW w:w="1547" w:type="dxa"/>
            <w:vMerge/>
            <w:tcBorders>
              <w:left w:val="single" w:sz="6" w:space="0" w:color="000000"/>
              <w:right w:val="single" w:sz="6" w:space="0" w:color="000000"/>
            </w:tcBorders>
          </w:tcPr>
          <w:p w14:paraId="7B6FC89D"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0A703B9B"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0EAB537F" w14:textId="77777777" w:rsidR="00A02D59" w:rsidRPr="001923C6" w:rsidRDefault="00A02D59" w:rsidP="00A02D59">
            <w:pPr>
              <w:rPr>
                <w:sz w:val="20"/>
              </w:rPr>
            </w:pPr>
          </w:p>
        </w:tc>
        <w:tc>
          <w:tcPr>
            <w:tcW w:w="563" w:type="dxa"/>
            <w:vMerge/>
            <w:tcBorders>
              <w:left w:val="single" w:sz="6" w:space="0" w:color="000000"/>
              <w:right w:val="single" w:sz="6" w:space="0" w:color="000000"/>
            </w:tcBorders>
          </w:tcPr>
          <w:p w14:paraId="5DAEECBA" w14:textId="77777777" w:rsidR="00A02D59" w:rsidRPr="001923C6" w:rsidRDefault="00A02D59" w:rsidP="00A02D59">
            <w:pPr>
              <w:rPr>
                <w:sz w:val="20"/>
              </w:rPr>
            </w:pPr>
          </w:p>
        </w:tc>
        <w:tc>
          <w:tcPr>
            <w:tcW w:w="986" w:type="dxa"/>
            <w:vMerge/>
            <w:tcBorders>
              <w:left w:val="single" w:sz="6" w:space="0" w:color="000000"/>
              <w:right w:val="single" w:sz="6" w:space="0" w:color="000000"/>
            </w:tcBorders>
          </w:tcPr>
          <w:p w14:paraId="1ABC8140" w14:textId="77777777" w:rsidR="00A02D59" w:rsidRPr="001923C6" w:rsidRDefault="00A02D59" w:rsidP="00A02D59">
            <w:pPr>
              <w:rPr>
                <w:sz w:val="20"/>
              </w:rPr>
            </w:pPr>
          </w:p>
        </w:tc>
        <w:tc>
          <w:tcPr>
            <w:tcW w:w="1126" w:type="dxa"/>
            <w:vMerge/>
            <w:tcBorders>
              <w:left w:val="single" w:sz="6" w:space="0" w:color="000000"/>
              <w:right w:val="single" w:sz="6" w:space="0" w:color="000000"/>
            </w:tcBorders>
          </w:tcPr>
          <w:p w14:paraId="4CB73A62" w14:textId="77777777" w:rsidR="00A02D59" w:rsidRPr="001923C6" w:rsidRDefault="00A02D59" w:rsidP="00A02D59">
            <w:pPr>
              <w:rPr>
                <w:sz w:val="20"/>
              </w:rPr>
            </w:pPr>
          </w:p>
        </w:tc>
        <w:tc>
          <w:tcPr>
            <w:tcW w:w="845" w:type="dxa"/>
            <w:vMerge/>
            <w:tcBorders>
              <w:left w:val="single" w:sz="6" w:space="0" w:color="000000"/>
              <w:right w:val="single" w:sz="6" w:space="0" w:color="000000"/>
            </w:tcBorders>
          </w:tcPr>
          <w:p w14:paraId="2C479C0B" w14:textId="77777777" w:rsidR="00A02D59" w:rsidRPr="001923C6" w:rsidRDefault="00A02D59" w:rsidP="00A02D59">
            <w:pPr>
              <w:rPr>
                <w:sz w:val="20"/>
              </w:rPr>
            </w:pPr>
          </w:p>
        </w:tc>
        <w:tc>
          <w:tcPr>
            <w:tcW w:w="423" w:type="dxa"/>
            <w:tcBorders>
              <w:top w:val="single" w:sz="6" w:space="0" w:color="000000"/>
              <w:left w:val="single" w:sz="6" w:space="0" w:color="000000"/>
              <w:right w:val="single" w:sz="6" w:space="0" w:color="000000"/>
            </w:tcBorders>
            <w:shd w:val="clear" w:color="auto" w:fill="auto"/>
          </w:tcPr>
          <w:p w14:paraId="523A0EB0" w14:textId="77777777" w:rsidR="00A02D59" w:rsidRPr="00AE6402" w:rsidRDefault="00A02D59" w:rsidP="00A02D59">
            <w:pPr>
              <w:rPr>
                <w:sz w:val="20"/>
              </w:rPr>
            </w:pPr>
            <w:r w:rsidRPr="00AE6402">
              <w:rPr>
                <w:sz w:val="20"/>
              </w:rPr>
              <w:t>f4</w:t>
            </w:r>
          </w:p>
        </w:tc>
        <w:tc>
          <w:tcPr>
            <w:tcW w:w="1547" w:type="dxa"/>
            <w:tcBorders>
              <w:top w:val="single" w:sz="6" w:space="0" w:color="000000"/>
              <w:left w:val="single" w:sz="6" w:space="0" w:color="000000"/>
              <w:right w:val="single" w:sz="6" w:space="0" w:color="000000"/>
            </w:tcBorders>
            <w:shd w:val="clear" w:color="auto" w:fill="auto"/>
          </w:tcPr>
          <w:p w14:paraId="185254B9" w14:textId="77777777" w:rsidR="00A02D59" w:rsidRPr="00AE6402" w:rsidRDefault="00A02D59" w:rsidP="00A02D59">
            <w:pPr>
              <w:rPr>
                <w:sz w:val="20"/>
              </w:rPr>
            </w:pPr>
            <w:r w:rsidRPr="00AE6402">
              <w:rPr>
                <w:sz w:val="20"/>
              </w:rPr>
              <w:t>-</w:t>
            </w:r>
          </w:p>
        </w:tc>
        <w:tc>
          <w:tcPr>
            <w:tcW w:w="1342" w:type="dxa"/>
            <w:vMerge/>
            <w:tcBorders>
              <w:left w:val="single" w:sz="6" w:space="0" w:color="000000"/>
              <w:right w:val="single" w:sz="6" w:space="0" w:color="000000"/>
            </w:tcBorders>
          </w:tcPr>
          <w:p w14:paraId="29890E6E" w14:textId="77777777" w:rsidR="00A02D59" w:rsidRPr="001923C6" w:rsidRDefault="00A02D59" w:rsidP="00A02D59">
            <w:pPr>
              <w:rPr>
                <w:sz w:val="20"/>
              </w:rPr>
            </w:pPr>
          </w:p>
        </w:tc>
      </w:tr>
      <w:tr w:rsidR="00A02D59" w:rsidRPr="001923C6" w14:paraId="14C41BB4"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47087C30" w14:textId="77777777" w:rsidR="00A02D59" w:rsidRPr="001923C6" w:rsidRDefault="00A02D59" w:rsidP="00A02D59">
            <w:pPr>
              <w:rPr>
                <w:color w:val="000000"/>
                <w:sz w:val="20"/>
              </w:rPr>
            </w:pPr>
            <w:r w:rsidRPr="001923C6">
              <w:rPr>
                <w:color w:val="000000"/>
                <w:sz w:val="20"/>
              </w:rPr>
              <w:t>eqinjstd1</w:t>
            </w:r>
          </w:p>
        </w:tc>
        <w:tc>
          <w:tcPr>
            <w:tcW w:w="1547" w:type="dxa"/>
            <w:vMerge w:val="restart"/>
            <w:tcBorders>
              <w:top w:val="single" w:sz="6" w:space="0" w:color="000000"/>
              <w:left w:val="single" w:sz="6" w:space="0" w:color="000000"/>
              <w:right w:val="single" w:sz="6" w:space="0" w:color="000000"/>
            </w:tcBorders>
          </w:tcPr>
          <w:p w14:paraId="2B910B24" w14:textId="77777777" w:rsidR="00A02D59" w:rsidRPr="001923C6" w:rsidRDefault="00A02D59" w:rsidP="00A02D59">
            <w:pPr>
              <w:rPr>
                <w:sz w:val="20"/>
              </w:rPr>
            </w:pPr>
            <w:r w:rsidRPr="001923C6">
              <w:rPr>
                <w:rFonts w:hint="eastAsia"/>
                <w:sz w:val="20"/>
              </w:rPr>
              <w:t>筒内</w:t>
            </w:r>
            <w:r w:rsidRPr="001923C6">
              <w:rPr>
                <w:sz w:val="20"/>
              </w:rPr>
              <w:t>1回目始動時噴射量</w:t>
            </w:r>
          </w:p>
        </w:tc>
        <w:tc>
          <w:tcPr>
            <w:tcW w:w="563" w:type="dxa"/>
            <w:vMerge w:val="restart"/>
            <w:tcBorders>
              <w:top w:val="single" w:sz="6" w:space="0" w:color="000000"/>
              <w:left w:val="single" w:sz="6" w:space="0" w:color="000000"/>
              <w:right w:val="single" w:sz="6" w:space="0" w:color="000000"/>
            </w:tcBorders>
          </w:tcPr>
          <w:p w14:paraId="7665256A"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1593C56"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76C6736" w14:textId="77777777" w:rsidR="00A02D59" w:rsidRPr="001923C6" w:rsidRDefault="00A02D59" w:rsidP="00A02D59">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14C076C2" w14:textId="77777777" w:rsidR="00A02D59" w:rsidRPr="001923C6" w:rsidRDefault="00A02D59" w:rsidP="00A02D59">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3698B8EF"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1BFB751B"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8C83CD7"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54D2C824"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3554E439"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15207A89" w14:textId="77777777" w:rsidTr="00AB07ED">
        <w:trPr>
          <w:trHeight w:val="216"/>
        </w:trPr>
        <w:tc>
          <w:tcPr>
            <w:tcW w:w="1269" w:type="dxa"/>
            <w:vMerge/>
            <w:tcBorders>
              <w:left w:val="single" w:sz="6" w:space="0" w:color="000000"/>
              <w:bottom w:val="single" w:sz="6" w:space="0" w:color="000000"/>
              <w:right w:val="single" w:sz="6" w:space="0" w:color="000000"/>
            </w:tcBorders>
          </w:tcPr>
          <w:p w14:paraId="42677652"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16330EE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FCF184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06E2E7EF"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9E87FA2"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77755273"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6AE8F57E"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061EDC63"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8F96DF2"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43FBCEA8"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2E33D288" w14:textId="77777777" w:rsidR="00A02D59" w:rsidRPr="001923C6" w:rsidRDefault="00A02D59" w:rsidP="00A02D59">
            <w:pPr>
              <w:rPr>
                <w:sz w:val="20"/>
              </w:rPr>
            </w:pPr>
          </w:p>
        </w:tc>
      </w:tr>
      <w:tr w:rsidR="00A02D59" w:rsidRPr="001923C6" w14:paraId="3CFEA4B4"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1A09860E" w14:textId="77777777" w:rsidR="00A02D59" w:rsidRPr="001923C6" w:rsidRDefault="00A02D59" w:rsidP="00A02D59">
            <w:pPr>
              <w:rPr>
                <w:color w:val="000000"/>
                <w:sz w:val="20"/>
              </w:rPr>
            </w:pPr>
            <w:r w:rsidRPr="001923C6">
              <w:rPr>
                <w:color w:val="000000"/>
                <w:sz w:val="20"/>
              </w:rPr>
              <w:t>eqinjstd2</w:t>
            </w:r>
          </w:p>
        </w:tc>
        <w:tc>
          <w:tcPr>
            <w:tcW w:w="1547" w:type="dxa"/>
            <w:vMerge w:val="restart"/>
            <w:tcBorders>
              <w:top w:val="single" w:sz="6" w:space="0" w:color="000000"/>
              <w:left w:val="single" w:sz="6" w:space="0" w:color="000000"/>
              <w:right w:val="single" w:sz="6" w:space="0" w:color="000000"/>
            </w:tcBorders>
          </w:tcPr>
          <w:p w14:paraId="7A6887F8" w14:textId="77777777" w:rsidR="00A02D59" w:rsidRPr="001923C6" w:rsidRDefault="00A02D59" w:rsidP="00A02D59">
            <w:pPr>
              <w:rPr>
                <w:sz w:val="20"/>
              </w:rPr>
            </w:pPr>
            <w:r w:rsidRPr="001923C6">
              <w:rPr>
                <w:rFonts w:hint="eastAsia"/>
                <w:sz w:val="20"/>
              </w:rPr>
              <w:t>筒内</w:t>
            </w:r>
            <w:r w:rsidRPr="001923C6">
              <w:rPr>
                <w:sz w:val="20"/>
              </w:rPr>
              <w:t>2回目始動時噴射量</w:t>
            </w:r>
          </w:p>
        </w:tc>
        <w:tc>
          <w:tcPr>
            <w:tcW w:w="563" w:type="dxa"/>
            <w:vMerge w:val="restart"/>
            <w:tcBorders>
              <w:top w:val="single" w:sz="6" w:space="0" w:color="000000"/>
              <w:left w:val="single" w:sz="6" w:space="0" w:color="000000"/>
              <w:right w:val="single" w:sz="6" w:space="0" w:color="000000"/>
            </w:tcBorders>
          </w:tcPr>
          <w:p w14:paraId="173540D6"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1052270"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D071493" w14:textId="77777777" w:rsidR="00A02D59" w:rsidRPr="001923C6" w:rsidRDefault="00A02D59" w:rsidP="00A02D59">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43AD4F34" w14:textId="77777777" w:rsidR="00A02D59" w:rsidRPr="001923C6" w:rsidRDefault="00A02D59" w:rsidP="00A02D59">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6AC444D8"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06921333"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2CF74141"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248F1728"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20782A62"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0D87A81A" w14:textId="77777777" w:rsidTr="00AB07ED">
        <w:trPr>
          <w:trHeight w:val="216"/>
        </w:trPr>
        <w:tc>
          <w:tcPr>
            <w:tcW w:w="1269" w:type="dxa"/>
            <w:vMerge/>
            <w:tcBorders>
              <w:left w:val="single" w:sz="6" w:space="0" w:color="000000"/>
              <w:bottom w:val="single" w:sz="6" w:space="0" w:color="000000"/>
              <w:right w:val="single" w:sz="6" w:space="0" w:color="000000"/>
            </w:tcBorders>
          </w:tcPr>
          <w:p w14:paraId="10016296"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202FDC20"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671C83FA"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BFFEB2E"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3EE29FD"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52CDA66D"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3676836F"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7B9CF903"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5009D110"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3A63F16"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BCEF487" w14:textId="77777777" w:rsidR="00A02D59" w:rsidRPr="001923C6" w:rsidRDefault="00A02D59" w:rsidP="00A02D59">
            <w:pPr>
              <w:rPr>
                <w:sz w:val="20"/>
              </w:rPr>
            </w:pPr>
          </w:p>
        </w:tc>
      </w:tr>
      <w:tr w:rsidR="00A02D59" w:rsidRPr="001923C6" w14:paraId="181BAC84"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2848A4BF" w14:textId="77777777" w:rsidR="00A02D59" w:rsidRPr="001923C6" w:rsidRDefault="00A02D59" w:rsidP="00A02D59">
            <w:pPr>
              <w:rPr>
                <w:color w:val="000000"/>
                <w:sz w:val="20"/>
              </w:rPr>
            </w:pPr>
            <w:r w:rsidRPr="001923C6">
              <w:rPr>
                <w:color w:val="000000"/>
                <w:sz w:val="20"/>
              </w:rPr>
              <w:t>eqinjstd3</w:t>
            </w:r>
          </w:p>
        </w:tc>
        <w:tc>
          <w:tcPr>
            <w:tcW w:w="1547" w:type="dxa"/>
            <w:vMerge w:val="restart"/>
            <w:tcBorders>
              <w:top w:val="single" w:sz="6" w:space="0" w:color="000000"/>
              <w:left w:val="single" w:sz="6" w:space="0" w:color="000000"/>
              <w:right w:val="single" w:sz="6" w:space="0" w:color="000000"/>
            </w:tcBorders>
          </w:tcPr>
          <w:p w14:paraId="05E4E8D1" w14:textId="77777777" w:rsidR="00A02D59" w:rsidRPr="001923C6" w:rsidRDefault="00A02D59" w:rsidP="00A02D59">
            <w:pPr>
              <w:rPr>
                <w:sz w:val="20"/>
              </w:rPr>
            </w:pPr>
            <w:r w:rsidRPr="001923C6">
              <w:rPr>
                <w:rFonts w:hint="eastAsia"/>
                <w:sz w:val="20"/>
              </w:rPr>
              <w:t>筒内</w:t>
            </w:r>
            <w:r w:rsidRPr="001923C6">
              <w:rPr>
                <w:sz w:val="20"/>
              </w:rPr>
              <w:t>3回目始動時噴射量</w:t>
            </w:r>
          </w:p>
        </w:tc>
        <w:tc>
          <w:tcPr>
            <w:tcW w:w="563" w:type="dxa"/>
            <w:vMerge w:val="restart"/>
            <w:tcBorders>
              <w:top w:val="single" w:sz="6" w:space="0" w:color="000000"/>
              <w:left w:val="single" w:sz="6" w:space="0" w:color="000000"/>
              <w:right w:val="single" w:sz="6" w:space="0" w:color="000000"/>
            </w:tcBorders>
          </w:tcPr>
          <w:p w14:paraId="39C43A98"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3808BA8D"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41E98B30" w14:textId="77777777" w:rsidR="00A02D59" w:rsidRPr="001923C6" w:rsidRDefault="00A02D59" w:rsidP="00A02D59">
            <w:pPr>
              <w:rPr>
                <w:sz w:val="20"/>
              </w:rPr>
            </w:pPr>
            <w:r w:rsidRPr="001923C6">
              <w:rPr>
                <w:sz w:val="20"/>
              </w:rPr>
              <w:t>mg/st</w:t>
            </w:r>
          </w:p>
        </w:tc>
        <w:tc>
          <w:tcPr>
            <w:tcW w:w="986" w:type="dxa"/>
            <w:vMerge w:val="restart"/>
            <w:tcBorders>
              <w:top w:val="single" w:sz="6" w:space="0" w:color="000000"/>
              <w:left w:val="single" w:sz="6" w:space="0" w:color="000000"/>
              <w:right w:val="single" w:sz="6" w:space="0" w:color="000000"/>
            </w:tcBorders>
          </w:tcPr>
          <w:p w14:paraId="378D93B8" w14:textId="77777777" w:rsidR="00A02D59" w:rsidRPr="001923C6" w:rsidRDefault="00A02D59" w:rsidP="00A02D59">
            <w:pPr>
              <w:rPr>
                <w:sz w:val="20"/>
              </w:rPr>
            </w:pPr>
            <w:r w:rsidRPr="001923C6">
              <w:rPr>
                <w:sz w:val="20"/>
              </w:rPr>
              <w:t>0～2800</w:t>
            </w:r>
          </w:p>
        </w:tc>
        <w:tc>
          <w:tcPr>
            <w:tcW w:w="1126" w:type="dxa"/>
            <w:vMerge w:val="restart"/>
            <w:tcBorders>
              <w:top w:val="single" w:sz="6" w:space="0" w:color="000000"/>
              <w:left w:val="single" w:sz="6" w:space="0" w:color="000000"/>
              <w:right w:val="single" w:sz="6" w:space="0" w:color="000000"/>
            </w:tcBorders>
          </w:tcPr>
          <w:p w14:paraId="4D68C72B"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47ADA7D8"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6C0CE088"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450EC428"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62880B05" w14:textId="77777777"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2305C620" w14:textId="77777777" w:rsidTr="00AB07ED">
        <w:trPr>
          <w:trHeight w:val="216"/>
        </w:trPr>
        <w:tc>
          <w:tcPr>
            <w:tcW w:w="1269" w:type="dxa"/>
            <w:vMerge/>
            <w:tcBorders>
              <w:left w:val="single" w:sz="6" w:space="0" w:color="000000"/>
              <w:bottom w:val="single" w:sz="6" w:space="0" w:color="000000"/>
              <w:right w:val="single" w:sz="6" w:space="0" w:color="000000"/>
            </w:tcBorders>
          </w:tcPr>
          <w:p w14:paraId="78B5F46E"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776F0DCE"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7A717CC3"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6ECC3874"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B9E9E79"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7F3243D2"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4660D483"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0BC57DEF"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327CF338"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E8B8A6D"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A4A64B1" w14:textId="77777777" w:rsidR="00A02D59" w:rsidRPr="001923C6" w:rsidRDefault="00A02D59" w:rsidP="00A02D59">
            <w:pPr>
              <w:rPr>
                <w:sz w:val="20"/>
              </w:rPr>
            </w:pPr>
          </w:p>
        </w:tc>
      </w:tr>
      <w:tr w:rsidR="00A02D59" w:rsidRPr="001923C6" w14:paraId="4797D9E2"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2F8E7BB7" w14:textId="77777777" w:rsidR="00A02D59" w:rsidRPr="001923C6" w:rsidRDefault="00A02D59" w:rsidP="00A02D59">
            <w:pPr>
              <w:rPr>
                <w:color w:val="000000"/>
                <w:sz w:val="20"/>
              </w:rPr>
            </w:pPr>
            <w:r w:rsidRPr="001923C6">
              <w:rPr>
                <w:color w:val="000000"/>
                <w:sz w:val="20"/>
              </w:rPr>
              <w:t>eqinjstd4</w:t>
            </w:r>
          </w:p>
        </w:tc>
        <w:tc>
          <w:tcPr>
            <w:tcW w:w="1547" w:type="dxa"/>
            <w:vMerge w:val="restart"/>
            <w:tcBorders>
              <w:top w:val="single" w:sz="6" w:space="0" w:color="000000"/>
              <w:left w:val="single" w:sz="6" w:space="0" w:color="000000"/>
              <w:bottom w:val="single" w:sz="6" w:space="0" w:color="000000"/>
              <w:right w:val="single" w:sz="6" w:space="0" w:color="000000"/>
            </w:tcBorders>
          </w:tcPr>
          <w:p w14:paraId="082CD6E7" w14:textId="77777777" w:rsidR="00A02D59" w:rsidRPr="001923C6" w:rsidRDefault="00A02D59" w:rsidP="00A02D59">
            <w:pPr>
              <w:rPr>
                <w:sz w:val="20"/>
              </w:rPr>
            </w:pPr>
            <w:r w:rsidRPr="001923C6">
              <w:rPr>
                <w:rFonts w:hint="eastAsia"/>
                <w:sz w:val="20"/>
              </w:rPr>
              <w:t>筒内</w:t>
            </w:r>
            <w:r w:rsidRPr="001923C6">
              <w:rPr>
                <w:sz w:val="20"/>
              </w:rPr>
              <w:t>4回目始動時噴射量</w:t>
            </w:r>
          </w:p>
        </w:tc>
        <w:tc>
          <w:tcPr>
            <w:tcW w:w="563" w:type="dxa"/>
            <w:vMerge w:val="restart"/>
            <w:tcBorders>
              <w:top w:val="single" w:sz="6" w:space="0" w:color="000000"/>
              <w:left w:val="single" w:sz="6" w:space="0" w:color="000000"/>
              <w:bottom w:val="single" w:sz="6" w:space="0" w:color="000000"/>
              <w:right w:val="single" w:sz="6" w:space="0" w:color="000000"/>
            </w:tcBorders>
          </w:tcPr>
          <w:p w14:paraId="3B3D10F8"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30C0C4A6"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6E44E3E0" w14:textId="77777777" w:rsidR="00A02D59" w:rsidRPr="001923C6" w:rsidRDefault="00A02D59" w:rsidP="00A02D59">
            <w:pPr>
              <w:rPr>
                <w:sz w:val="20"/>
              </w:rPr>
            </w:pPr>
            <w:r w:rsidRPr="001923C6">
              <w:rPr>
                <w:sz w:val="20"/>
              </w:rPr>
              <w:t>mg/st</w:t>
            </w:r>
          </w:p>
        </w:tc>
        <w:tc>
          <w:tcPr>
            <w:tcW w:w="986" w:type="dxa"/>
            <w:vMerge w:val="restart"/>
            <w:tcBorders>
              <w:top w:val="single" w:sz="6" w:space="0" w:color="000000"/>
              <w:left w:val="single" w:sz="6" w:space="0" w:color="000000"/>
              <w:bottom w:val="single" w:sz="6" w:space="0" w:color="000000"/>
              <w:right w:val="single" w:sz="6" w:space="0" w:color="000000"/>
            </w:tcBorders>
          </w:tcPr>
          <w:p w14:paraId="63E704D4" w14:textId="77777777" w:rsidR="00A02D59" w:rsidRPr="001923C6" w:rsidRDefault="00A02D59" w:rsidP="00A02D59">
            <w:pPr>
              <w:rPr>
                <w:sz w:val="20"/>
              </w:rPr>
            </w:pPr>
            <w:r w:rsidRPr="001923C6">
              <w:rPr>
                <w:sz w:val="20"/>
              </w:rPr>
              <w:t>0～2800</w:t>
            </w:r>
          </w:p>
        </w:tc>
        <w:tc>
          <w:tcPr>
            <w:tcW w:w="1126" w:type="dxa"/>
            <w:vMerge w:val="restart"/>
            <w:tcBorders>
              <w:top w:val="single" w:sz="6" w:space="0" w:color="000000"/>
              <w:left w:val="single" w:sz="6" w:space="0" w:color="000000"/>
              <w:bottom w:val="single" w:sz="6" w:space="0" w:color="000000"/>
              <w:right w:val="single" w:sz="6" w:space="0" w:color="000000"/>
            </w:tcBorders>
          </w:tcPr>
          <w:p w14:paraId="30B12DFB"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183DBE6B"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3BEC63F"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18C81B48" w14:textId="77777777" w:rsidR="00A02D59" w:rsidRPr="001923C6" w:rsidRDefault="00A02D59" w:rsidP="00A02D59">
            <w:pPr>
              <w:rPr>
                <w:sz w:val="20"/>
              </w:rPr>
            </w:pPr>
            <w:r w:rsidRPr="001923C6">
              <w:rPr>
                <w:sz w:val="20"/>
              </w:rPr>
              <w:t>(4096*1024)/128/256/256/256</w:t>
            </w:r>
          </w:p>
        </w:tc>
        <w:tc>
          <w:tcPr>
            <w:tcW w:w="1342" w:type="dxa"/>
            <w:vMerge w:val="restart"/>
            <w:tcBorders>
              <w:top w:val="single" w:sz="6" w:space="0" w:color="000000"/>
              <w:left w:val="single" w:sz="6" w:space="0" w:color="000000"/>
              <w:right w:val="single" w:sz="6" w:space="0" w:color="000000"/>
            </w:tcBorders>
          </w:tcPr>
          <w:p w14:paraId="4FCB5C11" w14:textId="77777777" w:rsidR="00A02D59" w:rsidRPr="001923C6" w:rsidRDefault="00A02D59" w:rsidP="00A02D59">
            <w:pPr>
              <w:rPr>
                <w:sz w:val="20"/>
              </w:rPr>
            </w:pPr>
            <w:bookmarkStart w:id="77" w:name="OLE_LINK275"/>
            <w:bookmarkStart w:id="78" w:name="OLE_LINK276"/>
            <w:r w:rsidRPr="001923C6">
              <w:rPr>
                <w:rFonts w:hint="eastAsia"/>
                <w:sz w:val="20"/>
              </w:rPr>
              <w:t>【ﾃﾞｭｱﾙ</w:t>
            </w:r>
            <w:r w:rsidRPr="001923C6">
              <w:rPr>
                <w:sz w:val="20"/>
              </w:rPr>
              <w:t>INJ】OR【D-4】</w:t>
            </w:r>
            <w:bookmarkEnd w:id="77"/>
            <w:bookmarkEnd w:id="78"/>
          </w:p>
        </w:tc>
      </w:tr>
      <w:tr w:rsidR="00A02D59" w:rsidRPr="001923C6" w14:paraId="5B105F20" w14:textId="77777777" w:rsidTr="002851D1">
        <w:trPr>
          <w:trHeight w:val="186"/>
        </w:trPr>
        <w:tc>
          <w:tcPr>
            <w:tcW w:w="1269" w:type="dxa"/>
            <w:vMerge/>
            <w:tcBorders>
              <w:left w:val="single" w:sz="6" w:space="0" w:color="000000"/>
              <w:bottom w:val="single" w:sz="6" w:space="0" w:color="000000"/>
              <w:right w:val="single" w:sz="6" w:space="0" w:color="000000"/>
            </w:tcBorders>
          </w:tcPr>
          <w:p w14:paraId="278E878C"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21F2D489"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BD05AF7"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033EB5B6"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17CDC3E3"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4BE09ADB"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02A1A7AB"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0EA9F203"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8B61AFC"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6D36015F"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BDF92D2" w14:textId="77777777" w:rsidR="00A02D59" w:rsidRPr="001923C6" w:rsidRDefault="00A02D59" w:rsidP="00A02D59">
            <w:pPr>
              <w:rPr>
                <w:sz w:val="20"/>
              </w:rPr>
            </w:pPr>
          </w:p>
        </w:tc>
      </w:tr>
      <w:tr w:rsidR="00A02D59" w:rsidRPr="001923C6" w14:paraId="7C2611A7"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6E1090B1" w14:textId="483CFD7F" w:rsidR="00A02D59" w:rsidRPr="00AE6402" w:rsidRDefault="00A02D59" w:rsidP="00A02D59">
            <w:pPr>
              <w:rPr>
                <w:color w:val="000000"/>
                <w:sz w:val="20"/>
              </w:rPr>
            </w:pPr>
            <w:r w:rsidRPr="00AE6402">
              <w:rPr>
                <w:rFonts w:hint="eastAsia"/>
                <w:color w:val="000000"/>
                <w:sz w:val="20"/>
              </w:rPr>
              <w:t>e</w:t>
            </w:r>
            <w:r w:rsidRPr="005F6A42">
              <w:rPr>
                <w:color w:val="000000"/>
                <w:sz w:val="20"/>
              </w:rPr>
              <w:t>q</w:t>
            </w:r>
            <w:r w:rsidRPr="00AE6402">
              <w:rPr>
                <w:color w:val="000000"/>
                <w:sz w:val="20"/>
              </w:rPr>
              <w:t>injstdn</w:t>
            </w:r>
            <w:r w:rsidRPr="00AE6402">
              <w:rPr>
                <w:rFonts w:hint="eastAsia"/>
                <w:color w:val="000000"/>
                <w:sz w:val="20"/>
              </w:rPr>
              <w:t>[</w:t>
            </w:r>
            <w:r w:rsidRPr="00B61783">
              <w:rPr>
                <w:color w:val="000000"/>
                <w:sz w:val="20"/>
              </w:rPr>
              <w:t>6</w:t>
            </w:r>
            <w:r w:rsidRPr="00AE6402">
              <w:rPr>
                <w:rFonts w:hint="eastAsia"/>
                <w:color w:val="000000"/>
                <w:sz w:val="20"/>
              </w:rPr>
              <w:t>]</w:t>
            </w:r>
          </w:p>
        </w:tc>
        <w:tc>
          <w:tcPr>
            <w:tcW w:w="1547" w:type="dxa"/>
            <w:vMerge w:val="restart"/>
            <w:tcBorders>
              <w:top w:val="single" w:sz="6" w:space="0" w:color="000000"/>
              <w:left w:val="single" w:sz="6" w:space="0" w:color="000000"/>
              <w:right w:val="single" w:sz="6" w:space="0" w:color="000000"/>
            </w:tcBorders>
            <w:shd w:val="clear" w:color="auto" w:fill="auto"/>
          </w:tcPr>
          <w:p w14:paraId="0C8BD083" w14:textId="2B74E956" w:rsidR="00A02D59" w:rsidRPr="00AE6402" w:rsidRDefault="00A02D59" w:rsidP="00A02D59">
            <w:pPr>
              <w:rPr>
                <w:sz w:val="20"/>
              </w:rPr>
            </w:pPr>
            <w:r w:rsidRPr="00AE6402">
              <w:rPr>
                <w:rFonts w:hint="eastAsia"/>
                <w:sz w:val="20"/>
              </w:rPr>
              <w:t>筒内</w:t>
            </w:r>
            <w:r w:rsidRPr="00AE6402">
              <w:rPr>
                <w:sz w:val="20"/>
              </w:rPr>
              <w:t>n回目</w:t>
            </w:r>
            <w:r w:rsidRPr="00AE6402">
              <w:rPr>
                <w:rFonts w:hint="eastAsia"/>
                <w:sz w:val="20"/>
              </w:rPr>
              <w:t>始動時噴射量 (</w:t>
            </w:r>
            <w:r w:rsidRPr="00AE6402">
              <w:rPr>
                <w:sz w:val="20"/>
              </w:rPr>
              <w:t>噴射回数配列</w:t>
            </w:r>
            <w:r w:rsidRPr="00AE6402">
              <w:rPr>
                <w:rFonts w:hint="eastAsia"/>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6ACAEEF4" w14:textId="54180760" w:rsidR="00A02D59" w:rsidRPr="00AE6402" w:rsidRDefault="00A02D59" w:rsidP="00A02D59">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63DFDC8" w14:textId="7CC99FF7" w:rsidR="00A02D59" w:rsidRPr="00AE6402" w:rsidRDefault="00A02D59" w:rsidP="00A02D59">
            <w:pPr>
              <w:rPr>
                <w:sz w:val="20"/>
              </w:rPr>
            </w:pPr>
            <w:r w:rsidRPr="00AE6402">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133D8DF1" w14:textId="60925892" w:rsidR="00A02D59" w:rsidRPr="00AE6402" w:rsidRDefault="00A02D59" w:rsidP="00A02D59">
            <w:pPr>
              <w:rPr>
                <w:sz w:val="20"/>
              </w:rPr>
            </w:pPr>
            <w:r w:rsidRPr="00AE6402">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3B7B1770" w14:textId="0EC5FDF6" w:rsidR="00A02D59" w:rsidRPr="00AE6402" w:rsidRDefault="00A02D59" w:rsidP="00A02D59">
            <w:pPr>
              <w:rPr>
                <w:sz w:val="20"/>
              </w:rPr>
            </w:pPr>
            <w:r w:rsidRPr="00AE6402">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7C3F0910" w14:textId="5FE49954" w:rsidR="00A02D59" w:rsidRPr="00AE6402" w:rsidRDefault="00A02D59" w:rsidP="00A02D59">
            <w:pPr>
              <w:rPr>
                <w:sz w:val="20"/>
              </w:rPr>
            </w:pPr>
            <w:r w:rsidRPr="00AE6402">
              <w:rPr>
                <w:sz w:val="20"/>
              </w:rPr>
              <w:t>8ms</w:t>
            </w:r>
            <w:r w:rsidRPr="00AE6402">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194BA1CD" w14:textId="74E711FF" w:rsidR="00A02D59" w:rsidRPr="00AE6402" w:rsidRDefault="00A02D59" w:rsidP="00A02D59">
            <w:pPr>
              <w:rPr>
                <w:sz w:val="20"/>
              </w:rPr>
            </w:pPr>
            <w:r w:rsidRPr="00AE6402">
              <w:rPr>
                <w:sz w:val="20"/>
              </w:rPr>
              <w:t>ENG_dm</w:t>
            </w:r>
            <w:r w:rsidRPr="00AE6402"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058AFA09" w14:textId="7AC8FCBC" w:rsidR="00A02D59" w:rsidRPr="00AE6402" w:rsidRDefault="00A02D59" w:rsidP="00A02D59">
            <w:pPr>
              <w:rPr>
                <w:sz w:val="20"/>
              </w:rPr>
            </w:pPr>
            <w:r w:rsidRPr="00AE6402">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FA6E677" w14:textId="60F8B4F5" w:rsidR="00A02D59" w:rsidRPr="00AE6402" w:rsidRDefault="00A02D59" w:rsidP="00A02D59">
            <w:pPr>
              <w:rPr>
                <w:sz w:val="20"/>
              </w:rPr>
            </w:pPr>
            <w:r w:rsidRPr="00AE6402">
              <w:rPr>
                <w:sz w:val="20"/>
              </w:rPr>
              <w:t>(4096*1024)/128/256/256/256</w:t>
            </w:r>
          </w:p>
        </w:tc>
        <w:tc>
          <w:tcPr>
            <w:tcW w:w="1342" w:type="dxa"/>
            <w:vMerge w:val="restart"/>
            <w:tcBorders>
              <w:top w:val="single" w:sz="6" w:space="0" w:color="000000"/>
              <w:left w:val="single" w:sz="6" w:space="0" w:color="000000"/>
              <w:right w:val="single" w:sz="6" w:space="0" w:color="000000"/>
            </w:tcBorders>
            <w:shd w:val="clear" w:color="auto" w:fill="auto"/>
          </w:tcPr>
          <w:p w14:paraId="00E429BE" w14:textId="77777777" w:rsidR="00A02D59" w:rsidRPr="00AE6402" w:rsidRDefault="00A02D59" w:rsidP="00A02D59">
            <w:pPr>
              <w:rPr>
                <w:sz w:val="20"/>
              </w:rPr>
            </w:pPr>
            <w:r w:rsidRPr="00AE6402">
              <w:rPr>
                <w:rFonts w:hint="eastAsia"/>
                <w:sz w:val="20"/>
              </w:rPr>
              <w:t>【ﾃﾞｭｱﾙ</w:t>
            </w:r>
            <w:r w:rsidRPr="00AE6402">
              <w:rPr>
                <w:sz w:val="20"/>
              </w:rPr>
              <w:t>INJ】OR【D-4】</w:t>
            </w:r>
          </w:p>
        </w:tc>
      </w:tr>
      <w:tr w:rsidR="00A02D59" w:rsidRPr="001923C6" w14:paraId="0CC1F410" w14:textId="77777777" w:rsidTr="00AB07ED">
        <w:trPr>
          <w:trHeight w:val="193"/>
        </w:trPr>
        <w:tc>
          <w:tcPr>
            <w:tcW w:w="1269" w:type="dxa"/>
            <w:vMerge/>
            <w:tcBorders>
              <w:left w:val="single" w:sz="6" w:space="0" w:color="000000"/>
              <w:bottom w:val="single" w:sz="6" w:space="0" w:color="000000"/>
              <w:right w:val="single" w:sz="6" w:space="0" w:color="000000"/>
            </w:tcBorders>
          </w:tcPr>
          <w:p w14:paraId="51961237"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0545B41B"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5E1B2767"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52C39214"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3C7E62E"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16D62F2E"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31DCC197"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7CFB9B70"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B8712DE" w14:textId="77777777" w:rsidR="00A02D59" w:rsidRPr="00AE6402" w:rsidRDefault="00A02D59" w:rsidP="00A02D59">
            <w:pPr>
              <w:rPr>
                <w:sz w:val="20"/>
              </w:rPr>
            </w:pPr>
            <w:r w:rsidRPr="00AE6402">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7EBC02A" w14:textId="77777777" w:rsidR="00A02D59" w:rsidRPr="00AE6402" w:rsidRDefault="00A02D59" w:rsidP="00A02D59">
            <w:pPr>
              <w:rPr>
                <w:sz w:val="20"/>
              </w:rPr>
            </w:pPr>
            <w:r w:rsidRPr="00AE6402">
              <w:rPr>
                <w:sz w:val="20"/>
              </w:rPr>
              <w:t>-</w:t>
            </w:r>
          </w:p>
        </w:tc>
        <w:tc>
          <w:tcPr>
            <w:tcW w:w="1342" w:type="dxa"/>
            <w:vMerge/>
            <w:tcBorders>
              <w:left w:val="single" w:sz="6" w:space="0" w:color="000000"/>
              <w:bottom w:val="single" w:sz="6" w:space="0" w:color="000000"/>
              <w:right w:val="single" w:sz="6" w:space="0" w:color="000000"/>
            </w:tcBorders>
          </w:tcPr>
          <w:p w14:paraId="5A37EC37" w14:textId="77777777" w:rsidR="00A02D59" w:rsidRPr="001923C6" w:rsidRDefault="00A02D59" w:rsidP="00A02D59">
            <w:pPr>
              <w:rPr>
                <w:sz w:val="20"/>
              </w:rPr>
            </w:pPr>
          </w:p>
        </w:tc>
      </w:tr>
      <w:tr w:rsidR="00A02D59" w:rsidRPr="001923C6" w14:paraId="54D2A806" w14:textId="77777777" w:rsidTr="00AB07ED">
        <w:trPr>
          <w:trHeight w:val="216"/>
        </w:trPr>
        <w:tc>
          <w:tcPr>
            <w:tcW w:w="1269" w:type="dxa"/>
            <w:vMerge w:val="restart"/>
            <w:tcBorders>
              <w:left w:val="single" w:sz="6" w:space="0" w:color="000000"/>
              <w:right w:val="single" w:sz="6" w:space="0" w:color="000000"/>
            </w:tcBorders>
          </w:tcPr>
          <w:p w14:paraId="1E1E2A7D" w14:textId="77777777" w:rsidR="00A02D59" w:rsidRPr="001923C6" w:rsidRDefault="00A02D59" w:rsidP="00A02D59">
            <w:pPr>
              <w:rPr>
                <w:color w:val="000000"/>
                <w:sz w:val="20"/>
              </w:rPr>
            </w:pPr>
            <w:r w:rsidRPr="001923C6">
              <w:rPr>
                <w:color w:val="000000"/>
                <w:sz w:val="20"/>
              </w:rPr>
              <w:t>eqfc[NCYL]</w:t>
            </w:r>
          </w:p>
        </w:tc>
        <w:tc>
          <w:tcPr>
            <w:tcW w:w="1547" w:type="dxa"/>
            <w:vMerge w:val="restart"/>
            <w:tcBorders>
              <w:left w:val="single" w:sz="6" w:space="0" w:color="000000"/>
              <w:right w:val="single" w:sz="6" w:space="0" w:color="000000"/>
            </w:tcBorders>
          </w:tcPr>
          <w:p w14:paraId="0650CB6A" w14:textId="77777777" w:rsidR="00A02D59" w:rsidRPr="001923C6" w:rsidRDefault="00A02D59" w:rsidP="00A02D59">
            <w:pPr>
              <w:rPr>
                <w:sz w:val="20"/>
              </w:rPr>
            </w:pPr>
            <w:r w:rsidRPr="001923C6">
              <w:rPr>
                <w:sz w:val="20"/>
              </w:rPr>
              <w:t>FC中噴射量</w:t>
            </w:r>
          </w:p>
        </w:tc>
        <w:tc>
          <w:tcPr>
            <w:tcW w:w="563" w:type="dxa"/>
            <w:vMerge w:val="restart"/>
            <w:tcBorders>
              <w:left w:val="single" w:sz="6" w:space="0" w:color="000000"/>
              <w:right w:val="single" w:sz="6" w:space="0" w:color="000000"/>
            </w:tcBorders>
          </w:tcPr>
          <w:p w14:paraId="6498585A" w14:textId="77777777" w:rsidR="00A02D59" w:rsidRPr="001923C6" w:rsidRDefault="00A02D59" w:rsidP="00A02D59">
            <w:pPr>
              <w:rPr>
                <w:sz w:val="20"/>
              </w:rPr>
            </w:pPr>
            <w:r w:rsidRPr="001923C6">
              <w:rPr>
                <w:sz w:val="20"/>
              </w:rPr>
              <w:t>-</w:t>
            </w:r>
          </w:p>
        </w:tc>
        <w:tc>
          <w:tcPr>
            <w:tcW w:w="563" w:type="dxa"/>
            <w:vMerge w:val="restart"/>
            <w:tcBorders>
              <w:left w:val="single" w:sz="6" w:space="0" w:color="000000"/>
              <w:right w:val="single" w:sz="6" w:space="0" w:color="000000"/>
            </w:tcBorders>
          </w:tcPr>
          <w:p w14:paraId="43827366" w14:textId="77777777" w:rsidR="00A02D59" w:rsidRPr="001923C6" w:rsidRDefault="00A02D59" w:rsidP="00A02D59">
            <w:pPr>
              <w:rPr>
                <w:sz w:val="20"/>
              </w:rPr>
            </w:pPr>
            <w:r w:rsidRPr="001923C6">
              <w:rPr>
                <w:sz w:val="20"/>
              </w:rPr>
              <w:t>-</w:t>
            </w:r>
          </w:p>
        </w:tc>
        <w:tc>
          <w:tcPr>
            <w:tcW w:w="563" w:type="dxa"/>
            <w:vMerge w:val="restart"/>
            <w:tcBorders>
              <w:left w:val="single" w:sz="6" w:space="0" w:color="000000"/>
              <w:right w:val="single" w:sz="6" w:space="0" w:color="000000"/>
            </w:tcBorders>
          </w:tcPr>
          <w:p w14:paraId="7E91EFCF" w14:textId="77777777" w:rsidR="00A02D59" w:rsidRPr="001923C6" w:rsidRDefault="00A02D59" w:rsidP="00A02D59">
            <w:pPr>
              <w:rPr>
                <w:sz w:val="20"/>
              </w:rPr>
            </w:pPr>
            <w:r w:rsidRPr="001923C6">
              <w:rPr>
                <w:sz w:val="20"/>
              </w:rPr>
              <w:t>mg/st</w:t>
            </w:r>
          </w:p>
        </w:tc>
        <w:tc>
          <w:tcPr>
            <w:tcW w:w="986" w:type="dxa"/>
            <w:vMerge w:val="restart"/>
            <w:tcBorders>
              <w:left w:val="single" w:sz="6" w:space="0" w:color="000000"/>
              <w:right w:val="single" w:sz="6" w:space="0" w:color="000000"/>
            </w:tcBorders>
          </w:tcPr>
          <w:p w14:paraId="3FA9DDA6" w14:textId="77777777" w:rsidR="00A02D59" w:rsidRPr="001923C6" w:rsidRDefault="00A02D59" w:rsidP="00A02D59">
            <w:pPr>
              <w:rPr>
                <w:sz w:val="20"/>
              </w:rPr>
            </w:pPr>
            <w:r w:rsidRPr="001923C6">
              <w:rPr>
                <w:sz w:val="20"/>
              </w:rPr>
              <w:t>0～2800</w:t>
            </w:r>
          </w:p>
        </w:tc>
        <w:tc>
          <w:tcPr>
            <w:tcW w:w="1126" w:type="dxa"/>
            <w:vMerge w:val="restart"/>
            <w:tcBorders>
              <w:left w:val="single" w:sz="6" w:space="0" w:color="000000"/>
              <w:right w:val="single" w:sz="6" w:space="0" w:color="000000"/>
            </w:tcBorders>
          </w:tcPr>
          <w:p w14:paraId="72A8F01C" w14:textId="77777777" w:rsidR="00A02D59" w:rsidRPr="001923C6" w:rsidRDefault="00A02D59" w:rsidP="00A02D59">
            <w:pPr>
              <w:rPr>
                <w:sz w:val="20"/>
              </w:rPr>
            </w:pPr>
            <w:r w:rsidRPr="001923C6">
              <w:t>8ms</w:t>
            </w:r>
            <w:r w:rsidRPr="001923C6">
              <w:rPr>
                <w:rFonts w:hint="eastAsia"/>
              </w:rPr>
              <w:t>中</w:t>
            </w:r>
          </w:p>
        </w:tc>
        <w:tc>
          <w:tcPr>
            <w:tcW w:w="845" w:type="dxa"/>
            <w:vMerge w:val="restart"/>
            <w:tcBorders>
              <w:left w:val="single" w:sz="6" w:space="0" w:color="000000"/>
              <w:right w:val="single" w:sz="6" w:space="0" w:color="000000"/>
            </w:tcBorders>
          </w:tcPr>
          <w:p w14:paraId="561054F6" w14:textId="77777777" w:rsidR="00A02D59" w:rsidRPr="001923C6" w:rsidRDefault="00A02D59" w:rsidP="00A02D59">
            <w:pPr>
              <w:rPr>
                <w:sz w:val="20"/>
              </w:rPr>
            </w:pPr>
            <w:r w:rsidRPr="001923C6">
              <w:rPr>
                <w:sz w:val="20"/>
              </w:rPr>
              <w:t xml:space="preserve">ENG_dm </w:t>
            </w:r>
          </w:p>
        </w:tc>
        <w:tc>
          <w:tcPr>
            <w:tcW w:w="423" w:type="dxa"/>
            <w:tcBorders>
              <w:top w:val="single" w:sz="6" w:space="0" w:color="000000"/>
              <w:left w:val="single" w:sz="6" w:space="0" w:color="000000"/>
              <w:bottom w:val="single" w:sz="6" w:space="0" w:color="000000"/>
              <w:right w:val="single" w:sz="6" w:space="0" w:color="000000"/>
            </w:tcBorders>
          </w:tcPr>
          <w:p w14:paraId="4B9845B2"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2BB69FD2" w14:textId="77777777" w:rsidR="00A02D59" w:rsidRPr="001923C6" w:rsidRDefault="00A02D59" w:rsidP="00A02D59">
            <w:pPr>
              <w:rPr>
                <w:sz w:val="20"/>
              </w:rPr>
            </w:pPr>
            <w:r w:rsidRPr="001923C6">
              <w:rPr>
                <w:sz w:val="20"/>
              </w:rPr>
              <w:t>(4096*1024)/128/256/256/256</w:t>
            </w:r>
          </w:p>
        </w:tc>
        <w:tc>
          <w:tcPr>
            <w:tcW w:w="1342" w:type="dxa"/>
            <w:vMerge w:val="restart"/>
            <w:tcBorders>
              <w:left w:val="single" w:sz="6" w:space="0" w:color="000000"/>
              <w:right w:val="single" w:sz="6" w:space="0" w:color="000000"/>
            </w:tcBorders>
          </w:tcPr>
          <w:p w14:paraId="181E132F" w14:textId="77777777" w:rsidR="00A02D59" w:rsidRPr="001923C6" w:rsidRDefault="00A02D59" w:rsidP="00A02D59">
            <w:pPr>
              <w:rPr>
                <w:sz w:val="20"/>
              </w:rPr>
            </w:pPr>
            <w:r w:rsidRPr="001923C6">
              <w:rPr>
                <w:sz w:val="20"/>
              </w:rPr>
              <w:t>-</w:t>
            </w:r>
          </w:p>
        </w:tc>
      </w:tr>
      <w:tr w:rsidR="00A02D59" w:rsidRPr="001923C6" w14:paraId="19EB1D57" w14:textId="77777777" w:rsidTr="00AB07ED">
        <w:trPr>
          <w:trHeight w:val="216"/>
        </w:trPr>
        <w:tc>
          <w:tcPr>
            <w:tcW w:w="1269" w:type="dxa"/>
            <w:vMerge/>
            <w:tcBorders>
              <w:left w:val="single" w:sz="6" w:space="0" w:color="000000"/>
              <w:bottom w:val="single" w:sz="4" w:space="0" w:color="auto"/>
              <w:right w:val="single" w:sz="6" w:space="0" w:color="000000"/>
            </w:tcBorders>
          </w:tcPr>
          <w:p w14:paraId="3084BFA1" w14:textId="77777777" w:rsidR="00A02D59" w:rsidRPr="001923C6" w:rsidRDefault="00A02D59" w:rsidP="00A02D59">
            <w:pPr>
              <w:rPr>
                <w:color w:val="000000"/>
                <w:sz w:val="20"/>
              </w:rPr>
            </w:pPr>
          </w:p>
        </w:tc>
        <w:tc>
          <w:tcPr>
            <w:tcW w:w="1547" w:type="dxa"/>
            <w:vMerge/>
            <w:tcBorders>
              <w:left w:val="single" w:sz="6" w:space="0" w:color="000000"/>
              <w:bottom w:val="single" w:sz="4" w:space="0" w:color="auto"/>
              <w:right w:val="single" w:sz="6" w:space="0" w:color="000000"/>
            </w:tcBorders>
          </w:tcPr>
          <w:p w14:paraId="6FB847F8"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0BADF60D"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2BC4F510"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3DFA4453" w14:textId="77777777" w:rsidR="00A02D59" w:rsidRPr="001923C6" w:rsidRDefault="00A02D59" w:rsidP="00A02D59">
            <w:pPr>
              <w:rPr>
                <w:sz w:val="20"/>
              </w:rPr>
            </w:pPr>
          </w:p>
        </w:tc>
        <w:tc>
          <w:tcPr>
            <w:tcW w:w="986" w:type="dxa"/>
            <w:vMerge/>
            <w:tcBorders>
              <w:left w:val="single" w:sz="6" w:space="0" w:color="000000"/>
              <w:bottom w:val="single" w:sz="4" w:space="0" w:color="auto"/>
              <w:right w:val="single" w:sz="6" w:space="0" w:color="000000"/>
            </w:tcBorders>
          </w:tcPr>
          <w:p w14:paraId="451BF201" w14:textId="77777777" w:rsidR="00A02D59" w:rsidRPr="001923C6" w:rsidRDefault="00A02D59" w:rsidP="00A02D59">
            <w:pPr>
              <w:rPr>
                <w:sz w:val="20"/>
              </w:rPr>
            </w:pPr>
          </w:p>
        </w:tc>
        <w:tc>
          <w:tcPr>
            <w:tcW w:w="1126" w:type="dxa"/>
            <w:vMerge/>
            <w:tcBorders>
              <w:left w:val="single" w:sz="6" w:space="0" w:color="000000"/>
              <w:bottom w:val="single" w:sz="4" w:space="0" w:color="auto"/>
              <w:right w:val="single" w:sz="6" w:space="0" w:color="000000"/>
            </w:tcBorders>
          </w:tcPr>
          <w:p w14:paraId="5C1FDFA3" w14:textId="77777777" w:rsidR="00A02D59" w:rsidRPr="001923C6" w:rsidRDefault="00A02D59" w:rsidP="00A02D59">
            <w:pPr>
              <w:rPr>
                <w:sz w:val="20"/>
              </w:rPr>
            </w:pPr>
          </w:p>
        </w:tc>
        <w:tc>
          <w:tcPr>
            <w:tcW w:w="845" w:type="dxa"/>
            <w:vMerge/>
            <w:tcBorders>
              <w:left w:val="single" w:sz="6" w:space="0" w:color="000000"/>
              <w:bottom w:val="single" w:sz="4" w:space="0" w:color="auto"/>
              <w:right w:val="single" w:sz="6" w:space="0" w:color="000000"/>
            </w:tcBorders>
          </w:tcPr>
          <w:p w14:paraId="4DD350CC"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3ECF811E"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9994207"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4" w:space="0" w:color="auto"/>
              <w:right w:val="single" w:sz="6" w:space="0" w:color="000000"/>
            </w:tcBorders>
          </w:tcPr>
          <w:p w14:paraId="4786D01F" w14:textId="77777777" w:rsidR="00A02D59" w:rsidRPr="001923C6" w:rsidRDefault="00A02D59" w:rsidP="00A02D59">
            <w:pPr>
              <w:rPr>
                <w:sz w:val="20"/>
              </w:rPr>
            </w:pPr>
          </w:p>
        </w:tc>
      </w:tr>
      <w:tr w:rsidR="00A02D59" w:rsidRPr="001923C6" w14:paraId="33CE2259" w14:textId="77777777" w:rsidTr="00AB07ED">
        <w:trPr>
          <w:trHeight w:val="271"/>
        </w:trPr>
        <w:tc>
          <w:tcPr>
            <w:tcW w:w="1269" w:type="dxa"/>
            <w:vMerge w:val="restart"/>
            <w:tcBorders>
              <w:top w:val="single" w:sz="4" w:space="0" w:color="auto"/>
              <w:left w:val="single" w:sz="6" w:space="0" w:color="000000"/>
              <w:bottom w:val="single" w:sz="4" w:space="0" w:color="auto"/>
              <w:right w:val="single" w:sz="6" w:space="0" w:color="000000"/>
            </w:tcBorders>
          </w:tcPr>
          <w:p w14:paraId="30289BE4" w14:textId="77777777" w:rsidR="00A02D59" w:rsidRPr="001923C6" w:rsidRDefault="00A02D59" w:rsidP="00A02D59">
            <w:pPr>
              <w:rPr>
                <w:color w:val="000000"/>
                <w:sz w:val="20"/>
              </w:rPr>
            </w:pPr>
            <w:r w:rsidRPr="001923C6">
              <w:rPr>
                <w:color w:val="000000"/>
                <w:sz w:val="20"/>
              </w:rPr>
              <w:t>eqinjexp</w:t>
            </w:r>
          </w:p>
        </w:tc>
        <w:tc>
          <w:tcPr>
            <w:tcW w:w="1547" w:type="dxa"/>
            <w:vMerge w:val="restart"/>
            <w:tcBorders>
              <w:top w:val="single" w:sz="4" w:space="0" w:color="auto"/>
              <w:left w:val="single" w:sz="6" w:space="0" w:color="000000"/>
              <w:bottom w:val="single" w:sz="4" w:space="0" w:color="auto"/>
              <w:right w:val="single" w:sz="6" w:space="0" w:color="000000"/>
            </w:tcBorders>
          </w:tcPr>
          <w:p w14:paraId="20F1583D" w14:textId="77777777" w:rsidR="00A02D59" w:rsidRPr="001923C6" w:rsidRDefault="00A02D59" w:rsidP="00A02D59">
            <w:pPr>
              <w:rPr>
                <w:sz w:val="20"/>
              </w:rPr>
            </w:pPr>
            <w:r w:rsidRPr="001923C6">
              <w:rPr>
                <w:rFonts w:hint="eastAsia"/>
                <w:sz w:val="20"/>
              </w:rPr>
              <w:t>膨張行程</w:t>
            </w:r>
            <w:r w:rsidRPr="001923C6">
              <w:rPr>
                <w:sz w:val="20"/>
              </w:rPr>
              <w:t>噴射量</w:t>
            </w:r>
          </w:p>
        </w:tc>
        <w:tc>
          <w:tcPr>
            <w:tcW w:w="563" w:type="dxa"/>
            <w:vMerge w:val="restart"/>
            <w:tcBorders>
              <w:top w:val="single" w:sz="4" w:space="0" w:color="auto"/>
              <w:left w:val="single" w:sz="6" w:space="0" w:color="000000"/>
              <w:bottom w:val="single" w:sz="4" w:space="0" w:color="auto"/>
              <w:right w:val="single" w:sz="6" w:space="0" w:color="000000"/>
            </w:tcBorders>
          </w:tcPr>
          <w:p w14:paraId="65D2F0E7"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6870B877"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bottom w:val="single" w:sz="4" w:space="0" w:color="auto"/>
              <w:right w:val="single" w:sz="6" w:space="0" w:color="000000"/>
            </w:tcBorders>
          </w:tcPr>
          <w:p w14:paraId="4761924F" w14:textId="77777777" w:rsidR="00A02D59" w:rsidRPr="001923C6" w:rsidRDefault="00A02D59" w:rsidP="00A02D59">
            <w:pPr>
              <w:rPr>
                <w:sz w:val="20"/>
              </w:rPr>
            </w:pPr>
            <w:r w:rsidRPr="001923C6">
              <w:rPr>
                <w:sz w:val="20"/>
              </w:rPr>
              <w:t>mg/st</w:t>
            </w:r>
          </w:p>
        </w:tc>
        <w:tc>
          <w:tcPr>
            <w:tcW w:w="986" w:type="dxa"/>
            <w:vMerge w:val="restart"/>
            <w:tcBorders>
              <w:top w:val="single" w:sz="4" w:space="0" w:color="auto"/>
              <w:left w:val="single" w:sz="6" w:space="0" w:color="000000"/>
              <w:bottom w:val="single" w:sz="4" w:space="0" w:color="auto"/>
              <w:right w:val="single" w:sz="6" w:space="0" w:color="000000"/>
            </w:tcBorders>
          </w:tcPr>
          <w:p w14:paraId="0536BBD1" w14:textId="77777777" w:rsidR="00A02D59" w:rsidRPr="001923C6" w:rsidRDefault="00A02D59" w:rsidP="00A02D59">
            <w:pPr>
              <w:rPr>
                <w:sz w:val="20"/>
              </w:rPr>
            </w:pPr>
            <w:r w:rsidRPr="001923C6">
              <w:rPr>
                <w:sz w:val="20"/>
              </w:rPr>
              <w:t>0～2800</w:t>
            </w:r>
          </w:p>
        </w:tc>
        <w:tc>
          <w:tcPr>
            <w:tcW w:w="1126" w:type="dxa"/>
            <w:vMerge w:val="restart"/>
            <w:tcBorders>
              <w:top w:val="single" w:sz="4" w:space="0" w:color="auto"/>
              <w:left w:val="single" w:sz="6" w:space="0" w:color="000000"/>
              <w:bottom w:val="single" w:sz="4" w:space="0" w:color="auto"/>
              <w:right w:val="single" w:sz="6" w:space="0" w:color="000000"/>
            </w:tcBorders>
          </w:tcPr>
          <w:p w14:paraId="1FCFEF9C" w14:textId="77777777" w:rsidR="00A02D59" w:rsidRPr="001923C6" w:rsidRDefault="00A02D59" w:rsidP="00A02D59">
            <w:r w:rsidRPr="001923C6">
              <w:rPr>
                <w:sz w:val="20"/>
              </w:rPr>
              <w:t>8ms</w:t>
            </w:r>
            <w:r w:rsidRPr="001923C6">
              <w:rPr>
                <w:rFonts w:hint="eastAsia"/>
                <w:sz w:val="20"/>
              </w:rPr>
              <w:t>中</w:t>
            </w:r>
          </w:p>
        </w:tc>
        <w:tc>
          <w:tcPr>
            <w:tcW w:w="845" w:type="dxa"/>
            <w:vMerge w:val="restart"/>
            <w:tcBorders>
              <w:top w:val="single" w:sz="4" w:space="0" w:color="auto"/>
              <w:left w:val="single" w:sz="6" w:space="0" w:color="000000"/>
              <w:bottom w:val="single" w:sz="4" w:space="0" w:color="auto"/>
              <w:right w:val="single" w:sz="6" w:space="0" w:color="000000"/>
            </w:tcBorders>
          </w:tcPr>
          <w:p w14:paraId="0727ED5F" w14:textId="77777777" w:rsidR="00A02D59" w:rsidRPr="001923C6" w:rsidRDefault="00A02D59" w:rsidP="00A02D59">
            <w:pPr>
              <w:rPr>
                <w:sz w:val="20"/>
              </w:rPr>
            </w:pPr>
            <w:r w:rsidRPr="001923C6">
              <w:rPr>
                <w:sz w:val="20"/>
              </w:rPr>
              <w:t>ENG_dm</w:t>
            </w:r>
            <w:r w:rsidRPr="001923C6"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21CA03BF" w14:textId="77777777" w:rsidR="00A02D59" w:rsidRPr="001923C6" w:rsidRDefault="00A02D59" w:rsidP="00A02D59">
            <w:pPr>
              <w:rPr>
                <w:sz w:val="20"/>
              </w:rPr>
            </w:pPr>
            <w:r w:rsidRPr="001923C6">
              <w:rPr>
                <w:sz w:val="20"/>
              </w:rPr>
              <w:t>s4</w:t>
            </w:r>
          </w:p>
        </w:tc>
        <w:tc>
          <w:tcPr>
            <w:tcW w:w="1547" w:type="dxa"/>
            <w:tcBorders>
              <w:top w:val="single" w:sz="6" w:space="0" w:color="000000"/>
              <w:left w:val="single" w:sz="6" w:space="0" w:color="000000"/>
              <w:bottom w:val="single" w:sz="6" w:space="0" w:color="000000"/>
              <w:right w:val="single" w:sz="6" w:space="0" w:color="000000"/>
            </w:tcBorders>
          </w:tcPr>
          <w:p w14:paraId="5DFE6CA2" w14:textId="77777777" w:rsidR="00A02D59" w:rsidRPr="001923C6" w:rsidRDefault="00A02D59" w:rsidP="00A02D59">
            <w:pPr>
              <w:rPr>
                <w:sz w:val="20"/>
              </w:rPr>
            </w:pPr>
            <w:r w:rsidRPr="001923C6">
              <w:rPr>
                <w:sz w:val="20"/>
              </w:rPr>
              <w:t>(4096*1024)/128/256/256/256</w:t>
            </w:r>
          </w:p>
        </w:tc>
        <w:tc>
          <w:tcPr>
            <w:tcW w:w="1342" w:type="dxa"/>
            <w:vMerge w:val="restart"/>
            <w:tcBorders>
              <w:top w:val="single" w:sz="4" w:space="0" w:color="auto"/>
              <w:left w:val="single" w:sz="6" w:space="0" w:color="000000"/>
              <w:bottom w:val="single" w:sz="6" w:space="0" w:color="000000"/>
              <w:right w:val="single" w:sz="6" w:space="0" w:color="000000"/>
            </w:tcBorders>
          </w:tcPr>
          <w:p w14:paraId="049A702D" w14:textId="77777777" w:rsidR="00A02D59" w:rsidRPr="001923C6" w:rsidRDefault="00A02D59" w:rsidP="00A02D59">
            <w:pPr>
              <w:rPr>
                <w:sz w:val="20"/>
              </w:rPr>
            </w:pPr>
            <w:r w:rsidRPr="001923C6">
              <w:rPr>
                <w:sz w:val="20"/>
              </w:rPr>
              <w:t>【ｽﾌﾟﾚｰｶﾞｲﾄﾞ】</w:t>
            </w:r>
          </w:p>
        </w:tc>
      </w:tr>
      <w:tr w:rsidR="00A02D59" w:rsidRPr="001923C6" w14:paraId="73456795" w14:textId="77777777" w:rsidTr="002B373C">
        <w:trPr>
          <w:trHeight w:val="425"/>
        </w:trPr>
        <w:tc>
          <w:tcPr>
            <w:tcW w:w="1269" w:type="dxa"/>
            <w:vMerge/>
            <w:tcBorders>
              <w:top w:val="single" w:sz="6" w:space="0" w:color="000000"/>
              <w:left w:val="single" w:sz="6" w:space="0" w:color="000000"/>
              <w:bottom w:val="single" w:sz="4" w:space="0" w:color="auto"/>
              <w:right w:val="single" w:sz="6" w:space="0" w:color="000000"/>
            </w:tcBorders>
          </w:tcPr>
          <w:p w14:paraId="06088C6C" w14:textId="77777777" w:rsidR="00A02D59" w:rsidRPr="001923C6" w:rsidRDefault="00A02D59" w:rsidP="00A02D59">
            <w:pPr>
              <w:rPr>
                <w:color w:val="000000"/>
                <w:sz w:val="20"/>
                <w:highlight w:val="green"/>
              </w:rPr>
            </w:pPr>
          </w:p>
        </w:tc>
        <w:tc>
          <w:tcPr>
            <w:tcW w:w="1547" w:type="dxa"/>
            <w:vMerge/>
            <w:tcBorders>
              <w:top w:val="single" w:sz="6" w:space="0" w:color="000000"/>
              <w:left w:val="single" w:sz="6" w:space="0" w:color="000000"/>
              <w:bottom w:val="single" w:sz="4" w:space="0" w:color="auto"/>
              <w:right w:val="single" w:sz="6" w:space="0" w:color="000000"/>
            </w:tcBorders>
          </w:tcPr>
          <w:p w14:paraId="10FFC7C8" w14:textId="77777777" w:rsidR="00A02D59" w:rsidRPr="001923C6" w:rsidRDefault="00A02D59" w:rsidP="00A02D59">
            <w:pPr>
              <w:rPr>
                <w:sz w:val="20"/>
                <w:highlight w:val="green"/>
              </w:rPr>
            </w:pPr>
          </w:p>
        </w:tc>
        <w:tc>
          <w:tcPr>
            <w:tcW w:w="563" w:type="dxa"/>
            <w:vMerge/>
            <w:tcBorders>
              <w:top w:val="single" w:sz="6" w:space="0" w:color="000000"/>
              <w:left w:val="single" w:sz="6" w:space="0" w:color="000000"/>
              <w:bottom w:val="single" w:sz="4" w:space="0" w:color="auto"/>
              <w:right w:val="single" w:sz="6" w:space="0" w:color="000000"/>
            </w:tcBorders>
          </w:tcPr>
          <w:p w14:paraId="3F9FEE24" w14:textId="77777777" w:rsidR="00A02D59" w:rsidRPr="001923C6" w:rsidRDefault="00A02D59" w:rsidP="00A02D59">
            <w:pPr>
              <w:rPr>
                <w:sz w:val="20"/>
                <w:highlight w:val="green"/>
              </w:rPr>
            </w:pPr>
          </w:p>
        </w:tc>
        <w:tc>
          <w:tcPr>
            <w:tcW w:w="563" w:type="dxa"/>
            <w:vMerge/>
            <w:tcBorders>
              <w:top w:val="single" w:sz="6" w:space="0" w:color="000000"/>
              <w:left w:val="single" w:sz="6" w:space="0" w:color="000000"/>
              <w:bottom w:val="single" w:sz="4" w:space="0" w:color="auto"/>
              <w:right w:val="single" w:sz="6" w:space="0" w:color="000000"/>
            </w:tcBorders>
          </w:tcPr>
          <w:p w14:paraId="757FB48A" w14:textId="77777777" w:rsidR="00A02D59" w:rsidRPr="001923C6" w:rsidRDefault="00A02D59" w:rsidP="00A02D59">
            <w:pPr>
              <w:rPr>
                <w:sz w:val="20"/>
                <w:highlight w:val="green"/>
              </w:rPr>
            </w:pPr>
          </w:p>
        </w:tc>
        <w:tc>
          <w:tcPr>
            <w:tcW w:w="563" w:type="dxa"/>
            <w:vMerge/>
            <w:tcBorders>
              <w:top w:val="single" w:sz="6" w:space="0" w:color="000000"/>
              <w:left w:val="single" w:sz="6" w:space="0" w:color="000000"/>
              <w:bottom w:val="single" w:sz="4" w:space="0" w:color="auto"/>
              <w:right w:val="single" w:sz="6" w:space="0" w:color="000000"/>
            </w:tcBorders>
          </w:tcPr>
          <w:p w14:paraId="3F3E0DB1" w14:textId="77777777" w:rsidR="00A02D59" w:rsidRPr="001923C6" w:rsidRDefault="00A02D59" w:rsidP="00A02D59">
            <w:pPr>
              <w:rPr>
                <w:sz w:val="20"/>
                <w:highlight w:val="green"/>
              </w:rPr>
            </w:pPr>
          </w:p>
        </w:tc>
        <w:tc>
          <w:tcPr>
            <w:tcW w:w="986" w:type="dxa"/>
            <w:vMerge/>
            <w:tcBorders>
              <w:top w:val="single" w:sz="6" w:space="0" w:color="000000"/>
              <w:left w:val="single" w:sz="6" w:space="0" w:color="000000"/>
              <w:bottom w:val="single" w:sz="4" w:space="0" w:color="auto"/>
              <w:right w:val="single" w:sz="6" w:space="0" w:color="000000"/>
            </w:tcBorders>
          </w:tcPr>
          <w:p w14:paraId="4AA00702" w14:textId="77777777" w:rsidR="00A02D59" w:rsidRPr="001923C6" w:rsidRDefault="00A02D59" w:rsidP="00A02D59">
            <w:pPr>
              <w:rPr>
                <w:sz w:val="20"/>
                <w:highlight w:val="green"/>
              </w:rPr>
            </w:pPr>
          </w:p>
        </w:tc>
        <w:tc>
          <w:tcPr>
            <w:tcW w:w="1126" w:type="dxa"/>
            <w:vMerge/>
            <w:tcBorders>
              <w:top w:val="single" w:sz="6" w:space="0" w:color="000000"/>
              <w:left w:val="single" w:sz="6" w:space="0" w:color="000000"/>
              <w:bottom w:val="single" w:sz="4" w:space="0" w:color="auto"/>
              <w:right w:val="single" w:sz="6" w:space="0" w:color="000000"/>
            </w:tcBorders>
          </w:tcPr>
          <w:p w14:paraId="7839AB0B" w14:textId="77777777" w:rsidR="00A02D59" w:rsidRPr="001923C6" w:rsidRDefault="00A02D59" w:rsidP="00A02D59">
            <w:pPr>
              <w:rPr>
                <w:highlight w:val="green"/>
              </w:rPr>
            </w:pPr>
          </w:p>
        </w:tc>
        <w:tc>
          <w:tcPr>
            <w:tcW w:w="845" w:type="dxa"/>
            <w:vMerge/>
            <w:tcBorders>
              <w:top w:val="single" w:sz="6" w:space="0" w:color="000000"/>
              <w:left w:val="single" w:sz="6" w:space="0" w:color="000000"/>
              <w:bottom w:val="single" w:sz="4" w:space="0" w:color="auto"/>
              <w:right w:val="single" w:sz="6" w:space="0" w:color="000000"/>
            </w:tcBorders>
          </w:tcPr>
          <w:p w14:paraId="5763C499" w14:textId="77777777" w:rsidR="00A02D59" w:rsidRPr="001923C6" w:rsidRDefault="00A02D59" w:rsidP="00A02D59">
            <w:pPr>
              <w:rPr>
                <w:sz w:val="20"/>
                <w:highlight w:val="green"/>
              </w:rPr>
            </w:pPr>
          </w:p>
        </w:tc>
        <w:tc>
          <w:tcPr>
            <w:tcW w:w="423" w:type="dxa"/>
            <w:tcBorders>
              <w:top w:val="single" w:sz="6" w:space="0" w:color="000000"/>
              <w:left w:val="single" w:sz="6" w:space="0" w:color="000000"/>
              <w:bottom w:val="single" w:sz="6" w:space="0" w:color="000000"/>
              <w:right w:val="single" w:sz="6" w:space="0" w:color="000000"/>
            </w:tcBorders>
          </w:tcPr>
          <w:p w14:paraId="297A084F"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499D99A9"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E1CD5DD" w14:textId="77777777" w:rsidR="00A02D59" w:rsidRPr="001923C6" w:rsidRDefault="00A02D59" w:rsidP="00A02D59">
            <w:pPr>
              <w:rPr>
                <w:sz w:val="20"/>
              </w:rPr>
            </w:pPr>
          </w:p>
        </w:tc>
      </w:tr>
      <w:tr w:rsidR="00A02D59" w:rsidRPr="001923C6" w14:paraId="2D99FD44" w14:textId="77777777" w:rsidTr="00AB07ED">
        <w:trPr>
          <w:trHeight w:val="216"/>
        </w:trPr>
        <w:tc>
          <w:tcPr>
            <w:tcW w:w="1269" w:type="dxa"/>
            <w:vMerge w:val="restart"/>
            <w:tcBorders>
              <w:top w:val="single" w:sz="4" w:space="0" w:color="auto"/>
              <w:left w:val="single" w:sz="6" w:space="0" w:color="000000"/>
              <w:right w:val="single" w:sz="6" w:space="0" w:color="000000"/>
            </w:tcBorders>
          </w:tcPr>
          <w:p w14:paraId="48A3B956" w14:textId="77777777" w:rsidR="00A02D59" w:rsidRPr="001923C6" w:rsidRDefault="00A02D59" w:rsidP="00A02D59">
            <w:pPr>
              <w:rPr>
                <w:color w:val="000000"/>
                <w:sz w:val="20"/>
              </w:rPr>
            </w:pPr>
            <w:bookmarkStart w:id="79" w:name="_Hlk456620771"/>
            <w:r w:rsidRPr="001923C6">
              <w:rPr>
                <w:color w:val="000000"/>
                <w:sz w:val="20"/>
              </w:rPr>
              <w:t>ek1f</w:t>
            </w:r>
          </w:p>
        </w:tc>
        <w:tc>
          <w:tcPr>
            <w:tcW w:w="1547" w:type="dxa"/>
            <w:vMerge w:val="restart"/>
            <w:tcBorders>
              <w:top w:val="single" w:sz="4" w:space="0" w:color="auto"/>
              <w:left w:val="single" w:sz="6" w:space="0" w:color="000000"/>
              <w:right w:val="single" w:sz="6" w:space="0" w:color="000000"/>
            </w:tcBorders>
          </w:tcPr>
          <w:p w14:paraId="4C09FBF9" w14:textId="77777777" w:rsidR="00A02D59" w:rsidRPr="001923C6" w:rsidRDefault="00A02D59" w:rsidP="00A02D59">
            <w:pPr>
              <w:rPr>
                <w:sz w:val="20"/>
              </w:rPr>
            </w:pPr>
            <w:r w:rsidRPr="001923C6">
              <w:rPr>
                <w:sz w:val="20"/>
              </w:rPr>
              <w:t>1回目噴射量算出係数(ﾊﾞﾝｸ間平均値(ﾂｲﾝｾﾝｻ))</w:t>
            </w:r>
          </w:p>
        </w:tc>
        <w:tc>
          <w:tcPr>
            <w:tcW w:w="563" w:type="dxa"/>
            <w:vMerge w:val="restart"/>
            <w:tcBorders>
              <w:top w:val="single" w:sz="4" w:space="0" w:color="auto"/>
              <w:left w:val="single" w:sz="6" w:space="0" w:color="000000"/>
              <w:right w:val="single" w:sz="6" w:space="0" w:color="000000"/>
            </w:tcBorders>
          </w:tcPr>
          <w:p w14:paraId="3614503B"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4456B9EE" w14:textId="77777777" w:rsidR="00A02D59" w:rsidRPr="001923C6" w:rsidRDefault="00A02D59" w:rsidP="00A02D59">
            <w:pPr>
              <w:rPr>
                <w:sz w:val="20"/>
              </w:rPr>
            </w:pPr>
            <w:r w:rsidRPr="001923C6">
              <w:rPr>
                <w:sz w:val="20"/>
              </w:rPr>
              <w:t>-</w:t>
            </w:r>
          </w:p>
        </w:tc>
        <w:tc>
          <w:tcPr>
            <w:tcW w:w="563" w:type="dxa"/>
            <w:vMerge w:val="restart"/>
            <w:tcBorders>
              <w:top w:val="single" w:sz="4" w:space="0" w:color="auto"/>
              <w:left w:val="single" w:sz="6" w:space="0" w:color="000000"/>
              <w:right w:val="single" w:sz="6" w:space="0" w:color="000000"/>
            </w:tcBorders>
          </w:tcPr>
          <w:p w14:paraId="4E27B8C6"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4" w:space="0" w:color="auto"/>
              <w:left w:val="single" w:sz="6" w:space="0" w:color="000000"/>
              <w:right w:val="single" w:sz="6" w:space="0" w:color="000000"/>
            </w:tcBorders>
          </w:tcPr>
          <w:p w14:paraId="64E8718C" w14:textId="77777777" w:rsidR="00A02D59" w:rsidRPr="001923C6" w:rsidRDefault="00A02D59" w:rsidP="00A02D59">
            <w:pPr>
              <w:rPr>
                <w:sz w:val="20"/>
              </w:rPr>
            </w:pPr>
            <w:r w:rsidRPr="001923C6">
              <w:rPr>
                <w:sz w:val="20"/>
              </w:rPr>
              <w:t>0～1</w:t>
            </w:r>
          </w:p>
        </w:tc>
        <w:tc>
          <w:tcPr>
            <w:tcW w:w="1126" w:type="dxa"/>
            <w:vMerge w:val="restart"/>
            <w:tcBorders>
              <w:top w:val="single" w:sz="4" w:space="0" w:color="auto"/>
              <w:left w:val="single" w:sz="6" w:space="0" w:color="000000"/>
              <w:right w:val="single" w:sz="6" w:space="0" w:color="000000"/>
            </w:tcBorders>
          </w:tcPr>
          <w:p w14:paraId="4458FE19"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4" w:space="0" w:color="auto"/>
              <w:left w:val="single" w:sz="6" w:space="0" w:color="000000"/>
              <w:right w:val="single" w:sz="6" w:space="0" w:color="000000"/>
            </w:tcBorders>
          </w:tcPr>
          <w:p w14:paraId="2518D0B0" w14:textId="77777777" w:rsidR="00A02D59" w:rsidRPr="001923C6" w:rsidRDefault="00A02D59" w:rsidP="00A02D59">
            <w:pPr>
              <w:rPr>
                <w:sz w:val="20"/>
              </w:rPr>
            </w:pPr>
            <w:bookmarkStart w:id="80" w:name="OLE_LINK302"/>
            <w:r w:rsidRPr="001923C6">
              <w:rPr>
                <w:sz w:val="20"/>
              </w:rPr>
              <w:t>ENG_dm</w:t>
            </w:r>
            <w:bookmarkEnd w:id="80"/>
          </w:p>
        </w:tc>
        <w:tc>
          <w:tcPr>
            <w:tcW w:w="423" w:type="dxa"/>
            <w:tcBorders>
              <w:top w:val="single" w:sz="6" w:space="0" w:color="000000"/>
              <w:left w:val="single" w:sz="6" w:space="0" w:color="000000"/>
              <w:bottom w:val="single" w:sz="6" w:space="0" w:color="000000"/>
              <w:right w:val="single" w:sz="6" w:space="0" w:color="000000"/>
            </w:tcBorders>
          </w:tcPr>
          <w:p w14:paraId="440AADFA"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8C138F1"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57B26FAF" w14:textId="77777777" w:rsidR="00A02D59" w:rsidRPr="001923C6" w:rsidRDefault="00A02D59" w:rsidP="00A02D59">
            <w:pPr>
              <w:rPr>
                <w:sz w:val="20"/>
              </w:rPr>
            </w:pPr>
            <w:r w:rsidRPr="001923C6">
              <w:rPr>
                <w:sz w:val="20"/>
              </w:rPr>
              <w:t>-</w:t>
            </w:r>
          </w:p>
          <w:p w14:paraId="73736942" w14:textId="77777777" w:rsidR="00A02D59" w:rsidRPr="001923C6" w:rsidRDefault="00A02D59" w:rsidP="00A02D59">
            <w:pPr>
              <w:rPr>
                <w:sz w:val="20"/>
              </w:rPr>
            </w:pPr>
          </w:p>
        </w:tc>
      </w:tr>
      <w:tr w:rsidR="00A02D59" w:rsidRPr="001923C6" w14:paraId="291C6837" w14:textId="77777777" w:rsidTr="00E56304">
        <w:trPr>
          <w:trHeight w:val="658"/>
        </w:trPr>
        <w:tc>
          <w:tcPr>
            <w:tcW w:w="1269" w:type="dxa"/>
            <w:vMerge/>
            <w:tcBorders>
              <w:left w:val="single" w:sz="6" w:space="0" w:color="000000"/>
              <w:bottom w:val="single" w:sz="6" w:space="0" w:color="000000"/>
              <w:right w:val="single" w:sz="6" w:space="0" w:color="000000"/>
            </w:tcBorders>
          </w:tcPr>
          <w:p w14:paraId="0795EFF3"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1E22F361"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DDF8942"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3A18B9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774AE78"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4255F52E"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76ABB967"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34F4A080"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7BE208C" w14:textId="77777777" w:rsidR="00A02D59" w:rsidRPr="001923C6" w:rsidRDefault="00A02D59" w:rsidP="00A02D59">
            <w:pPr>
              <w:rPr>
                <w:sz w:val="20"/>
              </w:rPr>
            </w:pPr>
            <w:r w:rsidRPr="001923C6">
              <w:rPr>
                <w:sz w:val="20"/>
              </w:rPr>
              <w:t>f</w:t>
            </w:r>
            <w:commentRangeStart w:id="81"/>
            <w:r w:rsidRPr="001923C6">
              <w:rPr>
                <w:sz w:val="20"/>
              </w:rPr>
              <w:t>4</w:t>
            </w:r>
            <w:commentRangeEnd w:id="81"/>
            <w:r w:rsidRPr="001923C6">
              <w:rPr>
                <w:rStyle w:val="a8"/>
              </w:rPr>
              <w:commentReference w:id="81"/>
            </w:r>
          </w:p>
        </w:tc>
        <w:tc>
          <w:tcPr>
            <w:tcW w:w="1547" w:type="dxa"/>
            <w:tcBorders>
              <w:top w:val="single" w:sz="6" w:space="0" w:color="000000"/>
              <w:left w:val="single" w:sz="6" w:space="0" w:color="000000"/>
              <w:bottom w:val="single" w:sz="6" w:space="0" w:color="000000"/>
              <w:right w:val="single" w:sz="6" w:space="0" w:color="000000"/>
            </w:tcBorders>
          </w:tcPr>
          <w:p w14:paraId="43F370BA"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D386F8D" w14:textId="77777777" w:rsidR="00A02D59" w:rsidRPr="001923C6" w:rsidRDefault="00A02D59" w:rsidP="00A02D59">
            <w:pPr>
              <w:rPr>
                <w:sz w:val="20"/>
              </w:rPr>
            </w:pPr>
          </w:p>
        </w:tc>
      </w:tr>
      <w:bookmarkEnd w:id="79"/>
      <w:tr w:rsidR="00A02D59" w:rsidRPr="001923C6" w14:paraId="66F0A357" w14:textId="77777777" w:rsidTr="00AB07ED">
        <w:trPr>
          <w:trHeight w:val="338"/>
        </w:trPr>
        <w:tc>
          <w:tcPr>
            <w:tcW w:w="1269" w:type="dxa"/>
            <w:vMerge w:val="restart"/>
            <w:tcBorders>
              <w:top w:val="single" w:sz="6" w:space="0" w:color="000000"/>
              <w:left w:val="single" w:sz="6" w:space="0" w:color="000000"/>
              <w:right w:val="single" w:sz="6" w:space="0" w:color="000000"/>
            </w:tcBorders>
          </w:tcPr>
          <w:p w14:paraId="41D6C05A" w14:textId="77777777" w:rsidR="00A02D59" w:rsidRPr="001923C6" w:rsidRDefault="00A02D59" w:rsidP="00A02D59">
            <w:pPr>
              <w:rPr>
                <w:color w:val="000000"/>
                <w:sz w:val="20"/>
              </w:rPr>
            </w:pPr>
            <w:r w:rsidRPr="001923C6">
              <w:rPr>
                <w:color w:val="000000"/>
                <w:sz w:val="20"/>
              </w:rPr>
              <w:t>ek2f</w:t>
            </w:r>
          </w:p>
        </w:tc>
        <w:tc>
          <w:tcPr>
            <w:tcW w:w="1547" w:type="dxa"/>
            <w:vMerge w:val="restart"/>
            <w:tcBorders>
              <w:top w:val="single" w:sz="6" w:space="0" w:color="000000"/>
              <w:left w:val="single" w:sz="6" w:space="0" w:color="000000"/>
              <w:right w:val="single" w:sz="6" w:space="0" w:color="000000"/>
            </w:tcBorders>
          </w:tcPr>
          <w:p w14:paraId="669E0347" w14:textId="77777777" w:rsidR="00A02D59" w:rsidRPr="001923C6" w:rsidRDefault="00A02D59" w:rsidP="00A02D59">
            <w:pPr>
              <w:rPr>
                <w:color w:val="000000"/>
                <w:sz w:val="20"/>
              </w:rPr>
            </w:pPr>
            <w:r w:rsidRPr="001923C6">
              <w:rPr>
                <w:sz w:val="20"/>
              </w:rPr>
              <w:t>2回目噴射量算出係数(ﾊﾞﾝｸ間平均値(ﾂｲﾝｾﾝｻ))</w:t>
            </w:r>
          </w:p>
        </w:tc>
        <w:tc>
          <w:tcPr>
            <w:tcW w:w="563" w:type="dxa"/>
            <w:vMerge w:val="restart"/>
            <w:tcBorders>
              <w:top w:val="single" w:sz="6" w:space="0" w:color="000000"/>
              <w:left w:val="single" w:sz="6" w:space="0" w:color="000000"/>
              <w:right w:val="single" w:sz="6" w:space="0" w:color="000000"/>
            </w:tcBorders>
          </w:tcPr>
          <w:p w14:paraId="56F098AD"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71E158A"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082D302B" w14:textId="77777777" w:rsidR="00A02D59" w:rsidRPr="001923C6" w:rsidRDefault="00A02D59" w:rsidP="00A02D59">
            <w:pPr>
              <w:rPr>
                <w:color w:val="000000"/>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489D9DB7" w14:textId="77777777" w:rsidR="00A02D59" w:rsidRPr="001923C6" w:rsidRDefault="00A02D59" w:rsidP="00A02D59">
            <w:pPr>
              <w:rPr>
                <w:color w:val="000000"/>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61B842E1"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74EAA3ED" w14:textId="77777777" w:rsidR="00A02D59" w:rsidRPr="001923C6" w:rsidRDefault="00A02D59" w:rsidP="00A02D59">
            <w:pPr>
              <w:rPr>
                <w:sz w:val="20"/>
              </w:rPr>
            </w:pPr>
            <w:r w:rsidRPr="001923C6">
              <w:rPr>
                <w:sz w:val="20"/>
              </w:rPr>
              <w:t>ENG_dm</w:t>
            </w:r>
            <w:r w:rsidRPr="001923C6" w:rsidDel="001C07E6">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689FB468"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1D8D69E"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06AE4744" w14:textId="77777777" w:rsidR="00A02D59" w:rsidRPr="001923C6" w:rsidRDefault="00A02D59" w:rsidP="00A02D59">
            <w:pPr>
              <w:rPr>
                <w:color w:val="000000"/>
                <w:sz w:val="20"/>
              </w:rPr>
            </w:pPr>
            <w:bookmarkStart w:id="82" w:name="OLE_LINK370"/>
            <w:r w:rsidRPr="001923C6">
              <w:rPr>
                <w:sz w:val="20"/>
              </w:rPr>
              <w:t>-</w:t>
            </w:r>
            <w:bookmarkEnd w:id="82"/>
          </w:p>
        </w:tc>
      </w:tr>
      <w:tr w:rsidR="00A02D59" w:rsidRPr="001923C6" w14:paraId="487EA161" w14:textId="77777777" w:rsidTr="00E56304">
        <w:trPr>
          <w:trHeight w:val="489"/>
        </w:trPr>
        <w:tc>
          <w:tcPr>
            <w:tcW w:w="1269" w:type="dxa"/>
            <w:vMerge/>
            <w:tcBorders>
              <w:left w:val="single" w:sz="6" w:space="0" w:color="000000"/>
              <w:bottom w:val="single" w:sz="6" w:space="0" w:color="000000"/>
              <w:right w:val="single" w:sz="6" w:space="0" w:color="000000"/>
            </w:tcBorders>
          </w:tcPr>
          <w:p w14:paraId="38B71DD1"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63FFB344"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638D1776"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6C9E8F4"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7AFA9F5F"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7BC0EB55"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33110468"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2EE2CC3E"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4DC244C8" w14:textId="77777777" w:rsidR="00A02D59" w:rsidRPr="001923C6" w:rsidRDefault="00A02D59" w:rsidP="00A02D59">
            <w:pPr>
              <w:rPr>
                <w:sz w:val="20"/>
              </w:rPr>
            </w:pPr>
            <w:r w:rsidRPr="001923C6">
              <w:rPr>
                <w:sz w:val="20"/>
              </w:rPr>
              <w:t>f</w:t>
            </w:r>
            <w:commentRangeStart w:id="83"/>
            <w:r w:rsidRPr="001923C6">
              <w:rPr>
                <w:sz w:val="20"/>
              </w:rPr>
              <w:t>4</w:t>
            </w:r>
            <w:commentRangeEnd w:id="83"/>
            <w:r w:rsidRPr="001923C6">
              <w:rPr>
                <w:rStyle w:val="a8"/>
              </w:rPr>
              <w:commentReference w:id="83"/>
            </w:r>
          </w:p>
        </w:tc>
        <w:tc>
          <w:tcPr>
            <w:tcW w:w="1547" w:type="dxa"/>
            <w:tcBorders>
              <w:top w:val="single" w:sz="6" w:space="0" w:color="000000"/>
              <w:left w:val="single" w:sz="6" w:space="0" w:color="000000"/>
              <w:bottom w:val="single" w:sz="6" w:space="0" w:color="000000"/>
              <w:right w:val="single" w:sz="6" w:space="0" w:color="000000"/>
            </w:tcBorders>
          </w:tcPr>
          <w:p w14:paraId="30D599D4"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D7B2672" w14:textId="77777777" w:rsidR="00A02D59" w:rsidRPr="001923C6" w:rsidRDefault="00A02D59" w:rsidP="00A02D59">
            <w:pPr>
              <w:rPr>
                <w:sz w:val="20"/>
              </w:rPr>
            </w:pPr>
          </w:p>
        </w:tc>
      </w:tr>
      <w:tr w:rsidR="00A02D59" w:rsidRPr="001923C6" w14:paraId="47214FF3"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3D01E865" w14:textId="77777777" w:rsidR="00A02D59" w:rsidRPr="001923C6" w:rsidRDefault="00A02D59" w:rsidP="00A02D59">
            <w:pPr>
              <w:rPr>
                <w:color w:val="000000"/>
                <w:sz w:val="20"/>
              </w:rPr>
            </w:pPr>
            <w:bookmarkStart w:id="84" w:name="_Hlk428972506"/>
            <w:r w:rsidRPr="001923C6">
              <w:rPr>
                <w:color w:val="000000"/>
                <w:sz w:val="20"/>
              </w:rPr>
              <w:t>ek3f</w:t>
            </w:r>
          </w:p>
        </w:tc>
        <w:tc>
          <w:tcPr>
            <w:tcW w:w="1547" w:type="dxa"/>
            <w:vMerge w:val="restart"/>
            <w:tcBorders>
              <w:top w:val="single" w:sz="6" w:space="0" w:color="000000"/>
              <w:left w:val="single" w:sz="6" w:space="0" w:color="000000"/>
              <w:right w:val="single" w:sz="6" w:space="0" w:color="000000"/>
            </w:tcBorders>
          </w:tcPr>
          <w:p w14:paraId="0D3D4296" w14:textId="77777777" w:rsidR="00A02D59" w:rsidRPr="001923C6" w:rsidRDefault="00A02D59" w:rsidP="00A02D59">
            <w:pPr>
              <w:rPr>
                <w:sz w:val="20"/>
              </w:rPr>
            </w:pPr>
            <w:r w:rsidRPr="001923C6">
              <w:rPr>
                <w:sz w:val="20"/>
              </w:rPr>
              <w:t>3回目噴射量算出係数(ﾊﾞﾝｸ間平均値(ﾂｲﾝｾﾝｻ))</w:t>
            </w:r>
          </w:p>
        </w:tc>
        <w:tc>
          <w:tcPr>
            <w:tcW w:w="563" w:type="dxa"/>
            <w:vMerge w:val="restart"/>
            <w:tcBorders>
              <w:top w:val="single" w:sz="6" w:space="0" w:color="000000"/>
              <w:left w:val="single" w:sz="6" w:space="0" w:color="000000"/>
              <w:right w:val="single" w:sz="6" w:space="0" w:color="000000"/>
            </w:tcBorders>
          </w:tcPr>
          <w:p w14:paraId="02302A72"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0CD90280"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C41ACFC"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7E963120"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62E797C7"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69B69092" w14:textId="77777777" w:rsidR="00A02D59" w:rsidRPr="001923C6" w:rsidRDefault="00A02D59" w:rsidP="00A02D59">
            <w:pPr>
              <w:rPr>
                <w:sz w:val="20"/>
              </w:rPr>
            </w:pPr>
            <w:r w:rsidRPr="001923C6">
              <w:rPr>
                <w:sz w:val="20"/>
              </w:rPr>
              <w:t>ENG_dm</w:t>
            </w:r>
            <w:r w:rsidRPr="001923C6" w:rsidDel="001C07E6">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tcPr>
          <w:p w14:paraId="1BD524BB"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5AEEDECB"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18E5E8D1" w14:textId="77777777" w:rsidR="00A02D59" w:rsidRPr="001923C6" w:rsidRDefault="00A02D59" w:rsidP="00A02D59">
            <w:pPr>
              <w:rPr>
                <w:sz w:val="20"/>
              </w:rPr>
            </w:pPr>
            <w:bookmarkStart w:id="85" w:name="OLE_LINK368"/>
            <w:bookmarkStart w:id="86" w:name="OLE_LINK369"/>
            <w:r w:rsidRPr="001923C6">
              <w:rPr>
                <w:sz w:val="20"/>
              </w:rPr>
              <w:t>-</w:t>
            </w:r>
            <w:bookmarkEnd w:id="85"/>
            <w:bookmarkEnd w:id="86"/>
          </w:p>
        </w:tc>
      </w:tr>
      <w:bookmarkEnd w:id="84"/>
      <w:tr w:rsidR="00A02D59" w:rsidRPr="001923C6" w14:paraId="6CA0FE9F" w14:textId="77777777" w:rsidTr="0004153F">
        <w:trPr>
          <w:trHeight w:val="537"/>
        </w:trPr>
        <w:tc>
          <w:tcPr>
            <w:tcW w:w="1269" w:type="dxa"/>
            <w:vMerge/>
            <w:tcBorders>
              <w:left w:val="single" w:sz="6" w:space="0" w:color="000000"/>
              <w:bottom w:val="single" w:sz="6" w:space="0" w:color="000000"/>
              <w:right w:val="single" w:sz="6" w:space="0" w:color="000000"/>
            </w:tcBorders>
          </w:tcPr>
          <w:p w14:paraId="6404F5B1"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2D526E07"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E53DD81"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02658B56"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0C9F242F"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503BCC8F"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21235E3D"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64E2FB9C"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2DB8B60" w14:textId="77777777" w:rsidR="00A02D59" w:rsidRPr="001923C6" w:rsidRDefault="00A02D59" w:rsidP="00A02D59">
            <w:pPr>
              <w:rPr>
                <w:sz w:val="20"/>
              </w:rPr>
            </w:pPr>
            <w:r w:rsidRPr="001923C6">
              <w:rPr>
                <w:sz w:val="20"/>
              </w:rPr>
              <w:t>f</w:t>
            </w:r>
            <w:commentRangeStart w:id="87"/>
            <w:r w:rsidRPr="001923C6">
              <w:rPr>
                <w:sz w:val="20"/>
              </w:rPr>
              <w:t>4</w:t>
            </w:r>
            <w:commentRangeEnd w:id="87"/>
            <w:r w:rsidRPr="001923C6">
              <w:rPr>
                <w:rStyle w:val="a8"/>
              </w:rPr>
              <w:commentReference w:id="87"/>
            </w:r>
          </w:p>
        </w:tc>
        <w:tc>
          <w:tcPr>
            <w:tcW w:w="1547" w:type="dxa"/>
            <w:tcBorders>
              <w:top w:val="single" w:sz="6" w:space="0" w:color="000000"/>
              <w:left w:val="single" w:sz="6" w:space="0" w:color="000000"/>
              <w:bottom w:val="single" w:sz="6" w:space="0" w:color="000000"/>
              <w:right w:val="single" w:sz="6" w:space="0" w:color="000000"/>
            </w:tcBorders>
          </w:tcPr>
          <w:p w14:paraId="6B7EDDCE"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D101275" w14:textId="77777777" w:rsidR="00A02D59" w:rsidRPr="001923C6" w:rsidRDefault="00A02D59" w:rsidP="00A02D59">
            <w:pPr>
              <w:rPr>
                <w:sz w:val="20"/>
              </w:rPr>
            </w:pPr>
          </w:p>
        </w:tc>
      </w:tr>
      <w:tr w:rsidR="00A02D59" w:rsidRPr="001923C6" w14:paraId="515A684C" w14:textId="77777777" w:rsidTr="00AB07ED">
        <w:trPr>
          <w:trHeight w:val="115"/>
        </w:trPr>
        <w:tc>
          <w:tcPr>
            <w:tcW w:w="1269" w:type="dxa"/>
            <w:vMerge w:val="restart"/>
            <w:tcBorders>
              <w:top w:val="single" w:sz="6" w:space="0" w:color="000000"/>
              <w:left w:val="single" w:sz="6" w:space="0" w:color="000000"/>
              <w:right w:val="single" w:sz="6" w:space="0" w:color="000000"/>
            </w:tcBorders>
          </w:tcPr>
          <w:p w14:paraId="77551E28" w14:textId="77777777" w:rsidR="00A02D59" w:rsidRPr="001923C6" w:rsidRDefault="00A02D59" w:rsidP="00A02D59">
            <w:pPr>
              <w:rPr>
                <w:color w:val="000000"/>
                <w:sz w:val="20"/>
              </w:rPr>
            </w:pPr>
            <w:bookmarkStart w:id="88" w:name="_Hlk456620947"/>
            <w:r w:rsidRPr="001923C6">
              <w:rPr>
                <w:color w:val="000000"/>
                <w:sz w:val="20"/>
              </w:rPr>
              <w:t>ek1fn[NOX</w:t>
            </w:r>
            <w:commentRangeStart w:id="89"/>
            <w:r w:rsidRPr="001923C6">
              <w:rPr>
                <w:color w:val="000000"/>
                <w:sz w:val="20"/>
              </w:rPr>
              <w:t>]</w:t>
            </w:r>
            <w:commentRangeEnd w:id="89"/>
            <w:r w:rsidRPr="001923C6">
              <w:rPr>
                <w:rStyle w:val="a8"/>
              </w:rPr>
              <w:commentReference w:id="89"/>
            </w:r>
          </w:p>
        </w:tc>
        <w:tc>
          <w:tcPr>
            <w:tcW w:w="1547" w:type="dxa"/>
            <w:vMerge w:val="restart"/>
            <w:tcBorders>
              <w:top w:val="single" w:sz="6" w:space="0" w:color="000000"/>
              <w:left w:val="single" w:sz="6" w:space="0" w:color="000000"/>
              <w:right w:val="single" w:sz="6" w:space="0" w:color="000000"/>
            </w:tcBorders>
          </w:tcPr>
          <w:p w14:paraId="1772E33D" w14:textId="77777777" w:rsidR="00A02D59" w:rsidRPr="001923C6" w:rsidRDefault="00A02D59" w:rsidP="00A02D59">
            <w:pPr>
              <w:rPr>
                <w:sz w:val="20"/>
              </w:rPr>
            </w:pPr>
            <w:r w:rsidRPr="001923C6">
              <w:rPr>
                <w:sz w:val="20"/>
              </w:rPr>
              <w:t>1回目噴射量算出係数(ﾊﾞﾝｸ別)</w:t>
            </w:r>
          </w:p>
        </w:tc>
        <w:tc>
          <w:tcPr>
            <w:tcW w:w="563" w:type="dxa"/>
            <w:vMerge w:val="restart"/>
            <w:tcBorders>
              <w:top w:val="single" w:sz="6" w:space="0" w:color="000000"/>
              <w:left w:val="single" w:sz="6" w:space="0" w:color="000000"/>
              <w:right w:val="single" w:sz="6" w:space="0" w:color="000000"/>
            </w:tcBorders>
          </w:tcPr>
          <w:p w14:paraId="2D8454A2"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48AF8A8A"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1162B91C"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13642D02"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051F644C"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20575E6D"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2CE3285"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B74F7A0"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614C90C3" w14:textId="77777777" w:rsidR="00A02D59" w:rsidRPr="001923C6" w:rsidRDefault="00A02D59" w:rsidP="00A02D59">
            <w:pPr>
              <w:rPr>
                <w:sz w:val="20"/>
              </w:rPr>
            </w:pPr>
            <w:r w:rsidRPr="001923C6">
              <w:rPr>
                <w:sz w:val="20"/>
              </w:rPr>
              <w:t>-</w:t>
            </w:r>
          </w:p>
        </w:tc>
      </w:tr>
      <w:tr w:rsidR="00A02D59" w:rsidRPr="001923C6" w14:paraId="71428471" w14:textId="77777777" w:rsidTr="00AB07ED">
        <w:trPr>
          <w:trHeight w:val="216"/>
        </w:trPr>
        <w:tc>
          <w:tcPr>
            <w:tcW w:w="1269" w:type="dxa"/>
            <w:vMerge/>
            <w:tcBorders>
              <w:top w:val="single" w:sz="6" w:space="0" w:color="000000"/>
              <w:left w:val="single" w:sz="6" w:space="0" w:color="000000"/>
              <w:bottom w:val="single" w:sz="6" w:space="0" w:color="000000"/>
              <w:right w:val="single" w:sz="6" w:space="0" w:color="000000"/>
            </w:tcBorders>
          </w:tcPr>
          <w:p w14:paraId="14601530"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4519834A"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ECE983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6B1F96D"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04BAB23A"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09541691"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79F274B1"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65739718"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1E786A08"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0C88877B"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6CC2339A" w14:textId="77777777" w:rsidR="00A02D59" w:rsidRPr="001923C6" w:rsidRDefault="00A02D59" w:rsidP="00A02D59">
            <w:pPr>
              <w:rPr>
                <w:sz w:val="20"/>
              </w:rPr>
            </w:pPr>
          </w:p>
        </w:tc>
      </w:tr>
      <w:tr w:rsidR="00A02D59" w:rsidRPr="001923C6" w14:paraId="2EBF5B7F" w14:textId="77777777" w:rsidTr="00AB07ED">
        <w:trPr>
          <w:trHeight w:val="216"/>
        </w:trPr>
        <w:tc>
          <w:tcPr>
            <w:tcW w:w="1269" w:type="dxa"/>
            <w:vMerge w:val="restart"/>
            <w:tcBorders>
              <w:top w:val="single" w:sz="6" w:space="0" w:color="000000"/>
              <w:left w:val="single" w:sz="6" w:space="0" w:color="000000"/>
              <w:bottom w:val="single" w:sz="6" w:space="0" w:color="000000"/>
              <w:right w:val="single" w:sz="6" w:space="0" w:color="000000"/>
            </w:tcBorders>
          </w:tcPr>
          <w:p w14:paraId="1FDFD9AA" w14:textId="77777777" w:rsidR="00A02D59" w:rsidRPr="001923C6" w:rsidRDefault="00A02D59" w:rsidP="00A02D59">
            <w:pPr>
              <w:rPr>
                <w:color w:val="000000"/>
                <w:sz w:val="20"/>
              </w:rPr>
            </w:pPr>
            <w:bookmarkStart w:id="90" w:name="OLE_LINK371"/>
            <w:bookmarkEnd w:id="88"/>
            <w:r w:rsidRPr="001923C6">
              <w:rPr>
                <w:color w:val="000000"/>
                <w:sz w:val="20"/>
              </w:rPr>
              <w:t>ek2fn[NOX</w:t>
            </w:r>
            <w:commentRangeStart w:id="91"/>
            <w:r w:rsidRPr="001923C6">
              <w:rPr>
                <w:color w:val="000000"/>
                <w:sz w:val="20"/>
              </w:rPr>
              <w:t>]</w:t>
            </w:r>
            <w:commentRangeEnd w:id="91"/>
            <w:r w:rsidRPr="001923C6">
              <w:rPr>
                <w:rStyle w:val="a8"/>
              </w:rPr>
              <w:commentReference w:id="91"/>
            </w:r>
          </w:p>
        </w:tc>
        <w:tc>
          <w:tcPr>
            <w:tcW w:w="1547" w:type="dxa"/>
            <w:vMerge w:val="restart"/>
            <w:tcBorders>
              <w:top w:val="single" w:sz="6" w:space="0" w:color="000000"/>
              <w:left w:val="single" w:sz="6" w:space="0" w:color="000000"/>
              <w:bottom w:val="single" w:sz="6" w:space="0" w:color="000000"/>
              <w:right w:val="single" w:sz="6" w:space="0" w:color="000000"/>
            </w:tcBorders>
          </w:tcPr>
          <w:p w14:paraId="69AE16E9" w14:textId="77777777" w:rsidR="00A02D59" w:rsidRPr="001923C6" w:rsidRDefault="00A02D59" w:rsidP="00A02D59">
            <w:pPr>
              <w:rPr>
                <w:sz w:val="20"/>
              </w:rPr>
            </w:pPr>
            <w:r w:rsidRPr="001923C6">
              <w:rPr>
                <w:sz w:val="20"/>
              </w:rPr>
              <w:t>2回目噴射量算出係数(ﾊﾞﾝｸ別)</w:t>
            </w:r>
          </w:p>
        </w:tc>
        <w:tc>
          <w:tcPr>
            <w:tcW w:w="563" w:type="dxa"/>
            <w:vMerge w:val="restart"/>
            <w:tcBorders>
              <w:top w:val="single" w:sz="6" w:space="0" w:color="000000"/>
              <w:left w:val="single" w:sz="6" w:space="0" w:color="000000"/>
              <w:bottom w:val="single" w:sz="6" w:space="0" w:color="000000"/>
              <w:right w:val="single" w:sz="6" w:space="0" w:color="000000"/>
            </w:tcBorders>
          </w:tcPr>
          <w:p w14:paraId="56B1E5C6"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1C8C3CF"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E0C9EBD"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tcPr>
          <w:p w14:paraId="15327788"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tcPr>
          <w:p w14:paraId="4C204FBB"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0E9FA309"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1D3E4B8A"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79E4BA9B"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56D7C577" w14:textId="77777777" w:rsidR="00A02D59" w:rsidRPr="001923C6" w:rsidRDefault="00A02D59" w:rsidP="00A02D59">
            <w:pPr>
              <w:rPr>
                <w:sz w:val="20"/>
              </w:rPr>
            </w:pPr>
            <w:r w:rsidRPr="001923C6">
              <w:rPr>
                <w:sz w:val="20"/>
              </w:rPr>
              <w:t>-</w:t>
            </w:r>
          </w:p>
        </w:tc>
      </w:tr>
      <w:tr w:rsidR="00A02D59" w:rsidRPr="001923C6" w14:paraId="704A9456" w14:textId="77777777" w:rsidTr="00AB07ED">
        <w:trPr>
          <w:trHeight w:val="216"/>
        </w:trPr>
        <w:tc>
          <w:tcPr>
            <w:tcW w:w="1269" w:type="dxa"/>
            <w:vMerge/>
            <w:tcBorders>
              <w:top w:val="single" w:sz="6" w:space="0" w:color="000000"/>
              <w:left w:val="single" w:sz="6" w:space="0" w:color="000000"/>
              <w:bottom w:val="single" w:sz="6" w:space="0" w:color="000000"/>
              <w:right w:val="single" w:sz="6" w:space="0" w:color="000000"/>
            </w:tcBorders>
          </w:tcPr>
          <w:p w14:paraId="7E25D4E0"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0C6488FE"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07E8363E"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275A450"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262D8F52"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3CDFF2D0"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7672EDFA"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3220768C"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270B3E6"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58B24CA1"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4B32A0AB" w14:textId="77777777" w:rsidR="00A02D59" w:rsidRPr="001923C6" w:rsidRDefault="00A02D59" w:rsidP="00A02D59">
            <w:pPr>
              <w:rPr>
                <w:sz w:val="20"/>
              </w:rPr>
            </w:pPr>
          </w:p>
        </w:tc>
      </w:tr>
      <w:bookmarkEnd w:id="90"/>
      <w:tr w:rsidR="00A02D59" w:rsidRPr="001923C6" w14:paraId="4686C38E" w14:textId="77777777" w:rsidTr="00AB07ED">
        <w:trPr>
          <w:trHeight w:val="216"/>
        </w:trPr>
        <w:tc>
          <w:tcPr>
            <w:tcW w:w="1269" w:type="dxa"/>
            <w:vMerge w:val="restart"/>
            <w:tcBorders>
              <w:top w:val="single" w:sz="6" w:space="0" w:color="000000"/>
              <w:left w:val="single" w:sz="6" w:space="0" w:color="000000"/>
              <w:bottom w:val="single" w:sz="6" w:space="0" w:color="000000"/>
              <w:right w:val="single" w:sz="6" w:space="0" w:color="000000"/>
            </w:tcBorders>
          </w:tcPr>
          <w:p w14:paraId="7829ADBC" w14:textId="77777777" w:rsidR="00A02D59" w:rsidRPr="001923C6" w:rsidRDefault="00A02D59" w:rsidP="00A02D59">
            <w:pPr>
              <w:rPr>
                <w:color w:val="000000"/>
                <w:sz w:val="20"/>
              </w:rPr>
            </w:pPr>
            <w:r w:rsidRPr="001923C6">
              <w:rPr>
                <w:color w:val="000000"/>
                <w:sz w:val="20"/>
              </w:rPr>
              <w:lastRenderedPageBreak/>
              <w:t>ek3fn[NOX</w:t>
            </w:r>
            <w:commentRangeStart w:id="92"/>
            <w:r w:rsidRPr="001923C6">
              <w:rPr>
                <w:color w:val="000000"/>
                <w:sz w:val="20"/>
              </w:rPr>
              <w:t>]</w:t>
            </w:r>
            <w:commentRangeEnd w:id="92"/>
            <w:r w:rsidRPr="001923C6">
              <w:rPr>
                <w:rStyle w:val="a8"/>
              </w:rPr>
              <w:commentReference w:id="92"/>
            </w:r>
          </w:p>
        </w:tc>
        <w:tc>
          <w:tcPr>
            <w:tcW w:w="1547" w:type="dxa"/>
            <w:vMerge w:val="restart"/>
            <w:tcBorders>
              <w:top w:val="single" w:sz="6" w:space="0" w:color="000000"/>
              <w:left w:val="single" w:sz="6" w:space="0" w:color="000000"/>
              <w:bottom w:val="single" w:sz="6" w:space="0" w:color="000000"/>
              <w:right w:val="single" w:sz="6" w:space="0" w:color="000000"/>
            </w:tcBorders>
          </w:tcPr>
          <w:p w14:paraId="71FB074B" w14:textId="77777777" w:rsidR="00A02D59" w:rsidRPr="001923C6" w:rsidRDefault="00A02D59" w:rsidP="00A02D59">
            <w:pPr>
              <w:rPr>
                <w:sz w:val="20"/>
              </w:rPr>
            </w:pPr>
            <w:r w:rsidRPr="001923C6">
              <w:rPr>
                <w:sz w:val="20"/>
              </w:rPr>
              <w:t>3回目噴射量算出係数(ﾊﾞﾝｸ別)</w:t>
            </w:r>
          </w:p>
        </w:tc>
        <w:tc>
          <w:tcPr>
            <w:tcW w:w="563" w:type="dxa"/>
            <w:vMerge w:val="restart"/>
            <w:tcBorders>
              <w:top w:val="single" w:sz="6" w:space="0" w:color="000000"/>
              <w:left w:val="single" w:sz="6" w:space="0" w:color="000000"/>
              <w:bottom w:val="single" w:sz="6" w:space="0" w:color="000000"/>
              <w:right w:val="single" w:sz="6" w:space="0" w:color="000000"/>
            </w:tcBorders>
          </w:tcPr>
          <w:p w14:paraId="4653CE25"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18182BB3"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725125BA"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tcPr>
          <w:p w14:paraId="2E213726"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tcPr>
          <w:p w14:paraId="4B4D79E8"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764A8F98"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2573C404"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533826D"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041F798D" w14:textId="77777777" w:rsidR="00A02D59" w:rsidRPr="001923C6" w:rsidRDefault="00A02D59" w:rsidP="00A02D59">
            <w:pPr>
              <w:rPr>
                <w:sz w:val="20"/>
              </w:rPr>
            </w:pPr>
            <w:r w:rsidRPr="001923C6">
              <w:rPr>
                <w:sz w:val="20"/>
              </w:rPr>
              <w:t>-</w:t>
            </w:r>
          </w:p>
        </w:tc>
      </w:tr>
      <w:tr w:rsidR="00A02D59" w:rsidRPr="001923C6" w14:paraId="22FDD8C7" w14:textId="77777777" w:rsidTr="006A7E31">
        <w:trPr>
          <w:trHeight w:val="216"/>
        </w:trPr>
        <w:tc>
          <w:tcPr>
            <w:tcW w:w="1269" w:type="dxa"/>
            <w:vMerge/>
            <w:tcBorders>
              <w:top w:val="single" w:sz="6" w:space="0" w:color="000000"/>
              <w:left w:val="single" w:sz="6" w:space="0" w:color="000000"/>
              <w:bottom w:val="single" w:sz="6" w:space="0" w:color="000000"/>
              <w:right w:val="single" w:sz="6" w:space="0" w:color="000000"/>
            </w:tcBorders>
          </w:tcPr>
          <w:p w14:paraId="3B08F44E"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61912661"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187A5379"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27E1029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7E2CB563"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14379E10"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34B79279"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017AEA74"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638103FC"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4" w:space="0" w:color="auto"/>
              <w:right w:val="single" w:sz="6" w:space="0" w:color="000000"/>
            </w:tcBorders>
          </w:tcPr>
          <w:p w14:paraId="6782BBF4"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4" w:space="0" w:color="auto"/>
              <w:right w:val="single" w:sz="6" w:space="0" w:color="000000"/>
            </w:tcBorders>
          </w:tcPr>
          <w:p w14:paraId="1D716A0B" w14:textId="77777777" w:rsidR="00A02D59" w:rsidRPr="001923C6" w:rsidRDefault="00A02D59" w:rsidP="00A02D59">
            <w:pPr>
              <w:rPr>
                <w:sz w:val="20"/>
              </w:rPr>
            </w:pPr>
          </w:p>
        </w:tc>
      </w:tr>
      <w:tr w:rsidR="00A02D59" w:rsidRPr="001923C6" w14:paraId="627B0CF5" w14:textId="77777777" w:rsidTr="006A7E31">
        <w:trPr>
          <w:trHeight w:val="868"/>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361000AF" w14:textId="7A963775" w:rsidR="00A02D59" w:rsidRPr="001923C6" w:rsidRDefault="00A02D59" w:rsidP="00A02D59">
            <w:pPr>
              <w:rPr>
                <w:color w:val="000000"/>
                <w:sz w:val="20"/>
              </w:rPr>
            </w:pPr>
            <w:r w:rsidRPr="001923C6">
              <w:rPr>
                <w:color w:val="000000"/>
                <w:sz w:val="20"/>
              </w:rPr>
              <w:t>ek1f</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EF711C4" w14:textId="085B9442" w:rsidR="00A02D59" w:rsidRPr="001923C6" w:rsidRDefault="00A02D59" w:rsidP="00A02D59">
            <w:pPr>
              <w:rPr>
                <w:sz w:val="20"/>
              </w:rPr>
            </w:pPr>
            <w:r>
              <w:rPr>
                <w:rFonts w:hint="eastAsia"/>
                <w:sz w:val="20"/>
              </w:rPr>
              <w:t>確定</w:t>
            </w:r>
            <w:r w:rsidRPr="001923C6">
              <w:rPr>
                <w:sz w:val="20"/>
              </w:rPr>
              <w:t>1回目噴射量算出係数(ﾊﾞﾝｸ間平均値(ﾂｲﾝｾﾝｻ))</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7715E07" w14:textId="00E6DECD"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330F382" w14:textId="33FE1A31"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7FA8836" w14:textId="363F9ABA" w:rsidR="00A02D59" w:rsidRPr="001923C6" w:rsidRDefault="00A02D59" w:rsidP="00A02D59">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51484C1E" w14:textId="411F9724" w:rsidR="00A02D59" w:rsidRPr="001923C6" w:rsidRDefault="00A02D59" w:rsidP="00A02D59">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5D9D0632" w14:textId="73F61FD5"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6C038A32" w14:textId="443033D4"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ED99ECB" w14:textId="437BF514" w:rsidR="00A02D59" w:rsidRPr="001923C6" w:rsidRDefault="00A02D59" w:rsidP="00A02D59">
            <w:pPr>
              <w:rPr>
                <w:sz w:val="20"/>
              </w:rPr>
            </w:pPr>
            <w:r>
              <w:rPr>
                <w:rFonts w:hint="eastAsia"/>
                <w:sz w:val="20"/>
              </w:rPr>
              <w:t>f</w:t>
            </w:r>
            <w:r>
              <w:rPr>
                <w:sz w:val="20"/>
              </w:rPr>
              <w:t>4</w:t>
            </w:r>
          </w:p>
        </w:tc>
        <w:tc>
          <w:tcPr>
            <w:tcW w:w="1547" w:type="dxa"/>
            <w:tcBorders>
              <w:top w:val="single" w:sz="4" w:space="0" w:color="auto"/>
              <w:left w:val="single" w:sz="6" w:space="0" w:color="000000"/>
              <w:bottom w:val="single" w:sz="6" w:space="0" w:color="000000"/>
              <w:right w:val="single" w:sz="6" w:space="0" w:color="000000"/>
            </w:tcBorders>
            <w:shd w:val="clear" w:color="auto" w:fill="auto"/>
          </w:tcPr>
          <w:p w14:paraId="5DADAAAF" w14:textId="0575E499" w:rsidR="00A02D59" w:rsidRPr="001923C6" w:rsidRDefault="00A02D59" w:rsidP="00A02D59">
            <w:pPr>
              <w:rPr>
                <w:sz w:val="20"/>
              </w:rPr>
            </w:pPr>
            <w:r>
              <w:rPr>
                <w:rFonts w:hint="eastAsia"/>
                <w:sz w:val="20"/>
              </w:rPr>
              <w:t>-</w:t>
            </w:r>
          </w:p>
        </w:tc>
        <w:tc>
          <w:tcPr>
            <w:tcW w:w="1342" w:type="dxa"/>
            <w:tcBorders>
              <w:top w:val="single" w:sz="4" w:space="0" w:color="auto"/>
              <w:left w:val="single" w:sz="6" w:space="0" w:color="000000"/>
              <w:bottom w:val="single" w:sz="6" w:space="0" w:color="000000"/>
              <w:right w:val="single" w:sz="6" w:space="0" w:color="000000"/>
            </w:tcBorders>
            <w:shd w:val="clear" w:color="auto" w:fill="auto"/>
          </w:tcPr>
          <w:p w14:paraId="6A79ECB7" w14:textId="16CF7D61" w:rsidR="00A02D59" w:rsidRPr="001923C6" w:rsidRDefault="00A02D59" w:rsidP="00A02D59">
            <w:pPr>
              <w:rPr>
                <w:sz w:val="20"/>
              </w:rPr>
            </w:pPr>
            <w:r>
              <w:rPr>
                <w:rFonts w:hint="eastAsia"/>
                <w:sz w:val="20"/>
              </w:rPr>
              <w:t>-</w:t>
            </w:r>
          </w:p>
        </w:tc>
      </w:tr>
      <w:tr w:rsidR="00A02D59" w:rsidRPr="001923C6" w14:paraId="1679553A" w14:textId="77777777" w:rsidTr="00E56304">
        <w:trPr>
          <w:trHeight w:val="824"/>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6E599605" w14:textId="0A11B95B" w:rsidR="00A02D59" w:rsidRPr="001923C6" w:rsidRDefault="00A02D59" w:rsidP="00A02D59">
            <w:pPr>
              <w:rPr>
                <w:color w:val="000000"/>
                <w:sz w:val="20"/>
              </w:rPr>
            </w:pPr>
            <w:r w:rsidRPr="001923C6">
              <w:rPr>
                <w:color w:val="000000"/>
                <w:sz w:val="20"/>
              </w:rPr>
              <w:t>ek</w:t>
            </w:r>
            <w:r>
              <w:rPr>
                <w:color w:val="000000"/>
                <w:sz w:val="20"/>
              </w:rPr>
              <w:t>2</w:t>
            </w:r>
            <w:r w:rsidRPr="001923C6">
              <w:rPr>
                <w:color w:val="000000"/>
                <w:sz w:val="20"/>
              </w:rPr>
              <w:t>f</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7DDD2092" w14:textId="3C5357C8" w:rsidR="00A02D59" w:rsidRPr="001923C6" w:rsidRDefault="00A02D59" w:rsidP="00A02D59">
            <w:pPr>
              <w:rPr>
                <w:sz w:val="20"/>
              </w:rPr>
            </w:pPr>
            <w:r>
              <w:rPr>
                <w:rFonts w:hint="eastAsia"/>
                <w:sz w:val="20"/>
              </w:rPr>
              <w:t>確定</w:t>
            </w:r>
            <w:r>
              <w:rPr>
                <w:sz w:val="20"/>
              </w:rPr>
              <w:t>2</w:t>
            </w:r>
            <w:r w:rsidRPr="001923C6">
              <w:rPr>
                <w:sz w:val="20"/>
              </w:rPr>
              <w:t>回目噴射量算出係数(ﾊﾞﾝｸ間平均値(ﾂｲﾝｾﾝｻ))</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7376A77" w14:textId="0EC88E4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3FC2097" w14:textId="3F06FDE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A7AEDAA" w14:textId="0A476508" w:rsidR="00A02D59" w:rsidRPr="001923C6" w:rsidRDefault="00A02D59" w:rsidP="00A02D59">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68FC5E0F" w14:textId="6FFB9CC6" w:rsidR="00A02D59" w:rsidRPr="001923C6" w:rsidRDefault="00A02D59" w:rsidP="00A02D59">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34B15458" w14:textId="22BA52F7"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11FD8738" w14:textId="610D8B18"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6391B40" w14:textId="5F9E0EDA" w:rsidR="00A02D59" w:rsidRPr="001923C6" w:rsidRDefault="00A02D59" w:rsidP="00A02D59">
            <w:pPr>
              <w:rPr>
                <w:sz w:val="20"/>
              </w:rPr>
            </w:pPr>
            <w:r>
              <w:rPr>
                <w:rFonts w:hint="eastAsia"/>
                <w:sz w:val="20"/>
              </w:rPr>
              <w:t>f</w:t>
            </w:r>
            <w:r>
              <w:rPr>
                <w:sz w:val="20"/>
              </w:rPr>
              <w:t>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7D75107" w14:textId="4DACBA0E" w:rsidR="00A02D59" w:rsidRPr="001923C6"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3A4C26CD" w14:textId="766A8466" w:rsidR="00A02D59" w:rsidRPr="001923C6" w:rsidRDefault="00A02D59" w:rsidP="00A02D59">
            <w:pPr>
              <w:rPr>
                <w:sz w:val="20"/>
              </w:rPr>
            </w:pPr>
            <w:r>
              <w:rPr>
                <w:rFonts w:hint="eastAsia"/>
                <w:sz w:val="20"/>
              </w:rPr>
              <w:t>-</w:t>
            </w:r>
          </w:p>
        </w:tc>
      </w:tr>
      <w:tr w:rsidR="00A02D59" w:rsidRPr="001923C6" w14:paraId="36E1078F" w14:textId="77777777" w:rsidTr="008076DD">
        <w:trPr>
          <w:trHeight w:val="216"/>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1207B40B" w14:textId="79888ADE" w:rsidR="00A02D59" w:rsidRPr="001923C6" w:rsidRDefault="00A02D59" w:rsidP="00A02D59">
            <w:pPr>
              <w:rPr>
                <w:color w:val="000000"/>
                <w:sz w:val="20"/>
              </w:rPr>
            </w:pPr>
            <w:r w:rsidRPr="001923C6">
              <w:rPr>
                <w:color w:val="000000"/>
                <w:sz w:val="20"/>
              </w:rPr>
              <w:t>ek</w:t>
            </w:r>
            <w:r>
              <w:rPr>
                <w:color w:val="000000"/>
                <w:sz w:val="20"/>
              </w:rPr>
              <w:t>3</w:t>
            </w:r>
            <w:r w:rsidRPr="001923C6">
              <w:rPr>
                <w:color w:val="000000"/>
                <w:sz w:val="20"/>
              </w:rPr>
              <w:t>f</w:t>
            </w:r>
            <w:r>
              <w:rPr>
                <w:color w:val="000000"/>
                <w:sz w:val="20"/>
              </w:rPr>
              <w:t>fix</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4C92C75D" w14:textId="645B6926" w:rsidR="00A02D59" w:rsidRPr="001923C6" w:rsidRDefault="00A02D59" w:rsidP="00A02D59">
            <w:pPr>
              <w:rPr>
                <w:sz w:val="20"/>
              </w:rPr>
            </w:pPr>
            <w:r>
              <w:rPr>
                <w:rFonts w:hint="eastAsia"/>
                <w:sz w:val="20"/>
              </w:rPr>
              <w:t>確定</w:t>
            </w:r>
            <w:r>
              <w:rPr>
                <w:sz w:val="20"/>
              </w:rPr>
              <w:t>3</w:t>
            </w:r>
            <w:r w:rsidRPr="001923C6">
              <w:rPr>
                <w:sz w:val="20"/>
              </w:rPr>
              <w:t>回目噴射量算出係数(ﾊﾞﾝｸ間平均値(ﾂｲﾝｾﾝｻ))</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35F70B8F" w14:textId="501EB05B"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1833F72" w14:textId="446078E3"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325D1BC" w14:textId="440A7089" w:rsidR="00A02D59" w:rsidRPr="001923C6" w:rsidRDefault="00A02D59" w:rsidP="00A02D59">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5CEBBA30" w14:textId="5F8C09F7" w:rsidR="00A02D59" w:rsidRPr="001923C6" w:rsidRDefault="00A02D59" w:rsidP="00A02D59">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5A52B9AD" w14:textId="1A672C8A"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32AA0474" w14:textId="03245B84"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F79B17B" w14:textId="24D77EF8" w:rsidR="00A02D59" w:rsidRPr="001923C6" w:rsidRDefault="00A02D59" w:rsidP="00A02D59">
            <w:pPr>
              <w:rPr>
                <w:sz w:val="20"/>
              </w:rPr>
            </w:pPr>
            <w:r>
              <w:rPr>
                <w:rFonts w:hint="eastAsia"/>
                <w:sz w:val="20"/>
              </w:rPr>
              <w:t>f</w:t>
            </w:r>
            <w:r>
              <w:rPr>
                <w:sz w:val="20"/>
              </w:rPr>
              <w:t>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A9A7F45" w14:textId="7A2EA36B" w:rsidR="00A02D59" w:rsidRPr="001923C6" w:rsidRDefault="00A02D59" w:rsidP="00A02D59">
            <w:pPr>
              <w:rPr>
                <w:sz w:val="20"/>
              </w:rPr>
            </w:pPr>
            <w:r>
              <w:rPr>
                <w:rFonts w:hint="eastAsia"/>
                <w:sz w:val="20"/>
              </w:rPr>
              <w:t>-</w:t>
            </w:r>
          </w:p>
        </w:tc>
        <w:tc>
          <w:tcPr>
            <w:tcW w:w="1342" w:type="dxa"/>
            <w:tcBorders>
              <w:left w:val="single" w:sz="6" w:space="0" w:color="000000"/>
              <w:bottom w:val="single" w:sz="6" w:space="0" w:color="000000"/>
              <w:right w:val="single" w:sz="6" w:space="0" w:color="000000"/>
            </w:tcBorders>
            <w:shd w:val="clear" w:color="auto" w:fill="auto"/>
          </w:tcPr>
          <w:p w14:paraId="54114DC3" w14:textId="6A4040F8" w:rsidR="00A02D59" w:rsidRPr="001923C6" w:rsidRDefault="00A02D59" w:rsidP="00A02D59">
            <w:pPr>
              <w:rPr>
                <w:sz w:val="20"/>
              </w:rPr>
            </w:pPr>
            <w:r>
              <w:rPr>
                <w:rFonts w:hint="eastAsia"/>
                <w:sz w:val="20"/>
              </w:rPr>
              <w:t>-</w:t>
            </w:r>
          </w:p>
        </w:tc>
      </w:tr>
      <w:tr w:rsidR="00A02D59" w:rsidRPr="001923C6" w14:paraId="287879DE" w14:textId="77777777" w:rsidTr="008076D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7F720748" w14:textId="77777777" w:rsidR="00A02D59" w:rsidRPr="001923C6" w:rsidRDefault="00A02D59" w:rsidP="00A02D59">
            <w:pPr>
              <w:rPr>
                <w:color w:val="000000"/>
                <w:sz w:val="20"/>
              </w:rPr>
            </w:pPr>
            <w:bookmarkStart w:id="93" w:name="OLE_LINK126"/>
            <w:bookmarkStart w:id="94" w:name="OLE_LINK127"/>
            <w:bookmarkStart w:id="95" w:name="_Hlk456621088"/>
            <w:bookmarkStart w:id="96" w:name="_Hlk5729674"/>
            <w:r w:rsidRPr="001923C6">
              <w:rPr>
                <w:color w:val="000000"/>
                <w:sz w:val="20"/>
              </w:rPr>
              <w:t>ekpfi</w:t>
            </w:r>
            <w:bookmarkEnd w:id="93"/>
            <w:bookmarkEnd w:id="94"/>
          </w:p>
        </w:tc>
        <w:tc>
          <w:tcPr>
            <w:tcW w:w="1547" w:type="dxa"/>
            <w:vMerge w:val="restart"/>
            <w:tcBorders>
              <w:top w:val="single" w:sz="6" w:space="0" w:color="000000"/>
              <w:left w:val="single" w:sz="6" w:space="0" w:color="000000"/>
              <w:right w:val="single" w:sz="6" w:space="0" w:color="000000"/>
            </w:tcBorders>
            <w:shd w:val="clear" w:color="auto" w:fill="auto"/>
          </w:tcPr>
          <w:p w14:paraId="548E4FD0" w14:textId="77777777" w:rsidR="00A02D59" w:rsidRPr="001923C6" w:rsidRDefault="00A02D59" w:rsidP="00A02D59">
            <w:pPr>
              <w:rPr>
                <w:sz w:val="20"/>
              </w:rPr>
            </w:pPr>
            <w:r w:rsidRPr="001923C6">
              <w:rPr>
                <w:rFonts w:hint="eastAsia"/>
                <w:color w:val="000000"/>
                <w:sz w:val="20"/>
              </w:rPr>
              <w:t>ﾎﾟｰﾄ噴射量算出係数</w:t>
            </w:r>
            <w:r w:rsidRPr="001923C6">
              <w:rPr>
                <w:sz w:val="20"/>
              </w:rPr>
              <w:t>(ﾊﾞﾝｸ間平均値(ﾂｲﾝｾﾝｻ))</w:t>
            </w:r>
          </w:p>
        </w:tc>
        <w:tc>
          <w:tcPr>
            <w:tcW w:w="563" w:type="dxa"/>
            <w:vMerge w:val="restart"/>
            <w:tcBorders>
              <w:top w:val="single" w:sz="6" w:space="0" w:color="000000"/>
              <w:left w:val="single" w:sz="6" w:space="0" w:color="000000"/>
              <w:right w:val="single" w:sz="6" w:space="0" w:color="000000"/>
            </w:tcBorders>
            <w:shd w:val="clear" w:color="auto" w:fill="auto"/>
          </w:tcPr>
          <w:p w14:paraId="7298C5BC"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69E6C211"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54B00148"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shd w:val="clear" w:color="auto" w:fill="auto"/>
          </w:tcPr>
          <w:p w14:paraId="7F2E11B3"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shd w:val="clear" w:color="auto" w:fill="auto"/>
          </w:tcPr>
          <w:p w14:paraId="256A0B79" w14:textId="77777777" w:rsidR="00A02D59" w:rsidRPr="001923C6" w:rsidRDefault="00A02D59" w:rsidP="00A02D59">
            <w:pPr>
              <w:rPr>
                <w:sz w:val="20"/>
              </w:rPr>
            </w:pPr>
            <w:r w:rsidRPr="001923C6">
              <w:rPr>
                <w:rFonts w:hint="eastAsia"/>
                <w:sz w:val="20"/>
              </w:rPr>
              <w:t>ｲﾆｼｬﾙ</w:t>
            </w:r>
            <w:r w:rsidRPr="001923C6">
              <w:rPr>
                <w:sz w:val="20"/>
              </w:rPr>
              <w:t>,</w:t>
            </w:r>
          </w:p>
          <w:p w14:paraId="7046D5C7"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688435AB" w14:textId="77777777" w:rsidR="00A02D59" w:rsidRPr="001923C6" w:rsidRDefault="00A02D59" w:rsidP="00A02D59">
            <w:pPr>
              <w:rPr>
                <w:sz w:val="20"/>
              </w:rPr>
            </w:pPr>
            <w:r w:rsidRPr="001923C6">
              <w:rPr>
                <w:sz w:val="20"/>
              </w:rPr>
              <w:t>ENG_dm,</w:t>
            </w:r>
          </w:p>
          <w:p w14:paraId="330BBD0F" w14:textId="77777777" w:rsidR="00A02D59" w:rsidRPr="001923C6" w:rsidRDefault="00A02D59" w:rsidP="00A02D59">
            <w:pPr>
              <w:rPr>
                <w:sz w:val="20"/>
              </w:rPr>
            </w:pPr>
            <w:r w:rsidRPr="001923C6">
              <w:rPr>
                <w:sz w:val="20"/>
              </w:rPr>
              <w:t>OBD_dm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6460BD6A"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E4F8AF5"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shd w:val="clear" w:color="auto" w:fill="auto"/>
          </w:tcPr>
          <w:p w14:paraId="7C92D814" w14:textId="77777777" w:rsidR="00A02D59" w:rsidRPr="001923C6" w:rsidRDefault="00A02D59" w:rsidP="00A02D59">
            <w:pPr>
              <w:rPr>
                <w:sz w:val="20"/>
              </w:rPr>
            </w:pPr>
            <w:r w:rsidRPr="001923C6">
              <w:rPr>
                <w:sz w:val="20"/>
              </w:rPr>
              <w:t>-</w:t>
            </w:r>
          </w:p>
        </w:tc>
      </w:tr>
      <w:tr w:rsidR="00A02D59" w:rsidRPr="001923C6" w14:paraId="11E39875" w14:textId="77777777" w:rsidTr="008076DD">
        <w:trPr>
          <w:trHeight w:val="216"/>
        </w:trPr>
        <w:tc>
          <w:tcPr>
            <w:tcW w:w="1269" w:type="dxa"/>
            <w:vMerge/>
            <w:tcBorders>
              <w:left w:val="single" w:sz="6" w:space="0" w:color="000000"/>
              <w:bottom w:val="single" w:sz="6" w:space="0" w:color="000000"/>
              <w:right w:val="single" w:sz="6" w:space="0" w:color="000000"/>
            </w:tcBorders>
            <w:shd w:val="clear" w:color="auto" w:fill="auto"/>
          </w:tcPr>
          <w:p w14:paraId="30E80434" w14:textId="77777777" w:rsidR="00A02D59" w:rsidRPr="001923C6" w:rsidRDefault="00A02D59" w:rsidP="00A02D59">
            <w:pPr>
              <w:rPr>
                <w:color w:val="000000"/>
                <w:sz w:val="20"/>
              </w:rPr>
            </w:pPr>
            <w:bookmarkStart w:id="97" w:name="_Hlk450312251"/>
          </w:p>
        </w:tc>
        <w:tc>
          <w:tcPr>
            <w:tcW w:w="1547" w:type="dxa"/>
            <w:vMerge/>
            <w:tcBorders>
              <w:left w:val="single" w:sz="6" w:space="0" w:color="000000"/>
              <w:bottom w:val="single" w:sz="6" w:space="0" w:color="000000"/>
              <w:right w:val="single" w:sz="6" w:space="0" w:color="000000"/>
            </w:tcBorders>
            <w:shd w:val="clear" w:color="auto" w:fill="auto"/>
          </w:tcPr>
          <w:p w14:paraId="4FF60E77" w14:textId="77777777" w:rsidR="00A02D59" w:rsidRPr="001923C6" w:rsidRDefault="00A02D59" w:rsidP="00A02D59">
            <w:pPr>
              <w:rPr>
                <w:color w:val="000000"/>
                <w:sz w:val="20"/>
              </w:rPr>
            </w:pPr>
          </w:p>
        </w:tc>
        <w:tc>
          <w:tcPr>
            <w:tcW w:w="563" w:type="dxa"/>
            <w:vMerge/>
            <w:tcBorders>
              <w:left w:val="single" w:sz="6" w:space="0" w:color="000000"/>
              <w:bottom w:val="single" w:sz="6" w:space="0" w:color="000000"/>
              <w:right w:val="single" w:sz="6" w:space="0" w:color="000000"/>
            </w:tcBorders>
            <w:shd w:val="clear" w:color="auto" w:fill="auto"/>
          </w:tcPr>
          <w:p w14:paraId="2D95C153"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65265BAD"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0B97E37A"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shd w:val="clear" w:color="auto" w:fill="auto"/>
          </w:tcPr>
          <w:p w14:paraId="5CFE7AD0"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shd w:val="clear" w:color="auto" w:fill="auto"/>
          </w:tcPr>
          <w:p w14:paraId="29BA5FF2"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6DFF8D58"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FDE5F47"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0FA1FCE"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66A2E2CC" w14:textId="77777777" w:rsidR="00A02D59" w:rsidRPr="001923C6" w:rsidRDefault="00A02D59" w:rsidP="00A02D59">
            <w:pPr>
              <w:rPr>
                <w:sz w:val="20"/>
              </w:rPr>
            </w:pPr>
          </w:p>
        </w:tc>
      </w:tr>
      <w:bookmarkEnd w:id="95"/>
      <w:bookmarkEnd w:id="96"/>
      <w:bookmarkEnd w:id="97"/>
      <w:tr w:rsidR="00A02D59" w:rsidRPr="001923C6" w14:paraId="3C1DC344" w14:textId="77777777" w:rsidTr="008076DD">
        <w:trPr>
          <w:trHeight w:val="216"/>
        </w:trPr>
        <w:tc>
          <w:tcPr>
            <w:tcW w:w="1269"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635C8D01" w14:textId="77777777" w:rsidR="00A02D59" w:rsidRPr="001923C6" w:rsidRDefault="00A02D59" w:rsidP="00A02D59">
            <w:pPr>
              <w:rPr>
                <w:color w:val="000000"/>
                <w:sz w:val="20"/>
              </w:rPr>
            </w:pPr>
            <w:r w:rsidRPr="001923C6">
              <w:rPr>
                <w:color w:val="000000"/>
                <w:sz w:val="20"/>
              </w:rPr>
              <w:t>ekpfix</w:t>
            </w:r>
          </w:p>
        </w:tc>
        <w:tc>
          <w:tcPr>
            <w:tcW w:w="1547"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709A4AA8" w14:textId="77777777" w:rsidR="00A02D59" w:rsidRPr="001923C6" w:rsidRDefault="00A02D59" w:rsidP="00A02D59">
            <w:pPr>
              <w:rPr>
                <w:color w:val="000000"/>
                <w:sz w:val="20"/>
              </w:rPr>
            </w:pPr>
            <w:r w:rsidRPr="001923C6">
              <w:rPr>
                <w:rFonts w:hint="eastAsia"/>
                <w:color w:val="000000"/>
                <w:sz w:val="20"/>
              </w:rPr>
              <w:t>ﾎﾟｰﾄ噴射量算出係数</w:t>
            </w:r>
            <w:r w:rsidRPr="001923C6">
              <w:rPr>
                <w:sz w:val="20"/>
              </w:rPr>
              <w:t>(ﾊﾞﾝｸ間平均値(ﾂｲﾝｾﾝｻ))</w:t>
            </w:r>
          </w:p>
        </w:tc>
        <w:tc>
          <w:tcPr>
            <w:tcW w:w="563"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6A2F136D"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2B093B4E"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1C34D8BC"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326B5D05"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5BDC4F8C" w14:textId="77777777" w:rsidR="00A02D59" w:rsidRPr="001923C6" w:rsidRDefault="00A02D59" w:rsidP="00A02D59">
            <w:pPr>
              <w:rPr>
                <w:sz w:val="20"/>
              </w:rPr>
            </w:pPr>
            <w:r w:rsidRPr="001923C6">
              <w:rPr>
                <w:rFonts w:hint="eastAsia"/>
                <w:sz w:val="20"/>
              </w:rPr>
              <w:t>ｲﾆｼｬﾙ</w:t>
            </w:r>
            <w:r w:rsidRPr="001923C6">
              <w:rPr>
                <w:sz w:val="20"/>
              </w:rPr>
              <w:t>,</w:t>
            </w:r>
          </w:p>
          <w:p w14:paraId="2DE499AF"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35E890A9"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602852D"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9BBEAC3" w14:textId="77777777" w:rsidR="00A02D59" w:rsidRPr="001923C6" w:rsidRDefault="00A02D59" w:rsidP="00A02D59">
            <w:pPr>
              <w:rPr>
                <w:sz w:val="20"/>
              </w:rPr>
            </w:pPr>
            <w:r w:rsidRPr="001923C6">
              <w:rPr>
                <w:sz w:val="20"/>
              </w:rPr>
              <w:t>(1*4)/128/256</w:t>
            </w:r>
          </w:p>
        </w:tc>
        <w:tc>
          <w:tcPr>
            <w:tcW w:w="1342" w:type="dxa"/>
            <w:vMerge w:val="restart"/>
            <w:tcBorders>
              <w:left w:val="single" w:sz="6" w:space="0" w:color="000000"/>
              <w:right w:val="single" w:sz="6" w:space="0" w:color="000000"/>
            </w:tcBorders>
            <w:shd w:val="clear" w:color="auto" w:fill="auto"/>
          </w:tcPr>
          <w:p w14:paraId="592A0564" w14:textId="77777777" w:rsidR="00A02D59" w:rsidRPr="001923C6" w:rsidRDefault="00A02D59" w:rsidP="00A02D59">
            <w:pPr>
              <w:rPr>
                <w:sz w:val="20"/>
                <w:highlight w:val="green"/>
              </w:rPr>
            </w:pPr>
            <w:r w:rsidRPr="001923C6">
              <w:rPr>
                <w:sz w:val="20"/>
              </w:rPr>
              <w:t>-</w:t>
            </w:r>
          </w:p>
        </w:tc>
      </w:tr>
      <w:tr w:rsidR="00A02D59" w:rsidRPr="001923C6" w14:paraId="06D7AB95" w14:textId="77777777" w:rsidTr="002B373C">
        <w:trPr>
          <w:trHeight w:val="662"/>
        </w:trPr>
        <w:tc>
          <w:tcPr>
            <w:tcW w:w="1269" w:type="dxa"/>
            <w:vMerge/>
            <w:tcBorders>
              <w:top w:val="single" w:sz="6" w:space="0" w:color="000000"/>
              <w:left w:val="single" w:sz="6" w:space="0" w:color="000000"/>
              <w:bottom w:val="single" w:sz="6" w:space="0" w:color="000000"/>
              <w:right w:val="single" w:sz="6" w:space="0" w:color="000000"/>
            </w:tcBorders>
            <w:shd w:val="clear" w:color="auto" w:fill="auto"/>
          </w:tcPr>
          <w:p w14:paraId="5CD8DDCB"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6" w:space="0" w:color="000000"/>
              <w:right w:val="single" w:sz="6" w:space="0" w:color="000000"/>
            </w:tcBorders>
            <w:shd w:val="clear" w:color="auto" w:fill="auto"/>
          </w:tcPr>
          <w:p w14:paraId="06C1A9A3" w14:textId="77777777" w:rsidR="00A02D59" w:rsidRPr="001923C6" w:rsidRDefault="00A02D59" w:rsidP="00A02D59">
            <w:pPr>
              <w:rPr>
                <w:color w:val="000000"/>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4E95937A"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5B47912D"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shd w:val="clear" w:color="auto" w:fill="auto"/>
          </w:tcPr>
          <w:p w14:paraId="63994DBA"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shd w:val="clear" w:color="auto" w:fill="auto"/>
          </w:tcPr>
          <w:p w14:paraId="0B47C55F"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shd w:val="clear" w:color="auto" w:fill="auto"/>
          </w:tcPr>
          <w:p w14:paraId="5B6B7718"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shd w:val="clear" w:color="auto" w:fill="auto"/>
          </w:tcPr>
          <w:p w14:paraId="44C4CCA7"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CEC02F3"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153A0DC8"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6F2F5B8A" w14:textId="77777777" w:rsidR="00A02D59" w:rsidRPr="001923C6" w:rsidRDefault="00A02D59" w:rsidP="00A02D59">
            <w:pPr>
              <w:rPr>
                <w:sz w:val="20"/>
                <w:highlight w:val="green"/>
              </w:rPr>
            </w:pPr>
          </w:p>
        </w:tc>
      </w:tr>
      <w:tr w:rsidR="00A02D59" w:rsidRPr="001923C6" w14:paraId="53782073" w14:textId="77777777" w:rsidTr="008076DD">
        <w:trPr>
          <w:trHeight w:val="216"/>
        </w:trPr>
        <w:tc>
          <w:tcPr>
            <w:tcW w:w="1269" w:type="dxa"/>
            <w:vMerge w:val="restart"/>
            <w:tcBorders>
              <w:left w:val="single" w:sz="6" w:space="0" w:color="000000"/>
              <w:right w:val="single" w:sz="6" w:space="0" w:color="000000"/>
            </w:tcBorders>
            <w:shd w:val="clear" w:color="auto" w:fill="auto"/>
          </w:tcPr>
          <w:p w14:paraId="1ADE1CB7" w14:textId="77777777" w:rsidR="00A02D59" w:rsidRPr="001923C6" w:rsidRDefault="00A02D59" w:rsidP="00A02D59">
            <w:pPr>
              <w:rPr>
                <w:color w:val="000000"/>
                <w:sz w:val="20"/>
              </w:rPr>
            </w:pPr>
            <w:r w:rsidRPr="001923C6">
              <w:rPr>
                <w:color w:val="000000"/>
                <w:sz w:val="20"/>
              </w:rPr>
              <w:t>ekpfin[NOX</w:t>
            </w:r>
            <w:commentRangeStart w:id="98"/>
            <w:r w:rsidRPr="001923C6">
              <w:rPr>
                <w:color w:val="000000"/>
                <w:sz w:val="20"/>
              </w:rPr>
              <w:t>]</w:t>
            </w:r>
            <w:commentRangeEnd w:id="98"/>
            <w:r w:rsidRPr="001923C6">
              <w:rPr>
                <w:rStyle w:val="a8"/>
              </w:rPr>
              <w:commentReference w:id="98"/>
            </w:r>
          </w:p>
        </w:tc>
        <w:tc>
          <w:tcPr>
            <w:tcW w:w="1547" w:type="dxa"/>
            <w:vMerge w:val="restart"/>
            <w:tcBorders>
              <w:left w:val="single" w:sz="6" w:space="0" w:color="000000"/>
              <w:right w:val="single" w:sz="6" w:space="0" w:color="000000"/>
            </w:tcBorders>
            <w:shd w:val="clear" w:color="auto" w:fill="auto"/>
          </w:tcPr>
          <w:p w14:paraId="56006B0D" w14:textId="77777777" w:rsidR="00A02D59" w:rsidRPr="001923C6" w:rsidRDefault="00A02D59" w:rsidP="00A02D59">
            <w:pPr>
              <w:rPr>
                <w:color w:val="000000"/>
                <w:sz w:val="20"/>
              </w:rPr>
            </w:pPr>
            <w:r w:rsidRPr="001923C6">
              <w:rPr>
                <w:rFonts w:hint="eastAsia"/>
                <w:color w:val="000000"/>
                <w:sz w:val="20"/>
              </w:rPr>
              <w:t>ﾎﾟｰﾄ噴射量算出係数</w:t>
            </w:r>
            <w:r w:rsidRPr="001923C6">
              <w:rPr>
                <w:sz w:val="20"/>
              </w:rPr>
              <w:t>(ﾊﾞﾝｸ別)</w:t>
            </w:r>
          </w:p>
        </w:tc>
        <w:tc>
          <w:tcPr>
            <w:tcW w:w="563" w:type="dxa"/>
            <w:vMerge w:val="restart"/>
            <w:tcBorders>
              <w:left w:val="single" w:sz="6" w:space="0" w:color="000000"/>
              <w:right w:val="single" w:sz="6" w:space="0" w:color="000000"/>
            </w:tcBorders>
            <w:shd w:val="clear" w:color="auto" w:fill="auto"/>
          </w:tcPr>
          <w:p w14:paraId="6917B201" w14:textId="77777777" w:rsidR="00A02D59" w:rsidRPr="001923C6" w:rsidRDefault="00A02D59" w:rsidP="00A02D59">
            <w:pPr>
              <w:rPr>
                <w:sz w:val="20"/>
              </w:rPr>
            </w:pPr>
            <w:r w:rsidRPr="001923C6">
              <w:rPr>
                <w:sz w:val="20"/>
              </w:rPr>
              <w:t>-</w:t>
            </w:r>
          </w:p>
        </w:tc>
        <w:tc>
          <w:tcPr>
            <w:tcW w:w="563" w:type="dxa"/>
            <w:vMerge w:val="restart"/>
            <w:tcBorders>
              <w:left w:val="single" w:sz="6" w:space="0" w:color="000000"/>
              <w:right w:val="single" w:sz="6" w:space="0" w:color="000000"/>
            </w:tcBorders>
            <w:shd w:val="clear" w:color="auto" w:fill="auto"/>
          </w:tcPr>
          <w:p w14:paraId="4D14B9DD" w14:textId="77777777" w:rsidR="00A02D59" w:rsidRPr="001923C6" w:rsidRDefault="00A02D59" w:rsidP="00A02D59">
            <w:pPr>
              <w:rPr>
                <w:sz w:val="20"/>
              </w:rPr>
            </w:pPr>
            <w:r w:rsidRPr="001923C6">
              <w:rPr>
                <w:sz w:val="20"/>
              </w:rPr>
              <w:t>-</w:t>
            </w:r>
          </w:p>
        </w:tc>
        <w:tc>
          <w:tcPr>
            <w:tcW w:w="563" w:type="dxa"/>
            <w:vMerge w:val="restart"/>
            <w:tcBorders>
              <w:left w:val="single" w:sz="6" w:space="0" w:color="000000"/>
              <w:right w:val="single" w:sz="6" w:space="0" w:color="000000"/>
            </w:tcBorders>
            <w:shd w:val="clear" w:color="auto" w:fill="auto"/>
          </w:tcPr>
          <w:p w14:paraId="2F2B2389" w14:textId="77777777" w:rsidR="00A02D59" w:rsidRPr="001923C6" w:rsidRDefault="00A02D59" w:rsidP="00A02D59">
            <w:pPr>
              <w:rPr>
                <w:sz w:val="20"/>
              </w:rPr>
            </w:pPr>
            <w:r w:rsidRPr="001923C6">
              <w:rPr>
                <w:rFonts w:hint="eastAsia"/>
                <w:sz w:val="20"/>
              </w:rPr>
              <w:t>倍</w:t>
            </w:r>
          </w:p>
        </w:tc>
        <w:tc>
          <w:tcPr>
            <w:tcW w:w="986" w:type="dxa"/>
            <w:vMerge w:val="restart"/>
            <w:tcBorders>
              <w:left w:val="single" w:sz="6" w:space="0" w:color="000000"/>
              <w:right w:val="single" w:sz="6" w:space="0" w:color="000000"/>
            </w:tcBorders>
            <w:shd w:val="clear" w:color="auto" w:fill="auto"/>
          </w:tcPr>
          <w:p w14:paraId="24FF06DA" w14:textId="77777777" w:rsidR="00A02D59" w:rsidRPr="001923C6" w:rsidRDefault="00A02D59" w:rsidP="00A02D59">
            <w:pPr>
              <w:rPr>
                <w:sz w:val="20"/>
              </w:rPr>
            </w:pPr>
            <w:r w:rsidRPr="001923C6">
              <w:rPr>
                <w:sz w:val="20"/>
              </w:rPr>
              <w:t>0～1</w:t>
            </w:r>
          </w:p>
        </w:tc>
        <w:tc>
          <w:tcPr>
            <w:tcW w:w="1126" w:type="dxa"/>
            <w:vMerge w:val="restart"/>
            <w:tcBorders>
              <w:left w:val="single" w:sz="6" w:space="0" w:color="000000"/>
              <w:right w:val="single" w:sz="6" w:space="0" w:color="000000"/>
            </w:tcBorders>
            <w:shd w:val="clear" w:color="auto" w:fill="auto"/>
          </w:tcPr>
          <w:p w14:paraId="66B6A8FE" w14:textId="77777777" w:rsidR="00A02D59" w:rsidRPr="001923C6" w:rsidRDefault="00A02D59" w:rsidP="00A02D59">
            <w:pPr>
              <w:rPr>
                <w:sz w:val="20"/>
              </w:rPr>
            </w:pPr>
            <w:r w:rsidRPr="001923C6">
              <w:rPr>
                <w:rFonts w:hint="eastAsia"/>
                <w:sz w:val="20"/>
              </w:rPr>
              <w:t>ｲﾆｼｬﾙ</w:t>
            </w:r>
            <w:r w:rsidRPr="001923C6">
              <w:rPr>
                <w:sz w:val="20"/>
              </w:rPr>
              <w:t>,</w:t>
            </w:r>
          </w:p>
          <w:p w14:paraId="087E0346"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left w:val="single" w:sz="6" w:space="0" w:color="000000"/>
              <w:right w:val="single" w:sz="6" w:space="0" w:color="000000"/>
            </w:tcBorders>
            <w:shd w:val="clear" w:color="auto" w:fill="auto"/>
          </w:tcPr>
          <w:p w14:paraId="65505697" w14:textId="77777777" w:rsidR="00A02D59" w:rsidRPr="001923C6" w:rsidRDefault="00A02D59" w:rsidP="00A02D59">
            <w:pPr>
              <w:rPr>
                <w:sz w:val="20"/>
              </w:rPr>
            </w:pPr>
            <w:r w:rsidRPr="001923C6">
              <w:rPr>
                <w:sz w:val="20"/>
              </w:rPr>
              <w:t>ENG_dm,</w:t>
            </w:r>
          </w:p>
          <w:p w14:paraId="5616C79B" w14:textId="77777777" w:rsidR="00A02D59" w:rsidRPr="001923C6" w:rsidRDefault="00A02D59" w:rsidP="00A02D59">
            <w:pPr>
              <w:rPr>
                <w:sz w:val="20"/>
              </w:rPr>
            </w:pPr>
            <w:r w:rsidRPr="001923C6">
              <w:rPr>
                <w:sz w:val="20"/>
              </w:rPr>
              <w:t>OBD_dm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42F45C9A"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3914AE0"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shd w:val="clear" w:color="auto" w:fill="auto"/>
          </w:tcPr>
          <w:p w14:paraId="67F23F6D" w14:textId="77777777" w:rsidR="00A02D59" w:rsidRPr="001923C6" w:rsidRDefault="00A02D59" w:rsidP="00A02D59">
            <w:pPr>
              <w:rPr>
                <w:sz w:val="20"/>
              </w:rPr>
            </w:pPr>
            <w:r w:rsidRPr="001923C6">
              <w:rPr>
                <w:sz w:val="20"/>
              </w:rPr>
              <w:t>-</w:t>
            </w:r>
          </w:p>
        </w:tc>
      </w:tr>
      <w:tr w:rsidR="00A02D59" w:rsidRPr="001923C6" w14:paraId="7FCDDB04" w14:textId="77777777" w:rsidTr="008076DD">
        <w:trPr>
          <w:trHeight w:val="317"/>
        </w:trPr>
        <w:tc>
          <w:tcPr>
            <w:tcW w:w="1269" w:type="dxa"/>
            <w:vMerge/>
            <w:tcBorders>
              <w:left w:val="single" w:sz="6" w:space="0" w:color="000000"/>
              <w:bottom w:val="single" w:sz="6" w:space="0" w:color="000000"/>
              <w:right w:val="single" w:sz="6" w:space="0" w:color="000000"/>
            </w:tcBorders>
            <w:shd w:val="clear" w:color="auto" w:fill="auto"/>
          </w:tcPr>
          <w:p w14:paraId="4281AC2D"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shd w:val="clear" w:color="auto" w:fill="auto"/>
          </w:tcPr>
          <w:p w14:paraId="03B7105F" w14:textId="77777777" w:rsidR="00A02D59" w:rsidRPr="001923C6" w:rsidRDefault="00A02D59" w:rsidP="00A02D59">
            <w:pPr>
              <w:rPr>
                <w:color w:val="000000"/>
                <w:sz w:val="20"/>
              </w:rPr>
            </w:pPr>
          </w:p>
        </w:tc>
        <w:tc>
          <w:tcPr>
            <w:tcW w:w="563" w:type="dxa"/>
            <w:vMerge/>
            <w:tcBorders>
              <w:left w:val="single" w:sz="6" w:space="0" w:color="000000"/>
              <w:bottom w:val="single" w:sz="6" w:space="0" w:color="000000"/>
              <w:right w:val="single" w:sz="6" w:space="0" w:color="000000"/>
            </w:tcBorders>
            <w:shd w:val="clear" w:color="auto" w:fill="auto"/>
          </w:tcPr>
          <w:p w14:paraId="20FBADB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7243BE22"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2BE22633"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shd w:val="clear" w:color="auto" w:fill="auto"/>
          </w:tcPr>
          <w:p w14:paraId="1DE03225"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shd w:val="clear" w:color="auto" w:fill="auto"/>
          </w:tcPr>
          <w:p w14:paraId="3CF07116"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6F2F22F2"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7E5C8277"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E060671"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0831F698" w14:textId="77777777" w:rsidR="00A02D59" w:rsidRPr="001923C6" w:rsidRDefault="00A02D59" w:rsidP="00A02D59">
            <w:pPr>
              <w:rPr>
                <w:sz w:val="20"/>
              </w:rPr>
            </w:pPr>
          </w:p>
        </w:tc>
      </w:tr>
      <w:tr w:rsidR="00A02D59" w:rsidRPr="001923C6" w14:paraId="5B5407E0" w14:textId="77777777" w:rsidTr="008076D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17581254" w14:textId="77777777" w:rsidR="00A02D59" w:rsidRPr="001923C6" w:rsidRDefault="00A02D59" w:rsidP="00A02D59">
            <w:pPr>
              <w:rPr>
                <w:color w:val="000000"/>
                <w:sz w:val="20"/>
              </w:rPr>
            </w:pPr>
            <w:r w:rsidRPr="001923C6">
              <w:rPr>
                <w:color w:val="000000"/>
                <w:sz w:val="20"/>
              </w:rPr>
              <w:t>eprreq</w:t>
            </w:r>
          </w:p>
        </w:tc>
        <w:tc>
          <w:tcPr>
            <w:tcW w:w="1547" w:type="dxa"/>
            <w:vMerge w:val="restart"/>
            <w:tcBorders>
              <w:top w:val="single" w:sz="6" w:space="0" w:color="000000"/>
              <w:left w:val="single" w:sz="6" w:space="0" w:color="000000"/>
              <w:right w:val="single" w:sz="6" w:space="0" w:color="000000"/>
            </w:tcBorders>
            <w:shd w:val="clear" w:color="auto" w:fill="auto"/>
          </w:tcPr>
          <w:p w14:paraId="28C3ED52" w14:textId="77777777" w:rsidR="00A02D59" w:rsidRPr="001923C6" w:rsidRDefault="00A02D59" w:rsidP="00A02D59">
            <w:pPr>
              <w:rPr>
                <w:color w:val="000000"/>
                <w:sz w:val="20"/>
              </w:rPr>
            </w:pPr>
            <w:r w:rsidRPr="001923C6">
              <w:rPr>
                <w:rFonts w:hint="eastAsia"/>
                <w:color w:val="000000"/>
                <w:sz w:val="20"/>
              </w:rPr>
              <w:t>高圧ﾎﾟﾝﾌﾟ目標燃圧</w:t>
            </w:r>
          </w:p>
        </w:tc>
        <w:tc>
          <w:tcPr>
            <w:tcW w:w="563" w:type="dxa"/>
            <w:vMerge w:val="restart"/>
            <w:tcBorders>
              <w:top w:val="single" w:sz="6" w:space="0" w:color="000000"/>
              <w:left w:val="single" w:sz="6" w:space="0" w:color="000000"/>
              <w:right w:val="single" w:sz="6" w:space="0" w:color="000000"/>
            </w:tcBorders>
            <w:shd w:val="clear" w:color="auto" w:fill="auto"/>
          </w:tcPr>
          <w:p w14:paraId="7F741D3B"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2492545A"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1CBAB42C" w14:textId="77777777" w:rsidR="00A02D59" w:rsidRPr="001923C6" w:rsidRDefault="00A02D59" w:rsidP="00A02D59">
            <w:pPr>
              <w:rPr>
                <w:color w:val="000000"/>
                <w:sz w:val="20"/>
              </w:rPr>
            </w:pPr>
            <w:r w:rsidRPr="001923C6">
              <w:rPr>
                <w:color w:val="000000"/>
                <w:sz w:val="20"/>
              </w:rPr>
              <w:t>MPa</w:t>
            </w:r>
          </w:p>
        </w:tc>
        <w:tc>
          <w:tcPr>
            <w:tcW w:w="986" w:type="dxa"/>
            <w:vMerge w:val="restart"/>
            <w:tcBorders>
              <w:top w:val="single" w:sz="6" w:space="0" w:color="000000"/>
              <w:left w:val="single" w:sz="6" w:space="0" w:color="000000"/>
              <w:right w:val="single" w:sz="6" w:space="0" w:color="000000"/>
            </w:tcBorders>
            <w:shd w:val="clear" w:color="auto" w:fill="auto"/>
          </w:tcPr>
          <w:p w14:paraId="419ECDA8" w14:textId="45D21477" w:rsidR="00A02D59" w:rsidRPr="001923C6" w:rsidRDefault="00A02D59" w:rsidP="00A02D59">
            <w:pPr>
              <w:rPr>
                <w:color w:val="000000"/>
                <w:sz w:val="20"/>
              </w:rPr>
            </w:pPr>
            <w:r w:rsidRPr="001923C6">
              <w:rPr>
                <w:color w:val="000000"/>
                <w:sz w:val="20"/>
              </w:rPr>
              <w:t>0～</w:t>
            </w:r>
            <w:r w:rsidRPr="008076DD">
              <w:rPr>
                <w:color w:val="000000"/>
                <w:sz w:val="20"/>
              </w:rPr>
              <w:t>63.998</w:t>
            </w:r>
          </w:p>
        </w:tc>
        <w:tc>
          <w:tcPr>
            <w:tcW w:w="1126" w:type="dxa"/>
            <w:vMerge w:val="restart"/>
            <w:tcBorders>
              <w:top w:val="single" w:sz="6" w:space="0" w:color="000000"/>
              <w:left w:val="single" w:sz="6" w:space="0" w:color="000000"/>
              <w:right w:val="single" w:sz="6" w:space="0" w:color="000000"/>
            </w:tcBorders>
            <w:shd w:val="clear" w:color="auto" w:fill="auto"/>
          </w:tcPr>
          <w:p w14:paraId="04447F6D" w14:textId="77777777" w:rsidR="00A02D59" w:rsidRPr="001923C6" w:rsidRDefault="00A02D59" w:rsidP="00A02D59">
            <w:pPr>
              <w:rPr>
                <w:sz w:val="20"/>
              </w:rPr>
            </w:pPr>
            <w:r w:rsidRPr="001923C6">
              <w:rPr>
                <w:color w:val="000000"/>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52D92075" w14:textId="77777777" w:rsidR="00A02D59" w:rsidRPr="001923C6" w:rsidRDefault="00A02D59" w:rsidP="00A02D59">
            <w:pPr>
              <w:rPr>
                <w:color w:val="000000"/>
                <w:sz w:val="20"/>
              </w:rPr>
            </w:pPr>
            <w:r w:rsidRPr="001923C6">
              <w:rPr>
                <w:sz w:val="20"/>
              </w:rPr>
              <w:t>ENG_dm</w:t>
            </w:r>
            <w:r w:rsidRPr="001923C6">
              <w:rPr>
                <w:color w:val="000000"/>
                <w:sz w:val="20"/>
              </w:rPr>
              <w:t>,</w:t>
            </w:r>
          </w:p>
          <w:p w14:paraId="6EBF1A9E" w14:textId="77777777" w:rsidR="00A02D59" w:rsidRPr="001923C6" w:rsidRDefault="00A02D59" w:rsidP="00A02D59">
            <w:pPr>
              <w:rPr>
                <w:sz w:val="20"/>
              </w:rPr>
            </w:pPr>
            <w:r w:rsidRPr="001923C6">
              <w:rPr>
                <w:color w:val="000000"/>
                <w:sz w:val="20"/>
              </w:rPr>
              <w:t>SAC_dm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46D11BD"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74E60B1" w14:textId="77777777" w:rsidR="00A02D59" w:rsidRPr="001923C6" w:rsidRDefault="00A02D59" w:rsidP="00A02D59">
            <w:pPr>
              <w:rPr>
                <w:sz w:val="20"/>
              </w:rPr>
            </w:pPr>
            <w:r w:rsidRPr="001923C6">
              <w:rPr>
                <w:sz w:val="20"/>
              </w:rPr>
              <w:t>(32*2)/128/256</w:t>
            </w:r>
          </w:p>
        </w:tc>
        <w:tc>
          <w:tcPr>
            <w:tcW w:w="1342" w:type="dxa"/>
            <w:vMerge w:val="restart"/>
            <w:tcBorders>
              <w:top w:val="single" w:sz="6" w:space="0" w:color="000000"/>
              <w:left w:val="single" w:sz="6" w:space="0" w:color="000000"/>
              <w:right w:val="single" w:sz="6" w:space="0" w:color="000000"/>
            </w:tcBorders>
            <w:shd w:val="clear" w:color="auto" w:fill="auto"/>
          </w:tcPr>
          <w:p w14:paraId="74E048C1" w14:textId="77777777" w:rsidR="00A02D59" w:rsidRPr="001923C6" w:rsidRDefault="00A02D59" w:rsidP="00A02D59">
            <w:pPr>
              <w:rPr>
                <w:color w:val="000000"/>
                <w:sz w:val="20"/>
              </w:rPr>
            </w:pPr>
            <w:bookmarkStart w:id="99" w:name="OLE_LINK291"/>
            <w:bookmarkStart w:id="100" w:name="OLE_LINK292"/>
            <w:r w:rsidRPr="001923C6">
              <w:rPr>
                <w:rFonts w:hint="eastAsia"/>
                <w:color w:val="000000"/>
                <w:sz w:val="20"/>
              </w:rPr>
              <w:t>【ﾃﾞｭｱﾙ</w:t>
            </w:r>
            <w:r w:rsidRPr="001923C6">
              <w:rPr>
                <w:color w:val="000000"/>
                <w:sz w:val="20"/>
              </w:rPr>
              <w:t>INJ】</w:t>
            </w:r>
            <w:r w:rsidRPr="001923C6">
              <w:rPr>
                <w:sz w:val="20"/>
              </w:rPr>
              <w:t>OR【D-4】</w:t>
            </w:r>
            <w:bookmarkEnd w:id="99"/>
            <w:bookmarkEnd w:id="100"/>
          </w:p>
        </w:tc>
      </w:tr>
      <w:tr w:rsidR="00A02D59" w:rsidRPr="001923C6" w14:paraId="21FCF31A" w14:textId="77777777" w:rsidTr="00AB07ED">
        <w:trPr>
          <w:trHeight w:val="467"/>
        </w:trPr>
        <w:tc>
          <w:tcPr>
            <w:tcW w:w="1269" w:type="dxa"/>
            <w:vMerge/>
            <w:tcBorders>
              <w:left w:val="single" w:sz="6" w:space="0" w:color="000000"/>
              <w:bottom w:val="single" w:sz="6" w:space="0" w:color="000000"/>
              <w:right w:val="single" w:sz="6" w:space="0" w:color="000000"/>
            </w:tcBorders>
          </w:tcPr>
          <w:p w14:paraId="41BF0EA4"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59A1837E" w14:textId="77777777" w:rsidR="00A02D59" w:rsidRPr="001923C6" w:rsidRDefault="00A02D59" w:rsidP="00A02D59">
            <w:pPr>
              <w:rPr>
                <w:color w:val="000000"/>
                <w:sz w:val="20"/>
              </w:rPr>
            </w:pPr>
          </w:p>
        </w:tc>
        <w:tc>
          <w:tcPr>
            <w:tcW w:w="563" w:type="dxa"/>
            <w:vMerge/>
            <w:tcBorders>
              <w:left w:val="single" w:sz="6" w:space="0" w:color="000000"/>
              <w:bottom w:val="single" w:sz="6" w:space="0" w:color="000000"/>
              <w:right w:val="single" w:sz="6" w:space="0" w:color="000000"/>
            </w:tcBorders>
          </w:tcPr>
          <w:p w14:paraId="243E516A"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05C624C8"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1D7DB4E5" w14:textId="77777777" w:rsidR="00A02D59" w:rsidRPr="001923C6" w:rsidRDefault="00A02D59" w:rsidP="00A02D59">
            <w:pPr>
              <w:rPr>
                <w:color w:val="000000"/>
                <w:sz w:val="20"/>
              </w:rPr>
            </w:pPr>
          </w:p>
        </w:tc>
        <w:tc>
          <w:tcPr>
            <w:tcW w:w="986" w:type="dxa"/>
            <w:vMerge/>
            <w:tcBorders>
              <w:left w:val="single" w:sz="6" w:space="0" w:color="000000"/>
              <w:bottom w:val="single" w:sz="6" w:space="0" w:color="000000"/>
              <w:right w:val="single" w:sz="6" w:space="0" w:color="000000"/>
            </w:tcBorders>
          </w:tcPr>
          <w:p w14:paraId="7A917D6B" w14:textId="77777777" w:rsidR="00A02D59" w:rsidRPr="001923C6" w:rsidRDefault="00A02D59" w:rsidP="00A02D59">
            <w:pPr>
              <w:rPr>
                <w:color w:val="000000"/>
                <w:sz w:val="20"/>
              </w:rPr>
            </w:pPr>
          </w:p>
        </w:tc>
        <w:tc>
          <w:tcPr>
            <w:tcW w:w="1126" w:type="dxa"/>
            <w:vMerge/>
            <w:tcBorders>
              <w:left w:val="single" w:sz="6" w:space="0" w:color="000000"/>
              <w:bottom w:val="single" w:sz="6" w:space="0" w:color="000000"/>
              <w:right w:val="single" w:sz="6" w:space="0" w:color="000000"/>
            </w:tcBorders>
          </w:tcPr>
          <w:p w14:paraId="3A8575F8" w14:textId="77777777" w:rsidR="00A02D59" w:rsidRPr="001923C6" w:rsidRDefault="00A02D59" w:rsidP="00A02D59">
            <w:pPr>
              <w:rPr>
                <w:color w:val="000000"/>
                <w:sz w:val="20"/>
              </w:rPr>
            </w:pPr>
          </w:p>
        </w:tc>
        <w:tc>
          <w:tcPr>
            <w:tcW w:w="845" w:type="dxa"/>
            <w:vMerge/>
            <w:tcBorders>
              <w:left w:val="single" w:sz="6" w:space="0" w:color="000000"/>
              <w:bottom w:val="single" w:sz="6" w:space="0" w:color="000000"/>
              <w:right w:val="single" w:sz="6" w:space="0" w:color="000000"/>
            </w:tcBorders>
          </w:tcPr>
          <w:p w14:paraId="2D0B8DED"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2F5086FA"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F570268"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0804249B" w14:textId="77777777" w:rsidR="00A02D59" w:rsidRPr="001923C6" w:rsidRDefault="00A02D59" w:rsidP="00A02D59">
            <w:pPr>
              <w:rPr>
                <w:color w:val="000000"/>
                <w:sz w:val="20"/>
              </w:rPr>
            </w:pPr>
          </w:p>
        </w:tc>
      </w:tr>
      <w:tr w:rsidR="00A02D59" w:rsidRPr="001923C6" w14:paraId="0358BFA7" w14:textId="77777777" w:rsidTr="002B373C">
        <w:trPr>
          <w:trHeight w:val="633"/>
        </w:trPr>
        <w:tc>
          <w:tcPr>
            <w:tcW w:w="1269" w:type="dxa"/>
            <w:tcBorders>
              <w:top w:val="single" w:sz="6" w:space="0" w:color="000000"/>
              <w:left w:val="single" w:sz="6" w:space="0" w:color="000000"/>
              <w:bottom w:val="single" w:sz="6" w:space="0" w:color="000000"/>
              <w:right w:val="single" w:sz="6" w:space="0" w:color="000000"/>
            </w:tcBorders>
          </w:tcPr>
          <w:p w14:paraId="0006E70B" w14:textId="77777777" w:rsidR="00A02D59" w:rsidRPr="001923C6" w:rsidRDefault="00A02D59" w:rsidP="00A02D59">
            <w:pPr>
              <w:rPr>
                <w:color w:val="000000"/>
                <w:sz w:val="20"/>
              </w:rPr>
            </w:pPr>
            <w:r w:rsidRPr="001923C6">
              <w:rPr>
                <w:color w:val="000000"/>
                <w:sz w:val="20"/>
              </w:rPr>
              <w:t>eqfreq</w:t>
            </w:r>
          </w:p>
        </w:tc>
        <w:tc>
          <w:tcPr>
            <w:tcW w:w="1547" w:type="dxa"/>
            <w:tcBorders>
              <w:top w:val="single" w:sz="6" w:space="0" w:color="000000"/>
              <w:left w:val="single" w:sz="6" w:space="0" w:color="000000"/>
              <w:bottom w:val="single" w:sz="6" w:space="0" w:color="000000"/>
              <w:right w:val="single" w:sz="6" w:space="0" w:color="000000"/>
            </w:tcBorders>
          </w:tcPr>
          <w:p w14:paraId="23DA461F" w14:textId="77777777" w:rsidR="00A02D59" w:rsidRPr="001923C6" w:rsidRDefault="00A02D59" w:rsidP="00A02D59">
            <w:pPr>
              <w:rPr>
                <w:color w:val="000000"/>
                <w:sz w:val="20"/>
              </w:rPr>
            </w:pPr>
            <w:r w:rsidRPr="001923C6">
              <w:rPr>
                <w:rFonts w:hint="eastAsia"/>
                <w:color w:val="000000"/>
                <w:sz w:val="20"/>
              </w:rPr>
              <w:t>燃料ﾎﾟﾝﾌﾟ吐出流量</w:t>
            </w:r>
          </w:p>
        </w:tc>
        <w:tc>
          <w:tcPr>
            <w:tcW w:w="563" w:type="dxa"/>
            <w:tcBorders>
              <w:top w:val="single" w:sz="6" w:space="0" w:color="000000"/>
              <w:left w:val="single" w:sz="6" w:space="0" w:color="000000"/>
              <w:bottom w:val="single" w:sz="6" w:space="0" w:color="000000"/>
              <w:right w:val="single" w:sz="6" w:space="0" w:color="000000"/>
            </w:tcBorders>
          </w:tcPr>
          <w:p w14:paraId="07C0E4CA"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0E15CC1D"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754426E2" w14:textId="77777777" w:rsidR="00A02D59" w:rsidRPr="001923C6" w:rsidRDefault="00A02D59" w:rsidP="00A02D59">
            <w:pPr>
              <w:rPr>
                <w:color w:val="000000"/>
                <w:sz w:val="20"/>
              </w:rPr>
            </w:pPr>
            <w:r w:rsidRPr="001923C6">
              <w:rPr>
                <w:color w:val="000000"/>
                <w:sz w:val="20"/>
              </w:rPr>
              <w:t>L/h</w:t>
            </w:r>
          </w:p>
        </w:tc>
        <w:tc>
          <w:tcPr>
            <w:tcW w:w="986" w:type="dxa"/>
            <w:tcBorders>
              <w:top w:val="single" w:sz="6" w:space="0" w:color="000000"/>
              <w:left w:val="single" w:sz="6" w:space="0" w:color="000000"/>
              <w:bottom w:val="single" w:sz="6" w:space="0" w:color="000000"/>
              <w:right w:val="single" w:sz="6" w:space="0" w:color="000000"/>
            </w:tcBorders>
          </w:tcPr>
          <w:p w14:paraId="5294AEB3" w14:textId="77777777" w:rsidR="00A02D59" w:rsidRPr="001923C6" w:rsidRDefault="00A02D59" w:rsidP="00A02D59">
            <w:pPr>
              <w:rPr>
                <w:color w:val="000000"/>
                <w:sz w:val="20"/>
              </w:rPr>
            </w:pPr>
            <w:r w:rsidRPr="001923C6">
              <w:rPr>
                <w:color w:val="000000"/>
                <w:sz w:val="20"/>
              </w:rPr>
              <w:t>0～500</w:t>
            </w:r>
          </w:p>
        </w:tc>
        <w:tc>
          <w:tcPr>
            <w:tcW w:w="1126" w:type="dxa"/>
            <w:tcBorders>
              <w:top w:val="single" w:sz="6" w:space="0" w:color="000000"/>
              <w:left w:val="single" w:sz="6" w:space="0" w:color="000000"/>
              <w:bottom w:val="single" w:sz="6" w:space="0" w:color="000000"/>
              <w:right w:val="single" w:sz="6" w:space="0" w:color="000000"/>
            </w:tcBorders>
          </w:tcPr>
          <w:p w14:paraId="2CFEF9F2" w14:textId="77777777" w:rsidR="00A02D59" w:rsidRPr="001923C6" w:rsidRDefault="00A02D59" w:rsidP="00A02D59">
            <w:pPr>
              <w:rPr>
                <w:sz w:val="20"/>
              </w:rPr>
            </w:pPr>
            <w:r w:rsidRPr="001923C6">
              <w:rPr>
                <w:color w:val="000000"/>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4CC7887D" w14:textId="77777777" w:rsidR="00A02D59" w:rsidRPr="001923C6" w:rsidRDefault="00A02D59" w:rsidP="00A02D59">
            <w:pPr>
              <w:rPr>
                <w:color w:val="000000"/>
                <w:sz w:val="20"/>
              </w:rPr>
            </w:pPr>
            <w:r w:rsidRPr="001923C6">
              <w:rPr>
                <w:sz w:val="20"/>
              </w:rPr>
              <w:t>ENG_dm</w:t>
            </w:r>
            <w:r w:rsidRPr="001923C6">
              <w:rPr>
                <w:color w:val="000000"/>
                <w:sz w:val="20"/>
              </w:rPr>
              <w:t>,</w:t>
            </w:r>
          </w:p>
          <w:p w14:paraId="1DCBF981" w14:textId="77777777" w:rsidR="00A02D59" w:rsidRPr="001923C6" w:rsidRDefault="00A02D59" w:rsidP="00A02D59">
            <w:pPr>
              <w:rPr>
                <w:sz w:val="20"/>
              </w:rPr>
            </w:pPr>
            <w:r w:rsidRPr="001923C6">
              <w:rPr>
                <w:color w:val="000000"/>
                <w:sz w:val="20"/>
              </w:rPr>
              <w:t>SAC_dm</w:t>
            </w:r>
          </w:p>
        </w:tc>
        <w:tc>
          <w:tcPr>
            <w:tcW w:w="423" w:type="dxa"/>
            <w:tcBorders>
              <w:top w:val="single" w:sz="6" w:space="0" w:color="000000"/>
              <w:left w:val="single" w:sz="6" w:space="0" w:color="000000"/>
              <w:bottom w:val="single" w:sz="6" w:space="0" w:color="000000"/>
              <w:right w:val="single" w:sz="6" w:space="0" w:color="000000"/>
            </w:tcBorders>
          </w:tcPr>
          <w:p w14:paraId="352F9864"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7DF5F596" w14:textId="77777777" w:rsidR="00A02D59" w:rsidRPr="001923C6" w:rsidRDefault="00A02D59" w:rsidP="00A02D59">
            <w:pPr>
              <w:rPr>
                <w:sz w:val="20"/>
              </w:rPr>
            </w:pPr>
            <w:r w:rsidRPr="001923C6">
              <w:rPr>
                <w:sz w:val="20"/>
              </w:rPr>
              <w:t>512/128/256</w:t>
            </w:r>
          </w:p>
        </w:tc>
        <w:tc>
          <w:tcPr>
            <w:tcW w:w="1342" w:type="dxa"/>
            <w:tcBorders>
              <w:top w:val="single" w:sz="6" w:space="0" w:color="000000"/>
              <w:left w:val="single" w:sz="6" w:space="0" w:color="000000"/>
              <w:bottom w:val="single" w:sz="6" w:space="0" w:color="000000"/>
              <w:right w:val="single" w:sz="6" w:space="0" w:color="000000"/>
            </w:tcBorders>
          </w:tcPr>
          <w:p w14:paraId="5FDB83B6" w14:textId="77777777" w:rsidR="00A02D59" w:rsidRPr="001923C6" w:rsidRDefault="00A02D59" w:rsidP="00A02D59">
            <w:pPr>
              <w:rPr>
                <w:color w:val="000000"/>
                <w:sz w:val="20"/>
              </w:rPr>
            </w:pPr>
            <w:r w:rsidRPr="001923C6">
              <w:rPr>
                <w:rFonts w:hint="eastAsia"/>
                <w:color w:val="000000"/>
                <w:sz w:val="20"/>
              </w:rPr>
              <w:t>【可変燃圧制御無】</w:t>
            </w:r>
          </w:p>
        </w:tc>
      </w:tr>
      <w:tr w:rsidR="00A02D59" w:rsidRPr="001923C6" w14:paraId="2FDB0C38"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7EBD17AC" w14:textId="77777777" w:rsidR="00A02D59" w:rsidRPr="001923C6" w:rsidRDefault="00A02D59" w:rsidP="00A02D59">
            <w:pPr>
              <w:rPr>
                <w:color w:val="000000"/>
                <w:sz w:val="20"/>
              </w:rPr>
            </w:pPr>
            <w:bookmarkStart w:id="101" w:name="OLE_LINK49"/>
            <w:bookmarkStart w:id="102" w:name="_Hlk352770072"/>
            <w:r w:rsidRPr="001923C6">
              <w:rPr>
                <w:color w:val="000000"/>
                <w:sz w:val="20"/>
              </w:rPr>
              <w:t>eprreql</w:t>
            </w:r>
            <w:bookmarkEnd w:id="101"/>
          </w:p>
        </w:tc>
        <w:tc>
          <w:tcPr>
            <w:tcW w:w="1547" w:type="dxa"/>
            <w:vMerge w:val="restart"/>
            <w:tcBorders>
              <w:top w:val="single" w:sz="6" w:space="0" w:color="000000"/>
              <w:left w:val="single" w:sz="6" w:space="0" w:color="000000"/>
              <w:right w:val="single" w:sz="6" w:space="0" w:color="000000"/>
            </w:tcBorders>
          </w:tcPr>
          <w:p w14:paraId="37420F8E" w14:textId="77777777" w:rsidR="00A02D59" w:rsidRPr="001923C6" w:rsidRDefault="00A02D59" w:rsidP="00A02D59">
            <w:pPr>
              <w:rPr>
                <w:color w:val="000000"/>
                <w:sz w:val="20"/>
              </w:rPr>
            </w:pPr>
            <w:r w:rsidRPr="001923C6">
              <w:rPr>
                <w:rFonts w:hint="eastAsia"/>
                <w:color w:val="000000"/>
                <w:sz w:val="20"/>
              </w:rPr>
              <w:t>低圧ﾎﾟﾝﾌﾟ目標燃圧</w:t>
            </w:r>
          </w:p>
        </w:tc>
        <w:tc>
          <w:tcPr>
            <w:tcW w:w="563" w:type="dxa"/>
            <w:vMerge w:val="restart"/>
            <w:tcBorders>
              <w:top w:val="single" w:sz="6" w:space="0" w:color="000000"/>
              <w:left w:val="single" w:sz="6" w:space="0" w:color="000000"/>
              <w:right w:val="single" w:sz="6" w:space="0" w:color="000000"/>
            </w:tcBorders>
          </w:tcPr>
          <w:p w14:paraId="7C5B8DFA"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5F62B664"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8FBFCDB" w14:textId="77777777" w:rsidR="00A02D59" w:rsidRPr="001923C6" w:rsidRDefault="00A02D59" w:rsidP="00A02D59">
            <w:pPr>
              <w:rPr>
                <w:color w:val="000000"/>
                <w:sz w:val="20"/>
              </w:rPr>
            </w:pPr>
            <w:r w:rsidRPr="001923C6">
              <w:rPr>
                <w:color w:val="000000"/>
                <w:sz w:val="20"/>
              </w:rPr>
              <w:t>kPa</w:t>
            </w:r>
          </w:p>
        </w:tc>
        <w:tc>
          <w:tcPr>
            <w:tcW w:w="986" w:type="dxa"/>
            <w:vMerge w:val="restart"/>
            <w:tcBorders>
              <w:top w:val="single" w:sz="6" w:space="0" w:color="000000"/>
              <w:left w:val="single" w:sz="6" w:space="0" w:color="000000"/>
              <w:right w:val="single" w:sz="6" w:space="0" w:color="000000"/>
            </w:tcBorders>
          </w:tcPr>
          <w:p w14:paraId="2620584B" w14:textId="77777777" w:rsidR="00A02D59" w:rsidRPr="001923C6" w:rsidRDefault="00A02D59" w:rsidP="00A02D59">
            <w:pPr>
              <w:rPr>
                <w:color w:val="000000"/>
                <w:sz w:val="20"/>
              </w:rPr>
            </w:pPr>
            <w:r w:rsidRPr="001923C6">
              <w:rPr>
                <w:color w:val="000000"/>
                <w:sz w:val="20"/>
              </w:rPr>
              <w:t>0～1200</w:t>
            </w:r>
          </w:p>
        </w:tc>
        <w:tc>
          <w:tcPr>
            <w:tcW w:w="1126" w:type="dxa"/>
            <w:vMerge w:val="restart"/>
            <w:tcBorders>
              <w:top w:val="single" w:sz="6" w:space="0" w:color="000000"/>
              <w:left w:val="single" w:sz="6" w:space="0" w:color="000000"/>
              <w:right w:val="single" w:sz="6" w:space="0" w:color="000000"/>
            </w:tcBorders>
          </w:tcPr>
          <w:p w14:paraId="41E7FCF4" w14:textId="77777777" w:rsidR="00A02D59" w:rsidRPr="001923C6" w:rsidRDefault="00A02D59" w:rsidP="00A02D59">
            <w:pPr>
              <w:rPr>
                <w:sz w:val="20"/>
              </w:rPr>
            </w:pPr>
            <w:r w:rsidRPr="001923C6">
              <w:rPr>
                <w:rFonts w:hint="eastAsia"/>
                <w:sz w:val="20"/>
              </w:rPr>
              <w:t>ｲﾆｼｬﾙ</w:t>
            </w:r>
            <w:r w:rsidRPr="001923C6">
              <w:rPr>
                <w:sz w:val="20"/>
              </w:rPr>
              <w:t>,</w:t>
            </w:r>
          </w:p>
          <w:p w14:paraId="7BDFEFF5"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5905899B" w14:textId="77777777" w:rsidR="00A02D59" w:rsidRPr="001923C6" w:rsidRDefault="00A02D59" w:rsidP="00A02D59">
            <w:pPr>
              <w:rPr>
                <w:sz w:val="20"/>
              </w:rPr>
            </w:pPr>
            <w:r w:rsidRPr="001923C6">
              <w:rPr>
                <w:color w:val="000000"/>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447CE609"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0691C23C" w14:textId="77777777" w:rsidR="00A02D59" w:rsidRPr="001923C6" w:rsidRDefault="00A02D59" w:rsidP="00A02D59">
            <w:pPr>
              <w:rPr>
                <w:sz w:val="20"/>
              </w:rPr>
            </w:pPr>
            <w:r w:rsidRPr="001923C6">
              <w:rPr>
                <w:sz w:val="20"/>
              </w:rPr>
              <w:t>1280/128/256</w:t>
            </w:r>
          </w:p>
        </w:tc>
        <w:tc>
          <w:tcPr>
            <w:tcW w:w="1342" w:type="dxa"/>
            <w:vMerge w:val="restart"/>
            <w:tcBorders>
              <w:top w:val="single" w:sz="6" w:space="0" w:color="000000"/>
              <w:left w:val="single" w:sz="6" w:space="0" w:color="000000"/>
              <w:right w:val="single" w:sz="6" w:space="0" w:color="000000"/>
            </w:tcBorders>
          </w:tcPr>
          <w:p w14:paraId="20D53EE8" w14:textId="77777777" w:rsidR="00A02D59" w:rsidRPr="001923C6" w:rsidRDefault="00A02D59" w:rsidP="00A02D59">
            <w:pPr>
              <w:rPr>
                <w:color w:val="000000"/>
                <w:sz w:val="20"/>
              </w:rPr>
            </w:pPr>
            <w:r w:rsidRPr="001923C6">
              <w:rPr>
                <w:rFonts w:hint="eastAsia"/>
                <w:color w:val="000000"/>
                <w:sz w:val="20"/>
              </w:rPr>
              <w:t>【可変燃圧制御有】</w:t>
            </w:r>
          </w:p>
        </w:tc>
      </w:tr>
      <w:tr w:rsidR="00A02D59" w:rsidRPr="001923C6" w14:paraId="7781442D" w14:textId="77777777" w:rsidTr="00AB07ED">
        <w:trPr>
          <w:trHeight w:val="216"/>
        </w:trPr>
        <w:tc>
          <w:tcPr>
            <w:tcW w:w="1269" w:type="dxa"/>
            <w:vMerge/>
            <w:tcBorders>
              <w:left w:val="single" w:sz="6" w:space="0" w:color="000000"/>
              <w:bottom w:val="single" w:sz="6" w:space="0" w:color="000000"/>
              <w:right w:val="single" w:sz="6" w:space="0" w:color="000000"/>
            </w:tcBorders>
          </w:tcPr>
          <w:p w14:paraId="093CE9E8" w14:textId="77777777" w:rsidR="00A02D59" w:rsidRPr="001923C6"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tcPr>
          <w:p w14:paraId="00E629E0" w14:textId="77777777" w:rsidR="00A02D59" w:rsidRPr="001923C6" w:rsidRDefault="00A02D59" w:rsidP="00A02D59">
            <w:pPr>
              <w:rPr>
                <w:color w:val="000000"/>
                <w:sz w:val="20"/>
              </w:rPr>
            </w:pPr>
          </w:p>
        </w:tc>
        <w:tc>
          <w:tcPr>
            <w:tcW w:w="563" w:type="dxa"/>
            <w:vMerge/>
            <w:tcBorders>
              <w:left w:val="single" w:sz="6" w:space="0" w:color="000000"/>
              <w:bottom w:val="single" w:sz="6" w:space="0" w:color="000000"/>
              <w:right w:val="single" w:sz="6" w:space="0" w:color="000000"/>
            </w:tcBorders>
          </w:tcPr>
          <w:p w14:paraId="18E11985"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0E9CBE11"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E343A60" w14:textId="77777777" w:rsidR="00A02D59" w:rsidRPr="001923C6" w:rsidRDefault="00A02D59" w:rsidP="00A02D59">
            <w:pPr>
              <w:rPr>
                <w:color w:val="000000"/>
                <w:sz w:val="20"/>
              </w:rPr>
            </w:pPr>
          </w:p>
        </w:tc>
        <w:tc>
          <w:tcPr>
            <w:tcW w:w="986" w:type="dxa"/>
            <w:vMerge/>
            <w:tcBorders>
              <w:left w:val="single" w:sz="6" w:space="0" w:color="000000"/>
              <w:bottom w:val="single" w:sz="6" w:space="0" w:color="000000"/>
              <w:right w:val="single" w:sz="6" w:space="0" w:color="000000"/>
            </w:tcBorders>
          </w:tcPr>
          <w:p w14:paraId="24B04CCE" w14:textId="77777777" w:rsidR="00A02D59" w:rsidRPr="001923C6" w:rsidRDefault="00A02D59" w:rsidP="00A02D59">
            <w:pPr>
              <w:rPr>
                <w:color w:val="000000"/>
                <w:sz w:val="20"/>
              </w:rPr>
            </w:pPr>
          </w:p>
        </w:tc>
        <w:tc>
          <w:tcPr>
            <w:tcW w:w="1126" w:type="dxa"/>
            <w:vMerge/>
            <w:tcBorders>
              <w:left w:val="single" w:sz="6" w:space="0" w:color="000000"/>
              <w:bottom w:val="single" w:sz="6" w:space="0" w:color="000000"/>
              <w:right w:val="single" w:sz="6" w:space="0" w:color="000000"/>
            </w:tcBorders>
          </w:tcPr>
          <w:p w14:paraId="1A7F4774"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1FE4E959" w14:textId="77777777" w:rsidR="00A02D59" w:rsidRPr="001923C6" w:rsidRDefault="00A02D59" w:rsidP="00A02D59">
            <w:pPr>
              <w:rPr>
                <w:color w:val="000000"/>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BD8C001" w14:textId="2D7AB9E3" w:rsidR="00A02D59" w:rsidRPr="001923C6" w:rsidRDefault="00A02D59" w:rsidP="00A02D59">
            <w:pPr>
              <w:rPr>
                <w:sz w:val="20"/>
              </w:rPr>
            </w:pPr>
            <w:r w:rsidRPr="001923C6">
              <w:rPr>
                <w:rFonts w:hint="eastAsia"/>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354ABF31" w14:textId="6401D8C2" w:rsidR="00A02D59" w:rsidRPr="001923C6" w:rsidRDefault="00A02D59" w:rsidP="00A02D59">
            <w:pPr>
              <w:rPr>
                <w:sz w:val="20"/>
              </w:rPr>
            </w:pPr>
            <w:r w:rsidRPr="001923C6">
              <w:rPr>
                <w:rFonts w:hint="eastAsia"/>
                <w:sz w:val="20"/>
              </w:rPr>
              <w:t>-</w:t>
            </w:r>
          </w:p>
        </w:tc>
        <w:tc>
          <w:tcPr>
            <w:tcW w:w="1342" w:type="dxa"/>
            <w:vMerge/>
            <w:tcBorders>
              <w:left w:val="single" w:sz="6" w:space="0" w:color="000000"/>
              <w:bottom w:val="single" w:sz="6" w:space="0" w:color="000000"/>
              <w:right w:val="single" w:sz="6" w:space="0" w:color="000000"/>
            </w:tcBorders>
          </w:tcPr>
          <w:p w14:paraId="0F958E50" w14:textId="77777777" w:rsidR="00A02D59" w:rsidRPr="001923C6" w:rsidRDefault="00A02D59" w:rsidP="00A02D59">
            <w:pPr>
              <w:rPr>
                <w:color w:val="000000"/>
                <w:sz w:val="20"/>
              </w:rPr>
            </w:pPr>
          </w:p>
        </w:tc>
      </w:tr>
      <w:bookmarkEnd w:id="102"/>
      <w:tr w:rsidR="00A02D59" w:rsidRPr="001923C6" w14:paraId="42F82EEA" w14:textId="77777777" w:rsidTr="002B373C">
        <w:trPr>
          <w:trHeight w:val="819"/>
        </w:trPr>
        <w:tc>
          <w:tcPr>
            <w:tcW w:w="1269" w:type="dxa"/>
            <w:tcBorders>
              <w:top w:val="single" w:sz="6" w:space="0" w:color="000000"/>
              <w:left w:val="single" w:sz="6" w:space="0" w:color="000000"/>
              <w:bottom w:val="single" w:sz="6" w:space="0" w:color="000000"/>
              <w:right w:val="single" w:sz="6" w:space="0" w:color="000000"/>
            </w:tcBorders>
          </w:tcPr>
          <w:p w14:paraId="01709431" w14:textId="77777777" w:rsidR="00A02D59" w:rsidRPr="001923C6" w:rsidRDefault="00A02D59" w:rsidP="00A02D59">
            <w:pPr>
              <w:rPr>
                <w:color w:val="000000"/>
                <w:sz w:val="20"/>
              </w:rPr>
            </w:pPr>
            <w:r w:rsidRPr="001923C6">
              <w:rPr>
                <w:color w:val="000000"/>
                <w:sz w:val="20"/>
              </w:rPr>
              <w:t>einjmedislid</w:t>
            </w:r>
          </w:p>
        </w:tc>
        <w:tc>
          <w:tcPr>
            <w:tcW w:w="1547" w:type="dxa"/>
            <w:tcBorders>
              <w:top w:val="single" w:sz="6" w:space="0" w:color="000000"/>
              <w:left w:val="single" w:sz="6" w:space="0" w:color="000000"/>
              <w:bottom w:val="single" w:sz="6" w:space="0" w:color="000000"/>
              <w:right w:val="single" w:sz="6" w:space="0" w:color="000000"/>
            </w:tcBorders>
          </w:tcPr>
          <w:p w14:paraId="56F1D917" w14:textId="77777777" w:rsidR="00A02D59" w:rsidRPr="001923C6" w:rsidRDefault="00A02D59" w:rsidP="00A02D59">
            <w:pPr>
              <w:rPr>
                <w:color w:val="000000"/>
                <w:sz w:val="20"/>
              </w:rPr>
            </w:pPr>
            <w:r w:rsidRPr="001923C6">
              <w:rPr>
                <w:rFonts w:hint="eastAsia"/>
                <w:color w:val="000000"/>
                <w:sz w:val="20"/>
              </w:rPr>
              <w:t>噴射方式反映識別子</w:t>
            </w:r>
          </w:p>
        </w:tc>
        <w:tc>
          <w:tcPr>
            <w:tcW w:w="563" w:type="dxa"/>
            <w:tcBorders>
              <w:top w:val="single" w:sz="6" w:space="0" w:color="000000"/>
              <w:left w:val="single" w:sz="6" w:space="0" w:color="000000"/>
              <w:bottom w:val="single" w:sz="6" w:space="0" w:color="000000"/>
              <w:right w:val="single" w:sz="6" w:space="0" w:color="000000"/>
            </w:tcBorders>
          </w:tcPr>
          <w:p w14:paraId="17223787" w14:textId="77777777" w:rsidR="00A02D59" w:rsidRPr="001923C6" w:rsidRDefault="00A02D59" w:rsidP="00A02D59">
            <w:pPr>
              <w:rPr>
                <w:color w:val="000000"/>
                <w:sz w:val="20"/>
              </w:rPr>
            </w:pPr>
            <w:r w:rsidRPr="001923C6">
              <w:rPr>
                <w:color w:val="000000"/>
                <w:sz w:val="20"/>
              </w:rPr>
              <w:t>-</w:t>
            </w:r>
          </w:p>
        </w:tc>
        <w:tc>
          <w:tcPr>
            <w:tcW w:w="563" w:type="dxa"/>
            <w:tcBorders>
              <w:top w:val="single" w:sz="6" w:space="0" w:color="000000"/>
              <w:left w:val="single" w:sz="6" w:space="0" w:color="000000"/>
              <w:bottom w:val="single" w:sz="6" w:space="0" w:color="000000"/>
              <w:right w:val="single" w:sz="6" w:space="0" w:color="000000"/>
            </w:tcBorders>
          </w:tcPr>
          <w:p w14:paraId="16B8F1C3" w14:textId="77777777" w:rsidR="00A02D59" w:rsidRPr="001923C6" w:rsidRDefault="00A02D59" w:rsidP="00A02D59">
            <w:pPr>
              <w:rPr>
                <w:color w:val="000000"/>
                <w:sz w:val="20"/>
              </w:rPr>
            </w:pPr>
            <w:r w:rsidRPr="001923C6">
              <w:rPr>
                <w:color w:val="000000"/>
                <w:sz w:val="20"/>
              </w:rPr>
              <w:t>-</w:t>
            </w:r>
          </w:p>
        </w:tc>
        <w:tc>
          <w:tcPr>
            <w:tcW w:w="563" w:type="dxa"/>
            <w:tcBorders>
              <w:top w:val="single" w:sz="6" w:space="0" w:color="000000"/>
              <w:left w:val="single" w:sz="6" w:space="0" w:color="000000"/>
              <w:bottom w:val="single" w:sz="6" w:space="0" w:color="000000"/>
              <w:right w:val="single" w:sz="6" w:space="0" w:color="000000"/>
            </w:tcBorders>
          </w:tcPr>
          <w:p w14:paraId="501F96C3" w14:textId="77777777" w:rsidR="00A02D59" w:rsidRPr="001923C6" w:rsidRDefault="00A02D59" w:rsidP="00A02D59">
            <w:pPr>
              <w:rPr>
                <w:color w:val="000000"/>
                <w:sz w:val="20"/>
              </w:rPr>
            </w:pPr>
            <w:r w:rsidRPr="001923C6">
              <w:rPr>
                <w:color w:val="000000"/>
                <w:sz w:val="20"/>
              </w:rPr>
              <w:t>-</w:t>
            </w:r>
          </w:p>
        </w:tc>
        <w:tc>
          <w:tcPr>
            <w:tcW w:w="986" w:type="dxa"/>
            <w:tcBorders>
              <w:top w:val="single" w:sz="6" w:space="0" w:color="000000"/>
              <w:left w:val="single" w:sz="6" w:space="0" w:color="000000"/>
              <w:bottom w:val="single" w:sz="6" w:space="0" w:color="000000"/>
              <w:right w:val="single" w:sz="6" w:space="0" w:color="000000"/>
            </w:tcBorders>
          </w:tcPr>
          <w:p w14:paraId="66E79745" w14:textId="77777777" w:rsidR="00A02D59" w:rsidRPr="001923C6" w:rsidRDefault="00A02D59" w:rsidP="00A02D59">
            <w:pPr>
              <w:rPr>
                <w:color w:val="000000"/>
                <w:sz w:val="20"/>
              </w:rPr>
            </w:pPr>
            <w:r w:rsidRPr="001923C6">
              <w:rPr>
                <w:color w:val="000000"/>
                <w:sz w:val="20"/>
              </w:rPr>
              <w:t>0～255</w:t>
            </w:r>
          </w:p>
        </w:tc>
        <w:tc>
          <w:tcPr>
            <w:tcW w:w="1126" w:type="dxa"/>
            <w:tcBorders>
              <w:top w:val="single" w:sz="6" w:space="0" w:color="000000"/>
              <w:left w:val="single" w:sz="6" w:space="0" w:color="000000"/>
              <w:bottom w:val="single" w:sz="6" w:space="0" w:color="000000"/>
              <w:right w:val="single" w:sz="6" w:space="0" w:color="000000"/>
            </w:tcBorders>
          </w:tcPr>
          <w:p w14:paraId="5DA32980" w14:textId="77777777" w:rsidR="00A02D59" w:rsidRPr="001923C6" w:rsidRDefault="00A02D59" w:rsidP="00A02D59">
            <w:pPr>
              <w:rPr>
                <w:color w:val="000000"/>
                <w:sz w:val="20"/>
              </w:rPr>
            </w:pPr>
            <w:r w:rsidRPr="001923C6">
              <w:rPr>
                <w:color w:val="000000"/>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577C01DE" w14:textId="77777777" w:rsidR="00A02D59" w:rsidRPr="001923C6" w:rsidRDefault="00A02D59" w:rsidP="00A02D59">
            <w:pPr>
              <w:rPr>
                <w:color w:val="000000"/>
                <w:sz w:val="20"/>
              </w:rPr>
            </w:pPr>
            <w:r w:rsidRPr="001923C6">
              <w:rPr>
                <w:color w:val="000000"/>
                <w:sz w:val="20"/>
              </w:rPr>
              <w:t>ENG_dm,</w:t>
            </w:r>
          </w:p>
          <w:p w14:paraId="4B6090D7" w14:textId="77777777" w:rsidR="00A02D59" w:rsidRPr="001923C6" w:rsidRDefault="00A02D59" w:rsidP="00A02D59">
            <w:pPr>
              <w:rPr>
                <w:color w:val="000000"/>
                <w:sz w:val="20"/>
              </w:rPr>
            </w:pPr>
            <w:bookmarkStart w:id="103" w:name="OLE_LINK196"/>
            <w:r w:rsidRPr="001923C6">
              <w:rPr>
                <w:color w:val="000000"/>
                <w:sz w:val="20"/>
              </w:rPr>
              <w:t>SAC_dm</w:t>
            </w:r>
            <w:bookmarkEnd w:id="103"/>
          </w:p>
        </w:tc>
        <w:tc>
          <w:tcPr>
            <w:tcW w:w="423" w:type="dxa"/>
            <w:tcBorders>
              <w:top w:val="single" w:sz="6" w:space="0" w:color="000000"/>
              <w:left w:val="single" w:sz="6" w:space="0" w:color="000000"/>
              <w:bottom w:val="single" w:sz="6" w:space="0" w:color="000000"/>
              <w:right w:val="single" w:sz="6" w:space="0" w:color="000000"/>
            </w:tcBorders>
          </w:tcPr>
          <w:p w14:paraId="52A17739" w14:textId="77777777" w:rsidR="00A02D59" w:rsidRPr="001923C6" w:rsidRDefault="00A02D59" w:rsidP="00A02D59">
            <w:pPr>
              <w:rPr>
                <w:color w:val="000000"/>
                <w:sz w:val="20"/>
              </w:rPr>
            </w:pPr>
            <w:r w:rsidRPr="001923C6">
              <w:rPr>
                <w:color w:val="000000"/>
                <w:sz w:val="20"/>
              </w:rPr>
              <w:t>u1</w:t>
            </w:r>
          </w:p>
        </w:tc>
        <w:tc>
          <w:tcPr>
            <w:tcW w:w="1547" w:type="dxa"/>
            <w:tcBorders>
              <w:top w:val="single" w:sz="6" w:space="0" w:color="000000"/>
              <w:left w:val="single" w:sz="6" w:space="0" w:color="000000"/>
              <w:bottom w:val="single" w:sz="6" w:space="0" w:color="000000"/>
              <w:right w:val="single" w:sz="6" w:space="0" w:color="000000"/>
            </w:tcBorders>
          </w:tcPr>
          <w:p w14:paraId="1767ADDC" w14:textId="77777777" w:rsidR="00A02D59" w:rsidRPr="001923C6" w:rsidRDefault="00A02D59" w:rsidP="00A02D59">
            <w:pPr>
              <w:rPr>
                <w:color w:val="000000"/>
                <w:sz w:val="20"/>
              </w:rPr>
            </w:pPr>
            <w:r w:rsidRPr="001923C6">
              <w:rPr>
                <w:color w:val="000000"/>
                <w:sz w:val="20"/>
              </w:rPr>
              <w:t>1</w:t>
            </w:r>
          </w:p>
        </w:tc>
        <w:tc>
          <w:tcPr>
            <w:tcW w:w="1342" w:type="dxa"/>
            <w:tcBorders>
              <w:top w:val="single" w:sz="6" w:space="0" w:color="000000"/>
              <w:left w:val="single" w:sz="6" w:space="0" w:color="000000"/>
              <w:bottom w:val="single" w:sz="6" w:space="0" w:color="000000"/>
              <w:right w:val="single" w:sz="6" w:space="0" w:color="000000"/>
            </w:tcBorders>
          </w:tcPr>
          <w:p w14:paraId="7F8596D4" w14:textId="77777777" w:rsidR="00A02D59" w:rsidRPr="001923C6" w:rsidRDefault="00A02D59" w:rsidP="00A02D59">
            <w:pPr>
              <w:rPr>
                <w:color w:val="000000"/>
                <w:sz w:val="20"/>
              </w:rPr>
            </w:pPr>
            <w:r w:rsidRPr="001923C6">
              <w:rPr>
                <w:color w:val="000000"/>
                <w:sz w:val="20"/>
              </w:rPr>
              <w:t>-</w:t>
            </w:r>
          </w:p>
        </w:tc>
      </w:tr>
      <w:tr w:rsidR="00A02D59" w:rsidRPr="001923C6" w14:paraId="75A2CB9D"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462C9010" w14:textId="77777777" w:rsidR="00A02D59" w:rsidRPr="001923C6" w:rsidRDefault="00A02D59" w:rsidP="00A02D59">
            <w:pPr>
              <w:rPr>
                <w:sz w:val="20"/>
              </w:rPr>
            </w:pPr>
            <w:r w:rsidRPr="001923C6">
              <w:rPr>
                <w:sz w:val="20"/>
              </w:rPr>
              <w:t>ekrichx</w:t>
            </w:r>
          </w:p>
        </w:tc>
        <w:tc>
          <w:tcPr>
            <w:tcW w:w="1547" w:type="dxa"/>
            <w:vMerge w:val="restart"/>
            <w:tcBorders>
              <w:top w:val="single" w:sz="6" w:space="0" w:color="000000"/>
              <w:left w:val="single" w:sz="6" w:space="0" w:color="000000"/>
              <w:right w:val="single" w:sz="6" w:space="0" w:color="000000"/>
            </w:tcBorders>
          </w:tcPr>
          <w:p w14:paraId="369F9379" w14:textId="77777777" w:rsidR="00A02D59" w:rsidRPr="001923C6" w:rsidRDefault="00A02D59" w:rsidP="00A02D59">
            <w:pPr>
              <w:rPr>
                <w:sz w:val="20"/>
              </w:rPr>
            </w:pPr>
            <w:r w:rsidRPr="001923C6">
              <w:rPr>
                <w:rFonts w:hint="eastAsia"/>
                <w:sz w:val="20"/>
              </w:rPr>
              <w:t>噴射量補正係数</w:t>
            </w:r>
          </w:p>
        </w:tc>
        <w:tc>
          <w:tcPr>
            <w:tcW w:w="563" w:type="dxa"/>
            <w:vMerge w:val="restart"/>
            <w:tcBorders>
              <w:top w:val="single" w:sz="6" w:space="0" w:color="000000"/>
              <w:left w:val="single" w:sz="6" w:space="0" w:color="000000"/>
              <w:right w:val="single" w:sz="6" w:space="0" w:color="000000"/>
            </w:tcBorders>
          </w:tcPr>
          <w:p w14:paraId="22E964BF"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ECABA6B"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25E7C33"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2DCFAEEF" w14:textId="77777777" w:rsidR="00A02D59" w:rsidRPr="001923C6" w:rsidRDefault="00A02D59" w:rsidP="00A02D59">
            <w:pPr>
              <w:rPr>
                <w:sz w:val="20"/>
              </w:rPr>
            </w:pPr>
            <w:r w:rsidRPr="001923C6">
              <w:rPr>
                <w:sz w:val="20"/>
              </w:rPr>
              <w:t>0～30</w:t>
            </w:r>
          </w:p>
        </w:tc>
        <w:tc>
          <w:tcPr>
            <w:tcW w:w="1126" w:type="dxa"/>
            <w:vMerge w:val="restart"/>
            <w:tcBorders>
              <w:top w:val="single" w:sz="6" w:space="0" w:color="000000"/>
              <w:left w:val="single" w:sz="6" w:space="0" w:color="000000"/>
              <w:right w:val="single" w:sz="6" w:space="0" w:color="000000"/>
            </w:tcBorders>
          </w:tcPr>
          <w:p w14:paraId="1376CACA" w14:textId="77777777" w:rsidR="00A02D59" w:rsidRPr="001923C6" w:rsidRDefault="00A02D59" w:rsidP="00A02D59">
            <w:pPr>
              <w:rPr>
                <w:sz w:val="20"/>
              </w:rPr>
            </w:pPr>
            <w:r w:rsidRPr="001923C6">
              <w:rPr>
                <w:rFonts w:hint="eastAsia"/>
                <w:sz w:val="20"/>
              </w:rPr>
              <w:t>ｲﾆｼｬﾙ</w:t>
            </w:r>
            <w:r w:rsidRPr="001923C6">
              <w:rPr>
                <w:sz w:val="20"/>
              </w:rPr>
              <w:t>,</w:t>
            </w:r>
          </w:p>
          <w:p w14:paraId="4F4E5131"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0A8DAC48"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7816F3B6"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239077BE" w14:textId="77777777" w:rsidR="00A02D59" w:rsidRPr="001923C6" w:rsidRDefault="00A02D59" w:rsidP="00A02D59">
            <w:pPr>
              <w:rPr>
                <w:sz w:val="20"/>
              </w:rPr>
            </w:pPr>
            <w:r w:rsidRPr="001923C6">
              <w:rPr>
                <w:sz w:val="20"/>
              </w:rPr>
              <w:t>(32*2)/128/256</w:t>
            </w:r>
          </w:p>
        </w:tc>
        <w:tc>
          <w:tcPr>
            <w:tcW w:w="1342" w:type="dxa"/>
            <w:vMerge w:val="restart"/>
            <w:tcBorders>
              <w:top w:val="single" w:sz="6" w:space="0" w:color="000000"/>
              <w:left w:val="single" w:sz="6" w:space="0" w:color="000000"/>
              <w:right w:val="single" w:sz="6" w:space="0" w:color="000000"/>
            </w:tcBorders>
          </w:tcPr>
          <w:p w14:paraId="784E79C7" w14:textId="77777777" w:rsidR="00A02D59" w:rsidRPr="001923C6" w:rsidRDefault="00A02D59" w:rsidP="00A02D59">
            <w:pPr>
              <w:rPr>
                <w:sz w:val="20"/>
              </w:rPr>
            </w:pPr>
            <w:r w:rsidRPr="001923C6">
              <w:rPr>
                <w:sz w:val="20"/>
              </w:rPr>
              <w:t>-</w:t>
            </w:r>
          </w:p>
        </w:tc>
      </w:tr>
      <w:tr w:rsidR="00A02D59" w:rsidRPr="001923C6" w14:paraId="2CDCCDB5" w14:textId="77777777" w:rsidTr="00AB07ED">
        <w:trPr>
          <w:trHeight w:val="216"/>
        </w:trPr>
        <w:tc>
          <w:tcPr>
            <w:tcW w:w="1269" w:type="dxa"/>
            <w:vMerge/>
            <w:tcBorders>
              <w:left w:val="single" w:sz="6" w:space="0" w:color="000000"/>
              <w:bottom w:val="single" w:sz="6" w:space="0" w:color="000000"/>
              <w:right w:val="single" w:sz="6" w:space="0" w:color="000000"/>
            </w:tcBorders>
          </w:tcPr>
          <w:p w14:paraId="016A3DDA" w14:textId="77777777" w:rsidR="00A02D59" w:rsidRPr="001923C6" w:rsidRDefault="00A02D59" w:rsidP="00A02D59">
            <w:pPr>
              <w:rPr>
                <w:sz w:val="20"/>
              </w:rPr>
            </w:pPr>
          </w:p>
        </w:tc>
        <w:tc>
          <w:tcPr>
            <w:tcW w:w="1547" w:type="dxa"/>
            <w:vMerge/>
            <w:tcBorders>
              <w:left w:val="single" w:sz="6" w:space="0" w:color="000000"/>
              <w:bottom w:val="single" w:sz="6" w:space="0" w:color="000000"/>
              <w:right w:val="single" w:sz="6" w:space="0" w:color="000000"/>
            </w:tcBorders>
          </w:tcPr>
          <w:p w14:paraId="63D37264"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1D847E3"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214AA170"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7201496"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34C2A299"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29E494D6"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412E93A2"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32E2890A"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7B020A5"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AE135E0" w14:textId="77777777" w:rsidR="00A02D59" w:rsidRPr="001923C6" w:rsidRDefault="00A02D59" w:rsidP="00A02D59">
            <w:pPr>
              <w:rPr>
                <w:sz w:val="20"/>
              </w:rPr>
            </w:pPr>
          </w:p>
        </w:tc>
      </w:tr>
      <w:tr w:rsidR="00A02D59" w:rsidRPr="001923C6" w14:paraId="2B48BC39"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2DCC71FF" w14:textId="77777777" w:rsidR="00A02D59" w:rsidRPr="001923C6" w:rsidRDefault="00A02D59" w:rsidP="00A02D59">
            <w:pPr>
              <w:rPr>
                <w:sz w:val="20"/>
              </w:rPr>
            </w:pPr>
            <w:r w:rsidRPr="001923C6">
              <w:rPr>
                <w:noProof/>
                <w:sz w:val="20"/>
              </w:rPr>
              <w:t>ekrchref</w:t>
            </w:r>
            <w:r w:rsidRPr="001923C6">
              <w:rPr>
                <w:sz w:val="20"/>
              </w:rPr>
              <w:t>[NOX]</w:t>
            </w:r>
          </w:p>
        </w:tc>
        <w:tc>
          <w:tcPr>
            <w:tcW w:w="1547" w:type="dxa"/>
            <w:vMerge w:val="restart"/>
            <w:tcBorders>
              <w:top w:val="single" w:sz="6" w:space="0" w:color="000000"/>
              <w:left w:val="single" w:sz="6" w:space="0" w:color="000000"/>
              <w:right w:val="single" w:sz="6" w:space="0" w:color="000000"/>
            </w:tcBorders>
          </w:tcPr>
          <w:p w14:paraId="173E03EE" w14:textId="77777777" w:rsidR="00A02D59" w:rsidRPr="001923C6" w:rsidRDefault="00A02D59" w:rsidP="00A02D59">
            <w:pPr>
              <w:rPr>
                <w:sz w:val="20"/>
              </w:rPr>
            </w:pPr>
            <w:r w:rsidRPr="001923C6">
              <w:rPr>
                <w:rFonts w:hint="eastAsia"/>
                <w:sz w:val="20"/>
              </w:rPr>
              <w:t>噴射量補正係数</w:t>
            </w:r>
            <w:bookmarkStart w:id="104" w:name="OLE_LINK240"/>
            <w:bookmarkStart w:id="105" w:name="OLE_LINK241"/>
            <w:r w:rsidRPr="001923C6">
              <w:rPr>
                <w:sz w:val="20"/>
              </w:rPr>
              <w:t>(ﾊﾞﾝｸ別)</w:t>
            </w:r>
            <w:bookmarkEnd w:id="104"/>
            <w:bookmarkEnd w:id="105"/>
          </w:p>
        </w:tc>
        <w:tc>
          <w:tcPr>
            <w:tcW w:w="563" w:type="dxa"/>
            <w:vMerge w:val="restart"/>
            <w:tcBorders>
              <w:top w:val="single" w:sz="6" w:space="0" w:color="000000"/>
              <w:left w:val="single" w:sz="6" w:space="0" w:color="000000"/>
              <w:right w:val="single" w:sz="6" w:space="0" w:color="000000"/>
            </w:tcBorders>
          </w:tcPr>
          <w:p w14:paraId="41296F18"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D97B6F2"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05249D6"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1FE7948D" w14:textId="77777777" w:rsidR="00A02D59" w:rsidRPr="001923C6" w:rsidRDefault="00A02D59" w:rsidP="00A02D59">
            <w:pPr>
              <w:rPr>
                <w:sz w:val="20"/>
              </w:rPr>
            </w:pPr>
            <w:r w:rsidRPr="001923C6">
              <w:rPr>
                <w:sz w:val="20"/>
              </w:rPr>
              <w:t>0～30</w:t>
            </w:r>
          </w:p>
        </w:tc>
        <w:tc>
          <w:tcPr>
            <w:tcW w:w="1126" w:type="dxa"/>
            <w:vMerge w:val="restart"/>
            <w:tcBorders>
              <w:top w:val="single" w:sz="6" w:space="0" w:color="000000"/>
              <w:left w:val="single" w:sz="6" w:space="0" w:color="000000"/>
              <w:right w:val="single" w:sz="6" w:space="0" w:color="000000"/>
            </w:tcBorders>
          </w:tcPr>
          <w:p w14:paraId="123A97CD" w14:textId="77777777" w:rsidR="00A02D59" w:rsidRPr="001923C6" w:rsidRDefault="00A02D59" w:rsidP="00A02D59">
            <w:pPr>
              <w:rPr>
                <w:sz w:val="20"/>
              </w:rPr>
            </w:pPr>
            <w:r w:rsidRPr="001923C6">
              <w:rPr>
                <w:rFonts w:hint="eastAsia"/>
                <w:sz w:val="20"/>
              </w:rPr>
              <w:t>ｲﾆｼｬﾙ</w:t>
            </w:r>
            <w:r w:rsidRPr="001923C6">
              <w:rPr>
                <w:sz w:val="20"/>
              </w:rPr>
              <w:t>,</w:t>
            </w:r>
          </w:p>
          <w:p w14:paraId="6CDE5E40"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29D2A1BB" w14:textId="77777777" w:rsidR="00A02D59" w:rsidRPr="001923C6" w:rsidRDefault="00A02D59" w:rsidP="00A02D59">
            <w:pPr>
              <w:rPr>
                <w:sz w:val="20"/>
              </w:rPr>
            </w:pPr>
            <w:r w:rsidRPr="001923C6">
              <w:rPr>
                <w:sz w:val="20"/>
              </w:rPr>
              <w:t>ENG_dm,</w:t>
            </w:r>
          </w:p>
          <w:p w14:paraId="10934CBE" w14:textId="77777777" w:rsidR="00A02D59" w:rsidRPr="001923C6" w:rsidRDefault="00A02D59" w:rsidP="00A02D59">
            <w:pPr>
              <w:rPr>
                <w:sz w:val="20"/>
              </w:rPr>
            </w:pPr>
            <w:bookmarkStart w:id="106" w:name="OLE_LINK132"/>
            <w:r w:rsidRPr="001923C6">
              <w:rPr>
                <w:sz w:val="20"/>
              </w:rPr>
              <w:t>SAC_dm</w:t>
            </w:r>
            <w:bookmarkEnd w:id="106"/>
            <w:r w:rsidRPr="001923C6">
              <w:rPr>
                <w:sz w:val="20"/>
              </w:rPr>
              <w:t>,</w:t>
            </w:r>
          </w:p>
          <w:p w14:paraId="7DF3C546" w14:textId="77777777" w:rsidR="00A02D59" w:rsidRPr="001923C6" w:rsidRDefault="00A02D59" w:rsidP="00A02D59">
            <w:pPr>
              <w:rPr>
                <w:sz w:val="20"/>
              </w:rPr>
            </w:pPr>
            <w:r w:rsidRPr="001923C6">
              <w:rPr>
                <w:sz w:val="20"/>
              </w:rPr>
              <w:t>OBD_dm</w:t>
            </w:r>
          </w:p>
        </w:tc>
        <w:tc>
          <w:tcPr>
            <w:tcW w:w="423" w:type="dxa"/>
            <w:tcBorders>
              <w:top w:val="single" w:sz="6" w:space="0" w:color="000000"/>
              <w:left w:val="single" w:sz="6" w:space="0" w:color="000000"/>
              <w:bottom w:val="single" w:sz="6" w:space="0" w:color="000000"/>
              <w:right w:val="single" w:sz="6" w:space="0" w:color="000000"/>
            </w:tcBorders>
          </w:tcPr>
          <w:p w14:paraId="0BE40DBD"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46EFB026" w14:textId="77777777" w:rsidR="00A02D59" w:rsidRPr="001923C6" w:rsidRDefault="00A02D59" w:rsidP="00A02D59">
            <w:pPr>
              <w:rPr>
                <w:sz w:val="20"/>
              </w:rPr>
            </w:pPr>
            <w:r w:rsidRPr="001923C6">
              <w:rPr>
                <w:sz w:val="20"/>
              </w:rPr>
              <w:t>(32*2)/128/256</w:t>
            </w:r>
          </w:p>
        </w:tc>
        <w:tc>
          <w:tcPr>
            <w:tcW w:w="1342" w:type="dxa"/>
            <w:vMerge w:val="restart"/>
            <w:tcBorders>
              <w:top w:val="single" w:sz="6" w:space="0" w:color="000000"/>
              <w:left w:val="single" w:sz="6" w:space="0" w:color="000000"/>
              <w:right w:val="single" w:sz="6" w:space="0" w:color="000000"/>
            </w:tcBorders>
          </w:tcPr>
          <w:p w14:paraId="74458D40" w14:textId="77777777" w:rsidR="00A02D59" w:rsidRPr="001923C6" w:rsidRDefault="00A02D59" w:rsidP="00A02D59">
            <w:pPr>
              <w:rPr>
                <w:sz w:val="20"/>
              </w:rPr>
            </w:pPr>
            <w:r w:rsidRPr="001923C6">
              <w:rPr>
                <w:sz w:val="20"/>
              </w:rPr>
              <w:t>-</w:t>
            </w:r>
          </w:p>
        </w:tc>
      </w:tr>
      <w:tr w:rsidR="00A02D59" w:rsidRPr="001923C6" w14:paraId="4B0E0070" w14:textId="77777777" w:rsidTr="00AB07ED">
        <w:trPr>
          <w:trHeight w:val="508"/>
        </w:trPr>
        <w:tc>
          <w:tcPr>
            <w:tcW w:w="1269" w:type="dxa"/>
            <w:vMerge/>
            <w:tcBorders>
              <w:left w:val="single" w:sz="6" w:space="0" w:color="000000"/>
              <w:bottom w:val="single" w:sz="6" w:space="0" w:color="000000"/>
              <w:right w:val="single" w:sz="6" w:space="0" w:color="000000"/>
            </w:tcBorders>
          </w:tcPr>
          <w:p w14:paraId="2069A6CF" w14:textId="77777777" w:rsidR="00A02D59" w:rsidRPr="001923C6" w:rsidRDefault="00A02D59" w:rsidP="00A02D59">
            <w:pPr>
              <w:rPr>
                <w:noProof/>
                <w:sz w:val="20"/>
              </w:rPr>
            </w:pPr>
          </w:p>
        </w:tc>
        <w:tc>
          <w:tcPr>
            <w:tcW w:w="1547" w:type="dxa"/>
            <w:vMerge/>
            <w:tcBorders>
              <w:left w:val="single" w:sz="6" w:space="0" w:color="000000"/>
              <w:bottom w:val="single" w:sz="6" w:space="0" w:color="000000"/>
              <w:right w:val="single" w:sz="6" w:space="0" w:color="000000"/>
            </w:tcBorders>
          </w:tcPr>
          <w:p w14:paraId="10310D59"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44D9C102"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70CE53F9" w14:textId="77777777" w:rsidR="00A02D59" w:rsidRPr="001923C6" w:rsidRDefault="00A02D59" w:rsidP="00A02D59">
            <w:pPr>
              <w:rPr>
                <w:sz w:val="20"/>
              </w:rPr>
            </w:pPr>
          </w:p>
        </w:tc>
        <w:tc>
          <w:tcPr>
            <w:tcW w:w="563" w:type="dxa"/>
            <w:vMerge/>
            <w:tcBorders>
              <w:left w:val="single" w:sz="6" w:space="0" w:color="000000"/>
              <w:bottom w:val="single" w:sz="6" w:space="0" w:color="000000"/>
              <w:right w:val="single" w:sz="6" w:space="0" w:color="000000"/>
            </w:tcBorders>
          </w:tcPr>
          <w:p w14:paraId="36786707" w14:textId="77777777" w:rsidR="00A02D59" w:rsidRPr="001923C6" w:rsidRDefault="00A02D59" w:rsidP="00A02D59">
            <w:pPr>
              <w:rPr>
                <w:sz w:val="20"/>
              </w:rPr>
            </w:pPr>
          </w:p>
        </w:tc>
        <w:tc>
          <w:tcPr>
            <w:tcW w:w="986" w:type="dxa"/>
            <w:vMerge/>
            <w:tcBorders>
              <w:left w:val="single" w:sz="6" w:space="0" w:color="000000"/>
              <w:bottom w:val="single" w:sz="6" w:space="0" w:color="000000"/>
              <w:right w:val="single" w:sz="6" w:space="0" w:color="000000"/>
            </w:tcBorders>
          </w:tcPr>
          <w:p w14:paraId="44153CDA" w14:textId="77777777" w:rsidR="00A02D59" w:rsidRPr="001923C6" w:rsidRDefault="00A02D59" w:rsidP="00A02D59">
            <w:pPr>
              <w:rPr>
                <w:sz w:val="20"/>
              </w:rPr>
            </w:pPr>
          </w:p>
        </w:tc>
        <w:tc>
          <w:tcPr>
            <w:tcW w:w="1126" w:type="dxa"/>
            <w:vMerge/>
            <w:tcBorders>
              <w:left w:val="single" w:sz="6" w:space="0" w:color="000000"/>
              <w:bottom w:val="single" w:sz="6" w:space="0" w:color="000000"/>
              <w:right w:val="single" w:sz="6" w:space="0" w:color="000000"/>
            </w:tcBorders>
          </w:tcPr>
          <w:p w14:paraId="7DCC51B5" w14:textId="77777777" w:rsidR="00A02D59" w:rsidRPr="001923C6" w:rsidRDefault="00A02D59" w:rsidP="00A02D59">
            <w:pPr>
              <w:rPr>
                <w:sz w:val="20"/>
              </w:rPr>
            </w:pPr>
          </w:p>
        </w:tc>
        <w:tc>
          <w:tcPr>
            <w:tcW w:w="845" w:type="dxa"/>
            <w:vMerge/>
            <w:tcBorders>
              <w:left w:val="single" w:sz="6" w:space="0" w:color="000000"/>
              <w:bottom w:val="single" w:sz="6" w:space="0" w:color="000000"/>
              <w:right w:val="single" w:sz="6" w:space="0" w:color="000000"/>
            </w:tcBorders>
          </w:tcPr>
          <w:p w14:paraId="226776C8"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6448B07"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3E968A79"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304B1269" w14:textId="77777777" w:rsidR="00A02D59" w:rsidRPr="001923C6" w:rsidRDefault="00A02D59" w:rsidP="00A02D59">
            <w:pPr>
              <w:rPr>
                <w:sz w:val="20"/>
              </w:rPr>
            </w:pPr>
          </w:p>
        </w:tc>
      </w:tr>
      <w:tr w:rsidR="00A02D59" w:rsidRPr="001923C6" w14:paraId="578DB2A1" w14:textId="77777777" w:rsidTr="00AB07ED">
        <w:trPr>
          <w:trHeight w:val="216"/>
        </w:trPr>
        <w:tc>
          <w:tcPr>
            <w:tcW w:w="1269" w:type="dxa"/>
            <w:vMerge w:val="restart"/>
            <w:tcBorders>
              <w:top w:val="single" w:sz="6" w:space="0" w:color="000000"/>
              <w:left w:val="single" w:sz="6" w:space="0" w:color="000000"/>
              <w:right w:val="single" w:sz="6" w:space="0" w:color="000000"/>
            </w:tcBorders>
          </w:tcPr>
          <w:p w14:paraId="7333AEA9" w14:textId="77777777" w:rsidR="00A02D59" w:rsidRPr="001923C6" w:rsidRDefault="00A02D59" w:rsidP="00A02D59">
            <w:pPr>
              <w:rPr>
                <w:noProof/>
                <w:sz w:val="20"/>
              </w:rPr>
            </w:pPr>
            <w:r w:rsidRPr="001923C6">
              <w:rPr>
                <w:sz w:val="20"/>
              </w:rPr>
              <w:t>exqinjast</w:t>
            </w:r>
          </w:p>
        </w:tc>
        <w:tc>
          <w:tcPr>
            <w:tcW w:w="1547" w:type="dxa"/>
            <w:vMerge w:val="restart"/>
            <w:tcBorders>
              <w:top w:val="single" w:sz="6" w:space="0" w:color="000000"/>
              <w:left w:val="single" w:sz="6" w:space="0" w:color="000000"/>
              <w:right w:val="single" w:sz="6" w:space="0" w:color="000000"/>
            </w:tcBorders>
          </w:tcPr>
          <w:p w14:paraId="20C091C4" w14:textId="77777777" w:rsidR="00A02D59" w:rsidRPr="001923C6" w:rsidRDefault="00A02D59" w:rsidP="00A02D59">
            <w:pPr>
              <w:rPr>
                <w:sz w:val="20"/>
              </w:rPr>
            </w:pPr>
            <w:r w:rsidRPr="001923C6">
              <w:rPr>
                <w:rFonts w:hint="eastAsia"/>
                <w:sz w:val="20"/>
              </w:rPr>
              <w:t>始動後噴射量要求ﾌﾗｸﾞ</w:t>
            </w:r>
          </w:p>
        </w:tc>
        <w:tc>
          <w:tcPr>
            <w:tcW w:w="563" w:type="dxa"/>
            <w:vMerge w:val="restart"/>
            <w:tcBorders>
              <w:top w:val="single" w:sz="6" w:space="0" w:color="000000"/>
              <w:left w:val="single" w:sz="6" w:space="0" w:color="000000"/>
              <w:right w:val="single" w:sz="6" w:space="0" w:color="000000"/>
            </w:tcBorders>
          </w:tcPr>
          <w:p w14:paraId="16A4D629"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4CB8A116"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620899B0" w14:textId="77777777" w:rsidR="00A02D59" w:rsidRPr="001923C6" w:rsidRDefault="00A02D59" w:rsidP="00A02D59">
            <w:pPr>
              <w:rPr>
                <w:sz w:val="20"/>
              </w:rPr>
            </w:pPr>
            <w:r w:rsidRPr="001923C6">
              <w:rPr>
                <w:sz w:val="20"/>
              </w:rPr>
              <w:t>-</w:t>
            </w:r>
          </w:p>
        </w:tc>
        <w:tc>
          <w:tcPr>
            <w:tcW w:w="986" w:type="dxa"/>
            <w:vMerge w:val="restart"/>
            <w:tcBorders>
              <w:top w:val="single" w:sz="6" w:space="0" w:color="000000"/>
              <w:left w:val="single" w:sz="6" w:space="0" w:color="000000"/>
              <w:right w:val="single" w:sz="6" w:space="0" w:color="000000"/>
            </w:tcBorders>
          </w:tcPr>
          <w:p w14:paraId="7EFCE6D3" w14:textId="77777777" w:rsidR="00A02D59" w:rsidRPr="001923C6" w:rsidRDefault="00A02D59" w:rsidP="00A02D59">
            <w:pPr>
              <w:rPr>
                <w:sz w:val="20"/>
              </w:rPr>
            </w:pPr>
            <w:bookmarkStart w:id="107" w:name="OLE_LINK305"/>
            <w:bookmarkStart w:id="108" w:name="OLE_LINK306"/>
            <w:r w:rsidRPr="001923C6">
              <w:rPr>
                <w:sz w:val="20"/>
              </w:rPr>
              <w:t>0～1</w:t>
            </w:r>
            <w:bookmarkEnd w:id="107"/>
            <w:bookmarkEnd w:id="108"/>
          </w:p>
        </w:tc>
        <w:tc>
          <w:tcPr>
            <w:tcW w:w="1126" w:type="dxa"/>
            <w:vMerge w:val="restart"/>
            <w:tcBorders>
              <w:top w:val="single" w:sz="6" w:space="0" w:color="000000"/>
              <w:left w:val="single" w:sz="6" w:space="0" w:color="000000"/>
              <w:right w:val="single" w:sz="6" w:space="0" w:color="000000"/>
            </w:tcBorders>
          </w:tcPr>
          <w:p w14:paraId="47303073"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1EBF991A" w14:textId="77777777" w:rsidR="00A02D59" w:rsidRPr="001923C6" w:rsidRDefault="00A02D59" w:rsidP="00A02D59">
            <w:pPr>
              <w:rPr>
                <w:sz w:val="20"/>
              </w:rPr>
            </w:pPr>
            <w:bookmarkStart w:id="109" w:name="OLE_LINK311"/>
            <w:bookmarkStart w:id="110" w:name="OLE_LINK316"/>
            <w:r w:rsidRPr="001923C6">
              <w:rPr>
                <w:sz w:val="20"/>
              </w:rPr>
              <w:t>ENG_dm</w:t>
            </w:r>
            <w:bookmarkEnd w:id="109"/>
            <w:bookmarkEnd w:id="110"/>
          </w:p>
        </w:tc>
        <w:tc>
          <w:tcPr>
            <w:tcW w:w="423" w:type="dxa"/>
            <w:tcBorders>
              <w:top w:val="single" w:sz="6" w:space="0" w:color="000000"/>
              <w:left w:val="single" w:sz="6" w:space="0" w:color="000000"/>
              <w:bottom w:val="single" w:sz="6" w:space="0" w:color="000000"/>
              <w:right w:val="single" w:sz="6" w:space="0" w:color="000000"/>
            </w:tcBorders>
          </w:tcPr>
          <w:p w14:paraId="37612E72" w14:textId="77777777" w:rsidR="00A02D59" w:rsidRPr="001923C6" w:rsidRDefault="00A02D59" w:rsidP="00A02D59">
            <w:pPr>
              <w:rPr>
                <w:sz w:val="20"/>
              </w:rPr>
            </w:pPr>
            <w:r w:rsidRPr="001923C6">
              <w:rPr>
                <w:sz w:val="20"/>
              </w:rPr>
              <w:t>bi</w:t>
            </w:r>
          </w:p>
        </w:tc>
        <w:tc>
          <w:tcPr>
            <w:tcW w:w="1547" w:type="dxa"/>
            <w:tcBorders>
              <w:top w:val="single" w:sz="6" w:space="0" w:color="000000"/>
              <w:left w:val="single" w:sz="6" w:space="0" w:color="000000"/>
              <w:bottom w:val="single" w:sz="6" w:space="0" w:color="000000"/>
              <w:right w:val="single" w:sz="6" w:space="0" w:color="000000"/>
            </w:tcBorders>
          </w:tcPr>
          <w:p w14:paraId="263FA781" w14:textId="77777777" w:rsidR="00A02D59" w:rsidRPr="001923C6" w:rsidRDefault="00A02D59" w:rsidP="00A02D59">
            <w:pPr>
              <w:rPr>
                <w:sz w:val="20"/>
              </w:rPr>
            </w:pPr>
            <w:r w:rsidRPr="001923C6">
              <w:rPr>
                <w:sz w:val="20"/>
              </w:rPr>
              <w:t>1</w:t>
            </w:r>
          </w:p>
        </w:tc>
        <w:tc>
          <w:tcPr>
            <w:tcW w:w="1342" w:type="dxa"/>
            <w:vMerge w:val="restart"/>
            <w:tcBorders>
              <w:top w:val="single" w:sz="6" w:space="0" w:color="000000"/>
              <w:left w:val="single" w:sz="6" w:space="0" w:color="000000"/>
              <w:right w:val="single" w:sz="6" w:space="0" w:color="000000"/>
            </w:tcBorders>
          </w:tcPr>
          <w:p w14:paraId="7309BC67" w14:textId="77777777" w:rsidR="00A02D59" w:rsidRPr="001923C6" w:rsidRDefault="00A02D59" w:rsidP="00A02D59">
            <w:pPr>
              <w:rPr>
                <w:sz w:val="20"/>
              </w:rPr>
            </w:pPr>
            <w:r w:rsidRPr="001923C6">
              <w:rPr>
                <w:sz w:val="20"/>
              </w:rPr>
              <w:t>-</w:t>
            </w:r>
          </w:p>
        </w:tc>
      </w:tr>
      <w:tr w:rsidR="00A02D59" w:rsidRPr="001923C6" w14:paraId="2BA6C396" w14:textId="77777777" w:rsidTr="00AB07ED">
        <w:trPr>
          <w:trHeight w:val="216"/>
        </w:trPr>
        <w:tc>
          <w:tcPr>
            <w:tcW w:w="1269" w:type="dxa"/>
            <w:vMerge/>
            <w:tcBorders>
              <w:left w:val="single" w:sz="6" w:space="0" w:color="000000"/>
              <w:bottom w:val="single" w:sz="4" w:space="0" w:color="auto"/>
              <w:right w:val="single" w:sz="6" w:space="0" w:color="000000"/>
            </w:tcBorders>
          </w:tcPr>
          <w:p w14:paraId="720AA406" w14:textId="77777777" w:rsidR="00A02D59" w:rsidRPr="001923C6" w:rsidRDefault="00A02D59" w:rsidP="00A02D59">
            <w:pPr>
              <w:rPr>
                <w:sz w:val="20"/>
              </w:rPr>
            </w:pPr>
          </w:p>
        </w:tc>
        <w:tc>
          <w:tcPr>
            <w:tcW w:w="1547" w:type="dxa"/>
            <w:vMerge/>
            <w:tcBorders>
              <w:left w:val="single" w:sz="6" w:space="0" w:color="000000"/>
              <w:bottom w:val="single" w:sz="4" w:space="0" w:color="auto"/>
              <w:right w:val="single" w:sz="6" w:space="0" w:color="000000"/>
            </w:tcBorders>
          </w:tcPr>
          <w:p w14:paraId="1D437CB5"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4113EF6A"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34D4902C" w14:textId="77777777" w:rsidR="00A02D59" w:rsidRPr="001923C6" w:rsidRDefault="00A02D59" w:rsidP="00A02D59">
            <w:pPr>
              <w:rPr>
                <w:sz w:val="20"/>
              </w:rPr>
            </w:pPr>
          </w:p>
        </w:tc>
        <w:tc>
          <w:tcPr>
            <w:tcW w:w="563" w:type="dxa"/>
            <w:vMerge/>
            <w:tcBorders>
              <w:left w:val="single" w:sz="6" w:space="0" w:color="000000"/>
              <w:bottom w:val="single" w:sz="4" w:space="0" w:color="auto"/>
              <w:right w:val="single" w:sz="6" w:space="0" w:color="000000"/>
            </w:tcBorders>
          </w:tcPr>
          <w:p w14:paraId="59ABB994" w14:textId="77777777" w:rsidR="00A02D59" w:rsidRPr="001923C6" w:rsidRDefault="00A02D59" w:rsidP="00A02D59">
            <w:pPr>
              <w:rPr>
                <w:sz w:val="20"/>
              </w:rPr>
            </w:pPr>
          </w:p>
        </w:tc>
        <w:tc>
          <w:tcPr>
            <w:tcW w:w="986" w:type="dxa"/>
            <w:vMerge/>
            <w:tcBorders>
              <w:left w:val="single" w:sz="6" w:space="0" w:color="000000"/>
              <w:bottom w:val="single" w:sz="4" w:space="0" w:color="auto"/>
              <w:right w:val="single" w:sz="6" w:space="0" w:color="000000"/>
            </w:tcBorders>
          </w:tcPr>
          <w:p w14:paraId="2BFB5B8D" w14:textId="77777777" w:rsidR="00A02D59" w:rsidRPr="001923C6" w:rsidRDefault="00A02D59" w:rsidP="00A02D59">
            <w:pPr>
              <w:rPr>
                <w:sz w:val="20"/>
              </w:rPr>
            </w:pPr>
          </w:p>
        </w:tc>
        <w:tc>
          <w:tcPr>
            <w:tcW w:w="1126" w:type="dxa"/>
            <w:vMerge/>
            <w:tcBorders>
              <w:left w:val="single" w:sz="6" w:space="0" w:color="000000"/>
              <w:bottom w:val="single" w:sz="4" w:space="0" w:color="auto"/>
              <w:right w:val="single" w:sz="6" w:space="0" w:color="000000"/>
            </w:tcBorders>
          </w:tcPr>
          <w:p w14:paraId="64F40291" w14:textId="77777777" w:rsidR="00A02D59" w:rsidRPr="001923C6" w:rsidRDefault="00A02D59" w:rsidP="00A02D59">
            <w:pPr>
              <w:rPr>
                <w:sz w:val="20"/>
              </w:rPr>
            </w:pPr>
          </w:p>
        </w:tc>
        <w:tc>
          <w:tcPr>
            <w:tcW w:w="845" w:type="dxa"/>
            <w:vMerge/>
            <w:tcBorders>
              <w:left w:val="single" w:sz="6" w:space="0" w:color="000000"/>
              <w:bottom w:val="single" w:sz="4" w:space="0" w:color="auto"/>
              <w:right w:val="single" w:sz="6" w:space="0" w:color="000000"/>
            </w:tcBorders>
          </w:tcPr>
          <w:p w14:paraId="0013666C"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034CE660" w14:textId="77777777" w:rsidR="00A02D59" w:rsidRPr="001923C6" w:rsidRDefault="00A02D59" w:rsidP="00A02D59">
            <w:pPr>
              <w:rPr>
                <w:sz w:val="20"/>
              </w:rPr>
            </w:pPr>
            <w:r w:rsidRPr="001923C6">
              <w:rPr>
                <w:sz w:val="20"/>
              </w:rPr>
              <w:t>u1</w:t>
            </w:r>
          </w:p>
        </w:tc>
        <w:tc>
          <w:tcPr>
            <w:tcW w:w="1547" w:type="dxa"/>
            <w:tcBorders>
              <w:top w:val="single" w:sz="6" w:space="0" w:color="000000"/>
              <w:left w:val="single" w:sz="6" w:space="0" w:color="000000"/>
              <w:bottom w:val="single" w:sz="6" w:space="0" w:color="000000"/>
              <w:right w:val="single" w:sz="6" w:space="0" w:color="000000"/>
            </w:tcBorders>
          </w:tcPr>
          <w:p w14:paraId="382E99A3" w14:textId="77777777" w:rsidR="00A02D59" w:rsidRPr="001923C6" w:rsidRDefault="00A02D59" w:rsidP="00A02D59">
            <w:pPr>
              <w:rPr>
                <w:sz w:val="20"/>
              </w:rPr>
            </w:pPr>
            <w:r w:rsidRPr="001923C6">
              <w:rPr>
                <w:sz w:val="20"/>
              </w:rPr>
              <w:t>1</w:t>
            </w:r>
          </w:p>
        </w:tc>
        <w:tc>
          <w:tcPr>
            <w:tcW w:w="1342" w:type="dxa"/>
            <w:vMerge/>
            <w:tcBorders>
              <w:left w:val="single" w:sz="6" w:space="0" w:color="000000"/>
              <w:bottom w:val="single" w:sz="4" w:space="0" w:color="auto"/>
              <w:right w:val="single" w:sz="6" w:space="0" w:color="000000"/>
            </w:tcBorders>
          </w:tcPr>
          <w:p w14:paraId="6EC8E284" w14:textId="77777777" w:rsidR="00A02D59" w:rsidRPr="001923C6" w:rsidRDefault="00A02D59" w:rsidP="00A02D59">
            <w:pPr>
              <w:rPr>
                <w:sz w:val="20"/>
              </w:rPr>
            </w:pPr>
          </w:p>
        </w:tc>
      </w:tr>
      <w:tr w:rsidR="00A02D59" w:rsidRPr="001923C6" w14:paraId="12111C47" w14:textId="77777777" w:rsidTr="002851D1">
        <w:trPr>
          <w:trHeight w:val="902"/>
        </w:trPr>
        <w:tc>
          <w:tcPr>
            <w:tcW w:w="1269" w:type="dxa"/>
            <w:tcBorders>
              <w:top w:val="single" w:sz="4" w:space="0" w:color="auto"/>
              <w:left w:val="single" w:sz="6" w:space="0" w:color="000000"/>
              <w:bottom w:val="single" w:sz="6" w:space="0" w:color="000000"/>
              <w:right w:val="single" w:sz="6" w:space="0" w:color="000000"/>
            </w:tcBorders>
            <w:shd w:val="clear" w:color="auto" w:fill="auto"/>
          </w:tcPr>
          <w:p w14:paraId="0125FD10" w14:textId="3B26B2B3" w:rsidR="00A02D59" w:rsidRPr="001923C6" w:rsidRDefault="00A02D59" w:rsidP="00A02D59">
            <w:pPr>
              <w:rPr>
                <w:sz w:val="20"/>
              </w:rPr>
            </w:pPr>
            <w:r w:rsidRPr="001923C6">
              <w:rPr>
                <w:sz w:val="20"/>
              </w:rPr>
              <w:t>ecqinjast_8m</w:t>
            </w:r>
            <w:commentRangeStart w:id="111"/>
            <w:r w:rsidRPr="001923C6">
              <w:rPr>
                <w:sz w:val="20"/>
              </w:rPr>
              <w:t xml:space="preserve"> </w:t>
            </w:r>
            <w:commentRangeEnd w:id="111"/>
            <w:r w:rsidRPr="001923C6">
              <w:rPr>
                <w:rStyle w:val="a8"/>
              </w:rPr>
              <w:commentReference w:id="111"/>
            </w:r>
          </w:p>
        </w:tc>
        <w:tc>
          <w:tcPr>
            <w:tcW w:w="1547" w:type="dxa"/>
            <w:tcBorders>
              <w:top w:val="single" w:sz="4" w:space="0" w:color="auto"/>
              <w:left w:val="single" w:sz="6" w:space="0" w:color="000000"/>
              <w:bottom w:val="single" w:sz="6" w:space="0" w:color="000000"/>
              <w:right w:val="single" w:sz="6" w:space="0" w:color="000000"/>
            </w:tcBorders>
            <w:shd w:val="clear" w:color="auto" w:fill="auto"/>
          </w:tcPr>
          <w:p w14:paraId="2969F0FB" w14:textId="00351A01" w:rsidR="00A02D59" w:rsidRPr="001923C6" w:rsidRDefault="00A02D59" w:rsidP="00A02D59">
            <w:pPr>
              <w:rPr>
                <w:sz w:val="20"/>
              </w:rPr>
            </w:pPr>
            <w:r w:rsidRPr="001923C6">
              <w:rPr>
                <w:rFonts w:hint="eastAsia"/>
                <w:sz w:val="20"/>
              </w:rPr>
              <w:t>始動後噴射量要求継続ｶｳﾝﾀ</w:t>
            </w:r>
          </w:p>
        </w:tc>
        <w:tc>
          <w:tcPr>
            <w:tcW w:w="563" w:type="dxa"/>
            <w:tcBorders>
              <w:top w:val="single" w:sz="4" w:space="0" w:color="auto"/>
              <w:left w:val="single" w:sz="6" w:space="0" w:color="000000"/>
              <w:bottom w:val="single" w:sz="6" w:space="0" w:color="000000"/>
              <w:right w:val="single" w:sz="6" w:space="0" w:color="000000"/>
            </w:tcBorders>
            <w:shd w:val="clear" w:color="auto" w:fill="auto"/>
          </w:tcPr>
          <w:p w14:paraId="604EA06E" w14:textId="10334B51" w:rsidR="00A02D59" w:rsidRPr="001923C6" w:rsidRDefault="00A02D59" w:rsidP="00A02D59">
            <w:pPr>
              <w:rPr>
                <w:sz w:val="20"/>
              </w:rPr>
            </w:pPr>
            <w:r w:rsidRPr="001923C6">
              <w:rPr>
                <w:rFonts w:hint="eastAsia"/>
                <w:sz w:val="20"/>
              </w:rPr>
              <w:t>-</w:t>
            </w:r>
          </w:p>
        </w:tc>
        <w:tc>
          <w:tcPr>
            <w:tcW w:w="563" w:type="dxa"/>
            <w:tcBorders>
              <w:top w:val="single" w:sz="4" w:space="0" w:color="auto"/>
              <w:left w:val="single" w:sz="6" w:space="0" w:color="000000"/>
              <w:bottom w:val="single" w:sz="6" w:space="0" w:color="000000"/>
              <w:right w:val="single" w:sz="6" w:space="0" w:color="000000"/>
            </w:tcBorders>
            <w:shd w:val="clear" w:color="auto" w:fill="auto"/>
          </w:tcPr>
          <w:p w14:paraId="436D79BC" w14:textId="1ADD29B0" w:rsidR="00A02D59" w:rsidRPr="001923C6" w:rsidRDefault="00A02D59" w:rsidP="00A02D59">
            <w:pPr>
              <w:rPr>
                <w:sz w:val="20"/>
              </w:rPr>
            </w:pPr>
            <w:r w:rsidRPr="001923C6">
              <w:rPr>
                <w:rFonts w:hint="eastAsia"/>
                <w:sz w:val="20"/>
              </w:rPr>
              <w:t>-</w:t>
            </w:r>
          </w:p>
        </w:tc>
        <w:tc>
          <w:tcPr>
            <w:tcW w:w="563" w:type="dxa"/>
            <w:tcBorders>
              <w:top w:val="single" w:sz="4" w:space="0" w:color="auto"/>
              <w:left w:val="single" w:sz="6" w:space="0" w:color="000000"/>
              <w:bottom w:val="single" w:sz="6" w:space="0" w:color="000000"/>
              <w:right w:val="single" w:sz="6" w:space="0" w:color="000000"/>
            </w:tcBorders>
            <w:shd w:val="clear" w:color="auto" w:fill="auto"/>
          </w:tcPr>
          <w:p w14:paraId="59E3F451" w14:textId="3194FCD1" w:rsidR="00A02D59" w:rsidRPr="001923C6" w:rsidRDefault="00A02D59" w:rsidP="00A02D59">
            <w:pPr>
              <w:rPr>
                <w:sz w:val="20"/>
              </w:rPr>
            </w:pPr>
            <w:r w:rsidRPr="001923C6">
              <w:rPr>
                <w:rFonts w:hint="eastAsia"/>
                <w:sz w:val="20"/>
              </w:rPr>
              <w:t>ms</w:t>
            </w:r>
          </w:p>
        </w:tc>
        <w:tc>
          <w:tcPr>
            <w:tcW w:w="986" w:type="dxa"/>
            <w:tcBorders>
              <w:top w:val="single" w:sz="4" w:space="0" w:color="auto"/>
              <w:left w:val="single" w:sz="6" w:space="0" w:color="000000"/>
              <w:bottom w:val="single" w:sz="6" w:space="0" w:color="000000"/>
              <w:right w:val="single" w:sz="6" w:space="0" w:color="000000"/>
            </w:tcBorders>
            <w:shd w:val="clear" w:color="auto" w:fill="auto"/>
          </w:tcPr>
          <w:p w14:paraId="1920AB28" w14:textId="6078C5C5" w:rsidR="00A02D59" w:rsidRPr="001923C6" w:rsidRDefault="00A02D59" w:rsidP="00A02D59">
            <w:pPr>
              <w:rPr>
                <w:sz w:val="20"/>
              </w:rPr>
            </w:pPr>
            <w:r w:rsidRPr="001923C6">
              <w:rPr>
                <w:rFonts w:hint="eastAsia"/>
                <w:sz w:val="20"/>
              </w:rPr>
              <w:t>0～</w:t>
            </w:r>
            <w:r w:rsidRPr="005F6A42">
              <w:rPr>
                <w:rFonts w:hint="eastAsia"/>
                <w:sz w:val="20"/>
              </w:rPr>
              <w:t>2</w:t>
            </w:r>
            <w:r w:rsidRPr="005F6A42">
              <w:rPr>
                <w:sz w:val="20"/>
              </w:rPr>
              <w:t>68427.264</w:t>
            </w:r>
          </w:p>
        </w:tc>
        <w:tc>
          <w:tcPr>
            <w:tcW w:w="1126" w:type="dxa"/>
            <w:tcBorders>
              <w:top w:val="single" w:sz="4" w:space="0" w:color="auto"/>
              <w:left w:val="single" w:sz="6" w:space="0" w:color="000000"/>
              <w:bottom w:val="single" w:sz="6" w:space="0" w:color="000000"/>
              <w:right w:val="single" w:sz="6" w:space="0" w:color="000000"/>
            </w:tcBorders>
            <w:shd w:val="clear" w:color="auto" w:fill="auto"/>
          </w:tcPr>
          <w:p w14:paraId="1552EE4F" w14:textId="76F15F24" w:rsidR="00A02D59" w:rsidRPr="001923C6" w:rsidRDefault="00A02D59" w:rsidP="00A02D59">
            <w:pPr>
              <w:rPr>
                <w:sz w:val="20"/>
              </w:rPr>
            </w:pPr>
            <w:r w:rsidRPr="001923C6">
              <w:rPr>
                <w:rFonts w:hint="eastAsia"/>
                <w:sz w:val="20"/>
              </w:rPr>
              <w:t>8ms中</w:t>
            </w:r>
          </w:p>
        </w:tc>
        <w:tc>
          <w:tcPr>
            <w:tcW w:w="845" w:type="dxa"/>
            <w:tcBorders>
              <w:top w:val="single" w:sz="4" w:space="0" w:color="auto"/>
              <w:left w:val="single" w:sz="6" w:space="0" w:color="000000"/>
              <w:bottom w:val="single" w:sz="6" w:space="0" w:color="000000"/>
              <w:right w:val="single" w:sz="6" w:space="0" w:color="000000"/>
            </w:tcBorders>
            <w:shd w:val="clear" w:color="auto" w:fill="auto"/>
          </w:tcPr>
          <w:p w14:paraId="298CF8D5" w14:textId="24DBE80F" w:rsidR="00A02D59" w:rsidRPr="001923C6" w:rsidRDefault="00A02D59" w:rsidP="00A02D59">
            <w:pPr>
              <w:rPr>
                <w:sz w:val="20"/>
              </w:rPr>
            </w:pPr>
            <w:r w:rsidRPr="001923C6">
              <w:rPr>
                <w:rFonts w:hint="eastAsia"/>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2032DCB2" w14:textId="23624438" w:rsidR="00A02D59" w:rsidRPr="001923C6" w:rsidRDefault="00A02D59" w:rsidP="00A02D59">
            <w:pPr>
              <w:rPr>
                <w:sz w:val="20"/>
              </w:rPr>
            </w:pPr>
            <w:r w:rsidRPr="001923C6">
              <w:rPr>
                <w:rFonts w:hint="eastAsia"/>
                <w:sz w:val="20"/>
              </w:rPr>
              <w:t>s2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A495FEB" w14:textId="19E7E873" w:rsidR="00A02D59" w:rsidRPr="001923C6" w:rsidRDefault="00A02D59" w:rsidP="00A02D59">
            <w:pPr>
              <w:rPr>
                <w:sz w:val="20"/>
              </w:rPr>
            </w:pPr>
            <w:r w:rsidRPr="005F6A42">
              <w:rPr>
                <w:sz w:val="20"/>
              </w:rPr>
              <w:t>268435.456</w:t>
            </w:r>
            <w:r w:rsidRPr="001923C6">
              <w:rPr>
                <w:sz w:val="20"/>
              </w:rPr>
              <w:t>/</w:t>
            </w:r>
            <w:r w:rsidRPr="001923C6">
              <w:rPr>
                <w:rFonts w:hint="eastAsia"/>
                <w:sz w:val="20"/>
              </w:rPr>
              <w:t>128</w:t>
            </w:r>
            <w:r w:rsidRPr="001923C6">
              <w:rPr>
                <w:sz w:val="20"/>
              </w:rPr>
              <w:t>/256</w:t>
            </w:r>
          </w:p>
        </w:tc>
        <w:tc>
          <w:tcPr>
            <w:tcW w:w="1342" w:type="dxa"/>
            <w:tcBorders>
              <w:top w:val="single" w:sz="4" w:space="0" w:color="auto"/>
              <w:left w:val="single" w:sz="6" w:space="0" w:color="000000"/>
              <w:bottom w:val="single" w:sz="6" w:space="0" w:color="000000"/>
              <w:right w:val="single" w:sz="6" w:space="0" w:color="000000"/>
            </w:tcBorders>
            <w:shd w:val="clear" w:color="auto" w:fill="auto"/>
          </w:tcPr>
          <w:p w14:paraId="4BF1B09C" w14:textId="25641466" w:rsidR="00A02D59" w:rsidRPr="001923C6" w:rsidRDefault="00A02D59" w:rsidP="00A02D59">
            <w:pPr>
              <w:rPr>
                <w:sz w:val="20"/>
              </w:rPr>
            </w:pPr>
            <w:r w:rsidRPr="001923C6">
              <w:rPr>
                <w:rFonts w:hint="eastAsia"/>
                <w:sz w:val="20"/>
              </w:rPr>
              <w:t>-</w:t>
            </w:r>
          </w:p>
        </w:tc>
      </w:tr>
      <w:tr w:rsidR="00A02D59" w:rsidRPr="001923C6" w14:paraId="033AC1F4" w14:textId="77777777" w:rsidTr="00AB07ED">
        <w:trPr>
          <w:trHeight w:val="213"/>
        </w:trPr>
        <w:tc>
          <w:tcPr>
            <w:tcW w:w="1269" w:type="dxa"/>
            <w:vMerge w:val="restart"/>
            <w:tcBorders>
              <w:top w:val="single" w:sz="6" w:space="0" w:color="000000"/>
              <w:left w:val="single" w:sz="6" w:space="0" w:color="000000"/>
              <w:bottom w:val="single" w:sz="6" w:space="0" w:color="000000"/>
              <w:right w:val="single" w:sz="6" w:space="0" w:color="000000"/>
            </w:tcBorders>
          </w:tcPr>
          <w:p w14:paraId="3A1619DE" w14:textId="77777777" w:rsidR="00A02D59" w:rsidRPr="001923C6" w:rsidRDefault="00A02D59" w:rsidP="00A02D59">
            <w:pPr>
              <w:rPr>
                <w:sz w:val="20"/>
              </w:rPr>
            </w:pPr>
            <w:bookmarkStart w:id="112" w:name="OLE_LINK215"/>
            <w:bookmarkStart w:id="113" w:name="_Hlk450313309"/>
            <w:bookmarkStart w:id="114" w:name="_Hlk456886013"/>
            <w:bookmarkStart w:id="115" w:name="OLE_LINK60"/>
            <w:bookmarkStart w:id="116" w:name="OLE_LINK61"/>
            <w:bookmarkStart w:id="117" w:name="_Hlk414200079"/>
            <w:bookmarkStart w:id="118" w:name="_Hlk428972432"/>
            <w:r w:rsidRPr="001923C6">
              <w:rPr>
                <w:sz w:val="20"/>
              </w:rPr>
              <w:t>ekpfit</w:t>
            </w:r>
            <w:bookmarkEnd w:id="112"/>
          </w:p>
        </w:tc>
        <w:tc>
          <w:tcPr>
            <w:tcW w:w="1547" w:type="dxa"/>
            <w:vMerge w:val="restart"/>
            <w:tcBorders>
              <w:top w:val="single" w:sz="6" w:space="0" w:color="000000"/>
              <w:left w:val="single" w:sz="6" w:space="0" w:color="000000"/>
              <w:bottom w:val="single" w:sz="6" w:space="0" w:color="000000"/>
              <w:right w:val="single" w:sz="6" w:space="0" w:color="000000"/>
            </w:tcBorders>
          </w:tcPr>
          <w:p w14:paraId="7CEB23AD" w14:textId="77777777" w:rsidR="00A02D59" w:rsidRPr="001923C6" w:rsidRDefault="00A02D59" w:rsidP="00A02D59">
            <w:pPr>
              <w:rPr>
                <w:sz w:val="20"/>
              </w:rPr>
            </w:pPr>
            <w:r w:rsidRPr="001923C6">
              <w:rPr>
                <w:rFonts w:hint="eastAsia"/>
                <w:sz w:val="20"/>
              </w:rPr>
              <w:t>目標ﾎﾟｰﾄ噴射量算出係数</w:t>
            </w:r>
            <w:r w:rsidRPr="001923C6">
              <w:rPr>
                <w:sz w:val="20"/>
              </w:rPr>
              <w:t>(ﾊﾞﾝｸ間平均値(ﾂｲﾝｾﾝｻ))</w:t>
            </w:r>
          </w:p>
        </w:tc>
        <w:tc>
          <w:tcPr>
            <w:tcW w:w="563" w:type="dxa"/>
            <w:vMerge w:val="restart"/>
            <w:tcBorders>
              <w:top w:val="single" w:sz="6" w:space="0" w:color="000000"/>
              <w:left w:val="single" w:sz="6" w:space="0" w:color="000000"/>
              <w:bottom w:val="single" w:sz="6" w:space="0" w:color="000000"/>
              <w:right w:val="single" w:sz="6" w:space="0" w:color="000000"/>
            </w:tcBorders>
          </w:tcPr>
          <w:p w14:paraId="63C48F5E"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06BCFC2B"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6" w:space="0" w:color="000000"/>
              <w:right w:val="single" w:sz="6" w:space="0" w:color="000000"/>
            </w:tcBorders>
          </w:tcPr>
          <w:p w14:paraId="1B22AA22"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6" w:space="0" w:color="000000"/>
              <w:right w:val="single" w:sz="6" w:space="0" w:color="000000"/>
            </w:tcBorders>
          </w:tcPr>
          <w:p w14:paraId="1BE589C9"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bottom w:val="single" w:sz="6" w:space="0" w:color="000000"/>
              <w:right w:val="single" w:sz="6" w:space="0" w:color="000000"/>
            </w:tcBorders>
          </w:tcPr>
          <w:p w14:paraId="4FE396AC"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6" w:space="0" w:color="000000"/>
              <w:right w:val="single" w:sz="6" w:space="0" w:color="000000"/>
            </w:tcBorders>
          </w:tcPr>
          <w:p w14:paraId="6918163B"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5C19B5CA"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bottom w:val="single" w:sz="6" w:space="0" w:color="000000"/>
              <w:right w:val="single" w:sz="6" w:space="0" w:color="000000"/>
            </w:tcBorders>
          </w:tcPr>
          <w:p w14:paraId="615FF6D9"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398DD553" w14:textId="77777777" w:rsidR="00A02D59" w:rsidRPr="001923C6" w:rsidRDefault="00A02D59" w:rsidP="00A02D59">
            <w:pPr>
              <w:rPr>
                <w:sz w:val="20"/>
              </w:rPr>
            </w:pPr>
            <w:r w:rsidRPr="001923C6">
              <w:rPr>
                <w:rFonts w:hint="eastAsia"/>
                <w:sz w:val="20"/>
              </w:rPr>
              <w:t>【ﾃﾞｭｱﾙ</w:t>
            </w:r>
            <w:r w:rsidRPr="001923C6">
              <w:rPr>
                <w:sz w:val="20"/>
              </w:rPr>
              <w:t>INJ】</w:t>
            </w:r>
          </w:p>
          <w:p w14:paraId="113D999C" w14:textId="77777777" w:rsidR="00A02D59" w:rsidRPr="001923C6" w:rsidRDefault="00A02D59" w:rsidP="00A02D59">
            <w:pPr>
              <w:rPr>
                <w:sz w:val="20"/>
              </w:rPr>
            </w:pPr>
          </w:p>
        </w:tc>
      </w:tr>
      <w:bookmarkEnd w:id="113"/>
      <w:tr w:rsidR="00A02D59" w:rsidRPr="001923C6" w14:paraId="7F94AD2A" w14:textId="77777777" w:rsidTr="002851D1">
        <w:trPr>
          <w:trHeight w:val="549"/>
        </w:trPr>
        <w:tc>
          <w:tcPr>
            <w:tcW w:w="1269" w:type="dxa"/>
            <w:vMerge/>
            <w:tcBorders>
              <w:top w:val="single" w:sz="6" w:space="0" w:color="000000"/>
              <w:left w:val="single" w:sz="6" w:space="0" w:color="000000"/>
              <w:bottom w:val="single" w:sz="6" w:space="0" w:color="000000"/>
              <w:right w:val="single" w:sz="6" w:space="0" w:color="000000"/>
            </w:tcBorders>
          </w:tcPr>
          <w:p w14:paraId="002F5DAD" w14:textId="77777777" w:rsidR="00A02D59" w:rsidRPr="001923C6" w:rsidRDefault="00A02D59" w:rsidP="00A02D59">
            <w:pPr>
              <w:rPr>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34295386"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30760375"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3A6F6989"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F3071ED"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608F8409"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7CC93F88"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4F9744AF"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tcPr>
          <w:p w14:paraId="7932C636"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2BEB0140"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6" w:space="0" w:color="000000"/>
              <w:right w:val="single" w:sz="6" w:space="0" w:color="000000"/>
            </w:tcBorders>
          </w:tcPr>
          <w:p w14:paraId="719BC2FF" w14:textId="77777777" w:rsidR="00A02D59" w:rsidRPr="001923C6" w:rsidRDefault="00A02D59" w:rsidP="00A02D59">
            <w:pPr>
              <w:rPr>
                <w:sz w:val="20"/>
              </w:rPr>
            </w:pPr>
          </w:p>
        </w:tc>
      </w:tr>
      <w:bookmarkEnd w:id="114"/>
      <w:tr w:rsidR="00A02D59" w:rsidRPr="001923C6" w14:paraId="595559D9" w14:textId="77777777" w:rsidTr="00AB07ED">
        <w:trPr>
          <w:trHeight w:val="311"/>
        </w:trPr>
        <w:tc>
          <w:tcPr>
            <w:tcW w:w="1269" w:type="dxa"/>
            <w:vMerge w:val="restart"/>
            <w:tcBorders>
              <w:top w:val="single" w:sz="6" w:space="0" w:color="000000"/>
              <w:left w:val="single" w:sz="6" w:space="0" w:color="000000"/>
              <w:right w:val="single" w:sz="6" w:space="0" w:color="000000"/>
            </w:tcBorders>
          </w:tcPr>
          <w:p w14:paraId="05C42045" w14:textId="77777777" w:rsidR="00A02D59" w:rsidRPr="001923C6" w:rsidRDefault="00A02D59" w:rsidP="00A02D59">
            <w:pPr>
              <w:rPr>
                <w:sz w:val="20"/>
              </w:rPr>
            </w:pPr>
            <w:r w:rsidRPr="001923C6">
              <w:rPr>
                <w:sz w:val="20"/>
              </w:rPr>
              <w:t>ekpfitn[NOX]</w:t>
            </w:r>
          </w:p>
        </w:tc>
        <w:tc>
          <w:tcPr>
            <w:tcW w:w="1547" w:type="dxa"/>
            <w:vMerge w:val="restart"/>
            <w:tcBorders>
              <w:top w:val="single" w:sz="6" w:space="0" w:color="000000"/>
              <w:left w:val="single" w:sz="6" w:space="0" w:color="000000"/>
              <w:right w:val="single" w:sz="6" w:space="0" w:color="000000"/>
            </w:tcBorders>
          </w:tcPr>
          <w:p w14:paraId="50169BDB" w14:textId="77777777" w:rsidR="00A02D59" w:rsidRPr="001923C6" w:rsidRDefault="00A02D59" w:rsidP="00A02D59">
            <w:pPr>
              <w:rPr>
                <w:sz w:val="20"/>
              </w:rPr>
            </w:pPr>
            <w:r w:rsidRPr="001923C6">
              <w:rPr>
                <w:rFonts w:hint="eastAsia"/>
                <w:sz w:val="20"/>
              </w:rPr>
              <w:t>目標ﾎﾟｰﾄ噴射量算出係数</w:t>
            </w:r>
            <w:r w:rsidRPr="001923C6">
              <w:rPr>
                <w:sz w:val="20"/>
              </w:rPr>
              <w:t>(ﾊﾞﾝｸ別)</w:t>
            </w:r>
          </w:p>
        </w:tc>
        <w:tc>
          <w:tcPr>
            <w:tcW w:w="563" w:type="dxa"/>
            <w:vMerge w:val="restart"/>
            <w:tcBorders>
              <w:top w:val="single" w:sz="6" w:space="0" w:color="000000"/>
              <w:left w:val="single" w:sz="6" w:space="0" w:color="000000"/>
              <w:right w:val="single" w:sz="6" w:space="0" w:color="000000"/>
            </w:tcBorders>
          </w:tcPr>
          <w:p w14:paraId="0E660185"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7A550070"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right w:val="single" w:sz="6" w:space="0" w:color="000000"/>
            </w:tcBorders>
          </w:tcPr>
          <w:p w14:paraId="29FEC093"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right w:val="single" w:sz="6" w:space="0" w:color="000000"/>
            </w:tcBorders>
          </w:tcPr>
          <w:p w14:paraId="2D2E92DB"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right w:val="single" w:sz="6" w:space="0" w:color="000000"/>
            </w:tcBorders>
          </w:tcPr>
          <w:p w14:paraId="6EC4B206"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right w:val="single" w:sz="6" w:space="0" w:color="000000"/>
            </w:tcBorders>
          </w:tcPr>
          <w:p w14:paraId="0AEE818D"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right w:val="single" w:sz="6" w:space="0" w:color="000000"/>
            </w:tcBorders>
          </w:tcPr>
          <w:p w14:paraId="7AECAAF4" w14:textId="77777777" w:rsidR="00A02D59" w:rsidRPr="001923C6" w:rsidRDefault="00A02D59" w:rsidP="00A02D59">
            <w:pPr>
              <w:rPr>
                <w:sz w:val="20"/>
              </w:rPr>
            </w:pPr>
            <w:r w:rsidRPr="001923C6">
              <w:rPr>
                <w:sz w:val="20"/>
              </w:rPr>
              <w:t>s2</w:t>
            </w:r>
          </w:p>
        </w:tc>
        <w:tc>
          <w:tcPr>
            <w:tcW w:w="1547" w:type="dxa"/>
            <w:tcBorders>
              <w:top w:val="single" w:sz="6" w:space="0" w:color="000000"/>
              <w:left w:val="single" w:sz="6" w:space="0" w:color="000000"/>
              <w:right w:val="single" w:sz="6" w:space="0" w:color="000000"/>
            </w:tcBorders>
          </w:tcPr>
          <w:p w14:paraId="64673D56" w14:textId="77777777" w:rsidR="00A02D59" w:rsidRPr="001923C6" w:rsidRDefault="00A02D59" w:rsidP="00A02D59">
            <w:pPr>
              <w:rPr>
                <w:sz w:val="20"/>
              </w:rPr>
            </w:pPr>
            <w:r w:rsidRPr="001923C6">
              <w:rPr>
                <w:sz w:val="20"/>
              </w:rPr>
              <w:t>(1*4)/128/256</w:t>
            </w:r>
          </w:p>
        </w:tc>
        <w:tc>
          <w:tcPr>
            <w:tcW w:w="1342" w:type="dxa"/>
            <w:vMerge w:val="restart"/>
            <w:tcBorders>
              <w:top w:val="single" w:sz="6" w:space="0" w:color="000000"/>
              <w:left w:val="single" w:sz="6" w:space="0" w:color="000000"/>
              <w:right w:val="single" w:sz="6" w:space="0" w:color="000000"/>
            </w:tcBorders>
          </w:tcPr>
          <w:p w14:paraId="67A8FF41" w14:textId="77777777" w:rsidR="00A02D59" w:rsidRPr="001923C6" w:rsidRDefault="00A02D59" w:rsidP="00A02D59">
            <w:pPr>
              <w:rPr>
                <w:sz w:val="20"/>
              </w:rPr>
            </w:pPr>
            <w:r w:rsidRPr="001923C6">
              <w:rPr>
                <w:rFonts w:hint="eastAsia"/>
                <w:sz w:val="20"/>
              </w:rPr>
              <w:t>【ﾃﾞｭｱﾙ</w:t>
            </w:r>
            <w:r w:rsidRPr="001923C6">
              <w:rPr>
                <w:sz w:val="20"/>
              </w:rPr>
              <w:t>INJ】</w:t>
            </w:r>
          </w:p>
        </w:tc>
      </w:tr>
      <w:tr w:rsidR="00A02D59" w:rsidRPr="001923C6" w14:paraId="7CFF2813" w14:textId="77777777" w:rsidTr="002851D1">
        <w:trPr>
          <w:trHeight w:val="560"/>
        </w:trPr>
        <w:tc>
          <w:tcPr>
            <w:tcW w:w="1269" w:type="dxa"/>
            <w:vMerge/>
            <w:tcBorders>
              <w:top w:val="single" w:sz="6" w:space="0" w:color="000000"/>
              <w:left w:val="single" w:sz="6" w:space="0" w:color="000000"/>
              <w:bottom w:val="single" w:sz="6" w:space="0" w:color="000000"/>
              <w:right w:val="single" w:sz="6" w:space="0" w:color="000000"/>
            </w:tcBorders>
          </w:tcPr>
          <w:p w14:paraId="3A64AFA0" w14:textId="77777777" w:rsidR="00A02D59" w:rsidRPr="001923C6" w:rsidRDefault="00A02D59" w:rsidP="00A02D59">
            <w:pPr>
              <w:rPr>
                <w:sz w:val="20"/>
              </w:rPr>
            </w:pPr>
          </w:p>
        </w:tc>
        <w:tc>
          <w:tcPr>
            <w:tcW w:w="1547" w:type="dxa"/>
            <w:vMerge/>
            <w:tcBorders>
              <w:top w:val="single" w:sz="6" w:space="0" w:color="000000"/>
              <w:left w:val="single" w:sz="6" w:space="0" w:color="000000"/>
              <w:bottom w:val="single" w:sz="6" w:space="0" w:color="000000"/>
              <w:right w:val="single" w:sz="6" w:space="0" w:color="000000"/>
            </w:tcBorders>
          </w:tcPr>
          <w:p w14:paraId="43B2662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2E0544D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1B2E3303"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6" w:space="0" w:color="000000"/>
              <w:right w:val="single" w:sz="6" w:space="0" w:color="000000"/>
            </w:tcBorders>
          </w:tcPr>
          <w:p w14:paraId="5667C431"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6" w:space="0" w:color="000000"/>
              <w:right w:val="single" w:sz="6" w:space="0" w:color="000000"/>
            </w:tcBorders>
          </w:tcPr>
          <w:p w14:paraId="65DE7E4A"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6" w:space="0" w:color="000000"/>
              <w:right w:val="single" w:sz="6" w:space="0" w:color="000000"/>
            </w:tcBorders>
          </w:tcPr>
          <w:p w14:paraId="239FCBB4"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6" w:space="0" w:color="000000"/>
              <w:right w:val="single" w:sz="6" w:space="0" w:color="000000"/>
            </w:tcBorders>
          </w:tcPr>
          <w:p w14:paraId="445684AB" w14:textId="77777777" w:rsidR="00A02D59" w:rsidRPr="001923C6" w:rsidRDefault="00A02D59" w:rsidP="00A02D59">
            <w:pPr>
              <w:rPr>
                <w:sz w:val="20"/>
              </w:rPr>
            </w:pPr>
          </w:p>
        </w:tc>
        <w:tc>
          <w:tcPr>
            <w:tcW w:w="423" w:type="dxa"/>
            <w:tcBorders>
              <w:top w:val="single" w:sz="6" w:space="0" w:color="000000"/>
              <w:left w:val="single" w:sz="6" w:space="0" w:color="000000"/>
              <w:bottom w:val="single" w:sz="4" w:space="0" w:color="auto"/>
              <w:right w:val="single" w:sz="6" w:space="0" w:color="000000"/>
            </w:tcBorders>
          </w:tcPr>
          <w:p w14:paraId="462C6A83" w14:textId="77777777" w:rsidR="00A02D59" w:rsidRPr="001923C6" w:rsidRDefault="00A02D59" w:rsidP="00A02D59">
            <w:pPr>
              <w:rPr>
                <w:sz w:val="20"/>
              </w:rPr>
            </w:pPr>
            <w:r w:rsidRPr="001923C6">
              <w:rPr>
                <w:rFonts w:hint="eastAsia"/>
                <w:sz w:val="20"/>
              </w:rPr>
              <w:t>f4</w:t>
            </w:r>
          </w:p>
        </w:tc>
        <w:tc>
          <w:tcPr>
            <w:tcW w:w="1547" w:type="dxa"/>
            <w:tcBorders>
              <w:top w:val="single" w:sz="6" w:space="0" w:color="000000"/>
              <w:left w:val="single" w:sz="6" w:space="0" w:color="000000"/>
              <w:bottom w:val="single" w:sz="4" w:space="0" w:color="auto"/>
              <w:right w:val="single" w:sz="6" w:space="0" w:color="000000"/>
            </w:tcBorders>
          </w:tcPr>
          <w:p w14:paraId="30FF0DFD" w14:textId="77777777" w:rsidR="00A02D59" w:rsidRPr="001923C6" w:rsidRDefault="00A02D59" w:rsidP="00A02D59">
            <w:pPr>
              <w:rPr>
                <w:sz w:val="20"/>
              </w:rPr>
            </w:pPr>
            <w:r w:rsidRPr="001923C6">
              <w:rPr>
                <w:rFonts w:hint="eastAsia"/>
                <w:sz w:val="20"/>
              </w:rPr>
              <w:t>-</w:t>
            </w:r>
          </w:p>
        </w:tc>
        <w:tc>
          <w:tcPr>
            <w:tcW w:w="1342" w:type="dxa"/>
            <w:vMerge/>
            <w:tcBorders>
              <w:left w:val="single" w:sz="6" w:space="0" w:color="000000"/>
              <w:bottom w:val="single" w:sz="4" w:space="0" w:color="auto"/>
              <w:right w:val="single" w:sz="6" w:space="0" w:color="000000"/>
            </w:tcBorders>
          </w:tcPr>
          <w:p w14:paraId="43C87A0D" w14:textId="77777777" w:rsidR="00A02D59" w:rsidRPr="001923C6" w:rsidRDefault="00A02D59" w:rsidP="00A02D59">
            <w:pPr>
              <w:rPr>
                <w:sz w:val="20"/>
              </w:rPr>
            </w:pPr>
          </w:p>
        </w:tc>
      </w:tr>
      <w:tr w:rsidR="00A02D59" w:rsidRPr="001923C6" w14:paraId="6EBB58B6" w14:textId="77777777" w:rsidTr="00AB07ED">
        <w:trPr>
          <w:trHeight w:val="275"/>
        </w:trPr>
        <w:tc>
          <w:tcPr>
            <w:tcW w:w="1269" w:type="dxa"/>
            <w:vMerge w:val="restart"/>
            <w:tcBorders>
              <w:top w:val="single" w:sz="6" w:space="0" w:color="000000"/>
              <w:left w:val="single" w:sz="6" w:space="0" w:color="000000"/>
              <w:bottom w:val="single" w:sz="4" w:space="0" w:color="auto"/>
              <w:right w:val="single" w:sz="6" w:space="0" w:color="000000"/>
            </w:tcBorders>
          </w:tcPr>
          <w:p w14:paraId="63B15B8F" w14:textId="77777777" w:rsidR="00A02D59" w:rsidRPr="001923C6" w:rsidRDefault="00A02D59" w:rsidP="00A02D59">
            <w:pPr>
              <w:rPr>
                <w:sz w:val="20"/>
              </w:rPr>
            </w:pPr>
            <w:bookmarkStart w:id="119" w:name="_Hlk5705130"/>
            <w:r w:rsidRPr="001923C6">
              <w:lastRenderedPageBreak/>
              <w:t>ek1fpt</w:t>
            </w:r>
          </w:p>
        </w:tc>
        <w:tc>
          <w:tcPr>
            <w:tcW w:w="1547" w:type="dxa"/>
            <w:vMerge w:val="restart"/>
            <w:tcBorders>
              <w:top w:val="single" w:sz="6" w:space="0" w:color="000000"/>
              <w:left w:val="single" w:sz="6" w:space="0" w:color="000000"/>
              <w:bottom w:val="single" w:sz="4" w:space="0" w:color="auto"/>
              <w:right w:val="single" w:sz="6" w:space="0" w:color="000000"/>
            </w:tcBorders>
          </w:tcPr>
          <w:p w14:paraId="26126421" w14:textId="77777777" w:rsidR="00A02D59" w:rsidRPr="001923C6" w:rsidRDefault="00A02D59" w:rsidP="00A02D59">
            <w:pPr>
              <w:rPr>
                <w:sz w:val="20"/>
              </w:rPr>
            </w:pPr>
            <w:r w:rsidRPr="001923C6">
              <w:rPr>
                <w:rFonts w:hint="eastAsia"/>
                <w:sz w:val="20"/>
              </w:rPr>
              <w:t>ﾎﾟｰﾄ噴射のみ要求時の目標ﾎﾟｰﾄ</w:t>
            </w:r>
            <w:r w:rsidRPr="001923C6">
              <w:rPr>
                <w:sz w:val="20"/>
              </w:rPr>
              <w:t>1回目噴射量</w:t>
            </w:r>
            <w:r w:rsidRPr="001923C6">
              <w:rPr>
                <w:rFonts w:hint="eastAsia"/>
                <w:sz w:val="20"/>
              </w:rPr>
              <w:t>算出係数</w:t>
            </w:r>
          </w:p>
        </w:tc>
        <w:tc>
          <w:tcPr>
            <w:tcW w:w="563" w:type="dxa"/>
            <w:vMerge w:val="restart"/>
            <w:tcBorders>
              <w:top w:val="single" w:sz="6" w:space="0" w:color="000000"/>
              <w:left w:val="single" w:sz="6" w:space="0" w:color="000000"/>
              <w:bottom w:val="single" w:sz="4" w:space="0" w:color="auto"/>
              <w:right w:val="single" w:sz="6" w:space="0" w:color="000000"/>
            </w:tcBorders>
          </w:tcPr>
          <w:p w14:paraId="2A97FE09"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23F97404" w14:textId="77777777" w:rsidR="00A02D59" w:rsidRPr="001923C6" w:rsidRDefault="00A02D59" w:rsidP="00A02D59">
            <w:pPr>
              <w:rPr>
                <w:sz w:val="20"/>
              </w:rPr>
            </w:pPr>
            <w:r w:rsidRPr="001923C6">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tcPr>
          <w:p w14:paraId="33E481A4" w14:textId="77777777" w:rsidR="00A02D59" w:rsidRPr="001923C6" w:rsidRDefault="00A02D59" w:rsidP="00A02D59">
            <w:pPr>
              <w:rPr>
                <w:sz w:val="20"/>
              </w:rPr>
            </w:pPr>
            <w:r w:rsidRPr="001923C6">
              <w:rPr>
                <w:rFonts w:hint="eastAsia"/>
                <w:sz w:val="20"/>
              </w:rPr>
              <w:t>倍</w:t>
            </w:r>
          </w:p>
        </w:tc>
        <w:tc>
          <w:tcPr>
            <w:tcW w:w="986" w:type="dxa"/>
            <w:vMerge w:val="restart"/>
            <w:tcBorders>
              <w:top w:val="single" w:sz="6" w:space="0" w:color="000000"/>
              <w:left w:val="single" w:sz="6" w:space="0" w:color="000000"/>
              <w:bottom w:val="single" w:sz="4" w:space="0" w:color="auto"/>
              <w:right w:val="single" w:sz="6" w:space="0" w:color="000000"/>
            </w:tcBorders>
          </w:tcPr>
          <w:p w14:paraId="604E2F4B" w14:textId="77777777" w:rsidR="00A02D59" w:rsidRPr="001923C6" w:rsidRDefault="00A02D59" w:rsidP="00A02D59">
            <w:pPr>
              <w:rPr>
                <w:sz w:val="20"/>
              </w:rPr>
            </w:pPr>
            <w:r w:rsidRPr="001923C6">
              <w:rPr>
                <w:sz w:val="20"/>
              </w:rPr>
              <w:t>0～1</w:t>
            </w:r>
          </w:p>
        </w:tc>
        <w:tc>
          <w:tcPr>
            <w:tcW w:w="1126" w:type="dxa"/>
            <w:vMerge w:val="restart"/>
            <w:tcBorders>
              <w:top w:val="single" w:sz="6" w:space="0" w:color="000000"/>
              <w:left w:val="single" w:sz="6" w:space="0" w:color="000000"/>
              <w:bottom w:val="single" w:sz="4" w:space="0" w:color="auto"/>
              <w:right w:val="single" w:sz="6" w:space="0" w:color="000000"/>
            </w:tcBorders>
          </w:tcPr>
          <w:p w14:paraId="32792B5C"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tcPr>
          <w:p w14:paraId="6D813D77" w14:textId="77777777" w:rsidR="00A02D59" w:rsidRPr="001923C6" w:rsidRDefault="00A02D59" w:rsidP="00A02D59">
            <w:pPr>
              <w:rPr>
                <w:sz w:val="20"/>
              </w:rPr>
            </w:pPr>
            <w:r w:rsidRPr="001923C6">
              <w:rPr>
                <w:sz w:val="20"/>
              </w:rPr>
              <w:t>ENG_dm</w:t>
            </w:r>
          </w:p>
        </w:tc>
        <w:tc>
          <w:tcPr>
            <w:tcW w:w="423" w:type="dxa"/>
            <w:tcBorders>
              <w:top w:val="single" w:sz="4" w:space="0" w:color="auto"/>
              <w:left w:val="single" w:sz="6" w:space="0" w:color="000000"/>
              <w:bottom w:val="single" w:sz="4" w:space="0" w:color="auto"/>
              <w:right w:val="single" w:sz="6" w:space="0" w:color="000000"/>
            </w:tcBorders>
          </w:tcPr>
          <w:p w14:paraId="121FDE4B" w14:textId="77777777" w:rsidR="00A02D59" w:rsidRPr="001923C6" w:rsidRDefault="00A02D59" w:rsidP="00A02D59">
            <w:pPr>
              <w:rPr>
                <w:sz w:val="20"/>
              </w:rPr>
            </w:pPr>
            <w:r w:rsidRPr="001923C6">
              <w:rPr>
                <w:sz w:val="20"/>
              </w:rPr>
              <w:t>s2</w:t>
            </w:r>
          </w:p>
        </w:tc>
        <w:tc>
          <w:tcPr>
            <w:tcW w:w="1547" w:type="dxa"/>
            <w:tcBorders>
              <w:top w:val="single" w:sz="4" w:space="0" w:color="auto"/>
              <w:left w:val="single" w:sz="6" w:space="0" w:color="000000"/>
              <w:bottom w:val="single" w:sz="4" w:space="0" w:color="auto"/>
              <w:right w:val="single" w:sz="6" w:space="0" w:color="000000"/>
            </w:tcBorders>
          </w:tcPr>
          <w:p w14:paraId="6B9F91A0" w14:textId="77777777" w:rsidR="00A02D59" w:rsidRPr="001923C6" w:rsidRDefault="00A02D59" w:rsidP="00A02D59">
            <w:pPr>
              <w:rPr>
                <w:sz w:val="20"/>
              </w:rPr>
            </w:pPr>
            <w:r w:rsidRPr="001923C6">
              <w:rPr>
                <w:sz w:val="20"/>
              </w:rPr>
              <w:t>(1*4)/128/256</w:t>
            </w:r>
          </w:p>
        </w:tc>
        <w:tc>
          <w:tcPr>
            <w:tcW w:w="1342" w:type="dxa"/>
            <w:vMerge w:val="restart"/>
            <w:tcBorders>
              <w:top w:val="single" w:sz="4" w:space="0" w:color="auto"/>
              <w:left w:val="single" w:sz="6" w:space="0" w:color="000000"/>
              <w:bottom w:val="single" w:sz="4" w:space="0" w:color="auto"/>
              <w:right w:val="single" w:sz="6" w:space="0" w:color="000000"/>
            </w:tcBorders>
          </w:tcPr>
          <w:p w14:paraId="63A291AC" w14:textId="77777777" w:rsidR="00A02D59" w:rsidRPr="001923C6" w:rsidRDefault="00A02D59" w:rsidP="00A02D59">
            <w:pPr>
              <w:rPr>
                <w:sz w:val="20"/>
              </w:rPr>
            </w:pPr>
            <w:r w:rsidRPr="001923C6">
              <w:rPr>
                <w:rFonts w:hint="eastAsia"/>
                <w:sz w:val="20"/>
              </w:rPr>
              <w:t>【D-4以外】</w:t>
            </w:r>
          </w:p>
        </w:tc>
      </w:tr>
      <w:tr w:rsidR="00A02D59" w:rsidRPr="001923C6" w14:paraId="4B7C162E" w14:textId="77777777" w:rsidTr="00AB07ED">
        <w:trPr>
          <w:trHeight w:val="688"/>
        </w:trPr>
        <w:tc>
          <w:tcPr>
            <w:tcW w:w="1269" w:type="dxa"/>
            <w:vMerge/>
            <w:tcBorders>
              <w:top w:val="single" w:sz="6" w:space="0" w:color="000000"/>
              <w:left w:val="single" w:sz="6" w:space="0" w:color="000000"/>
              <w:bottom w:val="single" w:sz="4" w:space="0" w:color="auto"/>
              <w:right w:val="single" w:sz="6" w:space="0" w:color="000000"/>
            </w:tcBorders>
          </w:tcPr>
          <w:p w14:paraId="2447272B" w14:textId="77777777" w:rsidR="00A02D59" w:rsidRPr="001923C6" w:rsidRDefault="00A02D59" w:rsidP="00A02D59">
            <w:bookmarkStart w:id="120" w:name="_Hlk5705147"/>
            <w:bookmarkEnd w:id="119"/>
          </w:p>
        </w:tc>
        <w:tc>
          <w:tcPr>
            <w:tcW w:w="1547" w:type="dxa"/>
            <w:vMerge/>
            <w:tcBorders>
              <w:top w:val="single" w:sz="6" w:space="0" w:color="000000"/>
              <w:left w:val="single" w:sz="6" w:space="0" w:color="000000"/>
              <w:bottom w:val="single" w:sz="4" w:space="0" w:color="auto"/>
              <w:right w:val="single" w:sz="6" w:space="0" w:color="000000"/>
            </w:tcBorders>
          </w:tcPr>
          <w:p w14:paraId="58B66992"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68FCF4C8"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4B478854"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1245D908"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1CA3CB92"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52C55457"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77415F33" w14:textId="77777777" w:rsidR="00A02D59" w:rsidRPr="001923C6" w:rsidRDefault="00A02D59" w:rsidP="00A02D59">
            <w:pPr>
              <w:rPr>
                <w:sz w:val="20"/>
              </w:rPr>
            </w:pPr>
          </w:p>
        </w:tc>
        <w:tc>
          <w:tcPr>
            <w:tcW w:w="423" w:type="dxa"/>
            <w:tcBorders>
              <w:top w:val="single" w:sz="4" w:space="0" w:color="auto"/>
              <w:left w:val="single" w:sz="6" w:space="0" w:color="000000"/>
              <w:bottom w:val="single" w:sz="4" w:space="0" w:color="auto"/>
              <w:right w:val="single" w:sz="6" w:space="0" w:color="000000"/>
            </w:tcBorders>
          </w:tcPr>
          <w:p w14:paraId="21EE2050" w14:textId="77777777" w:rsidR="00A02D59" w:rsidRPr="001923C6" w:rsidRDefault="00A02D59" w:rsidP="00A02D59">
            <w:pPr>
              <w:rPr>
                <w:sz w:val="20"/>
              </w:rPr>
            </w:pPr>
            <w:r w:rsidRPr="001923C6">
              <w:rPr>
                <w:sz w:val="20"/>
              </w:rPr>
              <w:t>f4</w:t>
            </w:r>
          </w:p>
        </w:tc>
        <w:tc>
          <w:tcPr>
            <w:tcW w:w="1547" w:type="dxa"/>
            <w:tcBorders>
              <w:top w:val="single" w:sz="4" w:space="0" w:color="auto"/>
              <w:left w:val="single" w:sz="6" w:space="0" w:color="000000"/>
              <w:bottom w:val="single" w:sz="4" w:space="0" w:color="auto"/>
              <w:right w:val="single" w:sz="6" w:space="0" w:color="000000"/>
            </w:tcBorders>
          </w:tcPr>
          <w:p w14:paraId="475A6F69" w14:textId="77777777" w:rsidR="00A02D59" w:rsidRPr="001923C6" w:rsidRDefault="00A02D59" w:rsidP="00A02D59">
            <w:pPr>
              <w:rPr>
                <w:sz w:val="20"/>
              </w:rPr>
            </w:pPr>
            <w:r w:rsidRPr="001923C6">
              <w:rPr>
                <w:sz w:val="20"/>
              </w:rPr>
              <w:t>-</w:t>
            </w:r>
          </w:p>
        </w:tc>
        <w:tc>
          <w:tcPr>
            <w:tcW w:w="1342" w:type="dxa"/>
            <w:vMerge/>
            <w:tcBorders>
              <w:left w:val="single" w:sz="6" w:space="0" w:color="000000"/>
              <w:bottom w:val="single" w:sz="4" w:space="0" w:color="auto"/>
              <w:right w:val="single" w:sz="6" w:space="0" w:color="000000"/>
            </w:tcBorders>
          </w:tcPr>
          <w:p w14:paraId="7370DA85" w14:textId="77777777" w:rsidR="00A02D59" w:rsidRPr="001923C6" w:rsidRDefault="00A02D59" w:rsidP="00A02D59">
            <w:pPr>
              <w:rPr>
                <w:sz w:val="20"/>
              </w:rPr>
            </w:pPr>
          </w:p>
        </w:tc>
      </w:tr>
      <w:tr w:rsidR="00A02D59" w:rsidRPr="001923C6" w14:paraId="7FE9FCBA" w14:textId="77777777" w:rsidTr="00AB07ED">
        <w:trPr>
          <w:trHeight w:val="216"/>
        </w:trPr>
        <w:tc>
          <w:tcPr>
            <w:tcW w:w="1269" w:type="dxa"/>
            <w:tcBorders>
              <w:top w:val="single" w:sz="4" w:space="0" w:color="auto"/>
              <w:left w:val="single" w:sz="6" w:space="0" w:color="000000"/>
              <w:bottom w:val="single" w:sz="6" w:space="0" w:color="000000"/>
              <w:right w:val="single" w:sz="6" w:space="0" w:color="000000"/>
            </w:tcBorders>
          </w:tcPr>
          <w:p w14:paraId="726BB1E8" w14:textId="77777777" w:rsidR="00A02D59" w:rsidRPr="001923C6" w:rsidRDefault="00A02D59" w:rsidP="00A02D59">
            <w:pPr>
              <w:rPr>
                <w:sz w:val="20"/>
              </w:rPr>
            </w:pPr>
            <w:bookmarkStart w:id="121" w:name="_Hlk456886146"/>
            <w:bookmarkStart w:id="122" w:name="_Hlk456886132"/>
            <w:bookmarkEnd w:id="120"/>
            <w:r w:rsidRPr="001923C6">
              <w:rPr>
                <w:sz w:val="20"/>
              </w:rPr>
              <w:t>ekpfiegr</w:t>
            </w:r>
          </w:p>
        </w:tc>
        <w:tc>
          <w:tcPr>
            <w:tcW w:w="1547" w:type="dxa"/>
            <w:tcBorders>
              <w:top w:val="single" w:sz="4" w:space="0" w:color="auto"/>
              <w:left w:val="single" w:sz="6" w:space="0" w:color="000000"/>
              <w:bottom w:val="single" w:sz="6" w:space="0" w:color="000000"/>
              <w:right w:val="single" w:sz="6" w:space="0" w:color="000000"/>
            </w:tcBorders>
          </w:tcPr>
          <w:p w14:paraId="28951143" w14:textId="77777777" w:rsidR="00A02D59" w:rsidRPr="001923C6" w:rsidRDefault="00A02D59" w:rsidP="00A02D59">
            <w:pPr>
              <w:rPr>
                <w:sz w:val="20"/>
              </w:rPr>
            </w:pPr>
            <w:r w:rsidRPr="001923C6">
              <w:rPr>
                <w:sz w:val="20"/>
              </w:rPr>
              <w:t>EGR-ON時の目標ﾎﾟｰﾄ噴射量算出係数(ﾊﾞﾝｸ間平均値(ﾂｲﾝｾﾝｻ))</w:t>
            </w:r>
          </w:p>
        </w:tc>
        <w:tc>
          <w:tcPr>
            <w:tcW w:w="563" w:type="dxa"/>
            <w:tcBorders>
              <w:top w:val="single" w:sz="4" w:space="0" w:color="auto"/>
              <w:left w:val="single" w:sz="6" w:space="0" w:color="000000"/>
              <w:bottom w:val="single" w:sz="6" w:space="0" w:color="000000"/>
              <w:right w:val="single" w:sz="6" w:space="0" w:color="000000"/>
            </w:tcBorders>
          </w:tcPr>
          <w:p w14:paraId="79C3F41A" w14:textId="77777777" w:rsidR="00A02D59" w:rsidRPr="001923C6" w:rsidRDefault="00A02D59" w:rsidP="00A02D59">
            <w:pPr>
              <w:rPr>
                <w:sz w:val="20"/>
              </w:rPr>
            </w:pPr>
            <w:r w:rsidRPr="001923C6">
              <w:rPr>
                <w:sz w:val="20"/>
              </w:rPr>
              <w:t>-</w:t>
            </w:r>
          </w:p>
        </w:tc>
        <w:tc>
          <w:tcPr>
            <w:tcW w:w="563" w:type="dxa"/>
            <w:tcBorders>
              <w:top w:val="single" w:sz="4" w:space="0" w:color="auto"/>
              <w:left w:val="single" w:sz="6" w:space="0" w:color="000000"/>
              <w:bottom w:val="single" w:sz="6" w:space="0" w:color="000000"/>
              <w:right w:val="single" w:sz="6" w:space="0" w:color="000000"/>
            </w:tcBorders>
          </w:tcPr>
          <w:p w14:paraId="6D78958F" w14:textId="77777777" w:rsidR="00A02D59" w:rsidRPr="001923C6" w:rsidRDefault="00A02D59" w:rsidP="00A02D59">
            <w:pPr>
              <w:rPr>
                <w:sz w:val="20"/>
              </w:rPr>
            </w:pPr>
            <w:r w:rsidRPr="001923C6">
              <w:rPr>
                <w:sz w:val="20"/>
              </w:rPr>
              <w:t>-</w:t>
            </w:r>
          </w:p>
        </w:tc>
        <w:tc>
          <w:tcPr>
            <w:tcW w:w="563" w:type="dxa"/>
            <w:tcBorders>
              <w:top w:val="single" w:sz="4" w:space="0" w:color="auto"/>
              <w:left w:val="single" w:sz="6" w:space="0" w:color="000000"/>
              <w:bottom w:val="single" w:sz="6" w:space="0" w:color="000000"/>
              <w:right w:val="single" w:sz="6" w:space="0" w:color="000000"/>
            </w:tcBorders>
          </w:tcPr>
          <w:p w14:paraId="460E8290" w14:textId="77777777" w:rsidR="00A02D59" w:rsidRPr="001923C6" w:rsidRDefault="00A02D59" w:rsidP="00A02D59">
            <w:pPr>
              <w:rPr>
                <w:sz w:val="20"/>
              </w:rPr>
            </w:pPr>
            <w:r w:rsidRPr="001923C6">
              <w:rPr>
                <w:rFonts w:hint="eastAsia"/>
                <w:sz w:val="20"/>
              </w:rPr>
              <w:t>倍</w:t>
            </w:r>
          </w:p>
        </w:tc>
        <w:tc>
          <w:tcPr>
            <w:tcW w:w="986" w:type="dxa"/>
            <w:tcBorders>
              <w:top w:val="single" w:sz="4" w:space="0" w:color="auto"/>
              <w:left w:val="single" w:sz="6" w:space="0" w:color="000000"/>
              <w:bottom w:val="single" w:sz="6" w:space="0" w:color="000000"/>
              <w:right w:val="single" w:sz="6" w:space="0" w:color="000000"/>
            </w:tcBorders>
          </w:tcPr>
          <w:p w14:paraId="35B3B2A4" w14:textId="77777777" w:rsidR="00A02D59" w:rsidRPr="001923C6" w:rsidRDefault="00A02D59" w:rsidP="00A02D59">
            <w:pPr>
              <w:rPr>
                <w:sz w:val="20"/>
              </w:rPr>
            </w:pPr>
            <w:r w:rsidRPr="001923C6">
              <w:rPr>
                <w:sz w:val="20"/>
              </w:rPr>
              <w:t>0～1</w:t>
            </w:r>
          </w:p>
        </w:tc>
        <w:tc>
          <w:tcPr>
            <w:tcW w:w="1126" w:type="dxa"/>
            <w:tcBorders>
              <w:top w:val="single" w:sz="4" w:space="0" w:color="auto"/>
              <w:left w:val="single" w:sz="6" w:space="0" w:color="000000"/>
              <w:bottom w:val="single" w:sz="6" w:space="0" w:color="000000"/>
              <w:right w:val="single" w:sz="6" w:space="0" w:color="000000"/>
            </w:tcBorders>
          </w:tcPr>
          <w:p w14:paraId="49D91FBC"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4" w:space="0" w:color="auto"/>
              <w:left w:val="single" w:sz="6" w:space="0" w:color="000000"/>
              <w:bottom w:val="single" w:sz="6" w:space="0" w:color="000000"/>
              <w:right w:val="single" w:sz="6" w:space="0" w:color="000000"/>
            </w:tcBorders>
          </w:tcPr>
          <w:p w14:paraId="29A34730" w14:textId="77777777" w:rsidR="00A02D59" w:rsidRPr="001923C6" w:rsidRDefault="00A02D59" w:rsidP="00A02D59">
            <w:pPr>
              <w:rPr>
                <w:sz w:val="20"/>
              </w:rPr>
            </w:pPr>
            <w:r w:rsidRPr="001923C6">
              <w:rPr>
                <w:sz w:val="20"/>
              </w:rPr>
              <w:t>ENG_dm</w:t>
            </w:r>
          </w:p>
        </w:tc>
        <w:tc>
          <w:tcPr>
            <w:tcW w:w="423" w:type="dxa"/>
            <w:tcBorders>
              <w:top w:val="single" w:sz="4" w:space="0" w:color="auto"/>
              <w:left w:val="single" w:sz="6" w:space="0" w:color="000000"/>
              <w:bottom w:val="single" w:sz="6" w:space="0" w:color="000000"/>
              <w:right w:val="single" w:sz="6" w:space="0" w:color="000000"/>
            </w:tcBorders>
          </w:tcPr>
          <w:p w14:paraId="77EED8BF" w14:textId="77777777" w:rsidR="00A02D59" w:rsidRPr="001923C6" w:rsidRDefault="00A02D59" w:rsidP="00A02D59">
            <w:pPr>
              <w:rPr>
                <w:sz w:val="20"/>
              </w:rPr>
            </w:pPr>
            <w:r w:rsidRPr="001923C6">
              <w:rPr>
                <w:sz w:val="20"/>
              </w:rPr>
              <w:t>f4</w:t>
            </w:r>
          </w:p>
        </w:tc>
        <w:tc>
          <w:tcPr>
            <w:tcW w:w="1547" w:type="dxa"/>
            <w:tcBorders>
              <w:top w:val="single" w:sz="4" w:space="0" w:color="auto"/>
              <w:left w:val="single" w:sz="6" w:space="0" w:color="000000"/>
              <w:bottom w:val="single" w:sz="6" w:space="0" w:color="000000"/>
              <w:right w:val="single" w:sz="6" w:space="0" w:color="000000"/>
            </w:tcBorders>
          </w:tcPr>
          <w:p w14:paraId="20FE0F33" w14:textId="77777777" w:rsidR="00A02D59" w:rsidRPr="001923C6" w:rsidRDefault="00A02D59" w:rsidP="00A02D59">
            <w:pPr>
              <w:rPr>
                <w:sz w:val="20"/>
              </w:rPr>
            </w:pPr>
            <w:r w:rsidRPr="001923C6">
              <w:rPr>
                <w:sz w:val="20"/>
              </w:rPr>
              <w:t>&lt;&lt;(1*4)/128/256&gt;</w:t>
            </w:r>
            <w:commentRangeStart w:id="123"/>
            <w:r w:rsidRPr="001923C6">
              <w:rPr>
                <w:sz w:val="20"/>
              </w:rPr>
              <w:t>&gt;</w:t>
            </w:r>
            <w:commentRangeEnd w:id="123"/>
            <w:r w:rsidRPr="001923C6">
              <w:rPr>
                <w:rStyle w:val="a8"/>
              </w:rPr>
              <w:commentReference w:id="123"/>
            </w:r>
          </w:p>
        </w:tc>
        <w:tc>
          <w:tcPr>
            <w:tcW w:w="1342" w:type="dxa"/>
            <w:tcBorders>
              <w:top w:val="single" w:sz="4" w:space="0" w:color="auto"/>
              <w:left w:val="single" w:sz="6" w:space="0" w:color="000000"/>
              <w:bottom w:val="single" w:sz="6" w:space="0" w:color="000000"/>
              <w:right w:val="single" w:sz="6" w:space="0" w:color="000000"/>
            </w:tcBorders>
          </w:tcPr>
          <w:p w14:paraId="4D99DC16" w14:textId="77777777" w:rsidR="00A02D59" w:rsidRPr="001923C6" w:rsidRDefault="00A02D59" w:rsidP="00A02D59">
            <w:pPr>
              <w:rPr>
                <w:sz w:val="20"/>
              </w:rPr>
            </w:pPr>
            <w:r w:rsidRPr="001923C6">
              <w:rPr>
                <w:rFonts w:hint="eastAsia"/>
                <w:sz w:val="20"/>
              </w:rPr>
              <w:t>【ﾃﾞｭｱﾙ</w:t>
            </w:r>
            <w:r w:rsidRPr="001923C6">
              <w:rPr>
                <w:sz w:val="20"/>
              </w:rPr>
              <w:t>INJ】</w:t>
            </w:r>
          </w:p>
          <w:p w14:paraId="229D198D" w14:textId="1447EE89" w:rsidR="00A02D59" w:rsidRPr="001923C6" w:rsidRDefault="00A02D59" w:rsidP="00A02D59">
            <w:pPr>
              <w:rPr>
                <w:sz w:val="20"/>
              </w:rPr>
            </w:pPr>
            <w:r w:rsidRPr="001923C6">
              <w:rPr>
                <w:sz w:val="20"/>
              </w:rPr>
              <w:t>AND【</w:t>
            </w:r>
            <w:r w:rsidRPr="005F6A42">
              <w:rPr>
                <w:sz w:val="20"/>
              </w:rPr>
              <w:t>EGR</w:t>
            </w:r>
            <w:r w:rsidRPr="005F6A42">
              <w:rPr>
                <w:rFonts w:hint="eastAsia"/>
                <w:sz w:val="20"/>
              </w:rPr>
              <w:t>制御有</w:t>
            </w:r>
            <w:r w:rsidRPr="001923C6">
              <w:rPr>
                <w:sz w:val="20"/>
              </w:rPr>
              <w:t>】</w:t>
            </w:r>
          </w:p>
        </w:tc>
      </w:tr>
      <w:bookmarkEnd w:id="121"/>
      <w:tr w:rsidR="00A02D59" w:rsidRPr="001923C6" w14:paraId="6A56882A"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tcPr>
          <w:p w14:paraId="4E9168DA" w14:textId="77777777" w:rsidR="00A02D59" w:rsidRPr="001923C6" w:rsidRDefault="00A02D59" w:rsidP="00A02D59">
            <w:pPr>
              <w:rPr>
                <w:sz w:val="20"/>
              </w:rPr>
            </w:pPr>
            <w:r w:rsidRPr="001923C6">
              <w:rPr>
                <w:sz w:val="20"/>
              </w:rPr>
              <w:t>ekpfiegrn[NOX]</w:t>
            </w:r>
          </w:p>
        </w:tc>
        <w:tc>
          <w:tcPr>
            <w:tcW w:w="1547" w:type="dxa"/>
            <w:tcBorders>
              <w:top w:val="single" w:sz="6" w:space="0" w:color="000000"/>
              <w:left w:val="single" w:sz="6" w:space="0" w:color="000000"/>
              <w:bottom w:val="single" w:sz="6" w:space="0" w:color="000000"/>
              <w:right w:val="single" w:sz="6" w:space="0" w:color="000000"/>
            </w:tcBorders>
          </w:tcPr>
          <w:p w14:paraId="3B7041A5" w14:textId="77777777" w:rsidR="00A02D59" w:rsidRPr="001923C6" w:rsidRDefault="00A02D59" w:rsidP="00A02D59">
            <w:pPr>
              <w:rPr>
                <w:sz w:val="20"/>
              </w:rPr>
            </w:pPr>
            <w:r w:rsidRPr="001923C6">
              <w:rPr>
                <w:sz w:val="20"/>
              </w:rPr>
              <w:t>EGR-ON時の目標ﾎﾟｰﾄ噴射量算出係数(ﾊﾞﾝｸ別)</w:t>
            </w:r>
          </w:p>
        </w:tc>
        <w:tc>
          <w:tcPr>
            <w:tcW w:w="563" w:type="dxa"/>
            <w:tcBorders>
              <w:top w:val="single" w:sz="6" w:space="0" w:color="000000"/>
              <w:left w:val="single" w:sz="6" w:space="0" w:color="000000"/>
              <w:bottom w:val="single" w:sz="6" w:space="0" w:color="000000"/>
              <w:right w:val="single" w:sz="6" w:space="0" w:color="000000"/>
            </w:tcBorders>
          </w:tcPr>
          <w:p w14:paraId="5C933799"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16C8CE90" w14:textId="77777777" w:rsidR="00A02D59" w:rsidRPr="001923C6" w:rsidRDefault="00A02D59" w:rsidP="00A02D59">
            <w:pPr>
              <w:rPr>
                <w:sz w:val="20"/>
              </w:rPr>
            </w:pPr>
            <w:r w:rsidRPr="001923C6">
              <w:rPr>
                <w:sz w:val="20"/>
              </w:rPr>
              <w:t>-</w:t>
            </w:r>
          </w:p>
        </w:tc>
        <w:tc>
          <w:tcPr>
            <w:tcW w:w="563" w:type="dxa"/>
            <w:tcBorders>
              <w:top w:val="single" w:sz="6" w:space="0" w:color="000000"/>
              <w:left w:val="single" w:sz="6" w:space="0" w:color="000000"/>
              <w:bottom w:val="single" w:sz="6" w:space="0" w:color="000000"/>
              <w:right w:val="single" w:sz="6" w:space="0" w:color="000000"/>
            </w:tcBorders>
          </w:tcPr>
          <w:p w14:paraId="30A925F5" w14:textId="77777777" w:rsidR="00A02D59" w:rsidRPr="001923C6" w:rsidRDefault="00A02D59" w:rsidP="00A02D59">
            <w:pPr>
              <w:rPr>
                <w:sz w:val="20"/>
              </w:rPr>
            </w:pPr>
            <w:r w:rsidRPr="001923C6">
              <w:rPr>
                <w:rFonts w:hint="eastAsia"/>
                <w:sz w:val="20"/>
              </w:rPr>
              <w:t>倍</w:t>
            </w:r>
          </w:p>
        </w:tc>
        <w:tc>
          <w:tcPr>
            <w:tcW w:w="986" w:type="dxa"/>
            <w:tcBorders>
              <w:top w:val="single" w:sz="6" w:space="0" w:color="000000"/>
              <w:left w:val="single" w:sz="6" w:space="0" w:color="000000"/>
              <w:bottom w:val="single" w:sz="6" w:space="0" w:color="000000"/>
              <w:right w:val="single" w:sz="6" w:space="0" w:color="000000"/>
            </w:tcBorders>
          </w:tcPr>
          <w:p w14:paraId="6421F1F5" w14:textId="77777777" w:rsidR="00A02D59" w:rsidRPr="001923C6" w:rsidRDefault="00A02D59" w:rsidP="00A02D59">
            <w:pPr>
              <w:rPr>
                <w:sz w:val="20"/>
              </w:rPr>
            </w:pPr>
            <w:r w:rsidRPr="001923C6">
              <w:rPr>
                <w:sz w:val="20"/>
              </w:rPr>
              <w:t>0～1</w:t>
            </w:r>
          </w:p>
        </w:tc>
        <w:tc>
          <w:tcPr>
            <w:tcW w:w="1126" w:type="dxa"/>
            <w:tcBorders>
              <w:top w:val="single" w:sz="6" w:space="0" w:color="000000"/>
              <w:left w:val="single" w:sz="6" w:space="0" w:color="000000"/>
              <w:bottom w:val="single" w:sz="6" w:space="0" w:color="000000"/>
              <w:right w:val="single" w:sz="6" w:space="0" w:color="000000"/>
            </w:tcBorders>
          </w:tcPr>
          <w:p w14:paraId="054C2890" w14:textId="77777777" w:rsidR="00A02D59" w:rsidRPr="001923C6" w:rsidRDefault="00A02D59" w:rsidP="00A02D59">
            <w:pPr>
              <w:rPr>
                <w:sz w:val="20"/>
              </w:rPr>
            </w:pPr>
            <w:r w:rsidRPr="001923C6">
              <w:rPr>
                <w:sz w:val="20"/>
              </w:rPr>
              <w:t>8ms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tcPr>
          <w:p w14:paraId="55BCC6A5" w14:textId="77777777"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tcPr>
          <w:p w14:paraId="461D99D5" w14:textId="77777777" w:rsidR="00A02D59" w:rsidRPr="001923C6" w:rsidRDefault="00A02D59" w:rsidP="00A02D59">
            <w:pPr>
              <w:rPr>
                <w:sz w:val="20"/>
              </w:rPr>
            </w:pPr>
            <w:r w:rsidRPr="001923C6">
              <w:rPr>
                <w:sz w:val="20"/>
              </w:rPr>
              <w:t>f4</w:t>
            </w:r>
          </w:p>
        </w:tc>
        <w:tc>
          <w:tcPr>
            <w:tcW w:w="1547" w:type="dxa"/>
            <w:tcBorders>
              <w:top w:val="single" w:sz="6" w:space="0" w:color="000000"/>
              <w:left w:val="single" w:sz="6" w:space="0" w:color="000000"/>
              <w:bottom w:val="single" w:sz="6" w:space="0" w:color="000000"/>
              <w:right w:val="single" w:sz="6" w:space="0" w:color="000000"/>
            </w:tcBorders>
          </w:tcPr>
          <w:p w14:paraId="78A35DD0" w14:textId="77777777" w:rsidR="00A02D59" w:rsidRPr="001923C6" w:rsidRDefault="00A02D59" w:rsidP="00A02D59">
            <w:pPr>
              <w:rPr>
                <w:sz w:val="20"/>
              </w:rPr>
            </w:pPr>
            <w:r w:rsidRPr="001923C6">
              <w:rPr>
                <w:sz w:val="20"/>
              </w:rPr>
              <w:t>&lt;&lt;(1*4)/128/256&gt;</w:t>
            </w:r>
            <w:commentRangeStart w:id="124"/>
            <w:r w:rsidRPr="001923C6">
              <w:rPr>
                <w:sz w:val="20"/>
              </w:rPr>
              <w:t>&gt;</w:t>
            </w:r>
            <w:commentRangeEnd w:id="124"/>
            <w:r w:rsidRPr="001923C6">
              <w:rPr>
                <w:rStyle w:val="a8"/>
              </w:rPr>
              <w:commentReference w:id="124"/>
            </w:r>
          </w:p>
        </w:tc>
        <w:tc>
          <w:tcPr>
            <w:tcW w:w="1342" w:type="dxa"/>
            <w:tcBorders>
              <w:top w:val="single" w:sz="6" w:space="0" w:color="000000"/>
              <w:left w:val="single" w:sz="6" w:space="0" w:color="000000"/>
              <w:bottom w:val="single" w:sz="6" w:space="0" w:color="000000"/>
              <w:right w:val="single" w:sz="6" w:space="0" w:color="000000"/>
            </w:tcBorders>
          </w:tcPr>
          <w:p w14:paraId="2E52E1CF" w14:textId="77777777" w:rsidR="00A02D59" w:rsidRPr="001923C6" w:rsidRDefault="00A02D59" w:rsidP="00A02D59">
            <w:pPr>
              <w:rPr>
                <w:sz w:val="20"/>
              </w:rPr>
            </w:pPr>
            <w:r w:rsidRPr="001923C6">
              <w:rPr>
                <w:rFonts w:hint="eastAsia"/>
                <w:sz w:val="20"/>
              </w:rPr>
              <w:t>【ﾃﾞｭｱﾙ</w:t>
            </w:r>
            <w:r w:rsidRPr="001923C6">
              <w:rPr>
                <w:sz w:val="20"/>
              </w:rPr>
              <w:t>INJ】</w:t>
            </w:r>
          </w:p>
          <w:p w14:paraId="3CAD95BF" w14:textId="2696BAB0" w:rsidR="00A02D59" w:rsidRPr="001923C6" w:rsidRDefault="00A02D59" w:rsidP="00A02D59">
            <w:pPr>
              <w:rPr>
                <w:sz w:val="20"/>
              </w:rPr>
            </w:pPr>
            <w:r w:rsidRPr="001923C6">
              <w:rPr>
                <w:sz w:val="20"/>
              </w:rPr>
              <w:t>AND【</w:t>
            </w:r>
            <w:r w:rsidRPr="005F6A42">
              <w:rPr>
                <w:sz w:val="20"/>
              </w:rPr>
              <w:t>EGR</w:t>
            </w:r>
            <w:r w:rsidRPr="005F6A42">
              <w:rPr>
                <w:rFonts w:hint="eastAsia"/>
                <w:sz w:val="20"/>
              </w:rPr>
              <w:t>制御有</w:t>
            </w:r>
            <w:r w:rsidRPr="001923C6">
              <w:rPr>
                <w:sz w:val="20"/>
              </w:rPr>
              <w:t>】</w:t>
            </w:r>
          </w:p>
        </w:tc>
      </w:tr>
      <w:bookmarkEnd w:id="115"/>
      <w:bookmarkEnd w:id="116"/>
      <w:bookmarkEnd w:id="117"/>
      <w:bookmarkEnd w:id="118"/>
      <w:bookmarkEnd w:id="122"/>
      <w:tr w:rsidR="00A02D59" w:rsidRPr="001923C6" w14:paraId="2CF1D46E" w14:textId="77777777" w:rsidTr="00AB07ED">
        <w:trPr>
          <w:trHeight w:val="216"/>
        </w:trPr>
        <w:tc>
          <w:tcPr>
            <w:tcW w:w="1269" w:type="dxa"/>
            <w:tcBorders>
              <w:top w:val="single" w:sz="6" w:space="0" w:color="000000"/>
              <w:left w:val="single" w:sz="6" w:space="0" w:color="000000"/>
              <w:bottom w:val="single" w:sz="6" w:space="0" w:color="000000"/>
              <w:right w:val="single" w:sz="6" w:space="0" w:color="000000"/>
            </w:tcBorders>
            <w:shd w:val="clear" w:color="auto" w:fill="auto"/>
          </w:tcPr>
          <w:p w14:paraId="20E768D2" w14:textId="4A63EFAA" w:rsidR="00A02D59" w:rsidRPr="001923C6" w:rsidRDefault="00A02D59" w:rsidP="00A02D59">
            <w:pPr>
              <w:rPr>
                <w:sz w:val="20"/>
              </w:rPr>
            </w:pPr>
            <w:r w:rsidRPr="001923C6">
              <w:rPr>
                <w:sz w:val="20"/>
              </w:rPr>
              <w:t>explreq</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8AD07B2" w14:textId="18940665" w:rsidR="00A02D59" w:rsidRPr="001923C6" w:rsidRDefault="00A02D59" w:rsidP="00A02D59">
            <w:pPr>
              <w:rPr>
                <w:sz w:val="20"/>
              </w:rPr>
            </w:pPr>
            <w:r w:rsidRPr="001923C6">
              <w:rPr>
                <w:sz w:val="20"/>
              </w:rPr>
              <w:t>PL噴射実施要求</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10D2C7A" w14:textId="16DF8E26" w:rsidR="00A02D59" w:rsidRPr="001923C6" w:rsidRDefault="00A02D59" w:rsidP="00A02D59">
            <w:pPr>
              <w:rPr>
                <w:sz w:val="20"/>
              </w:rPr>
            </w:pPr>
            <w:r w:rsidRPr="001923C6">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17024FB" w14:textId="2A8D0905" w:rsidR="00A02D59" w:rsidRPr="001923C6" w:rsidRDefault="00A02D59" w:rsidP="00A02D59">
            <w:pPr>
              <w:rPr>
                <w:sz w:val="20"/>
              </w:rPr>
            </w:pPr>
            <w:r w:rsidRPr="001923C6">
              <w:rPr>
                <w:rFonts w:hint="eastAsia"/>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64770CC" w14:textId="59A07C3D" w:rsidR="00A02D59" w:rsidRPr="001923C6" w:rsidRDefault="00A02D59" w:rsidP="00A02D59">
            <w:pPr>
              <w:rPr>
                <w:sz w:val="20"/>
              </w:rPr>
            </w:pPr>
            <w:r w:rsidRPr="001923C6">
              <w:rPr>
                <w:rFonts w:hint="eastAsia"/>
                <w:sz w:val="20"/>
              </w:rPr>
              <w:t>-</w:t>
            </w:r>
          </w:p>
        </w:tc>
        <w:tc>
          <w:tcPr>
            <w:tcW w:w="986" w:type="dxa"/>
            <w:tcBorders>
              <w:top w:val="single" w:sz="6" w:space="0" w:color="000000"/>
              <w:left w:val="single" w:sz="6" w:space="0" w:color="000000"/>
              <w:bottom w:val="single" w:sz="6" w:space="0" w:color="000000"/>
              <w:right w:val="single" w:sz="6" w:space="0" w:color="000000"/>
            </w:tcBorders>
            <w:shd w:val="clear" w:color="auto" w:fill="auto"/>
          </w:tcPr>
          <w:p w14:paraId="3DBF241E" w14:textId="33D7A699" w:rsidR="00A02D59" w:rsidRPr="001923C6" w:rsidRDefault="00A02D59" w:rsidP="00A02D59">
            <w:pPr>
              <w:rPr>
                <w:sz w:val="20"/>
              </w:rPr>
            </w:pPr>
            <w:r w:rsidRPr="001923C6">
              <w:rPr>
                <w:rFonts w:hint="eastAsia"/>
                <w:sz w:val="20"/>
              </w:rPr>
              <w:t>0～1</w:t>
            </w:r>
          </w:p>
        </w:tc>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68D96851" w14:textId="5B17263F" w:rsidR="00A02D59" w:rsidRPr="001923C6" w:rsidRDefault="00A02D59" w:rsidP="00A02D59">
            <w:pPr>
              <w:rPr>
                <w:sz w:val="20"/>
              </w:rPr>
            </w:pPr>
            <w:r w:rsidRPr="001923C6">
              <w:rPr>
                <w:rFonts w:hint="eastAsia"/>
                <w:sz w:val="20"/>
              </w:rPr>
              <w:t>8</w:t>
            </w:r>
            <w:r w:rsidRPr="001923C6">
              <w:rPr>
                <w:sz w:val="20"/>
              </w:rPr>
              <w:t>ms</w:t>
            </w:r>
            <w:r w:rsidRPr="001923C6">
              <w:rPr>
                <w:rFonts w:hint="eastAsia"/>
                <w:sz w:val="20"/>
              </w:rPr>
              <w:t>中</w:t>
            </w:r>
          </w:p>
        </w:tc>
        <w:tc>
          <w:tcPr>
            <w:tcW w:w="845" w:type="dxa"/>
            <w:tcBorders>
              <w:top w:val="single" w:sz="6" w:space="0" w:color="000000"/>
              <w:left w:val="single" w:sz="6" w:space="0" w:color="000000"/>
              <w:bottom w:val="single" w:sz="6" w:space="0" w:color="000000"/>
              <w:right w:val="single" w:sz="6" w:space="0" w:color="000000"/>
            </w:tcBorders>
            <w:shd w:val="clear" w:color="auto" w:fill="auto"/>
          </w:tcPr>
          <w:p w14:paraId="7783C7F6" w14:textId="661D855E" w:rsidR="00A02D59" w:rsidRPr="001923C6" w:rsidRDefault="00A02D59" w:rsidP="00A02D59">
            <w:pPr>
              <w:rPr>
                <w:sz w:val="20"/>
              </w:rPr>
            </w:pPr>
            <w:r w:rsidRPr="001923C6">
              <w:rPr>
                <w:sz w:val="20"/>
              </w:rPr>
              <w:t>ENG_dm</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159B0EB9" w14:textId="0ABC5122" w:rsidR="00A02D59" w:rsidRPr="001923C6" w:rsidRDefault="00A02D59" w:rsidP="00A02D59">
            <w:pPr>
              <w:rPr>
                <w:sz w:val="20"/>
              </w:rPr>
            </w:pPr>
            <w:r w:rsidRPr="001923C6">
              <w:rPr>
                <w:sz w:val="20"/>
              </w:rPr>
              <w:t>u1</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7890877A" w14:textId="5E7E4525" w:rsidR="00A02D59" w:rsidRPr="001923C6" w:rsidRDefault="00A02D59" w:rsidP="00A02D59">
            <w:pPr>
              <w:rPr>
                <w:sz w:val="20"/>
              </w:rPr>
            </w:pPr>
            <w:r w:rsidRPr="001923C6">
              <w:rPr>
                <w:rFonts w:hint="eastAsia"/>
                <w:sz w:val="20"/>
              </w:rPr>
              <w:t>1</w:t>
            </w:r>
          </w:p>
        </w:tc>
        <w:tc>
          <w:tcPr>
            <w:tcW w:w="1342" w:type="dxa"/>
            <w:tcBorders>
              <w:top w:val="single" w:sz="6" w:space="0" w:color="000000"/>
              <w:left w:val="single" w:sz="6" w:space="0" w:color="000000"/>
              <w:bottom w:val="single" w:sz="6" w:space="0" w:color="000000"/>
              <w:right w:val="single" w:sz="6" w:space="0" w:color="000000"/>
            </w:tcBorders>
            <w:shd w:val="clear" w:color="auto" w:fill="auto"/>
          </w:tcPr>
          <w:p w14:paraId="5BAA3CF8" w14:textId="56BC3C51" w:rsidR="00A02D59" w:rsidRPr="001923C6" w:rsidRDefault="00A02D59" w:rsidP="00A02D59">
            <w:pPr>
              <w:rPr>
                <w:sz w:val="20"/>
              </w:rPr>
            </w:pPr>
            <w:r w:rsidRPr="001923C6">
              <w:rPr>
                <w:rFonts w:hint="eastAsia"/>
                <w:sz w:val="20"/>
              </w:rPr>
              <w:t>【ﾃﾞｭｱﾙ</w:t>
            </w:r>
            <w:r w:rsidRPr="001923C6">
              <w:rPr>
                <w:sz w:val="20"/>
              </w:rPr>
              <w:t>INJ】OR【D-4】</w:t>
            </w:r>
          </w:p>
        </w:tc>
      </w:tr>
      <w:tr w:rsidR="00A02D59" w:rsidRPr="001923C6" w14:paraId="4654D9CC" w14:textId="77777777" w:rsidTr="00AB07ED">
        <w:trPr>
          <w:trHeight w:val="216"/>
        </w:trPr>
        <w:tc>
          <w:tcPr>
            <w:tcW w:w="1269" w:type="dxa"/>
            <w:vMerge w:val="restart"/>
            <w:tcBorders>
              <w:top w:val="single" w:sz="6" w:space="0" w:color="000000"/>
              <w:left w:val="single" w:sz="6" w:space="0" w:color="000000"/>
              <w:right w:val="single" w:sz="6" w:space="0" w:color="000000"/>
            </w:tcBorders>
            <w:shd w:val="clear" w:color="auto" w:fill="auto"/>
          </w:tcPr>
          <w:p w14:paraId="11D15B22" w14:textId="4A6AACCA" w:rsidR="00A02D59" w:rsidRPr="0053665E" w:rsidRDefault="00A02D59" w:rsidP="00A02D59">
            <w:pPr>
              <w:rPr>
                <w:color w:val="000000"/>
                <w:sz w:val="20"/>
              </w:rPr>
            </w:pPr>
            <w:r w:rsidRPr="0053665E">
              <w:rPr>
                <w:color w:val="000000"/>
                <w:sz w:val="20"/>
              </w:rPr>
              <w:t>eqinjflfix[8]</w:t>
            </w:r>
          </w:p>
        </w:tc>
        <w:tc>
          <w:tcPr>
            <w:tcW w:w="1547" w:type="dxa"/>
            <w:vMerge w:val="restart"/>
            <w:tcBorders>
              <w:top w:val="single" w:sz="6" w:space="0" w:color="000000"/>
              <w:left w:val="single" w:sz="6" w:space="0" w:color="000000"/>
              <w:right w:val="single" w:sz="6" w:space="0" w:color="000000"/>
            </w:tcBorders>
            <w:shd w:val="clear" w:color="auto" w:fill="auto"/>
          </w:tcPr>
          <w:p w14:paraId="27A1E5FE" w14:textId="062B6AFB" w:rsidR="00A02D59" w:rsidRPr="0053665E" w:rsidRDefault="00A02D59" w:rsidP="00A02D59">
            <w:pPr>
              <w:rPr>
                <w:sz w:val="20"/>
              </w:rPr>
            </w:pPr>
            <w:r w:rsidRPr="0053665E">
              <w:rPr>
                <w:sz w:val="20"/>
              </w:rPr>
              <w:t>FL固定噴射量</w:t>
            </w:r>
          </w:p>
        </w:tc>
        <w:tc>
          <w:tcPr>
            <w:tcW w:w="563" w:type="dxa"/>
            <w:vMerge w:val="restart"/>
            <w:tcBorders>
              <w:top w:val="single" w:sz="6" w:space="0" w:color="000000"/>
              <w:left w:val="single" w:sz="6" w:space="0" w:color="000000"/>
              <w:right w:val="single" w:sz="6" w:space="0" w:color="000000"/>
            </w:tcBorders>
            <w:shd w:val="clear" w:color="auto" w:fill="auto"/>
          </w:tcPr>
          <w:p w14:paraId="0901156C" w14:textId="77777777" w:rsidR="00A02D59" w:rsidRPr="0053665E" w:rsidRDefault="00A02D59" w:rsidP="00A02D59">
            <w:pPr>
              <w:rPr>
                <w:sz w:val="20"/>
              </w:rPr>
            </w:pPr>
            <w:r w:rsidRPr="0053665E">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099F830A" w14:textId="77777777" w:rsidR="00A02D59" w:rsidRPr="0053665E" w:rsidRDefault="00A02D59" w:rsidP="00A02D59">
            <w:pPr>
              <w:rPr>
                <w:sz w:val="20"/>
              </w:rPr>
            </w:pPr>
            <w:r w:rsidRPr="0053665E">
              <w:rPr>
                <w:sz w:val="20"/>
              </w:rPr>
              <w:t>-</w:t>
            </w:r>
          </w:p>
        </w:tc>
        <w:tc>
          <w:tcPr>
            <w:tcW w:w="563" w:type="dxa"/>
            <w:vMerge w:val="restart"/>
            <w:tcBorders>
              <w:top w:val="single" w:sz="6" w:space="0" w:color="000000"/>
              <w:left w:val="single" w:sz="6" w:space="0" w:color="000000"/>
              <w:right w:val="single" w:sz="6" w:space="0" w:color="000000"/>
            </w:tcBorders>
            <w:shd w:val="clear" w:color="auto" w:fill="auto"/>
          </w:tcPr>
          <w:p w14:paraId="4772CFF4" w14:textId="77777777" w:rsidR="00A02D59" w:rsidRPr="0053665E" w:rsidRDefault="00A02D59" w:rsidP="00A02D59">
            <w:pPr>
              <w:rPr>
                <w:sz w:val="20"/>
              </w:rPr>
            </w:pPr>
            <w:r w:rsidRPr="0053665E">
              <w:rPr>
                <w:sz w:val="20"/>
              </w:rPr>
              <w:t>mg/st</w:t>
            </w:r>
          </w:p>
        </w:tc>
        <w:tc>
          <w:tcPr>
            <w:tcW w:w="986" w:type="dxa"/>
            <w:vMerge w:val="restart"/>
            <w:tcBorders>
              <w:top w:val="single" w:sz="6" w:space="0" w:color="000000"/>
              <w:left w:val="single" w:sz="6" w:space="0" w:color="000000"/>
              <w:right w:val="single" w:sz="6" w:space="0" w:color="000000"/>
            </w:tcBorders>
            <w:shd w:val="clear" w:color="auto" w:fill="auto"/>
          </w:tcPr>
          <w:p w14:paraId="1AA09BC2" w14:textId="77777777" w:rsidR="00A02D59" w:rsidRPr="0053665E" w:rsidRDefault="00A02D59" w:rsidP="00A02D59">
            <w:pPr>
              <w:rPr>
                <w:sz w:val="20"/>
              </w:rPr>
            </w:pPr>
            <w:r w:rsidRPr="0053665E">
              <w:rPr>
                <w:sz w:val="20"/>
              </w:rPr>
              <w:t>0～2800</w:t>
            </w:r>
          </w:p>
        </w:tc>
        <w:tc>
          <w:tcPr>
            <w:tcW w:w="1126" w:type="dxa"/>
            <w:vMerge w:val="restart"/>
            <w:tcBorders>
              <w:top w:val="single" w:sz="6" w:space="0" w:color="000000"/>
              <w:left w:val="single" w:sz="6" w:space="0" w:color="000000"/>
              <w:right w:val="single" w:sz="6" w:space="0" w:color="000000"/>
            </w:tcBorders>
            <w:shd w:val="clear" w:color="auto" w:fill="auto"/>
          </w:tcPr>
          <w:p w14:paraId="1E842C55" w14:textId="77777777" w:rsidR="00A02D59" w:rsidRPr="0053665E" w:rsidRDefault="00A02D59" w:rsidP="00A02D59">
            <w:pPr>
              <w:rPr>
                <w:sz w:val="20"/>
              </w:rPr>
            </w:pPr>
            <w:r w:rsidRPr="0053665E">
              <w:rPr>
                <w:sz w:val="20"/>
              </w:rPr>
              <w:t>8ms</w:t>
            </w:r>
            <w:r w:rsidRPr="0053665E">
              <w:rPr>
                <w:rFonts w:hint="eastAsia"/>
                <w:sz w:val="20"/>
              </w:rPr>
              <w:t>中</w:t>
            </w:r>
          </w:p>
        </w:tc>
        <w:tc>
          <w:tcPr>
            <w:tcW w:w="845" w:type="dxa"/>
            <w:vMerge w:val="restart"/>
            <w:tcBorders>
              <w:top w:val="single" w:sz="6" w:space="0" w:color="000000"/>
              <w:left w:val="single" w:sz="6" w:space="0" w:color="000000"/>
              <w:right w:val="single" w:sz="6" w:space="0" w:color="000000"/>
            </w:tcBorders>
            <w:shd w:val="clear" w:color="auto" w:fill="auto"/>
          </w:tcPr>
          <w:p w14:paraId="4FA57DF6" w14:textId="77777777" w:rsidR="00A02D59" w:rsidRPr="0053665E" w:rsidRDefault="00A02D59" w:rsidP="00A02D59">
            <w:pPr>
              <w:rPr>
                <w:sz w:val="20"/>
              </w:rPr>
            </w:pPr>
            <w:r w:rsidRPr="0053665E">
              <w:rPr>
                <w:sz w:val="20"/>
              </w:rPr>
              <w:t>ENG_dm</w:t>
            </w:r>
            <w:r w:rsidRPr="0053665E"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1ADE3257" w14:textId="77777777" w:rsidR="00A02D59" w:rsidRPr="0053665E" w:rsidRDefault="00A02D59" w:rsidP="00A02D59">
            <w:pPr>
              <w:rPr>
                <w:sz w:val="20"/>
              </w:rPr>
            </w:pPr>
            <w:r w:rsidRPr="0053665E">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593E03A1" w14:textId="77777777" w:rsidR="00A02D59" w:rsidRPr="0053665E" w:rsidRDefault="00A02D59" w:rsidP="00A02D59">
            <w:pPr>
              <w:rPr>
                <w:sz w:val="20"/>
              </w:rPr>
            </w:pPr>
            <w:r w:rsidRPr="0053665E">
              <w:rPr>
                <w:sz w:val="20"/>
              </w:rPr>
              <w:t>(4096*1024)/128/256/256/256</w:t>
            </w:r>
          </w:p>
        </w:tc>
        <w:tc>
          <w:tcPr>
            <w:tcW w:w="1342" w:type="dxa"/>
            <w:vMerge w:val="restart"/>
            <w:tcBorders>
              <w:top w:val="single" w:sz="6" w:space="0" w:color="000000"/>
              <w:left w:val="single" w:sz="6" w:space="0" w:color="000000"/>
              <w:right w:val="single" w:sz="6" w:space="0" w:color="000000"/>
            </w:tcBorders>
            <w:shd w:val="clear" w:color="auto" w:fill="auto"/>
          </w:tcPr>
          <w:p w14:paraId="3B1E1107" w14:textId="7F77B7FF" w:rsidR="00A02D59" w:rsidRPr="0053665E" w:rsidRDefault="00A02D59" w:rsidP="00A02D59">
            <w:pPr>
              <w:rPr>
                <w:sz w:val="20"/>
              </w:rPr>
            </w:pPr>
            <w:r w:rsidRPr="0053665E">
              <w:rPr>
                <w:rFonts w:hint="eastAsia"/>
                <w:sz w:val="20"/>
              </w:rPr>
              <w:t>-</w:t>
            </w:r>
          </w:p>
        </w:tc>
      </w:tr>
      <w:tr w:rsidR="00A02D59" w:rsidRPr="001923C6" w14:paraId="4141BF52" w14:textId="77777777" w:rsidTr="00A02D59">
        <w:trPr>
          <w:trHeight w:val="244"/>
        </w:trPr>
        <w:tc>
          <w:tcPr>
            <w:tcW w:w="1269" w:type="dxa"/>
            <w:vMerge/>
            <w:tcBorders>
              <w:left w:val="single" w:sz="6" w:space="0" w:color="000000"/>
              <w:bottom w:val="single" w:sz="6" w:space="0" w:color="000000"/>
              <w:right w:val="single" w:sz="6" w:space="0" w:color="000000"/>
            </w:tcBorders>
            <w:shd w:val="clear" w:color="auto" w:fill="auto"/>
          </w:tcPr>
          <w:p w14:paraId="4BCD8444" w14:textId="77777777" w:rsidR="00A02D59" w:rsidRPr="0053665E" w:rsidRDefault="00A02D59" w:rsidP="00A02D59">
            <w:pPr>
              <w:rPr>
                <w:color w:val="000000"/>
                <w:sz w:val="20"/>
              </w:rPr>
            </w:pPr>
          </w:p>
        </w:tc>
        <w:tc>
          <w:tcPr>
            <w:tcW w:w="1547" w:type="dxa"/>
            <w:vMerge/>
            <w:tcBorders>
              <w:left w:val="single" w:sz="6" w:space="0" w:color="000000"/>
              <w:bottom w:val="single" w:sz="6" w:space="0" w:color="000000"/>
              <w:right w:val="single" w:sz="6" w:space="0" w:color="000000"/>
            </w:tcBorders>
            <w:shd w:val="clear" w:color="auto" w:fill="auto"/>
          </w:tcPr>
          <w:p w14:paraId="2657F16E" w14:textId="77777777" w:rsidR="00A02D59" w:rsidRPr="0053665E"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16D5E2CE" w14:textId="77777777" w:rsidR="00A02D59" w:rsidRPr="0053665E"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266AA425" w14:textId="77777777" w:rsidR="00A02D59" w:rsidRPr="0053665E" w:rsidRDefault="00A02D59" w:rsidP="00A02D59">
            <w:pPr>
              <w:rPr>
                <w:sz w:val="20"/>
              </w:rPr>
            </w:pPr>
          </w:p>
        </w:tc>
        <w:tc>
          <w:tcPr>
            <w:tcW w:w="563" w:type="dxa"/>
            <w:vMerge/>
            <w:tcBorders>
              <w:left w:val="single" w:sz="6" w:space="0" w:color="000000"/>
              <w:bottom w:val="single" w:sz="6" w:space="0" w:color="000000"/>
              <w:right w:val="single" w:sz="6" w:space="0" w:color="000000"/>
            </w:tcBorders>
            <w:shd w:val="clear" w:color="auto" w:fill="auto"/>
          </w:tcPr>
          <w:p w14:paraId="6427F8D4" w14:textId="77777777" w:rsidR="00A02D59" w:rsidRPr="0053665E" w:rsidRDefault="00A02D59" w:rsidP="00A02D59">
            <w:pPr>
              <w:rPr>
                <w:sz w:val="20"/>
              </w:rPr>
            </w:pPr>
          </w:p>
        </w:tc>
        <w:tc>
          <w:tcPr>
            <w:tcW w:w="986" w:type="dxa"/>
            <w:vMerge/>
            <w:tcBorders>
              <w:left w:val="single" w:sz="6" w:space="0" w:color="000000"/>
              <w:bottom w:val="single" w:sz="6" w:space="0" w:color="000000"/>
              <w:right w:val="single" w:sz="6" w:space="0" w:color="000000"/>
            </w:tcBorders>
            <w:shd w:val="clear" w:color="auto" w:fill="auto"/>
          </w:tcPr>
          <w:p w14:paraId="6C81D19A" w14:textId="77777777" w:rsidR="00A02D59" w:rsidRPr="0053665E" w:rsidRDefault="00A02D59" w:rsidP="00A02D59">
            <w:pPr>
              <w:rPr>
                <w:sz w:val="20"/>
              </w:rPr>
            </w:pPr>
          </w:p>
        </w:tc>
        <w:tc>
          <w:tcPr>
            <w:tcW w:w="1126" w:type="dxa"/>
            <w:vMerge/>
            <w:tcBorders>
              <w:left w:val="single" w:sz="6" w:space="0" w:color="000000"/>
              <w:bottom w:val="single" w:sz="6" w:space="0" w:color="000000"/>
              <w:right w:val="single" w:sz="6" w:space="0" w:color="000000"/>
            </w:tcBorders>
            <w:shd w:val="clear" w:color="auto" w:fill="auto"/>
          </w:tcPr>
          <w:p w14:paraId="4B52F310" w14:textId="77777777" w:rsidR="00A02D59" w:rsidRPr="0053665E" w:rsidRDefault="00A02D59" w:rsidP="00A02D59">
            <w:pPr>
              <w:rPr>
                <w:sz w:val="20"/>
              </w:rPr>
            </w:pPr>
          </w:p>
        </w:tc>
        <w:tc>
          <w:tcPr>
            <w:tcW w:w="845" w:type="dxa"/>
            <w:vMerge/>
            <w:tcBorders>
              <w:left w:val="single" w:sz="6" w:space="0" w:color="000000"/>
              <w:bottom w:val="single" w:sz="6" w:space="0" w:color="000000"/>
              <w:right w:val="single" w:sz="6" w:space="0" w:color="000000"/>
            </w:tcBorders>
            <w:shd w:val="clear" w:color="auto" w:fill="auto"/>
          </w:tcPr>
          <w:p w14:paraId="484378DD" w14:textId="77777777" w:rsidR="00A02D59" w:rsidRPr="0053665E"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F809E22" w14:textId="77777777" w:rsidR="00A02D59" w:rsidRPr="0053665E" w:rsidRDefault="00A02D59" w:rsidP="00A02D59">
            <w:pPr>
              <w:rPr>
                <w:sz w:val="20"/>
              </w:rPr>
            </w:pPr>
            <w:r w:rsidRPr="0053665E">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643F751C" w14:textId="77777777" w:rsidR="00A02D59" w:rsidRPr="0053665E" w:rsidRDefault="00A02D59" w:rsidP="00A02D59">
            <w:pPr>
              <w:rPr>
                <w:sz w:val="20"/>
              </w:rPr>
            </w:pPr>
            <w:r w:rsidRPr="0053665E">
              <w:rPr>
                <w:sz w:val="20"/>
              </w:rPr>
              <w:t>-</w:t>
            </w:r>
          </w:p>
        </w:tc>
        <w:tc>
          <w:tcPr>
            <w:tcW w:w="1342" w:type="dxa"/>
            <w:vMerge/>
            <w:tcBorders>
              <w:left w:val="single" w:sz="6" w:space="0" w:color="000000"/>
              <w:bottom w:val="single" w:sz="6" w:space="0" w:color="000000"/>
              <w:right w:val="single" w:sz="6" w:space="0" w:color="000000"/>
            </w:tcBorders>
            <w:shd w:val="clear" w:color="auto" w:fill="auto"/>
          </w:tcPr>
          <w:p w14:paraId="717CAF8D" w14:textId="77777777" w:rsidR="00A02D59" w:rsidRPr="0053665E" w:rsidRDefault="00A02D59" w:rsidP="00A02D59">
            <w:pPr>
              <w:rPr>
                <w:sz w:val="20"/>
              </w:rPr>
            </w:pPr>
          </w:p>
        </w:tc>
      </w:tr>
      <w:tr w:rsidR="00A02D59" w:rsidRPr="001923C6" w14:paraId="21A9A4F4" w14:textId="77777777" w:rsidTr="00A02D59">
        <w:trPr>
          <w:trHeight w:val="216"/>
        </w:trPr>
        <w:tc>
          <w:tcPr>
            <w:tcW w:w="1269" w:type="dxa"/>
            <w:vMerge w:val="restart"/>
            <w:tcBorders>
              <w:top w:val="single" w:sz="6" w:space="0" w:color="000000"/>
              <w:left w:val="single" w:sz="6" w:space="0" w:color="000000"/>
              <w:bottom w:val="single" w:sz="4" w:space="0" w:color="auto"/>
              <w:right w:val="single" w:sz="6" w:space="0" w:color="000000"/>
            </w:tcBorders>
            <w:shd w:val="clear" w:color="auto" w:fill="auto"/>
          </w:tcPr>
          <w:p w14:paraId="63B580DA" w14:textId="225E7A8E" w:rsidR="00A02D59" w:rsidRPr="0053665E" w:rsidRDefault="00A02D59" w:rsidP="00A02D59">
            <w:pPr>
              <w:rPr>
                <w:color w:val="000000"/>
                <w:sz w:val="20"/>
              </w:rPr>
            </w:pPr>
            <w:r w:rsidRPr="0053665E">
              <w:rPr>
                <w:color w:val="000000"/>
                <w:sz w:val="20"/>
              </w:rPr>
              <w:t>eqinjplfix[8]</w:t>
            </w:r>
          </w:p>
        </w:tc>
        <w:tc>
          <w:tcPr>
            <w:tcW w:w="1547" w:type="dxa"/>
            <w:vMerge w:val="restart"/>
            <w:tcBorders>
              <w:top w:val="single" w:sz="6" w:space="0" w:color="000000"/>
              <w:left w:val="single" w:sz="6" w:space="0" w:color="000000"/>
              <w:bottom w:val="single" w:sz="4" w:space="0" w:color="auto"/>
              <w:right w:val="single" w:sz="6" w:space="0" w:color="000000"/>
            </w:tcBorders>
            <w:shd w:val="clear" w:color="auto" w:fill="auto"/>
          </w:tcPr>
          <w:p w14:paraId="451D1C1D" w14:textId="77777777" w:rsidR="00A02D59" w:rsidRPr="0053665E" w:rsidRDefault="00A02D59" w:rsidP="00A02D59">
            <w:pPr>
              <w:rPr>
                <w:sz w:val="20"/>
              </w:rPr>
            </w:pPr>
            <w:r w:rsidRPr="0053665E">
              <w:rPr>
                <w:sz w:val="20"/>
              </w:rPr>
              <w:t>PL固定噴射量</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08CC541D" w14:textId="77777777" w:rsidR="00A02D59" w:rsidRPr="0053665E" w:rsidRDefault="00A02D59" w:rsidP="00A02D59">
            <w:pPr>
              <w:rPr>
                <w:sz w:val="20"/>
              </w:rPr>
            </w:pPr>
            <w:r w:rsidRPr="0053665E">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21C38C44" w14:textId="77777777" w:rsidR="00A02D59" w:rsidRPr="0053665E" w:rsidRDefault="00A02D59" w:rsidP="00A02D59">
            <w:pPr>
              <w:rPr>
                <w:sz w:val="20"/>
              </w:rPr>
            </w:pPr>
            <w:r w:rsidRPr="0053665E">
              <w:rPr>
                <w:sz w:val="20"/>
              </w:rPr>
              <w:t>-</w:t>
            </w:r>
          </w:p>
        </w:tc>
        <w:tc>
          <w:tcPr>
            <w:tcW w:w="563" w:type="dxa"/>
            <w:vMerge w:val="restart"/>
            <w:tcBorders>
              <w:top w:val="single" w:sz="6" w:space="0" w:color="000000"/>
              <w:left w:val="single" w:sz="6" w:space="0" w:color="000000"/>
              <w:bottom w:val="single" w:sz="4" w:space="0" w:color="auto"/>
              <w:right w:val="single" w:sz="6" w:space="0" w:color="000000"/>
            </w:tcBorders>
            <w:shd w:val="clear" w:color="auto" w:fill="auto"/>
          </w:tcPr>
          <w:p w14:paraId="65E8DB3A" w14:textId="77777777" w:rsidR="00A02D59" w:rsidRPr="0053665E" w:rsidRDefault="00A02D59" w:rsidP="00A02D59">
            <w:pPr>
              <w:rPr>
                <w:sz w:val="20"/>
              </w:rPr>
            </w:pPr>
            <w:r w:rsidRPr="0053665E">
              <w:rPr>
                <w:sz w:val="20"/>
              </w:rPr>
              <w:t>mg/st</w:t>
            </w:r>
          </w:p>
        </w:tc>
        <w:tc>
          <w:tcPr>
            <w:tcW w:w="986" w:type="dxa"/>
            <w:vMerge w:val="restart"/>
            <w:tcBorders>
              <w:top w:val="single" w:sz="6" w:space="0" w:color="000000"/>
              <w:left w:val="single" w:sz="6" w:space="0" w:color="000000"/>
              <w:bottom w:val="single" w:sz="4" w:space="0" w:color="auto"/>
              <w:right w:val="single" w:sz="6" w:space="0" w:color="000000"/>
            </w:tcBorders>
            <w:shd w:val="clear" w:color="auto" w:fill="auto"/>
          </w:tcPr>
          <w:p w14:paraId="312F27B3" w14:textId="77777777" w:rsidR="00A02D59" w:rsidRPr="0053665E" w:rsidRDefault="00A02D59" w:rsidP="00A02D59">
            <w:pPr>
              <w:rPr>
                <w:sz w:val="20"/>
              </w:rPr>
            </w:pPr>
            <w:r w:rsidRPr="0053665E">
              <w:rPr>
                <w:sz w:val="20"/>
              </w:rPr>
              <w:t>0～2800</w:t>
            </w:r>
          </w:p>
        </w:tc>
        <w:tc>
          <w:tcPr>
            <w:tcW w:w="1126" w:type="dxa"/>
            <w:vMerge w:val="restart"/>
            <w:tcBorders>
              <w:top w:val="single" w:sz="6" w:space="0" w:color="000000"/>
              <w:left w:val="single" w:sz="6" w:space="0" w:color="000000"/>
              <w:bottom w:val="single" w:sz="4" w:space="0" w:color="auto"/>
              <w:right w:val="single" w:sz="6" w:space="0" w:color="000000"/>
            </w:tcBorders>
            <w:shd w:val="clear" w:color="auto" w:fill="auto"/>
          </w:tcPr>
          <w:p w14:paraId="7912B984" w14:textId="77777777" w:rsidR="00A02D59" w:rsidRPr="0053665E" w:rsidRDefault="00A02D59" w:rsidP="00A02D59">
            <w:pPr>
              <w:rPr>
                <w:sz w:val="20"/>
              </w:rPr>
            </w:pPr>
            <w:r w:rsidRPr="0053665E">
              <w:rPr>
                <w:sz w:val="20"/>
              </w:rPr>
              <w:t>8ms</w:t>
            </w:r>
            <w:r w:rsidRPr="0053665E">
              <w:rPr>
                <w:rFonts w:hint="eastAsia"/>
                <w:sz w:val="20"/>
              </w:rPr>
              <w:t>中</w:t>
            </w:r>
          </w:p>
        </w:tc>
        <w:tc>
          <w:tcPr>
            <w:tcW w:w="845" w:type="dxa"/>
            <w:vMerge w:val="restart"/>
            <w:tcBorders>
              <w:top w:val="single" w:sz="6" w:space="0" w:color="000000"/>
              <w:left w:val="single" w:sz="6" w:space="0" w:color="000000"/>
              <w:bottom w:val="single" w:sz="4" w:space="0" w:color="auto"/>
              <w:right w:val="single" w:sz="6" w:space="0" w:color="000000"/>
            </w:tcBorders>
            <w:shd w:val="clear" w:color="auto" w:fill="auto"/>
          </w:tcPr>
          <w:p w14:paraId="5E6405B2" w14:textId="77777777" w:rsidR="00A02D59" w:rsidRPr="0053665E" w:rsidRDefault="00A02D59" w:rsidP="00A02D59">
            <w:pPr>
              <w:rPr>
                <w:sz w:val="20"/>
              </w:rPr>
            </w:pPr>
            <w:r w:rsidRPr="0053665E">
              <w:rPr>
                <w:sz w:val="20"/>
              </w:rPr>
              <w:t>ENG_dm</w:t>
            </w:r>
            <w:r w:rsidRPr="0053665E" w:rsidDel="00973239">
              <w:rPr>
                <w:sz w:val="20"/>
              </w:rPr>
              <w:t xml:space="preserve"> </w:t>
            </w: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3E3B6A89" w14:textId="77777777" w:rsidR="00A02D59" w:rsidRPr="0053665E" w:rsidRDefault="00A02D59" w:rsidP="00A02D59">
            <w:pPr>
              <w:rPr>
                <w:sz w:val="20"/>
              </w:rPr>
            </w:pPr>
            <w:r w:rsidRPr="0053665E">
              <w:rPr>
                <w:sz w:val="20"/>
              </w:rPr>
              <w:t>s4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0872E0B1" w14:textId="77777777" w:rsidR="00A02D59" w:rsidRPr="0053665E" w:rsidRDefault="00A02D59" w:rsidP="00A02D59">
            <w:pPr>
              <w:rPr>
                <w:sz w:val="20"/>
              </w:rPr>
            </w:pPr>
            <w:r w:rsidRPr="0053665E">
              <w:rPr>
                <w:sz w:val="20"/>
              </w:rPr>
              <w:t>(4096*1024)/128/256/256/256</w:t>
            </w:r>
          </w:p>
        </w:tc>
        <w:tc>
          <w:tcPr>
            <w:tcW w:w="1342" w:type="dxa"/>
            <w:vMerge w:val="restart"/>
            <w:tcBorders>
              <w:top w:val="single" w:sz="6" w:space="0" w:color="000000"/>
              <w:left w:val="single" w:sz="6" w:space="0" w:color="000000"/>
              <w:bottom w:val="single" w:sz="4" w:space="0" w:color="auto"/>
              <w:right w:val="single" w:sz="6" w:space="0" w:color="000000"/>
            </w:tcBorders>
            <w:shd w:val="clear" w:color="auto" w:fill="auto"/>
          </w:tcPr>
          <w:p w14:paraId="3A228E63" w14:textId="5B877B80" w:rsidR="00A02D59" w:rsidRPr="0053665E" w:rsidRDefault="00A02D59" w:rsidP="00A02D59">
            <w:pPr>
              <w:rPr>
                <w:sz w:val="20"/>
              </w:rPr>
            </w:pPr>
            <w:r w:rsidRPr="0053665E">
              <w:rPr>
                <w:rFonts w:hint="eastAsia"/>
                <w:sz w:val="20"/>
              </w:rPr>
              <w:t>-</w:t>
            </w:r>
          </w:p>
        </w:tc>
      </w:tr>
      <w:tr w:rsidR="00A02D59" w:rsidRPr="001923C6" w14:paraId="2458E490" w14:textId="77777777" w:rsidTr="00A02D59">
        <w:trPr>
          <w:trHeight w:val="263"/>
        </w:trPr>
        <w:tc>
          <w:tcPr>
            <w:tcW w:w="1269" w:type="dxa"/>
            <w:vMerge/>
            <w:tcBorders>
              <w:top w:val="single" w:sz="6" w:space="0" w:color="000000"/>
              <w:left w:val="single" w:sz="6" w:space="0" w:color="000000"/>
              <w:bottom w:val="single" w:sz="4" w:space="0" w:color="auto"/>
              <w:right w:val="single" w:sz="6" w:space="0" w:color="000000"/>
            </w:tcBorders>
          </w:tcPr>
          <w:p w14:paraId="2B3155BE" w14:textId="77777777" w:rsidR="00A02D59" w:rsidRPr="001923C6" w:rsidRDefault="00A02D59" w:rsidP="00A02D59">
            <w:pPr>
              <w:rPr>
                <w:color w:val="000000"/>
                <w:sz w:val="20"/>
              </w:rPr>
            </w:pPr>
          </w:p>
        </w:tc>
        <w:tc>
          <w:tcPr>
            <w:tcW w:w="1547" w:type="dxa"/>
            <w:vMerge/>
            <w:tcBorders>
              <w:top w:val="single" w:sz="6" w:space="0" w:color="000000"/>
              <w:left w:val="single" w:sz="6" w:space="0" w:color="000000"/>
              <w:bottom w:val="single" w:sz="4" w:space="0" w:color="auto"/>
              <w:right w:val="single" w:sz="6" w:space="0" w:color="000000"/>
            </w:tcBorders>
          </w:tcPr>
          <w:p w14:paraId="1EB315AB"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57530B13"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27DCBC75" w14:textId="77777777" w:rsidR="00A02D59" w:rsidRPr="001923C6" w:rsidRDefault="00A02D59" w:rsidP="00A02D59">
            <w:pPr>
              <w:rPr>
                <w:sz w:val="20"/>
              </w:rPr>
            </w:pPr>
          </w:p>
        </w:tc>
        <w:tc>
          <w:tcPr>
            <w:tcW w:w="563" w:type="dxa"/>
            <w:vMerge/>
            <w:tcBorders>
              <w:top w:val="single" w:sz="6" w:space="0" w:color="000000"/>
              <w:left w:val="single" w:sz="6" w:space="0" w:color="000000"/>
              <w:bottom w:val="single" w:sz="4" w:space="0" w:color="auto"/>
              <w:right w:val="single" w:sz="6" w:space="0" w:color="000000"/>
            </w:tcBorders>
          </w:tcPr>
          <w:p w14:paraId="5A36A533" w14:textId="77777777" w:rsidR="00A02D59" w:rsidRPr="001923C6" w:rsidRDefault="00A02D59" w:rsidP="00A02D59">
            <w:pPr>
              <w:rPr>
                <w:sz w:val="20"/>
              </w:rPr>
            </w:pPr>
          </w:p>
        </w:tc>
        <w:tc>
          <w:tcPr>
            <w:tcW w:w="986" w:type="dxa"/>
            <w:vMerge/>
            <w:tcBorders>
              <w:top w:val="single" w:sz="6" w:space="0" w:color="000000"/>
              <w:left w:val="single" w:sz="6" w:space="0" w:color="000000"/>
              <w:bottom w:val="single" w:sz="4" w:space="0" w:color="auto"/>
              <w:right w:val="single" w:sz="6" w:space="0" w:color="000000"/>
            </w:tcBorders>
          </w:tcPr>
          <w:p w14:paraId="7D6C876A" w14:textId="77777777" w:rsidR="00A02D59" w:rsidRPr="001923C6" w:rsidRDefault="00A02D59" w:rsidP="00A02D59">
            <w:pPr>
              <w:rPr>
                <w:sz w:val="20"/>
              </w:rPr>
            </w:pPr>
          </w:p>
        </w:tc>
        <w:tc>
          <w:tcPr>
            <w:tcW w:w="1126" w:type="dxa"/>
            <w:vMerge/>
            <w:tcBorders>
              <w:top w:val="single" w:sz="6" w:space="0" w:color="000000"/>
              <w:left w:val="single" w:sz="6" w:space="0" w:color="000000"/>
              <w:bottom w:val="single" w:sz="4" w:space="0" w:color="auto"/>
              <w:right w:val="single" w:sz="6" w:space="0" w:color="000000"/>
            </w:tcBorders>
          </w:tcPr>
          <w:p w14:paraId="4793F14E" w14:textId="77777777" w:rsidR="00A02D59" w:rsidRPr="001923C6" w:rsidRDefault="00A02D59" w:rsidP="00A02D59">
            <w:pPr>
              <w:rPr>
                <w:sz w:val="20"/>
              </w:rPr>
            </w:pPr>
          </w:p>
        </w:tc>
        <w:tc>
          <w:tcPr>
            <w:tcW w:w="845" w:type="dxa"/>
            <w:vMerge/>
            <w:tcBorders>
              <w:top w:val="single" w:sz="6" w:space="0" w:color="000000"/>
              <w:left w:val="single" w:sz="6" w:space="0" w:color="000000"/>
              <w:bottom w:val="single" w:sz="4" w:space="0" w:color="auto"/>
              <w:right w:val="single" w:sz="6" w:space="0" w:color="000000"/>
            </w:tcBorders>
          </w:tcPr>
          <w:p w14:paraId="119D2AA9" w14:textId="77777777" w:rsidR="00A02D59" w:rsidRPr="001923C6" w:rsidRDefault="00A02D59" w:rsidP="00A02D59">
            <w:pPr>
              <w:rPr>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auto"/>
          </w:tcPr>
          <w:p w14:paraId="557A4965" w14:textId="77777777" w:rsidR="00A02D59" w:rsidRPr="0053665E" w:rsidRDefault="00A02D59" w:rsidP="00A02D59">
            <w:pPr>
              <w:rPr>
                <w:sz w:val="20"/>
              </w:rPr>
            </w:pPr>
            <w:r w:rsidRPr="0053665E">
              <w:rPr>
                <w:sz w:val="20"/>
              </w:rPr>
              <w:t>f4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Pr>
          <w:p w14:paraId="4F5E83C7" w14:textId="77777777" w:rsidR="00A02D59" w:rsidRPr="0053665E" w:rsidRDefault="00A02D59" w:rsidP="00A02D59">
            <w:pPr>
              <w:rPr>
                <w:sz w:val="20"/>
              </w:rPr>
            </w:pPr>
            <w:r w:rsidRPr="0053665E">
              <w:rPr>
                <w:sz w:val="20"/>
              </w:rPr>
              <w:t>-</w:t>
            </w:r>
          </w:p>
        </w:tc>
        <w:tc>
          <w:tcPr>
            <w:tcW w:w="1342" w:type="dxa"/>
            <w:vMerge/>
            <w:tcBorders>
              <w:left w:val="single" w:sz="6" w:space="0" w:color="000000"/>
              <w:bottom w:val="single" w:sz="4" w:space="0" w:color="auto"/>
              <w:right w:val="single" w:sz="6" w:space="0" w:color="000000"/>
            </w:tcBorders>
          </w:tcPr>
          <w:p w14:paraId="77F24C32" w14:textId="77777777" w:rsidR="00A02D59" w:rsidRPr="001923C6" w:rsidRDefault="00A02D59" w:rsidP="00A02D59">
            <w:pPr>
              <w:rPr>
                <w:sz w:val="20"/>
              </w:rPr>
            </w:pPr>
          </w:p>
        </w:tc>
      </w:tr>
      <w:tr w:rsidR="00A02D59" w:rsidRPr="001923C6" w14:paraId="4DEE2FDE" w14:textId="77777777" w:rsidTr="00A02D59">
        <w:trPr>
          <w:trHeight w:val="263"/>
          <w:ins w:id="125" w:author="16a" w:date="2025-10-08T11:45:00Z"/>
        </w:trPr>
        <w:tc>
          <w:tcPr>
            <w:tcW w:w="1269" w:type="dxa"/>
            <w:vMerge w:val="restart"/>
            <w:tcBorders>
              <w:top w:val="single" w:sz="4" w:space="0" w:color="auto"/>
              <w:left w:val="single" w:sz="6" w:space="0" w:color="000000"/>
              <w:right w:val="single" w:sz="6" w:space="0" w:color="000000"/>
            </w:tcBorders>
            <w:shd w:val="clear" w:color="auto" w:fill="00FF00"/>
          </w:tcPr>
          <w:p w14:paraId="6A6B473D" w14:textId="6010346C" w:rsidR="00A02D59" w:rsidRPr="001923C6" w:rsidRDefault="00A02D59" w:rsidP="00A02D59">
            <w:pPr>
              <w:rPr>
                <w:ins w:id="126" w:author="16a" w:date="2025-10-08T11:45:00Z"/>
                <w:color w:val="000000"/>
                <w:sz w:val="20"/>
              </w:rPr>
            </w:pPr>
            <w:ins w:id="127" w:author="16a" w:date="2025-10-08T11:46:00Z">
              <w:r w:rsidRPr="005A5F11">
                <w:rPr>
                  <w:sz w:val="20"/>
                </w:rPr>
                <w:t>ekqcyl[</w:t>
              </w:r>
              <w:r w:rsidRPr="00F64515">
                <w:rPr>
                  <w:color w:val="000000"/>
                  <w:sz w:val="20"/>
                </w:rPr>
                <w:t>NCYL</w:t>
              </w:r>
              <w:r w:rsidRPr="005A5F11">
                <w:rPr>
                  <w:sz w:val="20"/>
                </w:rPr>
                <w:t>]</w:t>
              </w:r>
            </w:ins>
          </w:p>
        </w:tc>
        <w:tc>
          <w:tcPr>
            <w:tcW w:w="1547" w:type="dxa"/>
            <w:vMerge w:val="restart"/>
            <w:tcBorders>
              <w:top w:val="single" w:sz="4" w:space="0" w:color="auto"/>
              <w:left w:val="single" w:sz="6" w:space="0" w:color="000000"/>
              <w:right w:val="single" w:sz="6" w:space="0" w:color="000000"/>
            </w:tcBorders>
            <w:shd w:val="clear" w:color="auto" w:fill="00FF00"/>
          </w:tcPr>
          <w:p w14:paraId="3098D776" w14:textId="68B7F191" w:rsidR="00A02D59" w:rsidRPr="001923C6" w:rsidRDefault="00A02D59" w:rsidP="00A02D59">
            <w:pPr>
              <w:rPr>
                <w:ins w:id="128" w:author="16a" w:date="2025-10-08T11:45:00Z"/>
                <w:sz w:val="20"/>
              </w:rPr>
            </w:pPr>
            <w:ins w:id="129" w:author="16a" w:date="2025-10-08T11:46:00Z">
              <w:r>
                <w:rPr>
                  <w:rFonts w:hint="eastAsia"/>
                  <w:sz w:val="20"/>
                </w:rPr>
                <w:t>気筒別</w:t>
              </w:r>
              <w:r w:rsidRPr="005A5F11">
                <w:rPr>
                  <w:rFonts w:hint="eastAsia"/>
                  <w:sz w:val="20"/>
                </w:rPr>
                <w:t>噴射</w:t>
              </w:r>
              <w:r>
                <w:rPr>
                  <w:rFonts w:hint="eastAsia"/>
                  <w:sz w:val="20"/>
                </w:rPr>
                <w:t>量</w:t>
              </w:r>
              <w:r w:rsidRPr="005A5F11">
                <w:rPr>
                  <w:rFonts w:hint="eastAsia"/>
                  <w:sz w:val="20"/>
                </w:rPr>
                <w:t>補正</w:t>
              </w:r>
              <w:r>
                <w:rPr>
                  <w:rFonts w:hint="eastAsia"/>
                  <w:sz w:val="20"/>
                </w:rPr>
                <w:t>係数</w:t>
              </w:r>
              <w:r w:rsidRPr="005A5F11">
                <w:rPr>
                  <w:sz w:val="20"/>
                </w:rPr>
                <w:t>[気筒]</w:t>
              </w:r>
            </w:ins>
          </w:p>
        </w:tc>
        <w:tc>
          <w:tcPr>
            <w:tcW w:w="563" w:type="dxa"/>
            <w:vMerge w:val="restart"/>
            <w:tcBorders>
              <w:top w:val="single" w:sz="4" w:space="0" w:color="auto"/>
              <w:left w:val="single" w:sz="6" w:space="0" w:color="000000"/>
              <w:right w:val="single" w:sz="6" w:space="0" w:color="000000"/>
            </w:tcBorders>
            <w:shd w:val="clear" w:color="auto" w:fill="00FF00"/>
          </w:tcPr>
          <w:p w14:paraId="728E9DB6" w14:textId="73BB3BD0" w:rsidR="00A02D59" w:rsidRPr="001923C6" w:rsidRDefault="00A02D59" w:rsidP="00A02D59">
            <w:pPr>
              <w:rPr>
                <w:ins w:id="130" w:author="16a" w:date="2025-10-08T11:45:00Z"/>
                <w:sz w:val="20"/>
              </w:rPr>
            </w:pPr>
            <w:ins w:id="131" w:author="16a" w:date="2025-10-08T11:46:00Z">
              <w:r>
                <w:rPr>
                  <w:rFonts w:hint="eastAsia"/>
                  <w:sz w:val="20"/>
                </w:rPr>
                <w:t>-</w:t>
              </w:r>
            </w:ins>
          </w:p>
        </w:tc>
        <w:tc>
          <w:tcPr>
            <w:tcW w:w="563" w:type="dxa"/>
            <w:vMerge w:val="restart"/>
            <w:tcBorders>
              <w:top w:val="single" w:sz="4" w:space="0" w:color="auto"/>
              <w:left w:val="single" w:sz="6" w:space="0" w:color="000000"/>
              <w:right w:val="single" w:sz="6" w:space="0" w:color="000000"/>
            </w:tcBorders>
            <w:shd w:val="clear" w:color="auto" w:fill="00FF00"/>
          </w:tcPr>
          <w:p w14:paraId="644532C5" w14:textId="70F2893B" w:rsidR="00A02D59" w:rsidRPr="001923C6" w:rsidRDefault="00A02D59" w:rsidP="00A02D59">
            <w:pPr>
              <w:rPr>
                <w:ins w:id="132" w:author="16a" w:date="2025-10-08T11:45:00Z"/>
                <w:sz w:val="20"/>
              </w:rPr>
            </w:pPr>
            <w:ins w:id="133" w:author="16a" w:date="2025-10-08T11:46:00Z">
              <w:r>
                <w:rPr>
                  <w:rFonts w:hint="eastAsia"/>
                  <w:sz w:val="20"/>
                </w:rPr>
                <w:t>-</w:t>
              </w:r>
            </w:ins>
          </w:p>
        </w:tc>
        <w:tc>
          <w:tcPr>
            <w:tcW w:w="563" w:type="dxa"/>
            <w:vMerge w:val="restart"/>
            <w:tcBorders>
              <w:top w:val="single" w:sz="4" w:space="0" w:color="auto"/>
              <w:left w:val="single" w:sz="6" w:space="0" w:color="000000"/>
              <w:right w:val="single" w:sz="6" w:space="0" w:color="000000"/>
            </w:tcBorders>
            <w:shd w:val="clear" w:color="auto" w:fill="00FF00"/>
          </w:tcPr>
          <w:p w14:paraId="4DB99FE2" w14:textId="23878137" w:rsidR="00A02D59" w:rsidRPr="001923C6" w:rsidRDefault="00A02D59" w:rsidP="00A02D59">
            <w:pPr>
              <w:rPr>
                <w:ins w:id="134" w:author="16a" w:date="2025-10-08T11:45:00Z"/>
                <w:sz w:val="20"/>
              </w:rPr>
            </w:pPr>
            <w:ins w:id="135" w:author="16a" w:date="2025-10-08T11:46:00Z">
              <w:r>
                <w:rPr>
                  <w:rFonts w:hint="eastAsia"/>
                  <w:sz w:val="20"/>
                </w:rPr>
                <w:t>倍</w:t>
              </w:r>
            </w:ins>
          </w:p>
        </w:tc>
        <w:tc>
          <w:tcPr>
            <w:tcW w:w="986" w:type="dxa"/>
            <w:vMerge w:val="restart"/>
            <w:tcBorders>
              <w:top w:val="single" w:sz="4" w:space="0" w:color="auto"/>
              <w:left w:val="single" w:sz="6" w:space="0" w:color="000000"/>
              <w:right w:val="single" w:sz="6" w:space="0" w:color="000000"/>
            </w:tcBorders>
            <w:shd w:val="clear" w:color="auto" w:fill="00FF00"/>
          </w:tcPr>
          <w:p w14:paraId="653785A7" w14:textId="2074DA4C" w:rsidR="00A02D59" w:rsidRPr="001923C6" w:rsidRDefault="00A02D59" w:rsidP="00A02D59">
            <w:pPr>
              <w:rPr>
                <w:ins w:id="136" w:author="16a" w:date="2025-10-08T11:45:00Z"/>
                <w:sz w:val="20"/>
              </w:rPr>
            </w:pPr>
            <w:ins w:id="137" w:author="16a" w:date="2025-10-08T11:46:00Z">
              <w:r>
                <w:rPr>
                  <w:rFonts w:hint="eastAsia"/>
                  <w:sz w:val="20"/>
                </w:rPr>
                <w:t>0</w:t>
              </w:r>
              <w:r w:rsidRPr="00F64515">
                <w:rPr>
                  <w:rFonts w:hint="eastAsia"/>
                  <w:sz w:val="20"/>
                </w:rPr>
                <w:t>～</w:t>
              </w:r>
              <w:r>
                <w:rPr>
                  <w:rFonts w:hint="eastAsia"/>
                  <w:sz w:val="20"/>
                </w:rPr>
                <w:t>2</w:t>
              </w:r>
            </w:ins>
          </w:p>
        </w:tc>
        <w:tc>
          <w:tcPr>
            <w:tcW w:w="1126" w:type="dxa"/>
            <w:vMerge w:val="restart"/>
            <w:tcBorders>
              <w:top w:val="single" w:sz="4" w:space="0" w:color="auto"/>
              <w:left w:val="single" w:sz="6" w:space="0" w:color="000000"/>
              <w:right w:val="single" w:sz="6" w:space="0" w:color="000000"/>
            </w:tcBorders>
            <w:shd w:val="clear" w:color="auto" w:fill="00FF00"/>
          </w:tcPr>
          <w:p w14:paraId="1E0F4EBB" w14:textId="3DE75BBE" w:rsidR="00A02D59" w:rsidRPr="001923C6" w:rsidRDefault="00A02D59" w:rsidP="00A02D59">
            <w:pPr>
              <w:rPr>
                <w:ins w:id="138" w:author="16a" w:date="2025-10-08T11:45:00Z"/>
                <w:sz w:val="20"/>
              </w:rPr>
            </w:pPr>
            <w:ins w:id="139" w:author="16a" w:date="2025-10-08T11:46:00Z">
              <w:r w:rsidRPr="00F64515">
                <w:rPr>
                  <w:sz w:val="20"/>
                </w:rPr>
                <w:t>8ms</w:t>
              </w:r>
              <w:r w:rsidRPr="00F64515">
                <w:rPr>
                  <w:rFonts w:hint="eastAsia"/>
                  <w:sz w:val="20"/>
                </w:rPr>
                <w:t>中</w:t>
              </w:r>
            </w:ins>
          </w:p>
        </w:tc>
        <w:tc>
          <w:tcPr>
            <w:tcW w:w="845" w:type="dxa"/>
            <w:vMerge w:val="restart"/>
            <w:tcBorders>
              <w:top w:val="single" w:sz="4" w:space="0" w:color="auto"/>
              <w:left w:val="single" w:sz="6" w:space="0" w:color="000000"/>
              <w:right w:val="single" w:sz="6" w:space="0" w:color="000000"/>
            </w:tcBorders>
            <w:shd w:val="clear" w:color="auto" w:fill="00FF00"/>
          </w:tcPr>
          <w:p w14:paraId="4C4C2776" w14:textId="6FB76276" w:rsidR="00A02D59" w:rsidRPr="001923C6" w:rsidRDefault="00A02D59" w:rsidP="00A02D59">
            <w:pPr>
              <w:rPr>
                <w:ins w:id="140" w:author="16a" w:date="2025-10-08T11:45:00Z"/>
                <w:sz w:val="20"/>
              </w:rPr>
            </w:pPr>
            <w:ins w:id="141" w:author="16a" w:date="2025-10-08T11:46:00Z">
              <w:r w:rsidRPr="00F64515">
                <w:rPr>
                  <w:sz w:val="20"/>
                </w:rPr>
                <w:t>ENG_dm</w:t>
              </w:r>
            </w:ins>
          </w:p>
        </w:tc>
        <w:tc>
          <w:tcPr>
            <w:tcW w:w="423" w:type="dxa"/>
            <w:tcBorders>
              <w:top w:val="single" w:sz="6" w:space="0" w:color="000000"/>
              <w:left w:val="single" w:sz="6" w:space="0" w:color="000000"/>
              <w:bottom w:val="single" w:sz="6" w:space="0" w:color="000000"/>
              <w:right w:val="single" w:sz="6" w:space="0" w:color="000000"/>
            </w:tcBorders>
            <w:shd w:val="clear" w:color="auto" w:fill="00FF00"/>
          </w:tcPr>
          <w:p w14:paraId="2092B74E" w14:textId="47AAA3CC" w:rsidR="00A02D59" w:rsidRPr="0053665E" w:rsidRDefault="00A02D59" w:rsidP="00A02D59">
            <w:pPr>
              <w:rPr>
                <w:ins w:id="142" w:author="16a" w:date="2025-10-08T11:45:00Z"/>
                <w:sz w:val="20"/>
              </w:rPr>
            </w:pPr>
            <w:ins w:id="143" w:author="16a" w:date="2025-10-08T11:46:00Z">
              <w:r>
                <w:rPr>
                  <w:rFonts w:hint="eastAsia"/>
                  <w:sz w:val="20"/>
                </w:rPr>
                <w:t>s2</w:t>
              </w:r>
            </w:ins>
          </w:p>
        </w:tc>
        <w:tc>
          <w:tcPr>
            <w:tcW w:w="1547" w:type="dxa"/>
            <w:tcBorders>
              <w:top w:val="single" w:sz="6" w:space="0" w:color="000000"/>
              <w:left w:val="single" w:sz="6" w:space="0" w:color="000000"/>
              <w:bottom w:val="single" w:sz="6" w:space="0" w:color="000000"/>
              <w:right w:val="single" w:sz="6" w:space="0" w:color="000000"/>
            </w:tcBorders>
            <w:shd w:val="clear" w:color="auto" w:fill="00FF00"/>
          </w:tcPr>
          <w:p w14:paraId="378EF238" w14:textId="785AA618" w:rsidR="00A02D59" w:rsidRPr="0053665E" w:rsidRDefault="00A02D59" w:rsidP="00A02D59">
            <w:pPr>
              <w:rPr>
                <w:ins w:id="144" w:author="16a" w:date="2025-10-08T11:45:00Z"/>
                <w:sz w:val="20"/>
              </w:rPr>
            </w:pPr>
            <w:ins w:id="145" w:author="16a" w:date="2025-10-08T11:46:00Z">
              <w:r>
                <w:rPr>
                  <w:rFonts w:hint="eastAsia"/>
                  <w:sz w:val="20"/>
                </w:rPr>
                <w:t>(1*4)/128/256</w:t>
              </w:r>
            </w:ins>
          </w:p>
        </w:tc>
        <w:tc>
          <w:tcPr>
            <w:tcW w:w="1342" w:type="dxa"/>
            <w:vMerge w:val="restart"/>
            <w:tcBorders>
              <w:top w:val="single" w:sz="4" w:space="0" w:color="auto"/>
              <w:left w:val="single" w:sz="6" w:space="0" w:color="000000"/>
              <w:right w:val="single" w:sz="6" w:space="0" w:color="000000"/>
            </w:tcBorders>
            <w:shd w:val="clear" w:color="auto" w:fill="00FF00"/>
          </w:tcPr>
          <w:p w14:paraId="01EF21BE" w14:textId="4B5F28AC" w:rsidR="00A02D59" w:rsidRPr="001923C6" w:rsidRDefault="00A02D59" w:rsidP="00A02D59">
            <w:pPr>
              <w:rPr>
                <w:ins w:id="146" w:author="16a" w:date="2025-10-08T11:45:00Z"/>
                <w:sz w:val="20"/>
              </w:rPr>
            </w:pPr>
            <w:ins w:id="147" w:author="16a" w:date="2025-10-08T11:46:00Z">
              <w:r>
                <w:rPr>
                  <w:rFonts w:hint="eastAsia"/>
                  <w:sz w:val="20"/>
                </w:rPr>
                <w:t>-</w:t>
              </w:r>
            </w:ins>
          </w:p>
        </w:tc>
      </w:tr>
      <w:tr w:rsidR="00A02D59" w:rsidRPr="001923C6" w14:paraId="457B02EE" w14:textId="77777777" w:rsidTr="00A02D59">
        <w:trPr>
          <w:trHeight w:val="263"/>
          <w:ins w:id="148" w:author="16a" w:date="2025-10-08T11:45:00Z"/>
        </w:trPr>
        <w:tc>
          <w:tcPr>
            <w:tcW w:w="1269" w:type="dxa"/>
            <w:vMerge/>
            <w:tcBorders>
              <w:left w:val="single" w:sz="6" w:space="0" w:color="000000"/>
              <w:bottom w:val="single" w:sz="6" w:space="0" w:color="000000"/>
              <w:right w:val="single" w:sz="6" w:space="0" w:color="000000"/>
            </w:tcBorders>
          </w:tcPr>
          <w:p w14:paraId="79FD478D" w14:textId="77777777" w:rsidR="00A02D59" w:rsidRPr="001923C6" w:rsidRDefault="00A02D59" w:rsidP="00A02D59">
            <w:pPr>
              <w:rPr>
                <w:ins w:id="149" w:author="16a" w:date="2025-10-08T11:45:00Z"/>
                <w:color w:val="000000"/>
                <w:sz w:val="20"/>
              </w:rPr>
            </w:pPr>
          </w:p>
        </w:tc>
        <w:tc>
          <w:tcPr>
            <w:tcW w:w="1547" w:type="dxa"/>
            <w:vMerge/>
            <w:tcBorders>
              <w:left w:val="single" w:sz="6" w:space="0" w:color="000000"/>
              <w:bottom w:val="single" w:sz="6" w:space="0" w:color="000000"/>
              <w:right w:val="single" w:sz="6" w:space="0" w:color="000000"/>
            </w:tcBorders>
          </w:tcPr>
          <w:p w14:paraId="04AEF1C0" w14:textId="77777777" w:rsidR="00A02D59" w:rsidRPr="001923C6" w:rsidRDefault="00A02D59" w:rsidP="00A02D59">
            <w:pPr>
              <w:rPr>
                <w:ins w:id="150" w:author="16a" w:date="2025-10-08T11:45:00Z"/>
                <w:sz w:val="20"/>
              </w:rPr>
            </w:pPr>
          </w:p>
        </w:tc>
        <w:tc>
          <w:tcPr>
            <w:tcW w:w="563" w:type="dxa"/>
            <w:vMerge/>
            <w:tcBorders>
              <w:left w:val="single" w:sz="6" w:space="0" w:color="000000"/>
              <w:bottom w:val="single" w:sz="6" w:space="0" w:color="000000"/>
              <w:right w:val="single" w:sz="6" w:space="0" w:color="000000"/>
            </w:tcBorders>
          </w:tcPr>
          <w:p w14:paraId="467CFA3D" w14:textId="77777777" w:rsidR="00A02D59" w:rsidRPr="001923C6" w:rsidRDefault="00A02D59" w:rsidP="00A02D59">
            <w:pPr>
              <w:rPr>
                <w:ins w:id="151" w:author="16a" w:date="2025-10-08T11:45:00Z"/>
                <w:sz w:val="20"/>
              </w:rPr>
            </w:pPr>
          </w:p>
        </w:tc>
        <w:tc>
          <w:tcPr>
            <w:tcW w:w="563" w:type="dxa"/>
            <w:vMerge/>
            <w:tcBorders>
              <w:left w:val="single" w:sz="6" w:space="0" w:color="000000"/>
              <w:bottom w:val="single" w:sz="6" w:space="0" w:color="000000"/>
              <w:right w:val="single" w:sz="6" w:space="0" w:color="000000"/>
            </w:tcBorders>
          </w:tcPr>
          <w:p w14:paraId="4398C56F" w14:textId="77777777" w:rsidR="00A02D59" w:rsidRPr="001923C6" w:rsidRDefault="00A02D59" w:rsidP="00A02D59">
            <w:pPr>
              <w:rPr>
                <w:ins w:id="152" w:author="16a" w:date="2025-10-08T11:45:00Z"/>
                <w:sz w:val="20"/>
              </w:rPr>
            </w:pPr>
          </w:p>
        </w:tc>
        <w:tc>
          <w:tcPr>
            <w:tcW w:w="563" w:type="dxa"/>
            <w:vMerge/>
            <w:tcBorders>
              <w:left w:val="single" w:sz="6" w:space="0" w:color="000000"/>
              <w:bottom w:val="single" w:sz="6" w:space="0" w:color="000000"/>
              <w:right w:val="single" w:sz="6" w:space="0" w:color="000000"/>
            </w:tcBorders>
          </w:tcPr>
          <w:p w14:paraId="56DB13E8" w14:textId="77777777" w:rsidR="00A02D59" w:rsidRPr="001923C6" w:rsidRDefault="00A02D59" w:rsidP="00A02D59">
            <w:pPr>
              <w:rPr>
                <w:ins w:id="153" w:author="16a" w:date="2025-10-08T11:45:00Z"/>
                <w:sz w:val="20"/>
              </w:rPr>
            </w:pPr>
          </w:p>
        </w:tc>
        <w:tc>
          <w:tcPr>
            <w:tcW w:w="986" w:type="dxa"/>
            <w:vMerge/>
            <w:tcBorders>
              <w:left w:val="single" w:sz="6" w:space="0" w:color="000000"/>
              <w:bottom w:val="single" w:sz="6" w:space="0" w:color="000000"/>
              <w:right w:val="single" w:sz="6" w:space="0" w:color="000000"/>
            </w:tcBorders>
          </w:tcPr>
          <w:p w14:paraId="2D978A4B" w14:textId="77777777" w:rsidR="00A02D59" w:rsidRPr="001923C6" w:rsidRDefault="00A02D59" w:rsidP="00A02D59">
            <w:pPr>
              <w:rPr>
                <w:ins w:id="154" w:author="16a" w:date="2025-10-08T11:45:00Z"/>
                <w:sz w:val="20"/>
              </w:rPr>
            </w:pPr>
          </w:p>
        </w:tc>
        <w:tc>
          <w:tcPr>
            <w:tcW w:w="1126" w:type="dxa"/>
            <w:vMerge/>
            <w:tcBorders>
              <w:left w:val="single" w:sz="6" w:space="0" w:color="000000"/>
              <w:bottom w:val="single" w:sz="6" w:space="0" w:color="000000"/>
              <w:right w:val="single" w:sz="6" w:space="0" w:color="000000"/>
            </w:tcBorders>
          </w:tcPr>
          <w:p w14:paraId="29A11F03" w14:textId="77777777" w:rsidR="00A02D59" w:rsidRPr="001923C6" w:rsidRDefault="00A02D59" w:rsidP="00A02D59">
            <w:pPr>
              <w:rPr>
                <w:ins w:id="155" w:author="16a" w:date="2025-10-08T11:45:00Z"/>
                <w:sz w:val="20"/>
              </w:rPr>
            </w:pPr>
          </w:p>
        </w:tc>
        <w:tc>
          <w:tcPr>
            <w:tcW w:w="845" w:type="dxa"/>
            <w:vMerge/>
            <w:tcBorders>
              <w:left w:val="single" w:sz="6" w:space="0" w:color="000000"/>
              <w:bottom w:val="single" w:sz="6" w:space="0" w:color="000000"/>
              <w:right w:val="single" w:sz="6" w:space="0" w:color="000000"/>
            </w:tcBorders>
          </w:tcPr>
          <w:p w14:paraId="252F7FAC" w14:textId="77777777" w:rsidR="00A02D59" w:rsidRPr="001923C6" w:rsidRDefault="00A02D59" w:rsidP="00A02D59">
            <w:pPr>
              <w:rPr>
                <w:ins w:id="156" w:author="16a" w:date="2025-10-08T11:45:00Z"/>
                <w:sz w:val="20"/>
              </w:rPr>
            </w:pPr>
          </w:p>
        </w:tc>
        <w:tc>
          <w:tcPr>
            <w:tcW w:w="423" w:type="dxa"/>
            <w:tcBorders>
              <w:top w:val="single" w:sz="6" w:space="0" w:color="000000"/>
              <w:left w:val="single" w:sz="6" w:space="0" w:color="000000"/>
              <w:bottom w:val="single" w:sz="6" w:space="0" w:color="000000"/>
              <w:right w:val="single" w:sz="6" w:space="0" w:color="000000"/>
            </w:tcBorders>
            <w:shd w:val="clear" w:color="auto" w:fill="00FF00"/>
          </w:tcPr>
          <w:p w14:paraId="2A41AB33" w14:textId="48A2D084" w:rsidR="00A02D59" w:rsidRPr="0053665E" w:rsidRDefault="00A02D59" w:rsidP="00A02D59">
            <w:pPr>
              <w:rPr>
                <w:ins w:id="157" w:author="16a" w:date="2025-10-08T11:45:00Z"/>
                <w:sz w:val="20"/>
              </w:rPr>
            </w:pPr>
            <w:ins w:id="158" w:author="16a" w:date="2025-10-08T11:46:00Z">
              <w:r>
                <w:rPr>
                  <w:rFonts w:hint="eastAsia"/>
                  <w:sz w:val="20"/>
                </w:rPr>
                <w:t>f4</w:t>
              </w:r>
            </w:ins>
          </w:p>
        </w:tc>
        <w:tc>
          <w:tcPr>
            <w:tcW w:w="1547" w:type="dxa"/>
            <w:tcBorders>
              <w:top w:val="single" w:sz="6" w:space="0" w:color="000000"/>
              <w:left w:val="single" w:sz="6" w:space="0" w:color="000000"/>
              <w:bottom w:val="single" w:sz="6" w:space="0" w:color="000000"/>
              <w:right w:val="single" w:sz="6" w:space="0" w:color="000000"/>
            </w:tcBorders>
            <w:shd w:val="clear" w:color="auto" w:fill="00FF00"/>
          </w:tcPr>
          <w:p w14:paraId="34518278" w14:textId="29264414" w:rsidR="00A02D59" w:rsidRPr="0053665E" w:rsidRDefault="00A02D59" w:rsidP="00A02D59">
            <w:pPr>
              <w:rPr>
                <w:ins w:id="159" w:author="16a" w:date="2025-10-08T11:45:00Z"/>
                <w:sz w:val="20"/>
              </w:rPr>
            </w:pPr>
            <w:ins w:id="160" w:author="16a" w:date="2025-10-08T11:46:00Z">
              <w:r>
                <w:rPr>
                  <w:rFonts w:hint="eastAsia"/>
                  <w:sz w:val="20"/>
                </w:rPr>
                <w:t>-</w:t>
              </w:r>
            </w:ins>
          </w:p>
        </w:tc>
        <w:tc>
          <w:tcPr>
            <w:tcW w:w="1342" w:type="dxa"/>
            <w:vMerge/>
            <w:tcBorders>
              <w:left w:val="single" w:sz="6" w:space="0" w:color="000000"/>
              <w:bottom w:val="single" w:sz="6" w:space="0" w:color="000000"/>
              <w:right w:val="single" w:sz="6" w:space="0" w:color="000000"/>
            </w:tcBorders>
          </w:tcPr>
          <w:p w14:paraId="3606FF40" w14:textId="77777777" w:rsidR="00A02D59" w:rsidRPr="001923C6" w:rsidRDefault="00A02D59" w:rsidP="00A02D59">
            <w:pPr>
              <w:rPr>
                <w:ins w:id="161" w:author="16a" w:date="2025-10-08T11:45:00Z"/>
                <w:sz w:val="20"/>
              </w:rPr>
            </w:pPr>
          </w:p>
        </w:tc>
      </w:tr>
    </w:tbl>
    <w:p w14:paraId="14B2B3EA" w14:textId="77777777" w:rsidR="00DB3979" w:rsidRPr="001923C6" w:rsidRDefault="00C15047">
      <w:commentRangeStart w:id="162"/>
      <w:commentRangeStart w:id="163"/>
      <w:r w:rsidRPr="001923C6">
        <w:t xml:space="preserve"> </w:t>
      </w:r>
      <w:commentRangeEnd w:id="162"/>
      <w:r w:rsidRPr="001923C6">
        <w:rPr>
          <w:rStyle w:val="a8"/>
        </w:rPr>
        <w:commentReference w:id="162"/>
      </w:r>
      <w:commentRangeEnd w:id="163"/>
      <w:r w:rsidR="00924437" w:rsidRPr="001923C6">
        <w:rPr>
          <w:rStyle w:val="a8"/>
        </w:rPr>
        <w:commentReference w:id="163"/>
      </w:r>
    </w:p>
    <w:p w14:paraId="26ACC6C4" w14:textId="694AF212" w:rsidR="00DB3979" w:rsidRDefault="00DB3979">
      <w:r w:rsidRPr="001923C6">
        <w:t xml:space="preserve">  ・同時性保証変数</w:t>
      </w:r>
      <w:r w:rsidR="0063721F" w:rsidRPr="001923C6">
        <w:rPr>
          <w:rFonts w:hint="eastAsia"/>
        </w:rPr>
        <w:t xml:space="preserve"> </w:t>
      </w:r>
      <w:commentRangeStart w:id="164"/>
      <w:commentRangeStart w:id="165"/>
      <w:r w:rsidR="0063721F" w:rsidRPr="001923C6">
        <w:rPr>
          <w:rFonts w:hint="eastAsia"/>
        </w:rPr>
        <w:t xml:space="preserve"> </w:t>
      </w:r>
      <w:commentRangeEnd w:id="164"/>
      <w:commentRangeEnd w:id="165"/>
      <w:r w:rsidR="00FC7E5B" w:rsidRPr="001923C6">
        <w:rPr>
          <w:rStyle w:val="a8"/>
        </w:rPr>
        <w:commentReference w:id="164"/>
      </w:r>
      <w:r w:rsidR="0063721F" w:rsidRPr="001923C6">
        <w:rPr>
          <w:rStyle w:val="a8"/>
        </w:rPr>
        <w:commentReference w:id="165"/>
      </w:r>
    </w:p>
    <w:p w14:paraId="7B3587AF" w14:textId="481D18EF" w:rsidR="007F228F" w:rsidRPr="007F228F" w:rsidRDefault="007F228F" w:rsidP="009E14F4">
      <w:pPr>
        <w:ind w:firstLineChars="100" w:firstLine="200"/>
        <w:rPr>
          <w:sz w:val="20"/>
          <w:shd w:val="clear" w:color="auto" w:fill="00FF00"/>
        </w:rPr>
      </w:pPr>
      <w:r w:rsidRPr="005F6A42">
        <w:rPr>
          <w:rFonts w:hint="eastAsia"/>
        </w:rPr>
        <w:t>構造体1</w:t>
      </w:r>
      <w:ins w:id="166" w:author="16a" w:date="2025-10-08T11:47:00Z">
        <w:r w:rsidR="00A02D59">
          <w:rPr>
            <w:rFonts w:hint="eastAsia"/>
          </w:rPr>
          <w:t xml:space="preserve"> </w:t>
        </w:r>
      </w:ins>
      <w:ins w:id="167" w:author="16a" w:date="2025-10-08T16:36:00Z">
        <w:r w:rsidR="008C5D82">
          <w:rPr>
            <w:rFonts w:hint="eastAsia"/>
          </w:rPr>
          <w:t xml:space="preserve"> </w:t>
        </w:r>
        <w:r w:rsidR="008C5D82" w:rsidRPr="008C5D82">
          <w:rPr>
            <w:rFonts w:hint="eastAsia"/>
            <w:shd w:val="clear" w:color="auto" w:fill="00FF00"/>
          </w:rPr>
          <w:t>※</w:t>
        </w:r>
      </w:ins>
      <w:ins w:id="168" w:author="16a" w:date="2025-10-08T11:47:00Z">
        <w:r w:rsidR="00A02D59" w:rsidRPr="00A02D59">
          <w:rPr>
            <w:rFonts w:hint="eastAsia"/>
            <w:shd w:val="clear" w:color="auto" w:fill="00FF00"/>
          </w:rPr>
          <w:t>【噴射調停構造体</w:t>
        </w:r>
        <w:r w:rsidR="00A02D59" w:rsidRPr="00A02D59">
          <w:rPr>
            <w:shd w:val="clear" w:color="auto" w:fill="00FF00"/>
          </w:rPr>
          <w:t>2要求無】</w:t>
        </w:r>
      </w:ins>
      <w:ins w:id="169" w:author="16a" w:date="2025-10-08T16:40:00Z">
        <w:r w:rsidR="00A1546C">
          <w:rPr>
            <w:rFonts w:hint="eastAsia"/>
            <w:shd w:val="clear" w:color="auto" w:fill="00FF00"/>
          </w:rPr>
          <w:t>の公開</w:t>
        </w:r>
      </w:ins>
      <w:ins w:id="170" w:author="16a" w:date="2025-10-08T16:36:00Z">
        <w:r w:rsidR="008C5D82">
          <w:rPr>
            <w:rFonts w:hint="eastAsia"/>
            <w:shd w:val="clear" w:color="auto" w:fill="00FF00"/>
          </w:rPr>
          <w:t>時に使用</w:t>
        </w:r>
      </w:ins>
    </w:p>
    <w:tbl>
      <w:tblPr>
        <w:tblW w:w="2581" w:type="dxa"/>
        <w:tblInd w:w="284" w:type="dxa"/>
        <w:tblLayout w:type="fixed"/>
        <w:tblCellMar>
          <w:left w:w="30" w:type="dxa"/>
          <w:right w:w="30" w:type="dxa"/>
        </w:tblCellMar>
        <w:tblLook w:val="0000" w:firstRow="0" w:lastRow="0" w:firstColumn="0" w:lastColumn="0" w:noHBand="0" w:noVBand="0"/>
      </w:tblPr>
      <w:tblGrid>
        <w:gridCol w:w="1447"/>
        <w:gridCol w:w="1134"/>
      </w:tblGrid>
      <w:tr w:rsidR="00C12BF0" w:rsidRPr="001923C6" w14:paraId="4DF2583F"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D520DDE" w14:textId="77777777" w:rsidR="00C12BF0" w:rsidRPr="001923C6" w:rsidRDefault="00C12BF0" w:rsidP="00B70BB4">
            <w:pPr>
              <w:rPr>
                <w:color w:val="000000"/>
                <w:sz w:val="20"/>
              </w:rPr>
            </w:pPr>
            <w:bookmarkStart w:id="171" w:name="OLE_LINK171"/>
            <w:r w:rsidRPr="001923C6">
              <w:rPr>
                <w:rFonts w:hint="eastAsia"/>
                <w:color w:val="000000"/>
                <w:sz w:val="20"/>
              </w:rPr>
              <w:t>変数名</w:t>
            </w:r>
          </w:p>
        </w:tc>
        <w:tc>
          <w:tcPr>
            <w:tcW w:w="1134" w:type="dxa"/>
            <w:tcBorders>
              <w:top w:val="single" w:sz="6" w:space="0" w:color="000000"/>
              <w:left w:val="single" w:sz="6" w:space="0" w:color="000000"/>
              <w:bottom w:val="single" w:sz="6" w:space="0" w:color="000000"/>
              <w:right w:val="single" w:sz="6" w:space="0" w:color="000000"/>
            </w:tcBorders>
          </w:tcPr>
          <w:p w14:paraId="5FEACE1F" w14:textId="77777777" w:rsidR="00C12BF0" w:rsidRPr="001923C6" w:rsidRDefault="00C12BF0" w:rsidP="00B70BB4">
            <w:pPr>
              <w:rPr>
                <w:color w:val="000000"/>
                <w:sz w:val="20"/>
              </w:rPr>
            </w:pPr>
            <w:r w:rsidRPr="001923C6">
              <w:rPr>
                <w:rFonts w:hint="eastAsia"/>
                <w:color w:val="000000"/>
                <w:sz w:val="20"/>
              </w:rPr>
              <w:t>公開先</w:t>
            </w:r>
          </w:p>
        </w:tc>
      </w:tr>
      <w:tr w:rsidR="00A7637E" w:rsidRPr="001923C6" w14:paraId="7A0C946B"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53052AF" w14:textId="77777777" w:rsidR="008D416A" w:rsidRPr="001923C6" w:rsidRDefault="00A7637E">
            <w:pPr>
              <w:rPr>
                <w:color w:val="000000"/>
                <w:sz w:val="20"/>
              </w:rPr>
            </w:pPr>
            <w:r w:rsidRPr="001923C6">
              <w:rPr>
                <w:color w:val="000000"/>
                <w:sz w:val="20"/>
              </w:rPr>
              <w:t>einjmod</w:t>
            </w:r>
          </w:p>
        </w:tc>
        <w:tc>
          <w:tcPr>
            <w:tcW w:w="1134" w:type="dxa"/>
            <w:vMerge w:val="restart"/>
            <w:tcBorders>
              <w:top w:val="single" w:sz="6" w:space="0" w:color="000000"/>
              <w:left w:val="single" w:sz="6" w:space="0" w:color="000000"/>
              <w:right w:val="single" w:sz="6" w:space="0" w:color="000000"/>
            </w:tcBorders>
          </w:tcPr>
          <w:p w14:paraId="09E0EFB3" w14:textId="77777777" w:rsidR="00A7637E" w:rsidRPr="001923C6" w:rsidRDefault="00A7637E">
            <w:pPr>
              <w:rPr>
                <w:color w:val="000000"/>
                <w:sz w:val="20"/>
              </w:rPr>
            </w:pPr>
            <w:r w:rsidRPr="001923C6">
              <w:rPr>
                <w:color w:val="000000"/>
                <w:sz w:val="20"/>
              </w:rPr>
              <w:t>ENG_dm,</w:t>
            </w:r>
          </w:p>
          <w:p w14:paraId="15585DA1" w14:textId="4DB9799A" w:rsidR="00A7637E" w:rsidRPr="001923C6" w:rsidRDefault="00A7637E">
            <w:pPr>
              <w:rPr>
                <w:sz w:val="20"/>
              </w:rPr>
            </w:pPr>
            <w:r w:rsidRPr="001923C6">
              <w:rPr>
                <w:color w:val="000000"/>
                <w:sz w:val="20"/>
              </w:rPr>
              <w:t>SAC_dm</w:t>
            </w:r>
          </w:p>
        </w:tc>
      </w:tr>
      <w:tr w:rsidR="00A7637E" w:rsidRPr="001923C6" w14:paraId="0EA68D5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FA6D025" w14:textId="77777777" w:rsidR="00A7637E" w:rsidRPr="001923C6" w:rsidRDefault="00A7637E">
            <w:pPr>
              <w:rPr>
                <w:color w:val="000000"/>
                <w:sz w:val="20"/>
              </w:rPr>
            </w:pPr>
            <w:r w:rsidRPr="001923C6">
              <w:rPr>
                <w:color w:val="000000"/>
                <w:sz w:val="20"/>
              </w:rPr>
              <w:t>eainjp</w:t>
            </w:r>
            <w:r w:rsidR="005F4766" w:rsidRPr="001923C6">
              <w:rPr>
                <w:color w:val="000000"/>
                <w:sz w:val="20"/>
              </w:rPr>
              <w:t>1</w:t>
            </w:r>
          </w:p>
        </w:tc>
        <w:tc>
          <w:tcPr>
            <w:tcW w:w="1134" w:type="dxa"/>
            <w:vMerge/>
            <w:tcBorders>
              <w:left w:val="single" w:sz="6" w:space="0" w:color="000000"/>
              <w:right w:val="single" w:sz="6" w:space="0" w:color="000000"/>
            </w:tcBorders>
          </w:tcPr>
          <w:p w14:paraId="4D8BFE45" w14:textId="77777777" w:rsidR="00A7637E" w:rsidRPr="001923C6" w:rsidRDefault="00A7637E">
            <w:pPr>
              <w:rPr>
                <w:color w:val="000000"/>
                <w:sz w:val="20"/>
              </w:rPr>
            </w:pPr>
          </w:p>
        </w:tc>
      </w:tr>
      <w:tr w:rsidR="005F4766" w:rsidRPr="001923C6" w14:paraId="67AC7AC2"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2687ED49" w14:textId="77777777" w:rsidR="005F4766" w:rsidRPr="001923C6" w:rsidRDefault="00331A17">
            <w:pPr>
              <w:rPr>
                <w:color w:val="000000"/>
                <w:sz w:val="20"/>
              </w:rPr>
            </w:pPr>
            <w:bookmarkStart w:id="172" w:name="OLE_LINK271"/>
            <w:bookmarkStart w:id="173" w:name="OLE_LINK272"/>
            <w:r w:rsidRPr="001923C6">
              <w:rPr>
                <w:color w:val="000000"/>
                <w:sz w:val="20"/>
              </w:rPr>
              <w:t>eainjp</w:t>
            </w:r>
            <w:r w:rsidR="005F4766" w:rsidRPr="001923C6">
              <w:rPr>
                <w:color w:val="000000"/>
                <w:sz w:val="20"/>
              </w:rPr>
              <w:t>2</w:t>
            </w:r>
            <w:bookmarkEnd w:id="172"/>
            <w:bookmarkEnd w:id="173"/>
          </w:p>
        </w:tc>
        <w:tc>
          <w:tcPr>
            <w:tcW w:w="1134" w:type="dxa"/>
            <w:vMerge/>
            <w:tcBorders>
              <w:left w:val="single" w:sz="6" w:space="0" w:color="000000"/>
              <w:right w:val="single" w:sz="6" w:space="0" w:color="000000"/>
            </w:tcBorders>
          </w:tcPr>
          <w:p w14:paraId="47A6DE57" w14:textId="77777777" w:rsidR="005F4766" w:rsidRPr="001923C6" w:rsidRDefault="005F4766">
            <w:pPr>
              <w:rPr>
                <w:color w:val="000000"/>
                <w:sz w:val="20"/>
              </w:rPr>
            </w:pPr>
          </w:p>
        </w:tc>
      </w:tr>
      <w:tr w:rsidR="00A041A7" w:rsidRPr="001923C6" w14:paraId="42759316"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EEE456F" w14:textId="77777777" w:rsidR="00A041A7" w:rsidRPr="001923C6" w:rsidRDefault="00A041A7">
            <w:pPr>
              <w:rPr>
                <w:color w:val="000000"/>
                <w:sz w:val="20"/>
              </w:rPr>
            </w:pPr>
            <w:r w:rsidRPr="001923C6">
              <w:rPr>
                <w:color w:val="000000"/>
                <w:sz w:val="20"/>
              </w:rPr>
              <w:t>eainjp3</w:t>
            </w:r>
          </w:p>
        </w:tc>
        <w:tc>
          <w:tcPr>
            <w:tcW w:w="1134" w:type="dxa"/>
            <w:vMerge/>
            <w:tcBorders>
              <w:left w:val="single" w:sz="6" w:space="0" w:color="000000"/>
              <w:right w:val="single" w:sz="6" w:space="0" w:color="000000"/>
            </w:tcBorders>
          </w:tcPr>
          <w:p w14:paraId="75EA8ECF" w14:textId="77777777" w:rsidR="00A041A7" w:rsidRPr="001923C6" w:rsidRDefault="00A041A7">
            <w:pPr>
              <w:rPr>
                <w:color w:val="000000"/>
                <w:sz w:val="20"/>
              </w:rPr>
            </w:pPr>
          </w:p>
        </w:tc>
      </w:tr>
      <w:tr w:rsidR="00A041A7" w:rsidRPr="001923C6" w14:paraId="7FAFF61A"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3987E72" w14:textId="77777777" w:rsidR="00A041A7" w:rsidRPr="001923C6" w:rsidRDefault="00A041A7">
            <w:pPr>
              <w:rPr>
                <w:color w:val="000000"/>
                <w:sz w:val="20"/>
              </w:rPr>
            </w:pPr>
            <w:r w:rsidRPr="001923C6">
              <w:rPr>
                <w:color w:val="000000"/>
                <w:sz w:val="20"/>
              </w:rPr>
              <w:t>eainjp4</w:t>
            </w:r>
          </w:p>
        </w:tc>
        <w:tc>
          <w:tcPr>
            <w:tcW w:w="1134" w:type="dxa"/>
            <w:vMerge/>
            <w:tcBorders>
              <w:left w:val="single" w:sz="6" w:space="0" w:color="000000"/>
              <w:right w:val="single" w:sz="6" w:space="0" w:color="000000"/>
            </w:tcBorders>
          </w:tcPr>
          <w:p w14:paraId="7C37B1E1" w14:textId="77777777" w:rsidR="00A041A7" w:rsidRPr="001923C6" w:rsidRDefault="00A041A7">
            <w:pPr>
              <w:rPr>
                <w:color w:val="000000"/>
                <w:sz w:val="20"/>
              </w:rPr>
            </w:pPr>
          </w:p>
        </w:tc>
      </w:tr>
      <w:tr w:rsidR="00A7637E" w:rsidRPr="001923C6" w14:paraId="185FDDEC"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C813CE8" w14:textId="77777777" w:rsidR="003D124C" w:rsidRPr="001923C6" w:rsidRDefault="00A7637E">
            <w:pPr>
              <w:rPr>
                <w:color w:val="000000"/>
                <w:sz w:val="20"/>
              </w:rPr>
            </w:pPr>
            <w:bookmarkStart w:id="174" w:name="OLE_LINK344"/>
            <w:r w:rsidRPr="001923C6">
              <w:rPr>
                <w:color w:val="000000"/>
                <w:sz w:val="20"/>
              </w:rPr>
              <w:t>einjend</w:t>
            </w:r>
            <w:bookmarkEnd w:id="174"/>
          </w:p>
        </w:tc>
        <w:tc>
          <w:tcPr>
            <w:tcW w:w="1134" w:type="dxa"/>
            <w:vMerge/>
            <w:tcBorders>
              <w:left w:val="single" w:sz="6" w:space="0" w:color="000000"/>
              <w:right w:val="single" w:sz="6" w:space="0" w:color="000000"/>
            </w:tcBorders>
          </w:tcPr>
          <w:p w14:paraId="250A54B1" w14:textId="77777777" w:rsidR="00A7637E" w:rsidRPr="001923C6" w:rsidRDefault="00A7637E">
            <w:pPr>
              <w:rPr>
                <w:color w:val="000000"/>
                <w:sz w:val="20"/>
              </w:rPr>
            </w:pPr>
          </w:p>
        </w:tc>
      </w:tr>
      <w:tr w:rsidR="003D124C" w:rsidRPr="001923C6" w14:paraId="6236CF79"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0D1757C" w14:textId="77777777" w:rsidR="003D124C" w:rsidRPr="001923C6" w:rsidRDefault="003D124C">
            <w:pPr>
              <w:rPr>
                <w:color w:val="000000"/>
                <w:sz w:val="20"/>
              </w:rPr>
            </w:pPr>
            <w:r w:rsidRPr="001923C6">
              <w:rPr>
                <w:color w:val="000000"/>
                <w:sz w:val="20"/>
              </w:rPr>
              <w:t>eainjcutp</w:t>
            </w:r>
          </w:p>
        </w:tc>
        <w:tc>
          <w:tcPr>
            <w:tcW w:w="1134" w:type="dxa"/>
            <w:vMerge/>
            <w:tcBorders>
              <w:left w:val="single" w:sz="6" w:space="0" w:color="000000"/>
              <w:right w:val="single" w:sz="6" w:space="0" w:color="000000"/>
            </w:tcBorders>
          </w:tcPr>
          <w:p w14:paraId="6E94EC36" w14:textId="77777777" w:rsidR="003D124C" w:rsidRPr="001923C6" w:rsidRDefault="003D124C">
            <w:pPr>
              <w:rPr>
                <w:color w:val="000000"/>
                <w:sz w:val="20"/>
              </w:rPr>
            </w:pPr>
          </w:p>
        </w:tc>
      </w:tr>
      <w:tr w:rsidR="00A7637E" w:rsidRPr="001923C6" w14:paraId="33CDACD5"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BC23889" w14:textId="77777777" w:rsidR="00A7637E" w:rsidRPr="001923C6" w:rsidRDefault="00A7637E">
            <w:pPr>
              <w:rPr>
                <w:color w:val="000000"/>
                <w:sz w:val="20"/>
              </w:rPr>
            </w:pPr>
            <w:r w:rsidRPr="001923C6">
              <w:rPr>
                <w:color w:val="000000"/>
                <w:sz w:val="20"/>
              </w:rPr>
              <w:t>eainjd1</w:t>
            </w:r>
          </w:p>
        </w:tc>
        <w:tc>
          <w:tcPr>
            <w:tcW w:w="1134" w:type="dxa"/>
            <w:vMerge/>
            <w:tcBorders>
              <w:left w:val="single" w:sz="6" w:space="0" w:color="000000"/>
              <w:right w:val="single" w:sz="6" w:space="0" w:color="000000"/>
            </w:tcBorders>
          </w:tcPr>
          <w:p w14:paraId="14FFC8F9" w14:textId="77777777" w:rsidR="00A7637E" w:rsidRPr="001923C6" w:rsidRDefault="00A7637E">
            <w:pPr>
              <w:rPr>
                <w:color w:val="000000"/>
                <w:sz w:val="20"/>
              </w:rPr>
            </w:pPr>
          </w:p>
        </w:tc>
      </w:tr>
      <w:tr w:rsidR="00A7637E" w:rsidRPr="001923C6" w14:paraId="191511C7"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46C3FF1" w14:textId="77777777" w:rsidR="00A7637E" w:rsidRPr="001923C6" w:rsidRDefault="00A7637E">
            <w:pPr>
              <w:rPr>
                <w:color w:val="000000"/>
                <w:sz w:val="20"/>
              </w:rPr>
            </w:pPr>
            <w:r w:rsidRPr="001923C6">
              <w:rPr>
                <w:color w:val="000000"/>
                <w:sz w:val="20"/>
              </w:rPr>
              <w:t>eainjd2</w:t>
            </w:r>
          </w:p>
        </w:tc>
        <w:tc>
          <w:tcPr>
            <w:tcW w:w="1134" w:type="dxa"/>
            <w:vMerge/>
            <w:tcBorders>
              <w:left w:val="single" w:sz="6" w:space="0" w:color="000000"/>
              <w:right w:val="single" w:sz="6" w:space="0" w:color="000000"/>
            </w:tcBorders>
          </w:tcPr>
          <w:p w14:paraId="77DDF536" w14:textId="77777777" w:rsidR="00A7637E" w:rsidRPr="001923C6" w:rsidRDefault="00A7637E">
            <w:pPr>
              <w:rPr>
                <w:color w:val="000000"/>
                <w:sz w:val="20"/>
              </w:rPr>
            </w:pPr>
          </w:p>
        </w:tc>
      </w:tr>
      <w:tr w:rsidR="00A7637E" w:rsidRPr="001923C6" w14:paraId="5451BE88"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857CE31" w14:textId="77777777" w:rsidR="00A7637E" w:rsidRPr="001923C6" w:rsidRDefault="00A7637E">
            <w:pPr>
              <w:rPr>
                <w:color w:val="000000"/>
                <w:sz w:val="20"/>
              </w:rPr>
            </w:pPr>
            <w:r w:rsidRPr="001923C6">
              <w:rPr>
                <w:color w:val="000000"/>
                <w:sz w:val="20"/>
              </w:rPr>
              <w:t>eainjd3</w:t>
            </w:r>
          </w:p>
        </w:tc>
        <w:tc>
          <w:tcPr>
            <w:tcW w:w="1134" w:type="dxa"/>
            <w:vMerge/>
            <w:tcBorders>
              <w:left w:val="single" w:sz="6" w:space="0" w:color="000000"/>
              <w:right w:val="single" w:sz="6" w:space="0" w:color="000000"/>
            </w:tcBorders>
          </w:tcPr>
          <w:p w14:paraId="3B8E11E8" w14:textId="77777777" w:rsidR="00A7637E" w:rsidRPr="001923C6" w:rsidRDefault="00A7637E">
            <w:pPr>
              <w:rPr>
                <w:color w:val="000000"/>
                <w:sz w:val="20"/>
              </w:rPr>
            </w:pPr>
          </w:p>
        </w:tc>
      </w:tr>
      <w:tr w:rsidR="00A7637E" w:rsidRPr="001923C6" w14:paraId="16EEC925"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F074BA9" w14:textId="77777777" w:rsidR="00A7637E" w:rsidRPr="001923C6" w:rsidRDefault="00A7637E">
            <w:pPr>
              <w:rPr>
                <w:color w:val="000000"/>
                <w:sz w:val="20"/>
              </w:rPr>
            </w:pPr>
            <w:r w:rsidRPr="001923C6">
              <w:rPr>
                <w:color w:val="000000"/>
                <w:sz w:val="20"/>
              </w:rPr>
              <w:t>eainjd4</w:t>
            </w:r>
          </w:p>
        </w:tc>
        <w:tc>
          <w:tcPr>
            <w:tcW w:w="1134" w:type="dxa"/>
            <w:vMerge/>
            <w:tcBorders>
              <w:left w:val="single" w:sz="6" w:space="0" w:color="000000"/>
              <w:right w:val="single" w:sz="6" w:space="0" w:color="000000"/>
            </w:tcBorders>
          </w:tcPr>
          <w:p w14:paraId="35EE6D95" w14:textId="77777777" w:rsidR="00A7637E" w:rsidRPr="001923C6" w:rsidRDefault="00A7637E">
            <w:pPr>
              <w:rPr>
                <w:color w:val="000000"/>
                <w:sz w:val="20"/>
              </w:rPr>
            </w:pPr>
          </w:p>
        </w:tc>
      </w:tr>
      <w:tr w:rsidR="003D124C" w:rsidRPr="001923C6" w14:paraId="5255F453"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1A74603" w14:textId="77777777" w:rsidR="003D124C" w:rsidRPr="001923C6" w:rsidRDefault="003D124C">
            <w:pPr>
              <w:rPr>
                <w:color w:val="000000"/>
                <w:sz w:val="20"/>
              </w:rPr>
            </w:pPr>
            <w:r w:rsidRPr="001923C6">
              <w:rPr>
                <w:color w:val="000000"/>
                <w:sz w:val="20"/>
              </w:rPr>
              <w:t>eainjcutd</w:t>
            </w:r>
          </w:p>
        </w:tc>
        <w:tc>
          <w:tcPr>
            <w:tcW w:w="1134" w:type="dxa"/>
            <w:vMerge/>
            <w:tcBorders>
              <w:left w:val="single" w:sz="6" w:space="0" w:color="000000"/>
              <w:right w:val="single" w:sz="6" w:space="0" w:color="000000"/>
            </w:tcBorders>
          </w:tcPr>
          <w:p w14:paraId="6935DC6B" w14:textId="77777777" w:rsidR="003D124C" w:rsidRPr="001923C6" w:rsidRDefault="003D124C">
            <w:pPr>
              <w:rPr>
                <w:color w:val="000000"/>
                <w:sz w:val="20"/>
              </w:rPr>
            </w:pPr>
          </w:p>
        </w:tc>
      </w:tr>
      <w:tr w:rsidR="00A7637E" w:rsidRPr="001923C6" w14:paraId="5AFFBAF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68AECDE" w14:textId="77777777" w:rsidR="00A7637E" w:rsidRPr="001923C6" w:rsidRDefault="00A7637E">
            <w:pPr>
              <w:rPr>
                <w:color w:val="000000"/>
                <w:sz w:val="20"/>
              </w:rPr>
            </w:pPr>
            <w:r w:rsidRPr="001923C6">
              <w:rPr>
                <w:color w:val="000000"/>
                <w:sz w:val="20"/>
              </w:rPr>
              <w:t>eainjpadd</w:t>
            </w:r>
          </w:p>
        </w:tc>
        <w:tc>
          <w:tcPr>
            <w:tcW w:w="1134" w:type="dxa"/>
            <w:vMerge/>
            <w:tcBorders>
              <w:left w:val="single" w:sz="6" w:space="0" w:color="000000"/>
              <w:right w:val="single" w:sz="6" w:space="0" w:color="000000"/>
            </w:tcBorders>
          </w:tcPr>
          <w:p w14:paraId="5AADDCE2" w14:textId="77777777" w:rsidR="00A7637E" w:rsidRPr="001923C6" w:rsidRDefault="00A7637E">
            <w:pPr>
              <w:rPr>
                <w:color w:val="000000"/>
                <w:sz w:val="20"/>
              </w:rPr>
            </w:pPr>
          </w:p>
        </w:tc>
      </w:tr>
      <w:tr w:rsidR="00A7637E" w:rsidRPr="001923C6" w14:paraId="3566E58F"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FB39E86" w14:textId="77777777" w:rsidR="00A7637E" w:rsidRPr="001923C6" w:rsidRDefault="00A7637E">
            <w:pPr>
              <w:rPr>
                <w:color w:val="000000"/>
                <w:sz w:val="20"/>
              </w:rPr>
            </w:pPr>
            <w:r w:rsidRPr="001923C6">
              <w:rPr>
                <w:color w:val="000000"/>
                <w:sz w:val="20"/>
              </w:rPr>
              <w:t>eainjdadd</w:t>
            </w:r>
          </w:p>
        </w:tc>
        <w:tc>
          <w:tcPr>
            <w:tcW w:w="1134" w:type="dxa"/>
            <w:vMerge/>
            <w:tcBorders>
              <w:left w:val="single" w:sz="6" w:space="0" w:color="000000"/>
              <w:right w:val="single" w:sz="6" w:space="0" w:color="000000"/>
            </w:tcBorders>
          </w:tcPr>
          <w:p w14:paraId="48D52E88" w14:textId="77777777" w:rsidR="00A7637E" w:rsidRPr="001923C6" w:rsidRDefault="00A7637E">
            <w:pPr>
              <w:rPr>
                <w:color w:val="000000"/>
                <w:sz w:val="20"/>
              </w:rPr>
            </w:pPr>
          </w:p>
        </w:tc>
      </w:tr>
      <w:tr w:rsidR="00A7637E" w:rsidRPr="001923C6" w14:paraId="16154A34"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78163BC" w14:textId="77777777" w:rsidR="00A7637E" w:rsidRPr="001923C6" w:rsidRDefault="00A7637E">
            <w:pPr>
              <w:rPr>
                <w:color w:val="000000"/>
                <w:sz w:val="20"/>
              </w:rPr>
            </w:pPr>
            <w:r w:rsidRPr="001923C6">
              <w:rPr>
                <w:color w:val="000000"/>
                <w:sz w:val="20"/>
              </w:rPr>
              <w:t>eqinjstp</w:t>
            </w:r>
            <w:r w:rsidR="005F4766" w:rsidRPr="001923C6">
              <w:rPr>
                <w:color w:val="000000"/>
                <w:sz w:val="20"/>
              </w:rPr>
              <w:t>1</w:t>
            </w:r>
          </w:p>
        </w:tc>
        <w:tc>
          <w:tcPr>
            <w:tcW w:w="1134" w:type="dxa"/>
            <w:vMerge/>
            <w:tcBorders>
              <w:left w:val="single" w:sz="6" w:space="0" w:color="000000"/>
              <w:right w:val="single" w:sz="6" w:space="0" w:color="000000"/>
            </w:tcBorders>
          </w:tcPr>
          <w:p w14:paraId="49DBF365" w14:textId="77777777" w:rsidR="00A7637E" w:rsidRPr="001923C6" w:rsidRDefault="00A7637E">
            <w:pPr>
              <w:rPr>
                <w:color w:val="000000"/>
                <w:sz w:val="20"/>
              </w:rPr>
            </w:pPr>
          </w:p>
        </w:tc>
      </w:tr>
      <w:tr w:rsidR="005F4766" w:rsidRPr="001923C6" w14:paraId="0FF9AF4E"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9CC5E91" w14:textId="77777777" w:rsidR="005F4766" w:rsidRPr="001923C6" w:rsidRDefault="005F4766">
            <w:pPr>
              <w:rPr>
                <w:color w:val="000000"/>
                <w:sz w:val="20"/>
              </w:rPr>
            </w:pPr>
            <w:bookmarkStart w:id="175" w:name="OLE_LINK262"/>
            <w:bookmarkStart w:id="176" w:name="OLE_LINK263"/>
            <w:r w:rsidRPr="001923C6">
              <w:rPr>
                <w:color w:val="000000"/>
                <w:sz w:val="20"/>
              </w:rPr>
              <w:t>eqinjstp2</w:t>
            </w:r>
            <w:bookmarkEnd w:id="175"/>
            <w:bookmarkEnd w:id="176"/>
          </w:p>
        </w:tc>
        <w:tc>
          <w:tcPr>
            <w:tcW w:w="1134" w:type="dxa"/>
            <w:vMerge/>
            <w:tcBorders>
              <w:left w:val="single" w:sz="6" w:space="0" w:color="000000"/>
              <w:right w:val="single" w:sz="6" w:space="0" w:color="000000"/>
            </w:tcBorders>
          </w:tcPr>
          <w:p w14:paraId="4054CAED" w14:textId="77777777" w:rsidR="005F4766" w:rsidRPr="001923C6" w:rsidRDefault="005F4766">
            <w:pPr>
              <w:rPr>
                <w:color w:val="000000"/>
                <w:sz w:val="20"/>
              </w:rPr>
            </w:pPr>
          </w:p>
        </w:tc>
      </w:tr>
      <w:tr w:rsidR="00A041A7" w:rsidRPr="001923C6" w14:paraId="5AA3EE59"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8C70891" w14:textId="77777777" w:rsidR="00A041A7" w:rsidRPr="001923C6" w:rsidRDefault="00A041A7">
            <w:pPr>
              <w:rPr>
                <w:color w:val="000000"/>
                <w:sz w:val="20"/>
              </w:rPr>
            </w:pPr>
            <w:r w:rsidRPr="001923C6">
              <w:rPr>
                <w:color w:val="000000"/>
                <w:sz w:val="20"/>
              </w:rPr>
              <w:t>eqinjstp3</w:t>
            </w:r>
          </w:p>
        </w:tc>
        <w:tc>
          <w:tcPr>
            <w:tcW w:w="1134" w:type="dxa"/>
            <w:vMerge/>
            <w:tcBorders>
              <w:left w:val="single" w:sz="6" w:space="0" w:color="000000"/>
              <w:right w:val="single" w:sz="6" w:space="0" w:color="000000"/>
            </w:tcBorders>
          </w:tcPr>
          <w:p w14:paraId="06A09C97" w14:textId="77777777" w:rsidR="00A041A7" w:rsidRPr="001923C6" w:rsidRDefault="00A041A7">
            <w:pPr>
              <w:rPr>
                <w:color w:val="000000"/>
                <w:sz w:val="20"/>
              </w:rPr>
            </w:pPr>
          </w:p>
        </w:tc>
      </w:tr>
      <w:tr w:rsidR="00A041A7" w:rsidRPr="001923C6" w14:paraId="66277498"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DFBAD96" w14:textId="77777777" w:rsidR="00A041A7" w:rsidRPr="001923C6" w:rsidRDefault="00A041A7">
            <w:pPr>
              <w:rPr>
                <w:color w:val="000000"/>
                <w:sz w:val="20"/>
              </w:rPr>
            </w:pPr>
            <w:r w:rsidRPr="001923C6">
              <w:rPr>
                <w:color w:val="000000"/>
                <w:sz w:val="20"/>
              </w:rPr>
              <w:t>eqinjstp4</w:t>
            </w:r>
          </w:p>
        </w:tc>
        <w:tc>
          <w:tcPr>
            <w:tcW w:w="1134" w:type="dxa"/>
            <w:vMerge/>
            <w:tcBorders>
              <w:left w:val="single" w:sz="6" w:space="0" w:color="000000"/>
              <w:right w:val="single" w:sz="6" w:space="0" w:color="000000"/>
            </w:tcBorders>
          </w:tcPr>
          <w:p w14:paraId="1B3F4ADB" w14:textId="77777777" w:rsidR="00A041A7" w:rsidRPr="001923C6" w:rsidRDefault="00A041A7">
            <w:pPr>
              <w:rPr>
                <w:color w:val="000000"/>
                <w:sz w:val="20"/>
              </w:rPr>
            </w:pPr>
          </w:p>
        </w:tc>
      </w:tr>
      <w:tr w:rsidR="00A7637E" w:rsidRPr="001923C6" w14:paraId="4AD0FB7A"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2B0DE89" w14:textId="77777777" w:rsidR="00A7637E" w:rsidRPr="001923C6" w:rsidRDefault="00A7637E">
            <w:pPr>
              <w:rPr>
                <w:color w:val="000000"/>
                <w:sz w:val="20"/>
              </w:rPr>
            </w:pPr>
            <w:r w:rsidRPr="001923C6">
              <w:rPr>
                <w:color w:val="000000"/>
                <w:sz w:val="20"/>
              </w:rPr>
              <w:t>eqinjstd1</w:t>
            </w:r>
          </w:p>
        </w:tc>
        <w:tc>
          <w:tcPr>
            <w:tcW w:w="1134" w:type="dxa"/>
            <w:vMerge/>
            <w:tcBorders>
              <w:left w:val="single" w:sz="6" w:space="0" w:color="000000"/>
              <w:right w:val="single" w:sz="6" w:space="0" w:color="000000"/>
            </w:tcBorders>
          </w:tcPr>
          <w:p w14:paraId="2655F627" w14:textId="77777777" w:rsidR="00A7637E" w:rsidRPr="001923C6" w:rsidRDefault="00A7637E">
            <w:pPr>
              <w:rPr>
                <w:color w:val="000000"/>
                <w:sz w:val="20"/>
              </w:rPr>
            </w:pPr>
          </w:p>
        </w:tc>
      </w:tr>
      <w:tr w:rsidR="00A7637E" w:rsidRPr="001923C6" w14:paraId="62BC4414"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E4C51D5" w14:textId="77777777" w:rsidR="00A7637E" w:rsidRPr="001923C6" w:rsidRDefault="00A7637E">
            <w:pPr>
              <w:rPr>
                <w:color w:val="000000"/>
                <w:sz w:val="20"/>
              </w:rPr>
            </w:pPr>
            <w:r w:rsidRPr="001923C6">
              <w:rPr>
                <w:color w:val="000000"/>
                <w:sz w:val="20"/>
              </w:rPr>
              <w:t>eqinjstd2</w:t>
            </w:r>
          </w:p>
        </w:tc>
        <w:tc>
          <w:tcPr>
            <w:tcW w:w="1134" w:type="dxa"/>
            <w:vMerge/>
            <w:tcBorders>
              <w:left w:val="single" w:sz="6" w:space="0" w:color="000000"/>
              <w:right w:val="single" w:sz="6" w:space="0" w:color="000000"/>
            </w:tcBorders>
          </w:tcPr>
          <w:p w14:paraId="60EC4267" w14:textId="77777777" w:rsidR="00A7637E" w:rsidRPr="001923C6" w:rsidRDefault="00A7637E">
            <w:pPr>
              <w:rPr>
                <w:color w:val="000000"/>
                <w:sz w:val="20"/>
              </w:rPr>
            </w:pPr>
          </w:p>
        </w:tc>
      </w:tr>
      <w:tr w:rsidR="00A7637E" w:rsidRPr="001923C6" w14:paraId="04138E2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B8CAB39" w14:textId="77777777" w:rsidR="00A7637E" w:rsidRPr="001923C6" w:rsidRDefault="00A7637E">
            <w:pPr>
              <w:rPr>
                <w:color w:val="000000"/>
                <w:sz w:val="20"/>
              </w:rPr>
            </w:pPr>
            <w:r w:rsidRPr="001923C6">
              <w:rPr>
                <w:color w:val="000000"/>
                <w:sz w:val="20"/>
              </w:rPr>
              <w:t>eqinjstd3</w:t>
            </w:r>
          </w:p>
        </w:tc>
        <w:tc>
          <w:tcPr>
            <w:tcW w:w="1134" w:type="dxa"/>
            <w:vMerge/>
            <w:tcBorders>
              <w:left w:val="single" w:sz="6" w:space="0" w:color="000000"/>
              <w:right w:val="single" w:sz="6" w:space="0" w:color="000000"/>
            </w:tcBorders>
          </w:tcPr>
          <w:p w14:paraId="0E91A27F" w14:textId="77777777" w:rsidR="00A7637E" w:rsidRPr="001923C6" w:rsidRDefault="00A7637E">
            <w:pPr>
              <w:rPr>
                <w:color w:val="000000"/>
                <w:sz w:val="20"/>
              </w:rPr>
            </w:pPr>
          </w:p>
        </w:tc>
      </w:tr>
      <w:tr w:rsidR="00A7637E" w:rsidRPr="001923C6" w14:paraId="1A097B78"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D4006A3" w14:textId="77777777" w:rsidR="00A7637E" w:rsidRPr="001923C6" w:rsidRDefault="00A7637E">
            <w:pPr>
              <w:rPr>
                <w:color w:val="000000"/>
                <w:sz w:val="20"/>
              </w:rPr>
            </w:pPr>
            <w:r w:rsidRPr="001923C6">
              <w:rPr>
                <w:color w:val="000000"/>
                <w:sz w:val="20"/>
              </w:rPr>
              <w:lastRenderedPageBreak/>
              <w:t>eqinjstd4</w:t>
            </w:r>
          </w:p>
        </w:tc>
        <w:tc>
          <w:tcPr>
            <w:tcW w:w="1134" w:type="dxa"/>
            <w:vMerge/>
            <w:tcBorders>
              <w:left w:val="single" w:sz="6" w:space="0" w:color="000000"/>
              <w:right w:val="single" w:sz="6" w:space="0" w:color="000000"/>
            </w:tcBorders>
          </w:tcPr>
          <w:p w14:paraId="1C4B9114" w14:textId="77777777" w:rsidR="00A7637E" w:rsidRPr="001923C6" w:rsidRDefault="00A7637E">
            <w:pPr>
              <w:rPr>
                <w:color w:val="000000"/>
                <w:sz w:val="20"/>
              </w:rPr>
            </w:pPr>
          </w:p>
        </w:tc>
      </w:tr>
      <w:tr w:rsidR="00535414" w:rsidRPr="001923C6" w14:paraId="410E7569"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8D25DD7" w14:textId="77777777" w:rsidR="00535414" w:rsidRPr="001923C6" w:rsidRDefault="00535414">
            <w:pPr>
              <w:rPr>
                <w:color w:val="000000"/>
                <w:sz w:val="20"/>
              </w:rPr>
            </w:pPr>
            <w:r w:rsidRPr="001923C6">
              <w:rPr>
                <w:color w:val="000000"/>
                <w:sz w:val="20"/>
              </w:rPr>
              <w:t>eq</w:t>
            </w:r>
            <w:r w:rsidR="00740710" w:rsidRPr="001923C6">
              <w:rPr>
                <w:color w:val="000000"/>
                <w:sz w:val="20"/>
              </w:rPr>
              <w:t>fc</w:t>
            </w:r>
            <w:r w:rsidRPr="001923C6">
              <w:rPr>
                <w:color w:val="000000"/>
                <w:sz w:val="20"/>
              </w:rPr>
              <w:t>[]</w:t>
            </w:r>
          </w:p>
        </w:tc>
        <w:tc>
          <w:tcPr>
            <w:tcW w:w="1134" w:type="dxa"/>
            <w:vMerge/>
            <w:tcBorders>
              <w:left w:val="single" w:sz="6" w:space="0" w:color="000000"/>
              <w:right w:val="single" w:sz="6" w:space="0" w:color="000000"/>
            </w:tcBorders>
          </w:tcPr>
          <w:p w14:paraId="39670A9A" w14:textId="77777777" w:rsidR="00535414" w:rsidRPr="001923C6" w:rsidRDefault="00535414">
            <w:pPr>
              <w:rPr>
                <w:color w:val="000000"/>
                <w:sz w:val="20"/>
              </w:rPr>
            </w:pPr>
          </w:p>
        </w:tc>
      </w:tr>
      <w:tr w:rsidR="003D124C" w:rsidRPr="001923C6" w14:paraId="6187CB27"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62BB1136" w14:textId="77777777" w:rsidR="003D124C" w:rsidRPr="001923C6" w:rsidRDefault="003D124C">
            <w:pPr>
              <w:rPr>
                <w:color w:val="000000"/>
                <w:sz w:val="20"/>
              </w:rPr>
            </w:pPr>
            <w:r w:rsidRPr="001923C6">
              <w:rPr>
                <w:color w:val="000000"/>
                <w:sz w:val="20"/>
              </w:rPr>
              <w:t>eqinjexp</w:t>
            </w:r>
          </w:p>
        </w:tc>
        <w:tc>
          <w:tcPr>
            <w:tcW w:w="1134" w:type="dxa"/>
            <w:vMerge/>
            <w:tcBorders>
              <w:left w:val="single" w:sz="6" w:space="0" w:color="000000"/>
              <w:right w:val="single" w:sz="6" w:space="0" w:color="000000"/>
            </w:tcBorders>
          </w:tcPr>
          <w:p w14:paraId="3D903D2D" w14:textId="77777777" w:rsidR="003D124C" w:rsidRPr="001923C6" w:rsidRDefault="003D124C">
            <w:pPr>
              <w:rPr>
                <w:color w:val="000000"/>
                <w:sz w:val="20"/>
              </w:rPr>
            </w:pPr>
          </w:p>
        </w:tc>
      </w:tr>
      <w:tr w:rsidR="00A7637E" w:rsidRPr="001923C6" w14:paraId="7DF72C8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1896EE9" w14:textId="77777777" w:rsidR="00A7637E" w:rsidRPr="001923C6" w:rsidRDefault="00A7637E">
            <w:pPr>
              <w:rPr>
                <w:color w:val="000000"/>
                <w:sz w:val="20"/>
              </w:rPr>
            </w:pPr>
            <w:r w:rsidRPr="001923C6">
              <w:rPr>
                <w:color w:val="000000"/>
                <w:sz w:val="20"/>
              </w:rPr>
              <w:t>ek1f</w:t>
            </w:r>
          </w:p>
        </w:tc>
        <w:tc>
          <w:tcPr>
            <w:tcW w:w="1134" w:type="dxa"/>
            <w:vMerge/>
            <w:tcBorders>
              <w:left w:val="single" w:sz="6" w:space="0" w:color="000000"/>
              <w:right w:val="single" w:sz="6" w:space="0" w:color="000000"/>
            </w:tcBorders>
          </w:tcPr>
          <w:p w14:paraId="0070AF06" w14:textId="77777777" w:rsidR="00A7637E" w:rsidRPr="001923C6" w:rsidRDefault="00A7637E">
            <w:pPr>
              <w:rPr>
                <w:color w:val="000000"/>
                <w:sz w:val="20"/>
              </w:rPr>
            </w:pPr>
          </w:p>
        </w:tc>
      </w:tr>
      <w:tr w:rsidR="00A7637E" w:rsidRPr="001923C6" w14:paraId="107E669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0E733AF7" w14:textId="77777777" w:rsidR="00A7637E" w:rsidRPr="001923C6" w:rsidRDefault="00A7637E">
            <w:pPr>
              <w:rPr>
                <w:color w:val="000000"/>
                <w:sz w:val="20"/>
              </w:rPr>
            </w:pPr>
            <w:r w:rsidRPr="001923C6">
              <w:rPr>
                <w:color w:val="000000"/>
                <w:sz w:val="20"/>
              </w:rPr>
              <w:t>ek2f</w:t>
            </w:r>
          </w:p>
        </w:tc>
        <w:tc>
          <w:tcPr>
            <w:tcW w:w="1134" w:type="dxa"/>
            <w:vMerge/>
            <w:tcBorders>
              <w:left w:val="single" w:sz="6" w:space="0" w:color="000000"/>
              <w:right w:val="single" w:sz="6" w:space="0" w:color="000000"/>
            </w:tcBorders>
          </w:tcPr>
          <w:p w14:paraId="75A9DC89" w14:textId="77777777" w:rsidR="00A7637E" w:rsidRPr="001923C6" w:rsidRDefault="00A7637E">
            <w:pPr>
              <w:rPr>
                <w:color w:val="000000"/>
                <w:sz w:val="20"/>
              </w:rPr>
            </w:pPr>
          </w:p>
        </w:tc>
      </w:tr>
      <w:tr w:rsidR="00A7637E" w:rsidRPr="001923C6" w14:paraId="671EF32B"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5C316047" w14:textId="77777777" w:rsidR="00A7637E" w:rsidRPr="001923C6" w:rsidRDefault="00A7637E" w:rsidP="00524E35">
            <w:pPr>
              <w:rPr>
                <w:color w:val="000000"/>
                <w:sz w:val="20"/>
              </w:rPr>
            </w:pPr>
            <w:bookmarkStart w:id="177" w:name="OLE_LINK223"/>
            <w:bookmarkStart w:id="178" w:name="_Hlk428972941"/>
            <w:r w:rsidRPr="001923C6">
              <w:rPr>
                <w:color w:val="000000"/>
                <w:sz w:val="20"/>
              </w:rPr>
              <w:t>ek3f</w:t>
            </w:r>
            <w:bookmarkEnd w:id="177"/>
          </w:p>
        </w:tc>
        <w:tc>
          <w:tcPr>
            <w:tcW w:w="1134" w:type="dxa"/>
            <w:vMerge/>
            <w:tcBorders>
              <w:left w:val="single" w:sz="6" w:space="0" w:color="000000"/>
              <w:right w:val="single" w:sz="6" w:space="0" w:color="000000"/>
            </w:tcBorders>
          </w:tcPr>
          <w:p w14:paraId="6D4765F2" w14:textId="77777777" w:rsidR="00A7637E" w:rsidRPr="001923C6" w:rsidRDefault="00A7637E">
            <w:pPr>
              <w:rPr>
                <w:color w:val="000000"/>
                <w:sz w:val="20"/>
              </w:rPr>
            </w:pPr>
          </w:p>
        </w:tc>
      </w:tr>
      <w:tr w:rsidR="00A7637E" w:rsidRPr="001923C6" w14:paraId="1187B9CF"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29639502" w14:textId="77777777" w:rsidR="00A7637E" w:rsidRPr="001923C6" w:rsidRDefault="00A7637E">
            <w:pPr>
              <w:rPr>
                <w:color w:val="000000"/>
                <w:sz w:val="20"/>
              </w:rPr>
            </w:pPr>
            <w:r w:rsidRPr="001923C6">
              <w:rPr>
                <w:color w:val="000000"/>
                <w:sz w:val="20"/>
              </w:rPr>
              <w:t>ek1fn[]</w:t>
            </w:r>
          </w:p>
        </w:tc>
        <w:tc>
          <w:tcPr>
            <w:tcW w:w="1134" w:type="dxa"/>
            <w:vMerge/>
            <w:tcBorders>
              <w:left w:val="single" w:sz="6" w:space="0" w:color="000000"/>
              <w:right w:val="single" w:sz="6" w:space="0" w:color="000000"/>
            </w:tcBorders>
          </w:tcPr>
          <w:p w14:paraId="6C584624" w14:textId="77777777" w:rsidR="00A7637E" w:rsidRPr="001923C6" w:rsidRDefault="00A7637E">
            <w:pPr>
              <w:rPr>
                <w:color w:val="000000"/>
                <w:sz w:val="20"/>
              </w:rPr>
            </w:pPr>
          </w:p>
        </w:tc>
      </w:tr>
      <w:tr w:rsidR="00A7637E" w:rsidRPr="001923C6" w14:paraId="5C2880F5"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EEFEEE0" w14:textId="77777777" w:rsidR="00A7637E" w:rsidRPr="001923C6" w:rsidRDefault="00A7637E">
            <w:pPr>
              <w:rPr>
                <w:color w:val="000000"/>
                <w:sz w:val="20"/>
              </w:rPr>
            </w:pPr>
            <w:r w:rsidRPr="001923C6">
              <w:rPr>
                <w:color w:val="000000"/>
                <w:sz w:val="20"/>
              </w:rPr>
              <w:t>ek2fn[]</w:t>
            </w:r>
          </w:p>
        </w:tc>
        <w:tc>
          <w:tcPr>
            <w:tcW w:w="1134" w:type="dxa"/>
            <w:vMerge/>
            <w:tcBorders>
              <w:left w:val="single" w:sz="6" w:space="0" w:color="000000"/>
              <w:right w:val="single" w:sz="6" w:space="0" w:color="000000"/>
            </w:tcBorders>
          </w:tcPr>
          <w:p w14:paraId="75ABD573" w14:textId="77777777" w:rsidR="00A7637E" w:rsidRPr="001923C6" w:rsidRDefault="00A7637E">
            <w:pPr>
              <w:rPr>
                <w:color w:val="000000"/>
                <w:sz w:val="20"/>
              </w:rPr>
            </w:pPr>
          </w:p>
        </w:tc>
      </w:tr>
      <w:tr w:rsidR="00A7637E" w:rsidRPr="001923C6" w14:paraId="2146A290"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18E80B4D" w14:textId="77777777" w:rsidR="00A7637E" w:rsidRPr="001923C6" w:rsidRDefault="00A7637E">
            <w:pPr>
              <w:rPr>
                <w:color w:val="000000"/>
                <w:sz w:val="20"/>
              </w:rPr>
            </w:pPr>
            <w:r w:rsidRPr="001923C6">
              <w:rPr>
                <w:color w:val="000000"/>
                <w:sz w:val="20"/>
              </w:rPr>
              <w:t>ek3fn[]</w:t>
            </w:r>
          </w:p>
        </w:tc>
        <w:tc>
          <w:tcPr>
            <w:tcW w:w="1134" w:type="dxa"/>
            <w:vMerge/>
            <w:tcBorders>
              <w:left w:val="single" w:sz="6" w:space="0" w:color="000000"/>
              <w:right w:val="single" w:sz="6" w:space="0" w:color="000000"/>
            </w:tcBorders>
          </w:tcPr>
          <w:p w14:paraId="190649B7" w14:textId="77777777" w:rsidR="00A7637E" w:rsidRPr="001923C6" w:rsidRDefault="00A7637E">
            <w:pPr>
              <w:rPr>
                <w:color w:val="000000"/>
                <w:sz w:val="20"/>
              </w:rPr>
            </w:pPr>
          </w:p>
        </w:tc>
      </w:tr>
      <w:tr w:rsidR="00A7637E" w:rsidRPr="001923C6" w14:paraId="35D2D5E6"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2DD720D1" w14:textId="77777777" w:rsidR="00A7637E" w:rsidRPr="001923C6" w:rsidRDefault="00A7637E">
            <w:pPr>
              <w:rPr>
                <w:color w:val="000000"/>
                <w:sz w:val="20"/>
              </w:rPr>
            </w:pPr>
            <w:r w:rsidRPr="001923C6">
              <w:rPr>
                <w:noProof/>
                <w:sz w:val="20"/>
              </w:rPr>
              <w:t>ekrchref</w:t>
            </w:r>
            <w:r w:rsidRPr="001923C6">
              <w:rPr>
                <w:color w:val="000000"/>
                <w:sz w:val="20"/>
              </w:rPr>
              <w:t>[]</w:t>
            </w:r>
          </w:p>
        </w:tc>
        <w:tc>
          <w:tcPr>
            <w:tcW w:w="1134" w:type="dxa"/>
            <w:vMerge/>
            <w:tcBorders>
              <w:left w:val="single" w:sz="6" w:space="0" w:color="000000"/>
              <w:right w:val="single" w:sz="6" w:space="0" w:color="000000"/>
            </w:tcBorders>
          </w:tcPr>
          <w:p w14:paraId="3112B5BD" w14:textId="77777777" w:rsidR="00A7637E" w:rsidRPr="001923C6" w:rsidRDefault="00A7637E">
            <w:pPr>
              <w:rPr>
                <w:color w:val="000000"/>
                <w:sz w:val="20"/>
              </w:rPr>
            </w:pPr>
          </w:p>
        </w:tc>
      </w:tr>
      <w:bookmarkEnd w:id="178"/>
      <w:tr w:rsidR="00A7637E" w:rsidRPr="001923C6" w14:paraId="5E712F6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464A1E8" w14:textId="3B0A13D0" w:rsidR="00A7637E" w:rsidRPr="001923C6" w:rsidRDefault="00A7637E">
            <w:pPr>
              <w:rPr>
                <w:noProof/>
                <w:sz w:val="20"/>
              </w:rPr>
            </w:pPr>
            <w:r w:rsidRPr="001923C6">
              <w:rPr>
                <w:sz w:val="20"/>
              </w:rPr>
              <w:t>exqinjast</w:t>
            </w:r>
          </w:p>
        </w:tc>
        <w:tc>
          <w:tcPr>
            <w:tcW w:w="1134" w:type="dxa"/>
            <w:vMerge/>
            <w:tcBorders>
              <w:left w:val="single" w:sz="6" w:space="0" w:color="000000"/>
              <w:right w:val="single" w:sz="6" w:space="0" w:color="000000"/>
            </w:tcBorders>
          </w:tcPr>
          <w:p w14:paraId="53A43AD0" w14:textId="77777777" w:rsidR="00A7637E" w:rsidRPr="001923C6" w:rsidRDefault="00A7637E">
            <w:pPr>
              <w:rPr>
                <w:color w:val="000000"/>
                <w:sz w:val="20"/>
              </w:rPr>
            </w:pPr>
          </w:p>
        </w:tc>
      </w:tr>
      <w:tr w:rsidR="007D2A59" w:rsidRPr="001923C6" w14:paraId="5E5532BB"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4C8010DE" w14:textId="77777777" w:rsidR="007D2A59" w:rsidRPr="001923C6" w:rsidRDefault="007D2A59">
            <w:pPr>
              <w:rPr>
                <w:sz w:val="20"/>
              </w:rPr>
            </w:pPr>
            <w:r w:rsidRPr="001923C6">
              <w:rPr>
                <w:sz w:val="20"/>
              </w:rPr>
              <w:t>explr</w:t>
            </w:r>
            <w:r w:rsidR="009678B6" w:rsidRPr="001923C6">
              <w:rPr>
                <w:sz w:val="20"/>
              </w:rPr>
              <w:t>e</w:t>
            </w:r>
            <w:r w:rsidRPr="001923C6">
              <w:rPr>
                <w:sz w:val="20"/>
              </w:rPr>
              <w:t>q</w:t>
            </w:r>
          </w:p>
        </w:tc>
        <w:tc>
          <w:tcPr>
            <w:tcW w:w="1134" w:type="dxa"/>
            <w:vMerge/>
            <w:tcBorders>
              <w:left w:val="single" w:sz="6" w:space="0" w:color="000000"/>
              <w:right w:val="single" w:sz="6" w:space="0" w:color="000000"/>
            </w:tcBorders>
          </w:tcPr>
          <w:p w14:paraId="6813E56B" w14:textId="77777777" w:rsidR="007D2A59" w:rsidRPr="001923C6" w:rsidRDefault="007D2A59">
            <w:pPr>
              <w:rPr>
                <w:color w:val="000000"/>
                <w:sz w:val="20"/>
              </w:rPr>
            </w:pPr>
          </w:p>
        </w:tc>
      </w:tr>
      <w:tr w:rsidR="00A7637E" w:rsidRPr="001923C6" w14:paraId="41A8821A"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05880941" w14:textId="77777777" w:rsidR="00A7637E" w:rsidRPr="001923C6" w:rsidRDefault="00A7637E" w:rsidP="006619ED">
            <w:pPr>
              <w:rPr>
                <w:sz w:val="20"/>
              </w:rPr>
            </w:pPr>
            <w:bookmarkStart w:id="179" w:name="_Hlk428972900"/>
            <w:r w:rsidRPr="001923C6">
              <w:rPr>
                <w:sz w:val="20"/>
              </w:rPr>
              <w:t>ekpfit</w:t>
            </w:r>
          </w:p>
        </w:tc>
        <w:tc>
          <w:tcPr>
            <w:tcW w:w="1134" w:type="dxa"/>
            <w:vMerge/>
            <w:tcBorders>
              <w:left w:val="single" w:sz="6" w:space="0" w:color="000000"/>
              <w:right w:val="single" w:sz="6" w:space="0" w:color="000000"/>
            </w:tcBorders>
          </w:tcPr>
          <w:p w14:paraId="4ED7A382" w14:textId="77777777" w:rsidR="00A7637E" w:rsidRPr="001923C6" w:rsidRDefault="00A7637E">
            <w:pPr>
              <w:rPr>
                <w:color w:val="000000"/>
                <w:sz w:val="20"/>
              </w:rPr>
            </w:pPr>
          </w:p>
        </w:tc>
      </w:tr>
      <w:tr w:rsidR="00E44ACC" w:rsidRPr="001923C6" w14:paraId="534294F7"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7893EB0B" w14:textId="77777777" w:rsidR="00E44ACC" w:rsidRPr="001923C6" w:rsidRDefault="00E44ACC" w:rsidP="006619ED">
            <w:pPr>
              <w:rPr>
                <w:sz w:val="20"/>
              </w:rPr>
            </w:pPr>
            <w:r w:rsidRPr="001923C6">
              <w:rPr>
                <w:rFonts w:hint="eastAsia"/>
                <w:sz w:val="20"/>
              </w:rPr>
              <w:t>ekpfitn[]</w:t>
            </w:r>
          </w:p>
        </w:tc>
        <w:tc>
          <w:tcPr>
            <w:tcW w:w="1134" w:type="dxa"/>
            <w:vMerge/>
            <w:tcBorders>
              <w:left w:val="single" w:sz="6" w:space="0" w:color="000000"/>
              <w:right w:val="single" w:sz="6" w:space="0" w:color="000000"/>
            </w:tcBorders>
          </w:tcPr>
          <w:p w14:paraId="5DAD0FC3" w14:textId="77777777" w:rsidR="00E44ACC" w:rsidRPr="001923C6" w:rsidRDefault="00E44ACC">
            <w:pPr>
              <w:rPr>
                <w:color w:val="000000"/>
                <w:sz w:val="20"/>
              </w:rPr>
            </w:pPr>
          </w:p>
        </w:tc>
      </w:tr>
      <w:tr w:rsidR="00804493" w:rsidRPr="001923C6" w14:paraId="6623B15C"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C599B80" w14:textId="77777777" w:rsidR="00804493" w:rsidRPr="000C6FA6" w:rsidRDefault="00804493" w:rsidP="006619ED">
            <w:pPr>
              <w:rPr>
                <w:sz w:val="20"/>
                <w:szCs w:val="18"/>
              </w:rPr>
            </w:pPr>
            <w:r w:rsidRPr="000C6FA6">
              <w:rPr>
                <w:sz w:val="20"/>
                <w:szCs w:val="18"/>
              </w:rPr>
              <w:t>ek1fpt</w:t>
            </w:r>
          </w:p>
        </w:tc>
        <w:tc>
          <w:tcPr>
            <w:tcW w:w="1134" w:type="dxa"/>
            <w:vMerge/>
            <w:tcBorders>
              <w:left w:val="single" w:sz="6" w:space="0" w:color="000000"/>
              <w:right w:val="single" w:sz="6" w:space="0" w:color="000000"/>
            </w:tcBorders>
          </w:tcPr>
          <w:p w14:paraId="54AF5A2F" w14:textId="77777777" w:rsidR="00804493" w:rsidRPr="001923C6" w:rsidRDefault="00804493">
            <w:pPr>
              <w:rPr>
                <w:color w:val="000000"/>
                <w:sz w:val="20"/>
              </w:rPr>
            </w:pPr>
          </w:p>
        </w:tc>
      </w:tr>
      <w:tr w:rsidR="00A7637E" w:rsidRPr="001923C6" w14:paraId="09DE95C1"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02581308" w14:textId="77777777" w:rsidR="00A7637E" w:rsidRPr="001923C6" w:rsidRDefault="00A7637E" w:rsidP="006619ED">
            <w:pPr>
              <w:rPr>
                <w:sz w:val="20"/>
              </w:rPr>
            </w:pPr>
            <w:r w:rsidRPr="001923C6">
              <w:rPr>
                <w:sz w:val="20"/>
              </w:rPr>
              <w:t>ekpfiegr</w:t>
            </w:r>
          </w:p>
        </w:tc>
        <w:tc>
          <w:tcPr>
            <w:tcW w:w="1134" w:type="dxa"/>
            <w:vMerge/>
            <w:tcBorders>
              <w:left w:val="single" w:sz="6" w:space="0" w:color="000000"/>
              <w:right w:val="single" w:sz="6" w:space="0" w:color="000000"/>
            </w:tcBorders>
          </w:tcPr>
          <w:p w14:paraId="07DED002" w14:textId="77777777" w:rsidR="00A7637E" w:rsidRPr="001923C6" w:rsidRDefault="00A7637E">
            <w:pPr>
              <w:rPr>
                <w:color w:val="000000"/>
                <w:sz w:val="20"/>
              </w:rPr>
            </w:pPr>
          </w:p>
        </w:tc>
      </w:tr>
      <w:tr w:rsidR="00A7637E" w:rsidRPr="001923C6" w14:paraId="57C20AD3" w14:textId="77777777" w:rsidTr="007865BA">
        <w:trPr>
          <w:trHeight w:val="216"/>
        </w:trPr>
        <w:tc>
          <w:tcPr>
            <w:tcW w:w="1447" w:type="dxa"/>
            <w:tcBorders>
              <w:top w:val="single" w:sz="6" w:space="0" w:color="000000"/>
              <w:left w:val="single" w:sz="6" w:space="0" w:color="000000"/>
              <w:bottom w:val="single" w:sz="6" w:space="0" w:color="000000"/>
              <w:right w:val="single" w:sz="6" w:space="0" w:color="000000"/>
            </w:tcBorders>
          </w:tcPr>
          <w:p w14:paraId="3B23B9FD" w14:textId="77777777" w:rsidR="00A7637E" w:rsidRPr="001923C6" w:rsidRDefault="00A7637E" w:rsidP="006619ED">
            <w:pPr>
              <w:rPr>
                <w:sz w:val="20"/>
              </w:rPr>
            </w:pPr>
            <w:r w:rsidRPr="001923C6">
              <w:rPr>
                <w:rFonts w:cs="ＭＳ Ｐゴシック"/>
                <w:color w:val="000000"/>
                <w:spacing w:val="0"/>
                <w:sz w:val="20"/>
              </w:rPr>
              <w:t>ekpfiegrn[</w:t>
            </w:r>
            <w:commentRangeStart w:id="180"/>
            <w:r w:rsidRPr="001923C6">
              <w:rPr>
                <w:rFonts w:cs="ＭＳ Ｐゴシック"/>
                <w:color w:val="000000"/>
                <w:spacing w:val="0"/>
                <w:sz w:val="20"/>
              </w:rPr>
              <w:t>]</w:t>
            </w:r>
            <w:commentRangeEnd w:id="180"/>
            <w:r w:rsidR="007B5A82" w:rsidRPr="001923C6">
              <w:rPr>
                <w:rStyle w:val="a8"/>
              </w:rPr>
              <w:commentReference w:id="180"/>
            </w:r>
          </w:p>
        </w:tc>
        <w:tc>
          <w:tcPr>
            <w:tcW w:w="1134" w:type="dxa"/>
            <w:vMerge/>
            <w:tcBorders>
              <w:left w:val="single" w:sz="6" w:space="0" w:color="000000"/>
              <w:bottom w:val="single" w:sz="6" w:space="0" w:color="000000"/>
              <w:right w:val="single" w:sz="6" w:space="0" w:color="000000"/>
            </w:tcBorders>
          </w:tcPr>
          <w:p w14:paraId="64A2E1EC" w14:textId="77777777" w:rsidR="00A7637E" w:rsidRPr="001923C6" w:rsidRDefault="00A7637E">
            <w:pPr>
              <w:rPr>
                <w:color w:val="000000"/>
                <w:sz w:val="20"/>
              </w:rPr>
            </w:pPr>
          </w:p>
        </w:tc>
      </w:tr>
    </w:tbl>
    <w:bookmarkEnd w:id="179"/>
    <w:p w14:paraId="4A2636AA" w14:textId="64AB0104" w:rsidR="005B3206" w:rsidRDefault="00A7637E">
      <w:pPr>
        <w:rPr>
          <w:rFonts w:cs="ＭＳ Ｐゴシック"/>
          <w:color w:val="000000"/>
          <w:spacing w:val="0"/>
          <w:szCs w:val="21"/>
        </w:rPr>
      </w:pPr>
      <w:r w:rsidRPr="001923C6">
        <w:rPr>
          <w:szCs w:val="21"/>
        </w:rPr>
        <w:t xml:space="preserve">  ※ekpfiegr</w:t>
      </w:r>
      <w:r w:rsidRPr="001923C6">
        <w:rPr>
          <w:rFonts w:cs="ＭＳ Ｐゴシック" w:hint="eastAsia"/>
          <w:color w:val="000000"/>
          <w:spacing w:val="0"/>
          <w:szCs w:val="21"/>
        </w:rPr>
        <w:t>、</w:t>
      </w:r>
      <w:r w:rsidRPr="001923C6">
        <w:rPr>
          <w:rFonts w:cs="ＭＳ Ｐゴシック"/>
          <w:color w:val="000000"/>
          <w:spacing w:val="0"/>
          <w:szCs w:val="21"/>
        </w:rPr>
        <w:t>ekpfiegrn[]はF4型で</w:t>
      </w:r>
      <w:r w:rsidR="0085087A" w:rsidRPr="001923C6">
        <w:rPr>
          <w:rFonts w:cs="ＭＳ Ｐゴシック" w:hint="eastAsia"/>
          <w:color w:val="000000"/>
          <w:spacing w:val="0"/>
          <w:szCs w:val="21"/>
        </w:rPr>
        <w:t>のみ</w:t>
      </w:r>
      <w:r w:rsidRPr="001923C6">
        <w:rPr>
          <w:rFonts w:cs="ＭＳ Ｐゴシック" w:hint="eastAsia"/>
          <w:color w:val="000000"/>
          <w:spacing w:val="0"/>
          <w:szCs w:val="21"/>
        </w:rPr>
        <w:t>構造体メンバを定義する</w:t>
      </w:r>
      <w:commentRangeStart w:id="181"/>
      <w:r w:rsidRPr="001923C6">
        <w:rPr>
          <w:rFonts w:cs="ＭＳ Ｐゴシック" w:hint="eastAsia"/>
          <w:color w:val="000000"/>
          <w:spacing w:val="0"/>
          <w:szCs w:val="21"/>
        </w:rPr>
        <w:t>。</w:t>
      </w:r>
      <w:commentRangeEnd w:id="181"/>
      <w:r w:rsidR="007B5A82" w:rsidRPr="001923C6">
        <w:rPr>
          <w:rStyle w:val="a8"/>
        </w:rPr>
        <w:commentReference w:id="181"/>
      </w:r>
    </w:p>
    <w:p w14:paraId="581A12EF" w14:textId="77777777" w:rsidR="00CF2EFA" w:rsidRDefault="00CF2EFA">
      <w:pPr>
        <w:rPr>
          <w:szCs w:val="21"/>
        </w:rPr>
      </w:pPr>
    </w:p>
    <w:bookmarkEnd w:id="171"/>
    <w:p w14:paraId="7AEE015B" w14:textId="6D7580F2" w:rsidR="00445113" w:rsidRPr="005F6A42" w:rsidRDefault="007F228F">
      <w:r>
        <w:rPr>
          <w:rFonts w:hint="eastAsia"/>
        </w:rPr>
        <w:t xml:space="preserve">  </w:t>
      </w:r>
      <w:r w:rsidRPr="005F6A42">
        <w:rPr>
          <w:rFonts w:hint="eastAsia"/>
        </w:rPr>
        <w:t>構造体2</w:t>
      </w:r>
      <w:r w:rsidR="002B2413" w:rsidRPr="005F6A42">
        <w:t xml:space="preserve"> </w:t>
      </w:r>
      <w:commentRangeStart w:id="182"/>
      <w:r w:rsidR="002B2413" w:rsidRPr="005F6A42">
        <w:t xml:space="preserve"> </w:t>
      </w:r>
      <w:commentRangeEnd w:id="182"/>
      <w:r w:rsidR="002B2413" w:rsidRPr="005F6A42">
        <w:rPr>
          <w:rStyle w:val="a8"/>
        </w:rPr>
        <w:commentReference w:id="182"/>
      </w:r>
      <w:ins w:id="183" w:author="16a" w:date="2025-10-08T11:47:00Z">
        <w:r w:rsidR="00A02D59">
          <w:rPr>
            <w:rFonts w:hint="eastAsia"/>
          </w:rPr>
          <w:t xml:space="preserve"> </w:t>
        </w:r>
      </w:ins>
      <w:ins w:id="184" w:author="16a" w:date="2025-10-08T16:36:00Z">
        <w:r w:rsidR="008C5D82" w:rsidRPr="008C5D82">
          <w:rPr>
            <w:rFonts w:hint="eastAsia"/>
            <w:shd w:val="clear" w:color="auto" w:fill="00FF00"/>
          </w:rPr>
          <w:t>※</w:t>
        </w:r>
      </w:ins>
      <w:ins w:id="185" w:author="16a" w:date="2025-10-08T11:47:00Z">
        <w:r w:rsidR="00A02D59" w:rsidRPr="00A02D59">
          <w:rPr>
            <w:rFonts w:hint="eastAsia"/>
            <w:shd w:val="clear" w:color="auto" w:fill="00FF00"/>
          </w:rPr>
          <w:t>【噴射調停構造体</w:t>
        </w:r>
        <w:r w:rsidR="00A02D59" w:rsidRPr="00A02D59">
          <w:rPr>
            <w:shd w:val="clear" w:color="auto" w:fill="00FF00"/>
          </w:rPr>
          <w:t>2要求</w:t>
        </w:r>
        <w:r w:rsidR="00A02D59" w:rsidRPr="00A02D59">
          <w:rPr>
            <w:rFonts w:hint="eastAsia"/>
            <w:shd w:val="clear" w:color="auto" w:fill="00FF00"/>
          </w:rPr>
          <w:t>有</w:t>
        </w:r>
        <w:r w:rsidR="00A02D59" w:rsidRPr="00A02D59">
          <w:rPr>
            <w:shd w:val="clear" w:color="auto" w:fill="00FF00"/>
          </w:rPr>
          <w:t>】</w:t>
        </w:r>
      </w:ins>
      <w:ins w:id="186" w:author="16a" w:date="2025-10-08T16:40:00Z">
        <w:r w:rsidR="00A1546C">
          <w:rPr>
            <w:rFonts w:hint="eastAsia"/>
            <w:shd w:val="clear" w:color="auto" w:fill="00FF00"/>
          </w:rPr>
          <w:t>の公開</w:t>
        </w:r>
      </w:ins>
      <w:ins w:id="187" w:author="16a" w:date="2025-10-08T16:36:00Z">
        <w:r w:rsidR="008C5D82">
          <w:rPr>
            <w:rFonts w:hint="eastAsia"/>
            <w:shd w:val="clear" w:color="auto" w:fill="00FF00"/>
          </w:rPr>
          <w:t>時に使用</w:t>
        </w:r>
      </w:ins>
    </w:p>
    <w:tbl>
      <w:tblPr>
        <w:tblW w:w="2581" w:type="dxa"/>
        <w:tblInd w:w="284" w:type="dxa"/>
        <w:tblLayout w:type="fixed"/>
        <w:tblCellMar>
          <w:left w:w="30" w:type="dxa"/>
          <w:right w:w="30" w:type="dxa"/>
        </w:tblCellMar>
        <w:tblLook w:val="0000" w:firstRow="0" w:lastRow="0" w:firstColumn="0" w:lastColumn="0" w:noHBand="0" w:noVBand="0"/>
      </w:tblPr>
      <w:tblGrid>
        <w:gridCol w:w="1447"/>
        <w:gridCol w:w="1134"/>
      </w:tblGrid>
      <w:tr w:rsidR="00D56C6F" w:rsidRPr="005F6A42" w14:paraId="59FC82B6"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35BAB0D" w14:textId="77777777" w:rsidR="00D56C6F" w:rsidRPr="005F6A42" w:rsidRDefault="00D56C6F" w:rsidP="002D498F">
            <w:pPr>
              <w:rPr>
                <w:color w:val="000000"/>
                <w:sz w:val="20"/>
              </w:rPr>
            </w:pPr>
            <w:r w:rsidRPr="005F6A42">
              <w:rPr>
                <w:rFonts w:hint="eastAsia"/>
                <w:color w:val="000000"/>
                <w:sz w:val="20"/>
              </w:rPr>
              <w:t>変数名</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EBDFF6A" w14:textId="77777777" w:rsidR="00D56C6F" w:rsidRPr="005F6A42" w:rsidRDefault="00D56C6F" w:rsidP="002D498F">
            <w:pPr>
              <w:rPr>
                <w:color w:val="000000"/>
                <w:sz w:val="20"/>
              </w:rPr>
            </w:pPr>
            <w:r w:rsidRPr="005F6A42">
              <w:rPr>
                <w:rFonts w:hint="eastAsia"/>
                <w:color w:val="000000"/>
                <w:sz w:val="20"/>
              </w:rPr>
              <w:t>公開先</w:t>
            </w:r>
          </w:p>
        </w:tc>
      </w:tr>
      <w:tr w:rsidR="00D56C6F" w:rsidRPr="005F6A42" w14:paraId="4D345BBA"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472F6E09" w14:textId="77777777" w:rsidR="00D56C6F" w:rsidRPr="005F6A42" w:rsidRDefault="00D56C6F" w:rsidP="002D498F">
            <w:pPr>
              <w:rPr>
                <w:color w:val="000000"/>
                <w:sz w:val="20"/>
              </w:rPr>
            </w:pPr>
            <w:r w:rsidRPr="005F6A42">
              <w:rPr>
                <w:color w:val="000000"/>
                <w:sz w:val="20"/>
              </w:rPr>
              <w:t>einjmod</w:t>
            </w:r>
          </w:p>
        </w:tc>
        <w:tc>
          <w:tcPr>
            <w:tcW w:w="1134" w:type="dxa"/>
            <w:vMerge w:val="restart"/>
            <w:tcBorders>
              <w:top w:val="single" w:sz="6" w:space="0" w:color="000000"/>
              <w:left w:val="single" w:sz="6" w:space="0" w:color="000000"/>
              <w:right w:val="single" w:sz="6" w:space="0" w:color="000000"/>
            </w:tcBorders>
            <w:shd w:val="clear" w:color="auto" w:fill="auto"/>
          </w:tcPr>
          <w:p w14:paraId="019D3B05" w14:textId="77777777" w:rsidR="00D56C6F" w:rsidRPr="005F6A42" w:rsidRDefault="00D56C6F" w:rsidP="002D498F">
            <w:pPr>
              <w:rPr>
                <w:color w:val="000000"/>
                <w:sz w:val="20"/>
              </w:rPr>
            </w:pPr>
            <w:r w:rsidRPr="005F6A42">
              <w:rPr>
                <w:color w:val="000000"/>
                <w:sz w:val="20"/>
              </w:rPr>
              <w:t>ENG_dm,</w:t>
            </w:r>
          </w:p>
          <w:p w14:paraId="07EDE9F0" w14:textId="77777777" w:rsidR="00D56C6F" w:rsidRPr="005F6A42" w:rsidRDefault="00D56C6F" w:rsidP="002D498F">
            <w:pPr>
              <w:rPr>
                <w:sz w:val="20"/>
              </w:rPr>
            </w:pPr>
            <w:r w:rsidRPr="005F6A42">
              <w:rPr>
                <w:color w:val="000000"/>
                <w:sz w:val="20"/>
              </w:rPr>
              <w:t>SAC_dm</w:t>
            </w:r>
          </w:p>
        </w:tc>
      </w:tr>
      <w:tr w:rsidR="00D56C6F" w:rsidRPr="005F6A42" w14:paraId="09C5F8DF"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CAFD51B" w14:textId="1BDFB0BE" w:rsidR="00D56C6F" w:rsidRPr="005F6A42" w:rsidRDefault="00D56C6F" w:rsidP="002D498F">
            <w:pPr>
              <w:rPr>
                <w:color w:val="000000"/>
                <w:sz w:val="20"/>
              </w:rPr>
            </w:pPr>
            <w:r w:rsidRPr="005F6A42">
              <w:rPr>
                <w:color w:val="000000"/>
                <w:sz w:val="20"/>
              </w:rPr>
              <w:t>einjptn</w:t>
            </w:r>
          </w:p>
        </w:tc>
        <w:tc>
          <w:tcPr>
            <w:tcW w:w="1134" w:type="dxa"/>
            <w:vMerge/>
            <w:tcBorders>
              <w:left w:val="single" w:sz="6" w:space="0" w:color="000000"/>
              <w:right w:val="single" w:sz="6" w:space="0" w:color="000000"/>
            </w:tcBorders>
            <w:shd w:val="clear" w:color="auto" w:fill="CC99FF"/>
          </w:tcPr>
          <w:p w14:paraId="308F6FEF" w14:textId="77777777" w:rsidR="00D56C6F" w:rsidRPr="005F6A42" w:rsidRDefault="00D56C6F" w:rsidP="002D498F">
            <w:pPr>
              <w:rPr>
                <w:color w:val="000000"/>
                <w:sz w:val="20"/>
              </w:rPr>
            </w:pPr>
          </w:p>
        </w:tc>
      </w:tr>
      <w:tr w:rsidR="00D56C6F" w:rsidRPr="005F6A42" w14:paraId="6D41F2F1"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0AE93CB6" w14:textId="3EC0B317" w:rsidR="00D56C6F" w:rsidRPr="005F6A42" w:rsidRDefault="00D56C6F" w:rsidP="002D498F">
            <w:pPr>
              <w:rPr>
                <w:color w:val="000000"/>
                <w:sz w:val="20"/>
              </w:rPr>
            </w:pPr>
            <w:r w:rsidRPr="005F6A42">
              <w:rPr>
                <w:rFonts w:hint="eastAsia"/>
                <w:color w:val="000000"/>
                <w:sz w:val="20"/>
              </w:rPr>
              <w:t>e</w:t>
            </w:r>
            <w:r w:rsidRPr="005F6A42">
              <w:rPr>
                <w:color w:val="000000"/>
                <w:sz w:val="20"/>
              </w:rPr>
              <w:t>ainjpn</w:t>
            </w:r>
            <w:r w:rsidRPr="005F6A42">
              <w:rPr>
                <w:rFonts w:hint="eastAsia"/>
                <w:color w:val="000000"/>
                <w:sz w:val="20"/>
              </w:rPr>
              <w:t>[]</w:t>
            </w:r>
          </w:p>
        </w:tc>
        <w:tc>
          <w:tcPr>
            <w:tcW w:w="1134" w:type="dxa"/>
            <w:vMerge/>
            <w:tcBorders>
              <w:left w:val="single" w:sz="6" w:space="0" w:color="000000"/>
              <w:right w:val="single" w:sz="6" w:space="0" w:color="000000"/>
            </w:tcBorders>
            <w:shd w:val="clear" w:color="auto" w:fill="CC99FF"/>
          </w:tcPr>
          <w:p w14:paraId="30CAC059" w14:textId="77777777" w:rsidR="00D56C6F" w:rsidRPr="005F6A42" w:rsidRDefault="00D56C6F" w:rsidP="002D498F">
            <w:pPr>
              <w:rPr>
                <w:color w:val="000000"/>
                <w:sz w:val="20"/>
              </w:rPr>
            </w:pPr>
          </w:p>
        </w:tc>
      </w:tr>
      <w:tr w:rsidR="00D56C6F" w:rsidRPr="005F6A42" w14:paraId="7A67C3D4"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611F4E0" w14:textId="2914DCE2" w:rsidR="00D56C6F" w:rsidRPr="005F6A42" w:rsidRDefault="00D56C6F" w:rsidP="002D498F">
            <w:pPr>
              <w:rPr>
                <w:color w:val="000000"/>
                <w:sz w:val="20"/>
              </w:rPr>
            </w:pPr>
            <w:r w:rsidRPr="005F6A42">
              <w:rPr>
                <w:rFonts w:hint="eastAsia"/>
                <w:color w:val="000000"/>
                <w:sz w:val="20"/>
              </w:rPr>
              <w:t>e</w:t>
            </w:r>
            <w:r w:rsidRPr="005F6A42">
              <w:rPr>
                <w:color w:val="000000"/>
                <w:sz w:val="20"/>
              </w:rPr>
              <w:t>injend</w:t>
            </w:r>
          </w:p>
        </w:tc>
        <w:tc>
          <w:tcPr>
            <w:tcW w:w="1134" w:type="dxa"/>
            <w:vMerge/>
            <w:tcBorders>
              <w:left w:val="single" w:sz="6" w:space="0" w:color="000000"/>
              <w:right w:val="single" w:sz="6" w:space="0" w:color="000000"/>
            </w:tcBorders>
            <w:shd w:val="clear" w:color="auto" w:fill="CC99FF"/>
          </w:tcPr>
          <w:p w14:paraId="49EBE973" w14:textId="77777777" w:rsidR="00D56C6F" w:rsidRPr="005F6A42" w:rsidRDefault="00D56C6F" w:rsidP="002D498F">
            <w:pPr>
              <w:rPr>
                <w:color w:val="000000"/>
                <w:sz w:val="20"/>
              </w:rPr>
            </w:pPr>
          </w:p>
        </w:tc>
      </w:tr>
      <w:tr w:rsidR="00D56C6F" w:rsidRPr="005F6A42" w14:paraId="11E6B993"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9D0A129" w14:textId="2172EE30" w:rsidR="00D56C6F" w:rsidRPr="005F6A42" w:rsidRDefault="00D56C6F" w:rsidP="00D56C6F">
            <w:pPr>
              <w:rPr>
                <w:color w:val="000000"/>
                <w:sz w:val="20"/>
              </w:rPr>
            </w:pPr>
            <w:r w:rsidRPr="005F6A42">
              <w:rPr>
                <w:color w:val="000000"/>
                <w:sz w:val="20"/>
              </w:rPr>
              <w:t>eainjcutp</w:t>
            </w:r>
          </w:p>
        </w:tc>
        <w:tc>
          <w:tcPr>
            <w:tcW w:w="1134" w:type="dxa"/>
            <w:vMerge/>
            <w:tcBorders>
              <w:left w:val="single" w:sz="6" w:space="0" w:color="000000"/>
              <w:right w:val="single" w:sz="6" w:space="0" w:color="000000"/>
            </w:tcBorders>
            <w:shd w:val="clear" w:color="auto" w:fill="CC99FF"/>
          </w:tcPr>
          <w:p w14:paraId="53C3998E" w14:textId="77777777" w:rsidR="00D56C6F" w:rsidRPr="005F6A42" w:rsidRDefault="00D56C6F" w:rsidP="00D56C6F">
            <w:pPr>
              <w:rPr>
                <w:color w:val="000000"/>
                <w:sz w:val="20"/>
              </w:rPr>
            </w:pPr>
          </w:p>
        </w:tc>
      </w:tr>
      <w:tr w:rsidR="00D56C6F" w:rsidRPr="005F6A42" w14:paraId="70901C3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B69FFD6" w14:textId="0C9D1068" w:rsidR="00D56C6F" w:rsidRPr="005F6A42" w:rsidRDefault="00D56C6F" w:rsidP="00D56C6F">
            <w:pPr>
              <w:rPr>
                <w:color w:val="000000"/>
                <w:sz w:val="20"/>
              </w:rPr>
            </w:pPr>
            <w:r w:rsidRPr="005F6A42">
              <w:rPr>
                <w:color w:val="000000"/>
                <w:sz w:val="20"/>
              </w:rPr>
              <w:t>eainjdn[]</w:t>
            </w:r>
          </w:p>
        </w:tc>
        <w:tc>
          <w:tcPr>
            <w:tcW w:w="1134" w:type="dxa"/>
            <w:vMerge/>
            <w:tcBorders>
              <w:left w:val="single" w:sz="6" w:space="0" w:color="000000"/>
              <w:right w:val="single" w:sz="6" w:space="0" w:color="000000"/>
            </w:tcBorders>
            <w:shd w:val="clear" w:color="auto" w:fill="CC99FF"/>
          </w:tcPr>
          <w:p w14:paraId="0C88A0DE" w14:textId="77777777" w:rsidR="00D56C6F" w:rsidRPr="005F6A42" w:rsidRDefault="00D56C6F" w:rsidP="00D56C6F">
            <w:pPr>
              <w:rPr>
                <w:color w:val="000000"/>
                <w:sz w:val="20"/>
              </w:rPr>
            </w:pPr>
          </w:p>
        </w:tc>
      </w:tr>
      <w:tr w:rsidR="00D56C6F" w:rsidRPr="005F6A42" w14:paraId="339ECF40"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3986E2F" w14:textId="1C8E83B2" w:rsidR="00D56C6F" w:rsidRPr="005F6A42" w:rsidRDefault="00D56C6F" w:rsidP="00D56C6F">
            <w:pPr>
              <w:rPr>
                <w:color w:val="000000"/>
                <w:sz w:val="20"/>
              </w:rPr>
            </w:pPr>
            <w:r w:rsidRPr="005F6A42">
              <w:rPr>
                <w:color w:val="000000"/>
                <w:sz w:val="20"/>
              </w:rPr>
              <w:t>eainjcutd</w:t>
            </w:r>
          </w:p>
        </w:tc>
        <w:tc>
          <w:tcPr>
            <w:tcW w:w="1134" w:type="dxa"/>
            <w:vMerge/>
            <w:tcBorders>
              <w:left w:val="single" w:sz="6" w:space="0" w:color="000000"/>
              <w:right w:val="single" w:sz="6" w:space="0" w:color="000000"/>
            </w:tcBorders>
            <w:shd w:val="clear" w:color="auto" w:fill="CC99FF"/>
          </w:tcPr>
          <w:p w14:paraId="69C7DE0F" w14:textId="77777777" w:rsidR="00D56C6F" w:rsidRPr="005F6A42" w:rsidRDefault="00D56C6F" w:rsidP="00D56C6F">
            <w:pPr>
              <w:rPr>
                <w:color w:val="000000"/>
                <w:sz w:val="20"/>
              </w:rPr>
            </w:pPr>
          </w:p>
        </w:tc>
      </w:tr>
      <w:tr w:rsidR="00D56C6F" w:rsidRPr="005F6A42" w14:paraId="3E358363"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E819001" w14:textId="225F11DB" w:rsidR="00D56C6F" w:rsidRPr="005F6A42" w:rsidRDefault="00D56C6F" w:rsidP="00D56C6F">
            <w:pPr>
              <w:rPr>
                <w:color w:val="000000"/>
                <w:sz w:val="20"/>
              </w:rPr>
            </w:pPr>
            <w:r w:rsidRPr="005F6A42">
              <w:rPr>
                <w:color w:val="000000"/>
                <w:sz w:val="20"/>
              </w:rPr>
              <w:t>eainjpadd</w:t>
            </w:r>
          </w:p>
        </w:tc>
        <w:tc>
          <w:tcPr>
            <w:tcW w:w="1134" w:type="dxa"/>
            <w:vMerge/>
            <w:tcBorders>
              <w:left w:val="single" w:sz="6" w:space="0" w:color="000000"/>
              <w:right w:val="single" w:sz="6" w:space="0" w:color="000000"/>
            </w:tcBorders>
            <w:shd w:val="clear" w:color="auto" w:fill="CC99FF"/>
          </w:tcPr>
          <w:p w14:paraId="7B7E7AAF" w14:textId="77777777" w:rsidR="00D56C6F" w:rsidRPr="005F6A42" w:rsidRDefault="00D56C6F" w:rsidP="00D56C6F">
            <w:pPr>
              <w:rPr>
                <w:color w:val="000000"/>
                <w:sz w:val="20"/>
              </w:rPr>
            </w:pPr>
          </w:p>
        </w:tc>
      </w:tr>
      <w:tr w:rsidR="00D56C6F" w:rsidRPr="005F6A42" w14:paraId="6854C1AA"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25FE3187" w14:textId="343CB3A5" w:rsidR="00D56C6F" w:rsidRPr="005F6A42" w:rsidRDefault="00D56C6F" w:rsidP="00D56C6F">
            <w:pPr>
              <w:rPr>
                <w:color w:val="000000"/>
                <w:sz w:val="20"/>
              </w:rPr>
            </w:pPr>
            <w:r w:rsidRPr="005F6A42">
              <w:rPr>
                <w:color w:val="000000"/>
                <w:sz w:val="20"/>
              </w:rPr>
              <w:t>eainjdadd</w:t>
            </w:r>
          </w:p>
        </w:tc>
        <w:tc>
          <w:tcPr>
            <w:tcW w:w="1134" w:type="dxa"/>
            <w:vMerge/>
            <w:tcBorders>
              <w:left w:val="single" w:sz="6" w:space="0" w:color="000000"/>
              <w:right w:val="single" w:sz="6" w:space="0" w:color="000000"/>
            </w:tcBorders>
            <w:shd w:val="clear" w:color="auto" w:fill="CC99FF"/>
          </w:tcPr>
          <w:p w14:paraId="23BEC33D" w14:textId="77777777" w:rsidR="00D56C6F" w:rsidRPr="005F6A42" w:rsidRDefault="00D56C6F" w:rsidP="00D56C6F">
            <w:pPr>
              <w:rPr>
                <w:color w:val="000000"/>
                <w:sz w:val="20"/>
              </w:rPr>
            </w:pPr>
          </w:p>
        </w:tc>
      </w:tr>
      <w:tr w:rsidR="00D56C6F" w:rsidRPr="005F6A42" w14:paraId="62549049"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696940A" w14:textId="74B99716" w:rsidR="00D56C6F" w:rsidRPr="005F6A42" w:rsidRDefault="00D56C6F" w:rsidP="00D56C6F">
            <w:pPr>
              <w:rPr>
                <w:color w:val="000000"/>
                <w:sz w:val="20"/>
              </w:rPr>
            </w:pPr>
            <w:r w:rsidRPr="005F6A42">
              <w:rPr>
                <w:color w:val="000000"/>
                <w:sz w:val="20"/>
              </w:rPr>
              <w:t>eqinjstpn[]</w:t>
            </w:r>
          </w:p>
        </w:tc>
        <w:tc>
          <w:tcPr>
            <w:tcW w:w="1134" w:type="dxa"/>
            <w:vMerge/>
            <w:tcBorders>
              <w:left w:val="single" w:sz="6" w:space="0" w:color="000000"/>
              <w:right w:val="single" w:sz="6" w:space="0" w:color="000000"/>
            </w:tcBorders>
            <w:shd w:val="clear" w:color="auto" w:fill="CC99FF"/>
          </w:tcPr>
          <w:p w14:paraId="29BA1216" w14:textId="77777777" w:rsidR="00D56C6F" w:rsidRPr="005F6A42" w:rsidRDefault="00D56C6F" w:rsidP="00D56C6F">
            <w:pPr>
              <w:rPr>
                <w:color w:val="000000"/>
                <w:sz w:val="20"/>
              </w:rPr>
            </w:pPr>
          </w:p>
        </w:tc>
      </w:tr>
      <w:tr w:rsidR="00D56C6F" w:rsidRPr="005F6A42" w14:paraId="67422D65"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130267F" w14:textId="7E9F030F" w:rsidR="00D56C6F" w:rsidRPr="005F6A42" w:rsidRDefault="00D56C6F" w:rsidP="00D56C6F">
            <w:pPr>
              <w:rPr>
                <w:color w:val="000000"/>
                <w:sz w:val="20"/>
              </w:rPr>
            </w:pPr>
            <w:r w:rsidRPr="005F6A42">
              <w:rPr>
                <w:color w:val="000000"/>
                <w:sz w:val="20"/>
              </w:rPr>
              <w:t>eqinjstdn[]</w:t>
            </w:r>
          </w:p>
        </w:tc>
        <w:tc>
          <w:tcPr>
            <w:tcW w:w="1134" w:type="dxa"/>
            <w:vMerge/>
            <w:tcBorders>
              <w:left w:val="single" w:sz="6" w:space="0" w:color="000000"/>
              <w:right w:val="single" w:sz="6" w:space="0" w:color="000000"/>
            </w:tcBorders>
            <w:shd w:val="clear" w:color="auto" w:fill="CC99FF"/>
          </w:tcPr>
          <w:p w14:paraId="0F41B825" w14:textId="77777777" w:rsidR="00D56C6F" w:rsidRPr="005F6A42" w:rsidRDefault="00D56C6F" w:rsidP="00D56C6F">
            <w:pPr>
              <w:rPr>
                <w:color w:val="000000"/>
                <w:sz w:val="20"/>
              </w:rPr>
            </w:pPr>
          </w:p>
        </w:tc>
      </w:tr>
      <w:tr w:rsidR="00D56C6F" w:rsidRPr="005F6A42" w14:paraId="417E4318"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0D4603E" w14:textId="1B208BC3" w:rsidR="00D56C6F" w:rsidRPr="005F6A42" w:rsidRDefault="00D56C6F" w:rsidP="00D56C6F">
            <w:pPr>
              <w:rPr>
                <w:color w:val="000000"/>
                <w:sz w:val="20"/>
              </w:rPr>
            </w:pPr>
            <w:r w:rsidRPr="005F6A42">
              <w:rPr>
                <w:color w:val="000000"/>
                <w:sz w:val="20"/>
              </w:rPr>
              <w:t>eqfc[]</w:t>
            </w:r>
          </w:p>
        </w:tc>
        <w:tc>
          <w:tcPr>
            <w:tcW w:w="1134" w:type="dxa"/>
            <w:vMerge/>
            <w:tcBorders>
              <w:left w:val="single" w:sz="6" w:space="0" w:color="000000"/>
              <w:right w:val="single" w:sz="6" w:space="0" w:color="000000"/>
            </w:tcBorders>
            <w:shd w:val="clear" w:color="auto" w:fill="CC99FF"/>
          </w:tcPr>
          <w:p w14:paraId="1E7D2196" w14:textId="77777777" w:rsidR="00D56C6F" w:rsidRPr="005F6A42" w:rsidRDefault="00D56C6F" w:rsidP="00D56C6F">
            <w:pPr>
              <w:rPr>
                <w:color w:val="000000"/>
                <w:sz w:val="20"/>
              </w:rPr>
            </w:pPr>
          </w:p>
        </w:tc>
      </w:tr>
      <w:tr w:rsidR="00D56C6F" w:rsidRPr="005F6A42" w14:paraId="74DF0B8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3E05C46C" w14:textId="02E318C9" w:rsidR="00D56C6F" w:rsidRPr="005F6A42" w:rsidRDefault="00D56C6F" w:rsidP="00D56C6F">
            <w:pPr>
              <w:rPr>
                <w:color w:val="000000"/>
                <w:sz w:val="20"/>
              </w:rPr>
            </w:pPr>
            <w:r w:rsidRPr="005F6A42">
              <w:rPr>
                <w:color w:val="000000"/>
                <w:sz w:val="20"/>
              </w:rPr>
              <w:t>eqinjexp</w:t>
            </w:r>
          </w:p>
        </w:tc>
        <w:tc>
          <w:tcPr>
            <w:tcW w:w="1134" w:type="dxa"/>
            <w:vMerge/>
            <w:tcBorders>
              <w:left w:val="single" w:sz="6" w:space="0" w:color="000000"/>
              <w:right w:val="single" w:sz="6" w:space="0" w:color="000000"/>
            </w:tcBorders>
            <w:shd w:val="clear" w:color="auto" w:fill="CC99FF"/>
          </w:tcPr>
          <w:p w14:paraId="7E4D41B7" w14:textId="77777777" w:rsidR="00D56C6F" w:rsidRPr="005F6A42" w:rsidRDefault="00D56C6F" w:rsidP="00D56C6F">
            <w:pPr>
              <w:rPr>
                <w:color w:val="000000"/>
                <w:sz w:val="20"/>
              </w:rPr>
            </w:pPr>
          </w:p>
        </w:tc>
      </w:tr>
      <w:tr w:rsidR="00D56C6F" w:rsidRPr="005F6A42" w14:paraId="492083C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50BE666" w14:textId="7DA27215" w:rsidR="00D56C6F" w:rsidRPr="005F6A42" w:rsidRDefault="00D56C6F" w:rsidP="00D56C6F">
            <w:pPr>
              <w:rPr>
                <w:color w:val="000000"/>
                <w:sz w:val="20"/>
              </w:rPr>
            </w:pPr>
            <w:r w:rsidRPr="005F6A42">
              <w:rPr>
                <w:color w:val="000000"/>
                <w:sz w:val="20"/>
              </w:rPr>
              <w:t>ek1fn[]</w:t>
            </w:r>
          </w:p>
        </w:tc>
        <w:tc>
          <w:tcPr>
            <w:tcW w:w="1134" w:type="dxa"/>
            <w:vMerge/>
            <w:tcBorders>
              <w:left w:val="single" w:sz="6" w:space="0" w:color="000000"/>
              <w:right w:val="single" w:sz="6" w:space="0" w:color="000000"/>
            </w:tcBorders>
            <w:shd w:val="clear" w:color="auto" w:fill="CC99FF"/>
          </w:tcPr>
          <w:p w14:paraId="4492A714" w14:textId="77777777" w:rsidR="00D56C6F" w:rsidRPr="005F6A42" w:rsidRDefault="00D56C6F" w:rsidP="00D56C6F">
            <w:pPr>
              <w:rPr>
                <w:color w:val="000000"/>
                <w:sz w:val="20"/>
              </w:rPr>
            </w:pPr>
          </w:p>
        </w:tc>
      </w:tr>
      <w:tr w:rsidR="00D56C6F" w:rsidRPr="005F6A42" w14:paraId="4414A764"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F6D51FF" w14:textId="5BFF93E0" w:rsidR="00D56C6F" w:rsidRPr="005F6A42" w:rsidRDefault="00D56C6F" w:rsidP="00D56C6F">
            <w:pPr>
              <w:rPr>
                <w:color w:val="000000"/>
                <w:sz w:val="20"/>
              </w:rPr>
            </w:pPr>
            <w:r w:rsidRPr="005F6A42">
              <w:rPr>
                <w:color w:val="000000"/>
                <w:sz w:val="20"/>
              </w:rPr>
              <w:t>ek2fn[]</w:t>
            </w:r>
          </w:p>
        </w:tc>
        <w:tc>
          <w:tcPr>
            <w:tcW w:w="1134" w:type="dxa"/>
            <w:vMerge/>
            <w:tcBorders>
              <w:left w:val="single" w:sz="6" w:space="0" w:color="000000"/>
              <w:right w:val="single" w:sz="6" w:space="0" w:color="000000"/>
            </w:tcBorders>
            <w:shd w:val="clear" w:color="auto" w:fill="CC99FF"/>
          </w:tcPr>
          <w:p w14:paraId="1FEF8D83" w14:textId="77777777" w:rsidR="00D56C6F" w:rsidRPr="005F6A42" w:rsidRDefault="00D56C6F" w:rsidP="00D56C6F">
            <w:pPr>
              <w:rPr>
                <w:color w:val="000000"/>
                <w:sz w:val="20"/>
              </w:rPr>
            </w:pPr>
          </w:p>
        </w:tc>
      </w:tr>
      <w:tr w:rsidR="00E00EEB" w:rsidRPr="005F6A42" w14:paraId="78562E77" w14:textId="77777777" w:rsidTr="005F6A42">
        <w:trPr>
          <w:trHeight w:val="181"/>
        </w:trPr>
        <w:tc>
          <w:tcPr>
            <w:tcW w:w="1447" w:type="dxa"/>
            <w:tcBorders>
              <w:top w:val="single" w:sz="6" w:space="0" w:color="000000"/>
              <w:left w:val="single" w:sz="6" w:space="0" w:color="000000"/>
              <w:right w:val="single" w:sz="6" w:space="0" w:color="000000"/>
            </w:tcBorders>
            <w:shd w:val="clear" w:color="auto" w:fill="auto"/>
          </w:tcPr>
          <w:p w14:paraId="67668822" w14:textId="76D8E924" w:rsidR="00E00EEB" w:rsidRPr="005F6A42" w:rsidRDefault="00E00EEB" w:rsidP="00D56C6F">
            <w:pPr>
              <w:rPr>
                <w:color w:val="000000"/>
                <w:sz w:val="20"/>
              </w:rPr>
            </w:pPr>
            <w:r w:rsidRPr="005F6A42">
              <w:rPr>
                <w:color w:val="000000"/>
                <w:sz w:val="20"/>
              </w:rPr>
              <w:t>ek3fn[]</w:t>
            </w:r>
          </w:p>
        </w:tc>
        <w:tc>
          <w:tcPr>
            <w:tcW w:w="1134" w:type="dxa"/>
            <w:vMerge/>
            <w:tcBorders>
              <w:left w:val="single" w:sz="6" w:space="0" w:color="000000"/>
              <w:right w:val="single" w:sz="6" w:space="0" w:color="000000"/>
            </w:tcBorders>
            <w:shd w:val="clear" w:color="auto" w:fill="CC99FF"/>
          </w:tcPr>
          <w:p w14:paraId="63817444" w14:textId="77777777" w:rsidR="00E00EEB" w:rsidRPr="005F6A42" w:rsidRDefault="00E00EEB" w:rsidP="00D56C6F">
            <w:pPr>
              <w:rPr>
                <w:color w:val="000000"/>
                <w:sz w:val="20"/>
              </w:rPr>
            </w:pPr>
          </w:p>
        </w:tc>
      </w:tr>
      <w:tr w:rsidR="00D56C6F" w:rsidRPr="005F6A42" w14:paraId="6FD19B08"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1EFCDB4" w14:textId="04F2D96E" w:rsidR="00D56C6F" w:rsidRPr="005F6A42" w:rsidRDefault="00D56C6F" w:rsidP="00D56C6F">
            <w:pPr>
              <w:rPr>
                <w:color w:val="000000"/>
                <w:sz w:val="20"/>
              </w:rPr>
            </w:pPr>
            <w:r w:rsidRPr="005F6A42">
              <w:rPr>
                <w:noProof/>
                <w:sz w:val="20"/>
              </w:rPr>
              <w:t>ekrchref</w:t>
            </w:r>
            <w:r w:rsidRPr="005F6A42">
              <w:rPr>
                <w:color w:val="000000"/>
                <w:sz w:val="20"/>
              </w:rPr>
              <w:t>[]</w:t>
            </w:r>
          </w:p>
        </w:tc>
        <w:tc>
          <w:tcPr>
            <w:tcW w:w="1134" w:type="dxa"/>
            <w:vMerge/>
            <w:tcBorders>
              <w:left w:val="single" w:sz="6" w:space="0" w:color="000000"/>
              <w:right w:val="single" w:sz="6" w:space="0" w:color="000000"/>
            </w:tcBorders>
            <w:shd w:val="clear" w:color="auto" w:fill="CC99FF"/>
          </w:tcPr>
          <w:p w14:paraId="37B32CFC" w14:textId="77777777" w:rsidR="00D56C6F" w:rsidRPr="005F6A42" w:rsidRDefault="00D56C6F" w:rsidP="00D56C6F">
            <w:pPr>
              <w:rPr>
                <w:color w:val="000000"/>
                <w:sz w:val="20"/>
              </w:rPr>
            </w:pPr>
          </w:p>
        </w:tc>
      </w:tr>
      <w:tr w:rsidR="00D56C6F" w:rsidRPr="005F6A42" w14:paraId="1E4276FF"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573579CA" w14:textId="738C076E" w:rsidR="00D56C6F" w:rsidRPr="005F6A42" w:rsidRDefault="00D56C6F" w:rsidP="00D56C6F">
            <w:pPr>
              <w:rPr>
                <w:color w:val="000000"/>
                <w:sz w:val="20"/>
              </w:rPr>
            </w:pPr>
            <w:r w:rsidRPr="005F6A42">
              <w:rPr>
                <w:sz w:val="20"/>
              </w:rPr>
              <w:t>exqinjast</w:t>
            </w:r>
          </w:p>
        </w:tc>
        <w:tc>
          <w:tcPr>
            <w:tcW w:w="1134" w:type="dxa"/>
            <w:vMerge/>
            <w:tcBorders>
              <w:left w:val="single" w:sz="6" w:space="0" w:color="000000"/>
              <w:right w:val="single" w:sz="6" w:space="0" w:color="000000"/>
            </w:tcBorders>
            <w:shd w:val="clear" w:color="auto" w:fill="CC99FF"/>
          </w:tcPr>
          <w:p w14:paraId="398E2C33" w14:textId="77777777" w:rsidR="00D56C6F" w:rsidRPr="005F6A42" w:rsidRDefault="00D56C6F" w:rsidP="00D56C6F">
            <w:pPr>
              <w:rPr>
                <w:color w:val="000000"/>
                <w:sz w:val="20"/>
              </w:rPr>
            </w:pPr>
          </w:p>
        </w:tc>
      </w:tr>
      <w:tr w:rsidR="00DC3250" w:rsidRPr="001923C6" w14:paraId="0C22F651"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6DBDFA3" w14:textId="3C669553" w:rsidR="00DC3250" w:rsidRPr="0053665E" w:rsidRDefault="00DC3250" w:rsidP="00DC3250">
            <w:pPr>
              <w:rPr>
                <w:color w:val="000000"/>
                <w:sz w:val="20"/>
              </w:rPr>
            </w:pPr>
            <w:r w:rsidRPr="0053665E">
              <w:rPr>
                <w:sz w:val="20"/>
              </w:rPr>
              <w:t>explreq</w:t>
            </w:r>
          </w:p>
        </w:tc>
        <w:tc>
          <w:tcPr>
            <w:tcW w:w="1134" w:type="dxa"/>
            <w:vMerge/>
            <w:tcBorders>
              <w:left w:val="single" w:sz="6" w:space="0" w:color="000000"/>
              <w:right w:val="single" w:sz="6" w:space="0" w:color="000000"/>
            </w:tcBorders>
            <w:shd w:val="clear" w:color="auto" w:fill="CC99FF"/>
          </w:tcPr>
          <w:p w14:paraId="6C1F6999" w14:textId="77777777" w:rsidR="00DC3250" w:rsidRPr="001923C6" w:rsidRDefault="00DC3250" w:rsidP="00DC3250">
            <w:pPr>
              <w:rPr>
                <w:color w:val="000000"/>
                <w:sz w:val="20"/>
              </w:rPr>
            </w:pPr>
          </w:p>
        </w:tc>
      </w:tr>
      <w:tr w:rsidR="00DC3250" w:rsidRPr="001923C6" w14:paraId="6A33FE5D"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34502BE9" w14:textId="467B7242" w:rsidR="00DC3250" w:rsidRPr="0053665E" w:rsidRDefault="00DC3250" w:rsidP="00DC3250">
            <w:pPr>
              <w:rPr>
                <w:noProof/>
                <w:sz w:val="20"/>
              </w:rPr>
            </w:pPr>
            <w:r w:rsidRPr="0053665E">
              <w:rPr>
                <w:sz w:val="20"/>
              </w:rPr>
              <w:t>ekpfit</w:t>
            </w:r>
          </w:p>
        </w:tc>
        <w:tc>
          <w:tcPr>
            <w:tcW w:w="1134" w:type="dxa"/>
            <w:vMerge/>
            <w:tcBorders>
              <w:left w:val="single" w:sz="6" w:space="0" w:color="000000"/>
              <w:right w:val="single" w:sz="6" w:space="0" w:color="000000"/>
            </w:tcBorders>
            <w:shd w:val="clear" w:color="auto" w:fill="CC99FF"/>
          </w:tcPr>
          <w:p w14:paraId="02B1631D" w14:textId="77777777" w:rsidR="00DC3250" w:rsidRPr="001923C6" w:rsidRDefault="00DC3250" w:rsidP="00DC3250">
            <w:pPr>
              <w:rPr>
                <w:color w:val="000000"/>
                <w:sz w:val="20"/>
              </w:rPr>
            </w:pPr>
          </w:p>
        </w:tc>
      </w:tr>
      <w:tr w:rsidR="00DC3250" w:rsidRPr="001923C6" w14:paraId="61FBAE62"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7B223C8" w14:textId="5D3EA3C9" w:rsidR="00DC3250" w:rsidRPr="0053665E" w:rsidRDefault="00DC3250" w:rsidP="00DC3250">
            <w:pPr>
              <w:rPr>
                <w:sz w:val="20"/>
              </w:rPr>
            </w:pPr>
            <w:r w:rsidRPr="0053665E">
              <w:rPr>
                <w:rFonts w:hint="eastAsia"/>
                <w:sz w:val="20"/>
              </w:rPr>
              <w:t>ekpfitn[]</w:t>
            </w:r>
          </w:p>
        </w:tc>
        <w:tc>
          <w:tcPr>
            <w:tcW w:w="1134" w:type="dxa"/>
            <w:vMerge/>
            <w:tcBorders>
              <w:left w:val="single" w:sz="6" w:space="0" w:color="000000"/>
              <w:right w:val="single" w:sz="6" w:space="0" w:color="000000"/>
            </w:tcBorders>
            <w:shd w:val="clear" w:color="auto" w:fill="CC99FF"/>
          </w:tcPr>
          <w:p w14:paraId="38139303" w14:textId="77777777" w:rsidR="00DC3250" w:rsidRPr="001923C6" w:rsidRDefault="00DC3250" w:rsidP="00DC3250">
            <w:pPr>
              <w:rPr>
                <w:color w:val="000000"/>
                <w:sz w:val="20"/>
              </w:rPr>
            </w:pPr>
          </w:p>
        </w:tc>
      </w:tr>
      <w:tr w:rsidR="00DC3250" w:rsidRPr="001923C6" w14:paraId="65C4803E"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0F5DCCB5" w14:textId="471E48A9" w:rsidR="00DC3250" w:rsidRPr="0053665E" w:rsidRDefault="00DC3250" w:rsidP="00DC3250">
            <w:pPr>
              <w:rPr>
                <w:sz w:val="20"/>
              </w:rPr>
            </w:pPr>
            <w:r w:rsidRPr="0053665E">
              <w:rPr>
                <w:sz w:val="20"/>
                <w:szCs w:val="18"/>
              </w:rPr>
              <w:t>ek1fpt</w:t>
            </w:r>
          </w:p>
        </w:tc>
        <w:tc>
          <w:tcPr>
            <w:tcW w:w="1134" w:type="dxa"/>
            <w:vMerge/>
            <w:tcBorders>
              <w:left w:val="single" w:sz="6" w:space="0" w:color="000000"/>
              <w:right w:val="single" w:sz="6" w:space="0" w:color="000000"/>
            </w:tcBorders>
            <w:shd w:val="clear" w:color="auto" w:fill="CC99FF"/>
          </w:tcPr>
          <w:p w14:paraId="1C82ECD6" w14:textId="77777777" w:rsidR="00DC3250" w:rsidRPr="001923C6" w:rsidRDefault="00DC3250" w:rsidP="00DC3250">
            <w:pPr>
              <w:rPr>
                <w:color w:val="000000"/>
                <w:sz w:val="20"/>
              </w:rPr>
            </w:pPr>
          </w:p>
        </w:tc>
      </w:tr>
      <w:tr w:rsidR="00DC3250" w:rsidRPr="001923C6" w14:paraId="4E3F6F0F"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3E78B4B2" w14:textId="6FD651C9" w:rsidR="00DC3250" w:rsidRPr="0053665E" w:rsidRDefault="00DC3250" w:rsidP="00DC3250">
            <w:pPr>
              <w:rPr>
                <w:sz w:val="20"/>
              </w:rPr>
            </w:pPr>
            <w:r w:rsidRPr="0053665E">
              <w:rPr>
                <w:sz w:val="20"/>
              </w:rPr>
              <w:t>ekpfiegr</w:t>
            </w:r>
          </w:p>
        </w:tc>
        <w:tc>
          <w:tcPr>
            <w:tcW w:w="1134" w:type="dxa"/>
            <w:vMerge/>
            <w:tcBorders>
              <w:left w:val="single" w:sz="6" w:space="0" w:color="000000"/>
              <w:right w:val="single" w:sz="6" w:space="0" w:color="000000"/>
            </w:tcBorders>
            <w:shd w:val="clear" w:color="auto" w:fill="CC99FF"/>
          </w:tcPr>
          <w:p w14:paraId="37B8F944" w14:textId="77777777" w:rsidR="00DC3250" w:rsidRPr="001923C6" w:rsidRDefault="00DC3250" w:rsidP="00DC3250">
            <w:pPr>
              <w:rPr>
                <w:color w:val="000000"/>
                <w:sz w:val="20"/>
              </w:rPr>
            </w:pPr>
          </w:p>
        </w:tc>
      </w:tr>
      <w:tr w:rsidR="00DC3250" w:rsidRPr="001923C6" w14:paraId="470B64C8"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7294659E" w14:textId="6E7F4A53" w:rsidR="00DC3250" w:rsidRPr="0053665E" w:rsidRDefault="00DC3250" w:rsidP="00CB63B7">
            <w:pPr>
              <w:rPr>
                <w:sz w:val="20"/>
              </w:rPr>
            </w:pPr>
            <w:r w:rsidRPr="0053665E">
              <w:rPr>
                <w:rFonts w:cs="ＭＳ Ｐゴシック"/>
                <w:color w:val="000000"/>
                <w:spacing w:val="0"/>
                <w:sz w:val="20"/>
              </w:rPr>
              <w:t>ekpfiegrn[]</w:t>
            </w:r>
          </w:p>
        </w:tc>
        <w:tc>
          <w:tcPr>
            <w:tcW w:w="1134" w:type="dxa"/>
            <w:vMerge/>
            <w:tcBorders>
              <w:left w:val="single" w:sz="6" w:space="0" w:color="000000"/>
              <w:right w:val="single" w:sz="6" w:space="0" w:color="000000"/>
            </w:tcBorders>
            <w:shd w:val="clear" w:color="auto" w:fill="CC99FF"/>
          </w:tcPr>
          <w:p w14:paraId="420B5011" w14:textId="77777777" w:rsidR="00DC3250" w:rsidRPr="001923C6" w:rsidRDefault="00DC3250" w:rsidP="00DC3250">
            <w:pPr>
              <w:rPr>
                <w:color w:val="000000"/>
                <w:sz w:val="20"/>
              </w:rPr>
            </w:pPr>
          </w:p>
        </w:tc>
      </w:tr>
      <w:tr w:rsidR="00A02D59" w:rsidRPr="001923C6" w14:paraId="5A24C1AC" w14:textId="77777777" w:rsidTr="00A02D59">
        <w:trPr>
          <w:trHeight w:val="216"/>
          <w:ins w:id="188" w:author="16a" w:date="2025-10-08T11:47:00Z"/>
        </w:trPr>
        <w:tc>
          <w:tcPr>
            <w:tcW w:w="1447" w:type="dxa"/>
            <w:tcBorders>
              <w:top w:val="single" w:sz="6" w:space="0" w:color="000000"/>
              <w:left w:val="single" w:sz="6" w:space="0" w:color="000000"/>
              <w:bottom w:val="single" w:sz="6" w:space="0" w:color="000000"/>
              <w:right w:val="single" w:sz="6" w:space="0" w:color="000000"/>
            </w:tcBorders>
            <w:shd w:val="clear" w:color="auto" w:fill="00FF00"/>
          </w:tcPr>
          <w:p w14:paraId="5BB60C06" w14:textId="7D9D139F" w:rsidR="00A02D59" w:rsidRPr="0053665E" w:rsidRDefault="00A02D59" w:rsidP="00A02D59">
            <w:pPr>
              <w:rPr>
                <w:ins w:id="189" w:author="16a" w:date="2025-10-08T11:47:00Z"/>
                <w:rFonts w:cs="ＭＳ Ｐゴシック"/>
                <w:color w:val="000000"/>
                <w:spacing w:val="0"/>
                <w:sz w:val="20"/>
              </w:rPr>
            </w:pPr>
            <w:ins w:id="190" w:author="16a" w:date="2025-10-08T11:48:00Z">
              <w:r w:rsidRPr="005A5F11">
                <w:rPr>
                  <w:sz w:val="20"/>
                </w:rPr>
                <w:t>e</w:t>
              </w:r>
              <w:r>
                <w:rPr>
                  <w:rFonts w:hint="eastAsia"/>
                  <w:sz w:val="20"/>
                </w:rPr>
                <w:t>stepkcyl</w:t>
              </w:r>
            </w:ins>
          </w:p>
        </w:tc>
        <w:tc>
          <w:tcPr>
            <w:tcW w:w="1134" w:type="dxa"/>
            <w:vMerge/>
            <w:tcBorders>
              <w:left w:val="single" w:sz="6" w:space="0" w:color="000000"/>
              <w:right w:val="single" w:sz="6" w:space="0" w:color="000000"/>
            </w:tcBorders>
            <w:shd w:val="clear" w:color="auto" w:fill="CC99FF"/>
          </w:tcPr>
          <w:p w14:paraId="71F83561" w14:textId="77777777" w:rsidR="00A02D59" w:rsidRPr="001923C6" w:rsidRDefault="00A02D59" w:rsidP="00A02D59">
            <w:pPr>
              <w:rPr>
                <w:ins w:id="191" w:author="16a" w:date="2025-10-08T11:47:00Z"/>
                <w:color w:val="000000"/>
                <w:sz w:val="20"/>
              </w:rPr>
            </w:pPr>
          </w:p>
        </w:tc>
      </w:tr>
      <w:tr w:rsidR="00A02D59" w:rsidRPr="001923C6" w14:paraId="38E2D4EA" w14:textId="77777777" w:rsidTr="00A02D59">
        <w:trPr>
          <w:trHeight w:val="216"/>
          <w:ins w:id="192" w:author="16a" w:date="2025-10-08T11:47:00Z"/>
        </w:trPr>
        <w:tc>
          <w:tcPr>
            <w:tcW w:w="1447" w:type="dxa"/>
            <w:tcBorders>
              <w:top w:val="single" w:sz="6" w:space="0" w:color="000000"/>
              <w:left w:val="single" w:sz="6" w:space="0" w:color="000000"/>
              <w:bottom w:val="single" w:sz="6" w:space="0" w:color="000000"/>
              <w:right w:val="single" w:sz="6" w:space="0" w:color="000000"/>
            </w:tcBorders>
            <w:shd w:val="clear" w:color="auto" w:fill="00FF00"/>
          </w:tcPr>
          <w:p w14:paraId="193B816B" w14:textId="0E06A431" w:rsidR="00A02D59" w:rsidRPr="0053665E" w:rsidRDefault="00A02D59" w:rsidP="00A02D59">
            <w:pPr>
              <w:rPr>
                <w:ins w:id="193" w:author="16a" w:date="2025-10-08T11:47:00Z"/>
                <w:rFonts w:cs="ＭＳ Ｐゴシック"/>
                <w:color w:val="000000"/>
                <w:spacing w:val="0"/>
                <w:sz w:val="20"/>
              </w:rPr>
            </w:pPr>
            <w:ins w:id="194" w:author="16a" w:date="2025-10-08T11:48:00Z">
              <w:r>
                <w:rPr>
                  <w:rFonts w:hint="eastAsia"/>
                  <w:sz w:val="20"/>
                </w:rPr>
                <w:lastRenderedPageBreak/>
                <w:t>e</w:t>
              </w:r>
              <w:r w:rsidRPr="005A5F11">
                <w:rPr>
                  <w:sz w:val="20"/>
                </w:rPr>
                <w:t>kqcyl</w:t>
              </w:r>
              <w:r>
                <w:rPr>
                  <w:rFonts w:hint="eastAsia"/>
                  <w:sz w:val="20"/>
                </w:rPr>
                <w:t>[]</w:t>
              </w:r>
            </w:ins>
          </w:p>
        </w:tc>
        <w:tc>
          <w:tcPr>
            <w:tcW w:w="1134" w:type="dxa"/>
            <w:vMerge/>
            <w:tcBorders>
              <w:left w:val="single" w:sz="6" w:space="0" w:color="000000"/>
              <w:right w:val="single" w:sz="6" w:space="0" w:color="000000"/>
            </w:tcBorders>
            <w:shd w:val="clear" w:color="auto" w:fill="CC99FF"/>
          </w:tcPr>
          <w:p w14:paraId="1AE0B094" w14:textId="77777777" w:rsidR="00A02D59" w:rsidRPr="001923C6" w:rsidRDefault="00A02D59" w:rsidP="00A02D59">
            <w:pPr>
              <w:rPr>
                <w:ins w:id="195" w:author="16a" w:date="2025-10-08T11:47:00Z"/>
                <w:color w:val="000000"/>
                <w:sz w:val="20"/>
              </w:rPr>
            </w:pPr>
          </w:p>
        </w:tc>
      </w:tr>
      <w:tr w:rsidR="00A02D59" w:rsidRPr="001923C6" w14:paraId="2C559B0B"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1B2626DF" w14:textId="377673DF" w:rsidR="00A02D59" w:rsidRPr="0053665E" w:rsidRDefault="00A02D59" w:rsidP="00A02D59">
            <w:pPr>
              <w:rPr>
                <w:sz w:val="20"/>
              </w:rPr>
            </w:pPr>
            <w:r w:rsidRPr="0053665E">
              <w:rPr>
                <w:sz w:val="20"/>
              </w:rPr>
              <w:t>eqinjflfix[]</w:t>
            </w:r>
          </w:p>
        </w:tc>
        <w:tc>
          <w:tcPr>
            <w:tcW w:w="1134" w:type="dxa"/>
            <w:vMerge/>
            <w:tcBorders>
              <w:left w:val="single" w:sz="6" w:space="0" w:color="000000"/>
              <w:right w:val="single" w:sz="6" w:space="0" w:color="000000"/>
            </w:tcBorders>
            <w:shd w:val="clear" w:color="auto" w:fill="CC99FF"/>
          </w:tcPr>
          <w:p w14:paraId="21AE072A" w14:textId="77777777" w:rsidR="00A02D59" w:rsidRPr="001923C6" w:rsidRDefault="00A02D59" w:rsidP="00A02D59">
            <w:pPr>
              <w:rPr>
                <w:color w:val="000000"/>
                <w:sz w:val="20"/>
              </w:rPr>
            </w:pPr>
          </w:p>
        </w:tc>
      </w:tr>
      <w:tr w:rsidR="00A02D59" w:rsidRPr="001923C6" w14:paraId="57442B1C" w14:textId="77777777" w:rsidTr="005F6A42">
        <w:trPr>
          <w:trHeight w:val="216"/>
        </w:trPr>
        <w:tc>
          <w:tcPr>
            <w:tcW w:w="1447" w:type="dxa"/>
            <w:tcBorders>
              <w:top w:val="single" w:sz="6" w:space="0" w:color="000000"/>
              <w:left w:val="single" w:sz="6" w:space="0" w:color="000000"/>
              <w:bottom w:val="single" w:sz="6" w:space="0" w:color="000000"/>
              <w:right w:val="single" w:sz="6" w:space="0" w:color="000000"/>
            </w:tcBorders>
            <w:shd w:val="clear" w:color="auto" w:fill="auto"/>
          </w:tcPr>
          <w:p w14:paraId="6B29C518" w14:textId="6B407911" w:rsidR="00A02D59" w:rsidRPr="0053665E" w:rsidRDefault="00A02D59" w:rsidP="00A02D59">
            <w:pPr>
              <w:rPr>
                <w:sz w:val="20"/>
              </w:rPr>
            </w:pPr>
            <w:r w:rsidRPr="0053665E">
              <w:rPr>
                <w:sz w:val="20"/>
              </w:rPr>
              <w:t>eqinjplfix[]</w:t>
            </w:r>
          </w:p>
        </w:tc>
        <w:tc>
          <w:tcPr>
            <w:tcW w:w="1134" w:type="dxa"/>
            <w:vMerge/>
            <w:tcBorders>
              <w:left w:val="single" w:sz="6" w:space="0" w:color="000000"/>
              <w:bottom w:val="single" w:sz="6" w:space="0" w:color="000000"/>
              <w:right w:val="single" w:sz="6" w:space="0" w:color="000000"/>
            </w:tcBorders>
            <w:shd w:val="clear" w:color="auto" w:fill="CC99FF"/>
          </w:tcPr>
          <w:p w14:paraId="3C7B0A3A" w14:textId="77777777" w:rsidR="00A02D59" w:rsidRPr="001923C6" w:rsidRDefault="00A02D59" w:rsidP="00A02D59">
            <w:pPr>
              <w:rPr>
                <w:color w:val="000000"/>
                <w:sz w:val="20"/>
              </w:rPr>
            </w:pPr>
          </w:p>
        </w:tc>
      </w:tr>
    </w:tbl>
    <w:p w14:paraId="02B3D6ED" w14:textId="51435508" w:rsidR="00D56C6F" w:rsidRPr="0053665E" w:rsidRDefault="00D56C6F">
      <w:pPr>
        <w:rPr>
          <w:szCs w:val="21"/>
          <w:shd w:val="clear" w:color="auto" w:fill="CC99FF"/>
        </w:rPr>
      </w:pPr>
      <w:r w:rsidRPr="001923C6">
        <w:rPr>
          <w:szCs w:val="21"/>
        </w:rPr>
        <w:t xml:space="preserve">  </w:t>
      </w:r>
      <w:r w:rsidRPr="005F6A42">
        <w:rPr>
          <w:szCs w:val="21"/>
        </w:rPr>
        <w:t>※ekpfiegr</w:t>
      </w:r>
      <w:r w:rsidRPr="005F6A42">
        <w:rPr>
          <w:rFonts w:cs="ＭＳ Ｐゴシック" w:hint="eastAsia"/>
          <w:color w:val="000000"/>
          <w:spacing w:val="0"/>
          <w:szCs w:val="21"/>
        </w:rPr>
        <w:t>、</w:t>
      </w:r>
      <w:r w:rsidRPr="005F6A42">
        <w:rPr>
          <w:rFonts w:cs="ＭＳ Ｐゴシック"/>
          <w:color w:val="000000"/>
          <w:spacing w:val="0"/>
          <w:szCs w:val="21"/>
        </w:rPr>
        <w:t>ekpfiegrn[]はF4型で</w:t>
      </w:r>
      <w:r w:rsidRPr="005F6A42">
        <w:rPr>
          <w:rFonts w:cs="ＭＳ Ｐゴシック" w:hint="eastAsia"/>
          <w:color w:val="000000"/>
          <w:spacing w:val="0"/>
          <w:szCs w:val="21"/>
        </w:rPr>
        <w:t>のみ構造体メンバを定義する。</w:t>
      </w:r>
    </w:p>
    <w:p w14:paraId="355933BB" w14:textId="77777777" w:rsidR="002851D1" w:rsidRPr="001923C6" w:rsidRDefault="002851D1"/>
    <w:p w14:paraId="370BF4D2" w14:textId="76945A31" w:rsidR="00DB3979" w:rsidRPr="001923C6" w:rsidRDefault="00DB3979">
      <w:pPr>
        <w:rPr>
          <w:bdr w:val="single" w:sz="4" w:space="0" w:color="auto"/>
        </w:rPr>
      </w:pPr>
      <w:r w:rsidRPr="001923C6">
        <w:rPr>
          <w:rFonts w:hint="eastAsia"/>
        </w:rPr>
        <w:t>２．非公開変数</w:t>
      </w:r>
      <w:r w:rsidR="006543C9" w:rsidRPr="001923C6">
        <w:rPr>
          <w:rFonts w:hint="eastAsia"/>
        </w:rPr>
        <w:t xml:space="preserve"> </w:t>
      </w:r>
      <w:commentRangeStart w:id="196"/>
      <w:commentRangeStart w:id="197"/>
      <w:commentRangeStart w:id="198"/>
      <w:commentRangeStart w:id="199"/>
      <w:commentRangeStart w:id="200"/>
      <w:commentRangeStart w:id="201"/>
      <w:commentRangeStart w:id="202"/>
      <w:r w:rsidR="006543C9" w:rsidRPr="001923C6">
        <w:rPr>
          <w:rFonts w:hint="eastAsia"/>
        </w:rPr>
        <w:t xml:space="preserve"> </w:t>
      </w:r>
      <w:commentRangeEnd w:id="196"/>
      <w:commentRangeEnd w:id="197"/>
      <w:commentRangeEnd w:id="198"/>
      <w:commentRangeEnd w:id="199"/>
      <w:commentRangeEnd w:id="200"/>
      <w:r w:rsidR="00C86BAF">
        <w:rPr>
          <w:rStyle w:val="a8"/>
        </w:rPr>
        <w:commentReference w:id="196"/>
      </w:r>
      <w:r w:rsidR="001956C9" w:rsidRPr="001923C6">
        <w:rPr>
          <w:rStyle w:val="a8"/>
        </w:rPr>
        <w:commentReference w:id="197"/>
      </w:r>
      <w:r w:rsidR="00FC759F" w:rsidRPr="001923C6">
        <w:rPr>
          <w:rStyle w:val="a8"/>
        </w:rPr>
        <w:commentReference w:id="198"/>
      </w:r>
      <w:r w:rsidR="00065366" w:rsidRPr="001923C6">
        <w:rPr>
          <w:rStyle w:val="a8"/>
        </w:rPr>
        <w:commentReference w:id="199"/>
      </w:r>
      <w:r w:rsidR="006543C9" w:rsidRPr="001923C6">
        <w:rPr>
          <w:rStyle w:val="a8"/>
        </w:rPr>
        <w:commentReference w:id="200"/>
      </w:r>
      <w:commentRangeEnd w:id="201"/>
      <w:r w:rsidR="009E4077" w:rsidRPr="001923C6">
        <w:rPr>
          <w:rStyle w:val="a8"/>
        </w:rPr>
        <w:commentReference w:id="201"/>
      </w:r>
      <w:commentRangeEnd w:id="202"/>
      <w:r w:rsidR="009E4077" w:rsidRPr="001923C6">
        <w:rPr>
          <w:rStyle w:val="a8"/>
        </w:rPr>
        <w:commentReference w:id="202"/>
      </w:r>
    </w:p>
    <w:tbl>
      <w:tblPr>
        <w:tblW w:w="9214" w:type="dxa"/>
        <w:tblInd w:w="30" w:type="dxa"/>
        <w:tblLayout w:type="fixed"/>
        <w:tblCellMar>
          <w:left w:w="30" w:type="dxa"/>
          <w:right w:w="30" w:type="dxa"/>
        </w:tblCellMar>
        <w:tblLook w:val="0000" w:firstRow="0" w:lastRow="0" w:firstColumn="0" w:lastColumn="0" w:noHBand="0" w:noVBand="0"/>
      </w:tblPr>
      <w:tblGrid>
        <w:gridCol w:w="1276"/>
        <w:gridCol w:w="2238"/>
        <w:gridCol w:w="563"/>
        <w:gridCol w:w="563"/>
        <w:gridCol w:w="563"/>
        <w:gridCol w:w="984"/>
        <w:gridCol w:w="703"/>
        <w:gridCol w:w="1124"/>
        <w:gridCol w:w="1200"/>
      </w:tblGrid>
      <w:tr w:rsidR="003E10F8" w:rsidRPr="001923C6" w14:paraId="2E5B5099"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tcPr>
          <w:p w14:paraId="60BBE6B1" w14:textId="77777777" w:rsidR="003E10F8" w:rsidRPr="001923C6" w:rsidRDefault="003E10F8">
            <w:pPr>
              <w:rPr>
                <w:color w:val="000000"/>
                <w:sz w:val="20"/>
              </w:rPr>
            </w:pPr>
            <w:r w:rsidRPr="001923C6">
              <w:rPr>
                <w:rFonts w:hint="eastAsia"/>
                <w:color w:val="000000"/>
                <w:sz w:val="20"/>
              </w:rPr>
              <w:t>変数名</w:t>
            </w:r>
          </w:p>
        </w:tc>
        <w:tc>
          <w:tcPr>
            <w:tcW w:w="2238" w:type="dxa"/>
            <w:tcBorders>
              <w:top w:val="single" w:sz="6" w:space="0" w:color="000000"/>
              <w:left w:val="single" w:sz="6" w:space="0" w:color="000000"/>
              <w:bottom w:val="single" w:sz="6" w:space="0" w:color="000000"/>
              <w:right w:val="single" w:sz="6" w:space="0" w:color="000000"/>
            </w:tcBorders>
          </w:tcPr>
          <w:p w14:paraId="238DFC4E" w14:textId="77777777" w:rsidR="003E10F8" w:rsidRPr="001923C6" w:rsidRDefault="003E10F8">
            <w:pPr>
              <w:rPr>
                <w:color w:val="000000"/>
                <w:sz w:val="20"/>
              </w:rPr>
            </w:pPr>
            <w:r w:rsidRPr="001923C6">
              <w:rPr>
                <w:rFonts w:hint="eastAsia"/>
                <w:color w:val="000000"/>
                <w:sz w:val="20"/>
              </w:rPr>
              <w:t>機能名</w:t>
            </w:r>
          </w:p>
        </w:tc>
        <w:tc>
          <w:tcPr>
            <w:tcW w:w="563" w:type="dxa"/>
            <w:tcBorders>
              <w:top w:val="single" w:sz="6" w:space="0" w:color="000000"/>
              <w:left w:val="single" w:sz="6" w:space="0" w:color="000000"/>
              <w:bottom w:val="single" w:sz="6" w:space="0" w:color="000000"/>
              <w:right w:val="single" w:sz="6" w:space="0" w:color="000000"/>
            </w:tcBorders>
          </w:tcPr>
          <w:p w14:paraId="1914F44F" w14:textId="77777777" w:rsidR="003E10F8" w:rsidRPr="001923C6" w:rsidRDefault="003E10F8">
            <w:pPr>
              <w:rPr>
                <w:color w:val="000000"/>
                <w:sz w:val="20"/>
              </w:rPr>
            </w:pPr>
            <w:r w:rsidRPr="001923C6">
              <w:rPr>
                <w:color w:val="000000"/>
                <w:sz w:val="20"/>
              </w:rPr>
              <w:t>bkup</w:t>
            </w:r>
          </w:p>
        </w:tc>
        <w:tc>
          <w:tcPr>
            <w:tcW w:w="563" w:type="dxa"/>
            <w:tcBorders>
              <w:top w:val="single" w:sz="6" w:space="0" w:color="000000"/>
              <w:left w:val="single" w:sz="6" w:space="0" w:color="000000"/>
              <w:bottom w:val="single" w:sz="6" w:space="0" w:color="000000"/>
              <w:right w:val="single" w:sz="6" w:space="0" w:color="000000"/>
            </w:tcBorders>
          </w:tcPr>
          <w:p w14:paraId="53ED4879" w14:textId="77777777" w:rsidR="003E10F8" w:rsidRPr="001923C6" w:rsidRDefault="003E10F8">
            <w:pPr>
              <w:rPr>
                <w:color w:val="000000"/>
                <w:sz w:val="20"/>
              </w:rPr>
            </w:pPr>
            <w:r w:rsidRPr="001923C6">
              <w:rPr>
                <w:color w:val="000000"/>
                <w:sz w:val="20"/>
              </w:rPr>
              <w:t>chk</w:t>
            </w:r>
          </w:p>
        </w:tc>
        <w:tc>
          <w:tcPr>
            <w:tcW w:w="563" w:type="dxa"/>
            <w:tcBorders>
              <w:top w:val="single" w:sz="6" w:space="0" w:color="000000"/>
              <w:left w:val="single" w:sz="6" w:space="0" w:color="000000"/>
              <w:bottom w:val="single" w:sz="6" w:space="0" w:color="000000"/>
              <w:right w:val="single" w:sz="6" w:space="0" w:color="000000"/>
            </w:tcBorders>
          </w:tcPr>
          <w:p w14:paraId="510238A0" w14:textId="77777777" w:rsidR="003E10F8" w:rsidRPr="001923C6" w:rsidRDefault="003E10F8">
            <w:pPr>
              <w:rPr>
                <w:color w:val="000000"/>
                <w:sz w:val="20"/>
              </w:rPr>
            </w:pPr>
            <w:r w:rsidRPr="001923C6">
              <w:rPr>
                <w:rFonts w:hint="eastAsia"/>
                <w:color w:val="000000"/>
                <w:sz w:val="20"/>
              </w:rPr>
              <w:t>単位</w:t>
            </w:r>
          </w:p>
        </w:tc>
        <w:tc>
          <w:tcPr>
            <w:tcW w:w="984" w:type="dxa"/>
            <w:tcBorders>
              <w:top w:val="single" w:sz="6" w:space="0" w:color="000000"/>
              <w:left w:val="single" w:sz="6" w:space="0" w:color="000000"/>
              <w:bottom w:val="single" w:sz="6" w:space="0" w:color="000000"/>
              <w:right w:val="single" w:sz="6" w:space="0" w:color="000000"/>
            </w:tcBorders>
          </w:tcPr>
          <w:p w14:paraId="5D4336D4" w14:textId="77777777" w:rsidR="003E10F8" w:rsidRPr="001923C6" w:rsidRDefault="003E10F8">
            <w:pPr>
              <w:rPr>
                <w:color w:val="000000"/>
                <w:sz w:val="20"/>
              </w:rPr>
            </w:pPr>
            <w:r w:rsidRPr="001923C6">
              <w:rPr>
                <w:rFonts w:hint="eastAsia"/>
                <w:color w:val="000000"/>
                <w:sz w:val="20"/>
              </w:rPr>
              <w:t>ﾚﾝｼﾞ</w:t>
            </w:r>
          </w:p>
        </w:tc>
        <w:tc>
          <w:tcPr>
            <w:tcW w:w="703" w:type="dxa"/>
            <w:tcBorders>
              <w:top w:val="single" w:sz="6" w:space="0" w:color="000000"/>
              <w:left w:val="single" w:sz="6" w:space="0" w:color="000000"/>
              <w:bottom w:val="single" w:sz="6" w:space="0" w:color="000000"/>
              <w:right w:val="single" w:sz="6" w:space="0" w:color="000000"/>
            </w:tcBorders>
          </w:tcPr>
          <w:p w14:paraId="769B41A6" w14:textId="77777777" w:rsidR="003E10F8" w:rsidRPr="001923C6" w:rsidRDefault="003E10F8">
            <w:pPr>
              <w:rPr>
                <w:color w:val="000000"/>
                <w:sz w:val="20"/>
              </w:rPr>
            </w:pPr>
            <w:r w:rsidRPr="001923C6">
              <w:rPr>
                <w:color w:val="000000"/>
                <w:sz w:val="20"/>
              </w:rPr>
              <w:t>LSB</w:t>
            </w:r>
          </w:p>
        </w:tc>
        <w:tc>
          <w:tcPr>
            <w:tcW w:w="1124" w:type="dxa"/>
            <w:tcBorders>
              <w:top w:val="single" w:sz="6" w:space="0" w:color="000000"/>
              <w:left w:val="single" w:sz="6" w:space="0" w:color="000000"/>
              <w:bottom w:val="single" w:sz="6" w:space="0" w:color="000000"/>
              <w:right w:val="single" w:sz="6" w:space="0" w:color="000000"/>
            </w:tcBorders>
          </w:tcPr>
          <w:p w14:paraId="3D3266F4" w14:textId="77777777" w:rsidR="003E10F8" w:rsidRPr="001923C6" w:rsidRDefault="00020E3D">
            <w:pPr>
              <w:rPr>
                <w:color w:val="000000"/>
                <w:sz w:val="20"/>
              </w:rPr>
            </w:pPr>
            <w:r w:rsidRPr="001923C6">
              <w:rPr>
                <w:rFonts w:hint="eastAsia"/>
                <w:color w:val="000000"/>
                <w:sz w:val="20"/>
              </w:rPr>
              <w:t>算出ﾀｲﾐﾝｸﾞ</w:t>
            </w:r>
          </w:p>
        </w:tc>
        <w:tc>
          <w:tcPr>
            <w:tcW w:w="1200" w:type="dxa"/>
            <w:tcBorders>
              <w:top w:val="single" w:sz="6" w:space="0" w:color="000000"/>
              <w:left w:val="single" w:sz="6" w:space="0" w:color="000000"/>
              <w:bottom w:val="single" w:sz="6" w:space="0" w:color="000000"/>
              <w:right w:val="single" w:sz="6" w:space="0" w:color="000000"/>
            </w:tcBorders>
          </w:tcPr>
          <w:p w14:paraId="51A47CF9" w14:textId="77777777" w:rsidR="003E10F8" w:rsidRPr="001923C6" w:rsidRDefault="003E10F8">
            <w:pPr>
              <w:rPr>
                <w:color w:val="000000"/>
                <w:sz w:val="20"/>
              </w:rPr>
            </w:pPr>
            <w:r w:rsidRPr="001923C6">
              <w:rPr>
                <w:rFonts w:hint="eastAsia"/>
                <w:color w:val="000000"/>
                <w:sz w:val="20"/>
              </w:rPr>
              <w:t>ｺﾝﾊﾟｲﾙ</w:t>
            </w:r>
            <w:r w:rsidRPr="001923C6">
              <w:rPr>
                <w:color w:val="000000"/>
                <w:sz w:val="20"/>
              </w:rPr>
              <w:t>SW</w:t>
            </w:r>
          </w:p>
        </w:tc>
      </w:tr>
      <w:tr w:rsidR="00B25CFC" w:rsidRPr="001923C6" w14:paraId="791CD90F"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A98677C" w14:textId="0AF40F8E" w:rsidR="00B25CFC" w:rsidRPr="001923C6" w:rsidRDefault="00B25CFC" w:rsidP="00B25CFC">
            <w:pPr>
              <w:rPr>
                <w:color w:val="000000"/>
                <w:sz w:val="20"/>
              </w:rPr>
            </w:pPr>
            <w:r w:rsidRPr="001923C6">
              <w:rPr>
                <w:rFonts w:hint="eastAsia"/>
                <w:color w:val="000000"/>
                <w:sz w:val="20"/>
              </w:rPr>
              <w:t>estpri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03C6D2EC" w14:textId="569B0E36" w:rsidR="00B25CFC" w:rsidRPr="001923C6" w:rsidRDefault="00B25CFC" w:rsidP="00B25CFC">
            <w:pPr>
              <w:rPr>
                <w:color w:val="000000"/>
                <w:sz w:val="20"/>
              </w:rPr>
            </w:pPr>
            <w:r w:rsidRPr="001923C6">
              <w:rPr>
                <w:rFonts w:hint="eastAsia"/>
                <w:color w:val="000000"/>
                <w:sz w:val="20"/>
              </w:rPr>
              <w:t>始動時要求の優先度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D965729" w14:textId="7B760C51" w:rsidR="00B25CFC" w:rsidRPr="001923C6" w:rsidRDefault="00B25CFC" w:rsidP="00B25CFC">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B9ABF47" w14:textId="7AC38073" w:rsidR="00B25CFC" w:rsidRPr="001923C6" w:rsidRDefault="00B25CFC" w:rsidP="00B25CFC">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AA8B22D" w14:textId="3923B3E3" w:rsidR="00B25CFC" w:rsidRPr="001923C6" w:rsidRDefault="00B25CFC" w:rsidP="00B25CFC">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44C848B5" w14:textId="29B8EBE6" w:rsidR="00B25CFC" w:rsidRPr="001923C6" w:rsidRDefault="00B25CFC" w:rsidP="00B25CFC">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529A11DB" w14:textId="363EA7A1" w:rsidR="00B25CFC" w:rsidRPr="001923C6" w:rsidRDefault="00B25CFC" w:rsidP="00B25CFC">
            <w:pPr>
              <w:rPr>
                <w:color w:val="000000"/>
                <w:sz w:val="20"/>
              </w:rPr>
            </w:pPr>
            <w:r w:rsidRPr="001923C6">
              <w:rPr>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7BABF10C" w14:textId="1CB1937F" w:rsidR="00B25CFC" w:rsidRPr="001923C6" w:rsidRDefault="00B25CFC" w:rsidP="00B25CFC">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0E4B482F" w14:textId="637437F7" w:rsidR="00B25CFC" w:rsidRPr="001923C6" w:rsidRDefault="00B25CFC" w:rsidP="00B25CFC">
            <w:pPr>
              <w:rPr>
                <w:sz w:val="20"/>
              </w:rPr>
            </w:pPr>
            <w:r w:rsidRPr="001923C6">
              <w:rPr>
                <w:rFonts w:hint="eastAsia"/>
                <w:color w:val="000000"/>
                <w:sz w:val="20"/>
              </w:rPr>
              <w:t>-</w:t>
            </w:r>
          </w:p>
        </w:tc>
      </w:tr>
      <w:tr w:rsidR="00952951" w:rsidRPr="001923C6" w14:paraId="7E28889C" w14:textId="77777777" w:rsidTr="00852B2A">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08D080EF" w14:textId="109283DC" w:rsidR="00952951" w:rsidRPr="001923C6" w:rsidRDefault="00952951" w:rsidP="00952951">
            <w:pPr>
              <w:rPr>
                <w:color w:val="000000"/>
                <w:sz w:val="20"/>
              </w:rPr>
            </w:pPr>
            <w:r>
              <w:rPr>
                <w:rFonts w:hint="eastAsia"/>
                <w:color w:val="000000"/>
                <w:sz w:val="20"/>
              </w:rPr>
              <w:t>e</w:t>
            </w:r>
            <w:r w:rsidRPr="001923C6">
              <w:rPr>
                <w:rFonts w:hint="eastAsia"/>
                <w:color w:val="000000"/>
                <w:sz w:val="20"/>
              </w:rPr>
              <w:t>stpri</w:t>
            </w:r>
            <w:r>
              <w:rPr>
                <w:rFonts w:hint="eastAsia"/>
                <w:color w:val="000000"/>
                <w:sz w:val="20"/>
              </w:rPr>
              <w:t>2</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41EEF7CA" w14:textId="58DB26B1" w:rsidR="00952951" w:rsidRPr="001923C6" w:rsidRDefault="00952951" w:rsidP="00952951">
            <w:pPr>
              <w:rPr>
                <w:color w:val="000000"/>
                <w:sz w:val="20"/>
              </w:rPr>
            </w:pPr>
            <w:r w:rsidRPr="001923C6">
              <w:rPr>
                <w:rFonts w:hint="eastAsia"/>
                <w:color w:val="000000"/>
                <w:sz w:val="20"/>
              </w:rPr>
              <w:t>始動時要求</w:t>
            </w:r>
            <w:r>
              <w:rPr>
                <w:rFonts w:hint="eastAsia"/>
                <w:color w:val="000000"/>
                <w:sz w:val="20"/>
              </w:rPr>
              <w:t>2</w:t>
            </w:r>
            <w:r w:rsidRPr="001923C6">
              <w:rPr>
                <w:rFonts w:hint="eastAsia"/>
                <w:color w:val="000000"/>
                <w:sz w:val="20"/>
              </w:rPr>
              <w:t>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7A4C53F" w14:textId="1FC23030"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72FB297" w14:textId="77BF5DD4"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BE3273E" w14:textId="037F774B"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34654DF1" w14:textId="4C1033AA" w:rsidR="00952951" w:rsidRPr="001923C6" w:rsidRDefault="00952951" w:rsidP="00952951">
            <w:pPr>
              <w:rPr>
                <w:color w:val="000000"/>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2D6BD6EA" w14:textId="249ADC2C" w:rsidR="00952951" w:rsidRPr="001923C6" w:rsidRDefault="00952951" w:rsidP="00952951">
            <w:pPr>
              <w:rPr>
                <w:color w:val="000000"/>
                <w:sz w:val="20"/>
              </w:rPr>
            </w:pPr>
            <w:r w:rsidRPr="001923C6">
              <w:rPr>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1D20A9F9" w14:textId="63FD4E89"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09257C91" w14:textId="07BAD3B6" w:rsidR="00952951" w:rsidRPr="001923C6" w:rsidRDefault="00952951" w:rsidP="00952951">
            <w:pPr>
              <w:rPr>
                <w:color w:val="000000"/>
                <w:sz w:val="20"/>
              </w:rPr>
            </w:pPr>
            <w:r w:rsidRPr="001923C6">
              <w:rPr>
                <w:rFonts w:hint="eastAsia"/>
                <w:color w:val="000000"/>
                <w:sz w:val="20"/>
              </w:rPr>
              <w:t>-</w:t>
            </w:r>
          </w:p>
        </w:tc>
      </w:tr>
      <w:tr w:rsidR="00952951" w:rsidRPr="001923C6" w14:paraId="07B42CBA"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F68019E" w14:textId="7C93EDD9" w:rsidR="00952951" w:rsidRPr="001923C6" w:rsidRDefault="00952951" w:rsidP="00952951">
            <w:pPr>
              <w:rPr>
                <w:color w:val="000000"/>
                <w:sz w:val="20"/>
              </w:rPr>
            </w:pPr>
            <w:r w:rsidRPr="001923C6">
              <w:rPr>
                <w:rFonts w:hint="eastAsia"/>
                <w:color w:val="000000"/>
                <w:sz w:val="20"/>
              </w:rPr>
              <w:t>estpri</w:t>
            </w:r>
            <w:r w:rsidRPr="001923C6">
              <w:rPr>
                <w:color w:val="000000"/>
                <w:sz w:val="20"/>
              </w:rPr>
              <w:t>r</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412ED88" w14:textId="66D5C7C0" w:rsidR="00952951" w:rsidRPr="001923C6" w:rsidRDefault="00952951" w:rsidP="00952951">
            <w:pPr>
              <w:rPr>
                <w:color w:val="000000"/>
                <w:sz w:val="20"/>
              </w:rPr>
            </w:pPr>
            <w:r w:rsidRPr="001923C6">
              <w:rPr>
                <w:rFonts w:hint="eastAsia"/>
                <w:sz w:val="20"/>
              </w:rPr>
              <w:t>始動時</w:t>
            </w:r>
            <w:r w:rsidR="00D20291" w:rsidRPr="00852B2A">
              <w:rPr>
                <w:rFonts w:hint="eastAsia"/>
                <w:sz w:val="20"/>
              </w:rPr>
              <w:t>要求と始動時要求2</w:t>
            </w:r>
            <w:r w:rsidRPr="001923C6">
              <w:rPr>
                <w:rFonts w:hint="eastAsia"/>
                <w:sz w:val="20"/>
              </w:rPr>
              <w:t>調停の</w:t>
            </w:r>
            <w:r w:rsidRPr="001923C6">
              <w:rPr>
                <w:rFonts w:hint="eastAsia"/>
                <w:sz w:val="20"/>
                <w:szCs w:val="21"/>
              </w:rPr>
              <w:t>優先度</w:t>
            </w:r>
            <w:r w:rsidR="00E976ED" w:rsidRPr="00852B2A">
              <w:rPr>
                <w:rFonts w:hint="eastAsia"/>
                <w:sz w:val="20"/>
                <w:szCs w:val="21"/>
              </w:rPr>
              <w:t>履歴</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352F39CC" w14:textId="11D8DA9C"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FC91435" w14:textId="47473FC7"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01931F0" w14:textId="13669C79"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319D8141" w14:textId="628D8600"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027475E1" w14:textId="6A5AA91B" w:rsidR="00952951" w:rsidRPr="001923C6" w:rsidRDefault="00952951" w:rsidP="00952951">
            <w:pPr>
              <w:rPr>
                <w:color w:val="000000"/>
                <w:sz w:val="20"/>
              </w:rPr>
            </w:pPr>
            <w:r w:rsidRPr="001923C6">
              <w:rPr>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48DAF55B" w14:textId="33165B5C"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13037BE1" w14:textId="7BBB9722" w:rsidR="00952951" w:rsidRPr="001923C6" w:rsidRDefault="00952951" w:rsidP="00952951">
            <w:pPr>
              <w:rPr>
                <w:sz w:val="20"/>
              </w:rPr>
            </w:pPr>
            <w:r w:rsidRPr="001923C6">
              <w:rPr>
                <w:rFonts w:hint="eastAsia"/>
                <w:color w:val="000000"/>
                <w:sz w:val="20"/>
              </w:rPr>
              <w:t>-</w:t>
            </w:r>
          </w:p>
        </w:tc>
      </w:tr>
      <w:tr w:rsidR="00952951" w:rsidRPr="001923C6" w14:paraId="70E81AE8"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DA58B8D" w14:textId="66A1F4D3" w:rsidR="00952951" w:rsidRPr="001923C6" w:rsidRDefault="00952951" w:rsidP="00952951">
            <w:pPr>
              <w:rPr>
                <w:color w:val="000000"/>
                <w:sz w:val="20"/>
              </w:rPr>
            </w:pPr>
            <w:r w:rsidRPr="001923C6">
              <w:rPr>
                <w:rFonts w:hint="eastAsia"/>
                <w:color w:val="000000"/>
                <w:sz w:val="20"/>
              </w:rPr>
              <w:t>e</w:t>
            </w:r>
            <w:r w:rsidRPr="001923C6">
              <w:rPr>
                <w:color w:val="000000"/>
                <w:sz w:val="20"/>
              </w:rPr>
              <w:t>a</w:t>
            </w:r>
            <w:r w:rsidRPr="001923C6">
              <w:rPr>
                <w:rFonts w:hint="eastAsia"/>
                <w:color w:val="000000"/>
                <w:sz w:val="20"/>
              </w:rPr>
              <w:t>stpri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02E7878E" w14:textId="3429C89F" w:rsidR="00952951" w:rsidRPr="001923C6" w:rsidRDefault="00952951" w:rsidP="00952951">
            <w:pPr>
              <w:rPr>
                <w:color w:val="000000"/>
                <w:sz w:val="20"/>
              </w:rPr>
            </w:pPr>
            <w:r w:rsidRPr="001923C6">
              <w:rPr>
                <w:rFonts w:hint="eastAsia"/>
                <w:color w:val="000000"/>
                <w:sz w:val="20"/>
              </w:rPr>
              <w:t>始動後要求の優先度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747F249" w14:textId="4B6BA582"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E2687A0" w14:textId="7BB940F8"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72E034B" w14:textId="0CFE54A5"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1B4140D2" w14:textId="1401FCCF"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31607355" w14:textId="2B4C53E3"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5C3562D0" w14:textId="2A3AF845"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071CA4BA" w14:textId="33532983" w:rsidR="00952951" w:rsidRPr="001923C6" w:rsidRDefault="00952951" w:rsidP="00952951">
            <w:pPr>
              <w:rPr>
                <w:sz w:val="20"/>
              </w:rPr>
            </w:pPr>
            <w:r w:rsidRPr="001923C6">
              <w:rPr>
                <w:rFonts w:hint="eastAsia"/>
                <w:color w:val="000000"/>
                <w:sz w:val="20"/>
              </w:rPr>
              <w:t>-</w:t>
            </w:r>
          </w:p>
        </w:tc>
      </w:tr>
      <w:tr w:rsidR="00952951" w:rsidRPr="001923C6" w14:paraId="00C0E30B" w14:textId="77777777" w:rsidTr="00852B2A">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4D196DA4" w14:textId="4B489CD4" w:rsidR="00952951" w:rsidRPr="001923C6" w:rsidRDefault="00952951" w:rsidP="00952951">
            <w:pPr>
              <w:rPr>
                <w:color w:val="000000"/>
                <w:sz w:val="20"/>
              </w:rPr>
            </w:pPr>
            <w:r>
              <w:rPr>
                <w:rFonts w:hint="eastAsia"/>
                <w:color w:val="000000"/>
                <w:sz w:val="20"/>
              </w:rPr>
              <w:t>e</w:t>
            </w:r>
            <w:r w:rsidRPr="001923C6">
              <w:rPr>
                <w:color w:val="000000"/>
                <w:sz w:val="20"/>
              </w:rPr>
              <w:t>a</w:t>
            </w:r>
            <w:r w:rsidRPr="001923C6">
              <w:rPr>
                <w:rFonts w:hint="eastAsia"/>
                <w:color w:val="000000"/>
                <w:sz w:val="20"/>
              </w:rPr>
              <w:t>stpri</w:t>
            </w:r>
            <w:r>
              <w:rPr>
                <w:rFonts w:hint="eastAsia"/>
                <w:color w:val="000000"/>
                <w:sz w:val="20"/>
              </w:rPr>
              <w:t>2</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63901720" w14:textId="765BD082" w:rsidR="00952951" w:rsidRPr="001923C6" w:rsidRDefault="00952951" w:rsidP="00952951">
            <w:pPr>
              <w:rPr>
                <w:color w:val="000000"/>
                <w:sz w:val="20"/>
              </w:rPr>
            </w:pPr>
            <w:r w:rsidRPr="001923C6">
              <w:rPr>
                <w:rFonts w:hint="eastAsia"/>
                <w:color w:val="000000"/>
                <w:sz w:val="20"/>
              </w:rPr>
              <w:t>始動後要求</w:t>
            </w:r>
            <w:r>
              <w:rPr>
                <w:rFonts w:hint="eastAsia"/>
                <w:color w:val="000000"/>
                <w:sz w:val="20"/>
              </w:rPr>
              <w:t>2</w:t>
            </w:r>
            <w:r w:rsidRPr="001923C6">
              <w:rPr>
                <w:rFonts w:hint="eastAsia"/>
                <w:color w:val="000000"/>
                <w:sz w:val="20"/>
              </w:rPr>
              <w:t>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29D40BB4" w14:textId="5FACB359"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6D1D381" w14:textId="7F693E4A"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AABD0E7" w14:textId="03878F61"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2C7A3457" w14:textId="02941E56" w:rsidR="00952951" w:rsidRPr="001923C6" w:rsidRDefault="00952951" w:rsidP="00952951">
            <w:pPr>
              <w:rPr>
                <w:color w:val="000000"/>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6736C259" w14:textId="075C6F29"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3ACABAE1" w14:textId="002127EE"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0E702ED2" w14:textId="13058A21" w:rsidR="00952951" w:rsidRPr="001923C6" w:rsidRDefault="00952951" w:rsidP="00952951">
            <w:pPr>
              <w:rPr>
                <w:color w:val="000000"/>
                <w:sz w:val="20"/>
              </w:rPr>
            </w:pPr>
            <w:r w:rsidRPr="001923C6">
              <w:rPr>
                <w:rFonts w:hint="eastAsia"/>
                <w:color w:val="000000"/>
                <w:sz w:val="20"/>
              </w:rPr>
              <w:t>-</w:t>
            </w:r>
          </w:p>
        </w:tc>
      </w:tr>
      <w:tr w:rsidR="00952951" w:rsidRPr="001923C6" w14:paraId="504B5D97"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D62F80E" w14:textId="186C5425" w:rsidR="00952951" w:rsidRPr="001923C6" w:rsidRDefault="00952951" w:rsidP="00952951">
            <w:pPr>
              <w:rPr>
                <w:color w:val="000000"/>
                <w:sz w:val="20"/>
              </w:rPr>
            </w:pPr>
            <w:r w:rsidRPr="00F63643">
              <w:rPr>
                <w:rFonts w:hint="eastAsia"/>
                <w:color w:val="000000"/>
                <w:sz w:val="20"/>
              </w:rPr>
              <w:t>exastmedi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8D316C4" w14:textId="0B9158F2" w:rsidR="00952951" w:rsidRPr="001923C6" w:rsidRDefault="00952951" w:rsidP="00952951">
            <w:pPr>
              <w:rPr>
                <w:color w:val="000000"/>
                <w:sz w:val="20"/>
              </w:rPr>
            </w:pPr>
            <w:r w:rsidRPr="001923C6">
              <w:rPr>
                <w:rFonts w:hint="eastAsia"/>
                <w:sz w:val="20"/>
                <w:szCs w:val="21"/>
              </w:rPr>
              <w:t>始動後要求調停許可ﾌﾗｸﾞ</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51D2355" w14:textId="7913A32B"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79E174AD" w14:textId="0167AC80"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59461A57" w14:textId="015151FE"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716D616E" w14:textId="27C32630"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1</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0C3FB366" w14:textId="049CC529"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02D1FC0B" w14:textId="0D446630"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4CBED703" w14:textId="141108AF" w:rsidR="00952951" w:rsidRPr="001923C6" w:rsidRDefault="00952951" w:rsidP="00952951">
            <w:pPr>
              <w:rPr>
                <w:sz w:val="20"/>
              </w:rPr>
            </w:pPr>
            <w:r w:rsidRPr="001923C6">
              <w:rPr>
                <w:rFonts w:hint="eastAsia"/>
                <w:color w:val="000000"/>
                <w:sz w:val="20"/>
              </w:rPr>
              <w:t>-</w:t>
            </w:r>
          </w:p>
        </w:tc>
      </w:tr>
      <w:tr w:rsidR="00952951" w:rsidRPr="001923C6" w14:paraId="6D0E421E"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595EE80" w14:textId="6C86D71C" w:rsidR="00952951" w:rsidRPr="001923C6" w:rsidRDefault="00952951" w:rsidP="00952951">
            <w:pPr>
              <w:rPr>
                <w:color w:val="000000"/>
                <w:sz w:val="20"/>
              </w:rPr>
            </w:pPr>
            <w:r w:rsidRPr="001923C6">
              <w:rPr>
                <w:color w:val="000000"/>
                <w:sz w:val="20"/>
              </w:rPr>
              <w:t>e</w:t>
            </w:r>
            <w:r w:rsidRPr="001923C6">
              <w:rPr>
                <w:rFonts w:hint="eastAsia"/>
                <w:color w:val="000000"/>
                <w:sz w:val="20"/>
              </w:rPr>
              <w:t>pri</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3EB8935" w14:textId="0BF731D7" w:rsidR="00952951" w:rsidRPr="001923C6" w:rsidRDefault="00952951" w:rsidP="00952951">
            <w:pPr>
              <w:rPr>
                <w:color w:val="000000"/>
                <w:sz w:val="20"/>
              </w:rPr>
            </w:pPr>
            <w:r w:rsidRPr="001923C6">
              <w:rPr>
                <w:rFonts w:hint="eastAsia"/>
                <w:color w:val="000000"/>
                <w:sz w:val="20"/>
              </w:rPr>
              <w:t>通常要求の優先度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DFB6E86" w14:textId="253FCD1D"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1CBF454" w14:textId="1BAC9A5E" w:rsidR="00952951" w:rsidRPr="001923C6" w:rsidRDefault="00952951" w:rsidP="00952951">
            <w:pPr>
              <w:rPr>
                <w:color w:val="000000"/>
                <w:sz w:val="20"/>
              </w:rPr>
            </w:pPr>
            <w:r w:rsidRPr="001923C6">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86918B3" w14:textId="47AAD0E7" w:rsidR="00952951" w:rsidRPr="001923C6" w:rsidRDefault="00952951" w:rsidP="00952951">
            <w:pPr>
              <w:rPr>
                <w:color w:val="000000"/>
                <w:sz w:val="20"/>
              </w:rPr>
            </w:pPr>
            <w:r w:rsidRPr="001923C6">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02E5713C" w14:textId="7F1D1611" w:rsidR="00952951" w:rsidRPr="001923C6" w:rsidRDefault="00952951" w:rsidP="00952951">
            <w:pPr>
              <w:rPr>
                <w:sz w:val="20"/>
              </w:rPr>
            </w:pPr>
            <w:r w:rsidRPr="001923C6">
              <w:rPr>
                <w:color w:val="000000"/>
                <w:sz w:val="20"/>
              </w:rPr>
              <w:t>0</w:t>
            </w:r>
            <w:r w:rsidRPr="001923C6">
              <w:rPr>
                <w:rFonts w:hint="eastAsia"/>
                <w:color w:val="000000"/>
                <w:sz w:val="20"/>
              </w:rPr>
              <w:t>～</w:t>
            </w:r>
            <w:r w:rsidRPr="001923C6">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3735B4FB" w14:textId="19E47673" w:rsidR="00952951" w:rsidRPr="001923C6" w:rsidRDefault="00952951" w:rsidP="00952951">
            <w:pPr>
              <w:rPr>
                <w:color w:val="000000"/>
                <w:sz w:val="20"/>
              </w:rPr>
            </w:pPr>
            <w:r w:rsidRPr="001923C6">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226CE524" w14:textId="6CA0DF62" w:rsidR="00952951" w:rsidRPr="001923C6" w:rsidRDefault="00952951" w:rsidP="00952951">
            <w:pPr>
              <w:rPr>
                <w:color w:val="000000"/>
                <w:sz w:val="20"/>
              </w:rPr>
            </w:pPr>
            <w:r w:rsidRPr="001923C6">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469F6C65" w14:textId="72A6A8FC" w:rsidR="00952951" w:rsidRPr="001923C6" w:rsidRDefault="00952951" w:rsidP="00952951">
            <w:pPr>
              <w:rPr>
                <w:sz w:val="20"/>
              </w:rPr>
            </w:pPr>
            <w:r w:rsidRPr="001923C6">
              <w:rPr>
                <w:rFonts w:hint="eastAsia"/>
                <w:color w:val="000000"/>
                <w:sz w:val="20"/>
              </w:rPr>
              <w:t>-</w:t>
            </w:r>
          </w:p>
        </w:tc>
      </w:tr>
      <w:tr w:rsidR="00952951" w:rsidRPr="001923C6" w14:paraId="28FFB2C5" w14:textId="77777777" w:rsidTr="00D868B9">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1D084336" w14:textId="1A6C89FE" w:rsidR="00952951" w:rsidRPr="0053665E" w:rsidRDefault="00952951" w:rsidP="00952951">
            <w:pPr>
              <w:rPr>
                <w:color w:val="000000"/>
                <w:sz w:val="20"/>
              </w:rPr>
            </w:pPr>
            <w:r w:rsidRPr="0053665E">
              <w:rPr>
                <w:color w:val="000000"/>
                <w:sz w:val="20"/>
              </w:rPr>
              <w:t>e</w:t>
            </w:r>
            <w:r w:rsidRPr="0053665E">
              <w:rPr>
                <w:rFonts w:hint="eastAsia"/>
                <w:color w:val="000000"/>
                <w:sz w:val="20"/>
              </w:rPr>
              <w:t>pri</w:t>
            </w:r>
            <w:r w:rsidRPr="0053665E">
              <w:rPr>
                <w:color w:val="000000"/>
                <w:sz w:val="20"/>
              </w:rPr>
              <w:t>2</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61074276" w14:textId="79DD256E" w:rsidR="00952951" w:rsidRPr="0053665E" w:rsidRDefault="00952951" w:rsidP="00952951">
            <w:pPr>
              <w:rPr>
                <w:color w:val="000000"/>
                <w:sz w:val="20"/>
              </w:rPr>
            </w:pPr>
            <w:r w:rsidRPr="0053665E">
              <w:rPr>
                <w:rFonts w:hint="eastAsia"/>
                <w:color w:val="000000"/>
                <w:sz w:val="20"/>
              </w:rPr>
              <w:t>通常要求2の優先度</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E8D8C85" w14:textId="201C3A91" w:rsidR="00952951" w:rsidRPr="0053665E" w:rsidRDefault="00952951" w:rsidP="00952951">
            <w:pPr>
              <w:rPr>
                <w:color w:val="000000"/>
                <w:sz w:val="20"/>
              </w:rPr>
            </w:pPr>
            <w:r w:rsidRPr="0053665E">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4754BA7C" w14:textId="75FF8E76" w:rsidR="00952951" w:rsidRPr="0053665E" w:rsidRDefault="00952951" w:rsidP="00952951">
            <w:pPr>
              <w:rPr>
                <w:color w:val="000000"/>
                <w:sz w:val="20"/>
              </w:rPr>
            </w:pPr>
            <w:r w:rsidRPr="0053665E">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1882FDBE" w14:textId="68093123" w:rsidR="00952951" w:rsidRPr="0053665E" w:rsidRDefault="00952951" w:rsidP="00952951">
            <w:pPr>
              <w:rPr>
                <w:color w:val="000000"/>
                <w:sz w:val="20"/>
              </w:rPr>
            </w:pPr>
            <w:r w:rsidRPr="0053665E">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744D1B91" w14:textId="43AEF7B0" w:rsidR="00952951" w:rsidRPr="0053665E" w:rsidRDefault="00952951" w:rsidP="00952951">
            <w:pPr>
              <w:rPr>
                <w:color w:val="000000"/>
                <w:sz w:val="20"/>
              </w:rPr>
            </w:pPr>
            <w:r w:rsidRPr="0053665E">
              <w:rPr>
                <w:color w:val="000000"/>
                <w:sz w:val="20"/>
              </w:rPr>
              <w:t>0</w:t>
            </w:r>
            <w:r w:rsidRPr="0053665E">
              <w:rPr>
                <w:rFonts w:hint="eastAsia"/>
                <w:color w:val="000000"/>
                <w:sz w:val="20"/>
              </w:rPr>
              <w:t>～</w:t>
            </w:r>
            <w:r w:rsidRPr="0053665E">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4D2776B2" w14:textId="2A60EAF6" w:rsidR="00952951" w:rsidRPr="0053665E" w:rsidRDefault="00952951" w:rsidP="00952951">
            <w:pPr>
              <w:rPr>
                <w:color w:val="000000"/>
                <w:sz w:val="20"/>
              </w:rPr>
            </w:pPr>
            <w:r w:rsidRPr="0053665E">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7E016F97" w14:textId="6322B8E8" w:rsidR="00952951" w:rsidRPr="0053665E" w:rsidRDefault="00952951" w:rsidP="00952951">
            <w:pPr>
              <w:rPr>
                <w:color w:val="000000"/>
                <w:sz w:val="20"/>
              </w:rPr>
            </w:pPr>
            <w:r w:rsidRPr="0053665E">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1822E766" w14:textId="461C7871" w:rsidR="00952951" w:rsidRPr="0053665E" w:rsidRDefault="00952951" w:rsidP="00952951">
            <w:pPr>
              <w:rPr>
                <w:color w:val="000000"/>
                <w:sz w:val="20"/>
              </w:rPr>
            </w:pPr>
            <w:r w:rsidRPr="0053665E">
              <w:rPr>
                <w:rFonts w:hint="eastAsia"/>
                <w:color w:val="000000"/>
                <w:sz w:val="20"/>
              </w:rPr>
              <w:t>-</w:t>
            </w:r>
          </w:p>
        </w:tc>
      </w:tr>
      <w:tr w:rsidR="00D868B9" w:rsidRPr="001923C6" w14:paraId="73B4D999" w14:textId="77777777" w:rsidTr="00852B2A">
        <w:trPr>
          <w:trHeight w:val="216"/>
        </w:trPr>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C9F630A" w14:textId="072D55AB" w:rsidR="00D868B9" w:rsidRPr="0053665E" w:rsidRDefault="00D868B9" w:rsidP="00D868B9">
            <w:pPr>
              <w:rPr>
                <w:color w:val="000000"/>
                <w:sz w:val="20"/>
              </w:rPr>
            </w:pPr>
            <w:r>
              <w:rPr>
                <w:rFonts w:hint="eastAsia"/>
                <w:color w:val="000000"/>
                <w:sz w:val="20"/>
              </w:rPr>
              <w:t>epri</w:t>
            </w:r>
            <w:r w:rsidR="00E976ED">
              <w:rPr>
                <w:rFonts w:hint="eastAsia"/>
                <w:color w:val="000000"/>
                <w:sz w:val="20"/>
              </w:rPr>
              <w:t>fi</w:t>
            </w:r>
            <w:r w:rsidR="000D4E4D">
              <w:rPr>
                <w:rFonts w:hint="eastAsia"/>
                <w:color w:val="000000"/>
                <w:sz w:val="20"/>
              </w:rPr>
              <w:t>x</w:t>
            </w:r>
          </w:p>
        </w:tc>
        <w:tc>
          <w:tcPr>
            <w:tcW w:w="2238" w:type="dxa"/>
            <w:tcBorders>
              <w:top w:val="single" w:sz="6" w:space="0" w:color="000000"/>
              <w:left w:val="single" w:sz="6" w:space="0" w:color="000000"/>
              <w:bottom w:val="single" w:sz="6" w:space="0" w:color="000000"/>
              <w:right w:val="single" w:sz="6" w:space="0" w:color="000000"/>
            </w:tcBorders>
            <w:shd w:val="clear" w:color="auto" w:fill="auto"/>
          </w:tcPr>
          <w:p w14:paraId="19CC07ED" w14:textId="77777777" w:rsidR="00D868B9" w:rsidRDefault="000D4E4D" w:rsidP="00D868B9">
            <w:pPr>
              <w:rPr>
                <w:color w:val="000000"/>
                <w:sz w:val="20"/>
              </w:rPr>
            </w:pPr>
            <w:r>
              <w:rPr>
                <w:rFonts w:hint="eastAsia"/>
                <w:color w:val="000000"/>
                <w:sz w:val="20"/>
              </w:rPr>
              <w:t>確定</w:t>
            </w:r>
            <w:r w:rsidR="00D868B9" w:rsidRPr="0053665E">
              <w:rPr>
                <w:rFonts w:hint="eastAsia"/>
                <w:color w:val="000000"/>
                <w:sz w:val="20"/>
              </w:rPr>
              <w:t>優先度</w:t>
            </w:r>
          </w:p>
          <w:p w14:paraId="39A766A7" w14:textId="39AC7E9B" w:rsidR="00D9006E" w:rsidRPr="00D9006E" w:rsidRDefault="00D9006E" w:rsidP="00D868B9">
            <w:pPr>
              <w:rPr>
                <w:color w:val="000000"/>
                <w:sz w:val="20"/>
              </w:rPr>
            </w:pPr>
            <w:r w:rsidRPr="00852B2A">
              <w:rPr>
                <w:rFonts w:hint="eastAsia"/>
                <w:color w:val="000000"/>
                <w:sz w:val="20"/>
              </w:rPr>
              <w:t>※</w:t>
            </w:r>
            <w:r w:rsidRPr="00852B2A">
              <w:rPr>
                <w:rFonts w:hint="eastAsia"/>
                <w:spacing w:val="-6"/>
                <w:sz w:val="20"/>
              </w:rPr>
              <w:t>機能解析用のﾓﾆﾀ変数</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619DD6C" w14:textId="5B8BFA77" w:rsidR="00D868B9" w:rsidRPr="0053665E" w:rsidRDefault="00D868B9" w:rsidP="00D868B9">
            <w:pPr>
              <w:rPr>
                <w:color w:val="000000"/>
                <w:sz w:val="20"/>
              </w:rPr>
            </w:pPr>
            <w:r w:rsidRPr="0053665E">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09506063" w14:textId="2414850B" w:rsidR="00D868B9" w:rsidRPr="0053665E" w:rsidRDefault="00D868B9" w:rsidP="00D868B9">
            <w:pPr>
              <w:rPr>
                <w:color w:val="000000"/>
                <w:sz w:val="20"/>
              </w:rPr>
            </w:pPr>
            <w:r w:rsidRPr="0053665E">
              <w:rPr>
                <w:rFonts w:hint="eastAsia"/>
                <w:color w:val="000000"/>
                <w:sz w:val="20"/>
              </w:rPr>
              <w:t>-</w:t>
            </w:r>
          </w:p>
        </w:tc>
        <w:tc>
          <w:tcPr>
            <w:tcW w:w="563" w:type="dxa"/>
            <w:tcBorders>
              <w:top w:val="single" w:sz="6" w:space="0" w:color="000000"/>
              <w:left w:val="single" w:sz="6" w:space="0" w:color="000000"/>
              <w:bottom w:val="single" w:sz="6" w:space="0" w:color="000000"/>
              <w:right w:val="single" w:sz="6" w:space="0" w:color="000000"/>
            </w:tcBorders>
            <w:shd w:val="clear" w:color="auto" w:fill="auto"/>
          </w:tcPr>
          <w:p w14:paraId="6B8E7BDF" w14:textId="4240BA5B" w:rsidR="00D868B9" w:rsidRPr="0053665E" w:rsidRDefault="00D868B9" w:rsidP="00D868B9">
            <w:pPr>
              <w:rPr>
                <w:color w:val="000000"/>
                <w:sz w:val="20"/>
              </w:rPr>
            </w:pPr>
            <w:r w:rsidRPr="0053665E">
              <w:rPr>
                <w:rFonts w:hint="eastAsia"/>
                <w:color w:val="000000"/>
                <w:sz w:val="20"/>
              </w:rPr>
              <w:t>-</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14:paraId="543305E8" w14:textId="483A1A36" w:rsidR="00D868B9" w:rsidRPr="0053665E" w:rsidRDefault="00D868B9" w:rsidP="00D868B9">
            <w:pPr>
              <w:rPr>
                <w:color w:val="000000"/>
                <w:sz w:val="20"/>
              </w:rPr>
            </w:pPr>
            <w:r w:rsidRPr="0053665E">
              <w:rPr>
                <w:color w:val="000000"/>
                <w:sz w:val="20"/>
              </w:rPr>
              <w:t>0</w:t>
            </w:r>
            <w:r w:rsidRPr="0053665E">
              <w:rPr>
                <w:rFonts w:hint="eastAsia"/>
                <w:color w:val="000000"/>
                <w:sz w:val="20"/>
              </w:rPr>
              <w:t>～</w:t>
            </w:r>
            <w:r w:rsidRPr="0053665E">
              <w:rPr>
                <w:color w:val="000000"/>
                <w:sz w:val="20"/>
              </w:rPr>
              <w:t>255</w:t>
            </w:r>
          </w:p>
        </w:tc>
        <w:tc>
          <w:tcPr>
            <w:tcW w:w="703" w:type="dxa"/>
            <w:tcBorders>
              <w:top w:val="single" w:sz="6" w:space="0" w:color="000000"/>
              <w:left w:val="single" w:sz="6" w:space="0" w:color="000000"/>
              <w:bottom w:val="single" w:sz="6" w:space="0" w:color="000000"/>
              <w:right w:val="single" w:sz="6" w:space="0" w:color="000000"/>
            </w:tcBorders>
            <w:shd w:val="clear" w:color="auto" w:fill="auto"/>
          </w:tcPr>
          <w:p w14:paraId="447684B3" w14:textId="780C6BB2" w:rsidR="00D868B9" w:rsidRPr="0053665E" w:rsidRDefault="00D868B9" w:rsidP="00D868B9">
            <w:pPr>
              <w:rPr>
                <w:color w:val="000000"/>
                <w:sz w:val="20"/>
              </w:rPr>
            </w:pPr>
            <w:r w:rsidRPr="0053665E">
              <w:rPr>
                <w:rFonts w:hint="eastAsia"/>
                <w:color w:val="000000"/>
                <w:sz w:val="20"/>
              </w:rPr>
              <w:t>1</w:t>
            </w:r>
          </w:p>
        </w:tc>
        <w:tc>
          <w:tcPr>
            <w:tcW w:w="1124" w:type="dxa"/>
            <w:tcBorders>
              <w:top w:val="single" w:sz="6" w:space="0" w:color="000000"/>
              <w:left w:val="single" w:sz="6" w:space="0" w:color="000000"/>
              <w:bottom w:val="single" w:sz="6" w:space="0" w:color="000000"/>
              <w:right w:val="single" w:sz="6" w:space="0" w:color="000000"/>
            </w:tcBorders>
            <w:shd w:val="clear" w:color="auto" w:fill="auto"/>
          </w:tcPr>
          <w:p w14:paraId="11CDA4B1" w14:textId="0F8C82F4" w:rsidR="00D868B9" w:rsidRPr="0053665E" w:rsidRDefault="00D868B9" w:rsidP="00D868B9">
            <w:pPr>
              <w:rPr>
                <w:color w:val="000000"/>
                <w:sz w:val="20"/>
              </w:rPr>
            </w:pPr>
            <w:r w:rsidRPr="0053665E">
              <w:rPr>
                <w:rFonts w:hint="eastAsia"/>
                <w:color w:val="000000"/>
                <w:sz w:val="20"/>
              </w:rPr>
              <w:t>8ms中</w:t>
            </w:r>
          </w:p>
        </w:tc>
        <w:tc>
          <w:tcPr>
            <w:tcW w:w="1200" w:type="dxa"/>
            <w:tcBorders>
              <w:top w:val="single" w:sz="6" w:space="0" w:color="000000"/>
              <w:left w:val="single" w:sz="6" w:space="0" w:color="000000"/>
              <w:bottom w:val="single" w:sz="6" w:space="0" w:color="000000"/>
              <w:right w:val="single" w:sz="6" w:space="0" w:color="000000"/>
            </w:tcBorders>
            <w:shd w:val="clear" w:color="auto" w:fill="auto"/>
          </w:tcPr>
          <w:p w14:paraId="1933CFBA" w14:textId="1C8884B6" w:rsidR="00D868B9" w:rsidRPr="0053665E" w:rsidRDefault="00D868B9" w:rsidP="00D868B9">
            <w:pPr>
              <w:rPr>
                <w:color w:val="000000"/>
                <w:sz w:val="20"/>
              </w:rPr>
            </w:pPr>
            <w:r w:rsidRPr="0053665E">
              <w:rPr>
                <w:rFonts w:hint="eastAsia"/>
                <w:color w:val="000000"/>
                <w:sz w:val="20"/>
              </w:rPr>
              <w:t>-</w:t>
            </w:r>
          </w:p>
        </w:tc>
      </w:tr>
    </w:tbl>
    <w:p w14:paraId="7022F83A" w14:textId="3B987B6F" w:rsidR="00062192" w:rsidRPr="001923C6" w:rsidRDefault="00062192" w:rsidP="00062192"/>
    <w:p w14:paraId="0899BB57" w14:textId="77777777" w:rsidR="00062192" w:rsidRPr="001923C6" w:rsidRDefault="00062192" w:rsidP="00062192">
      <w:r w:rsidRPr="001923C6">
        <w:rPr>
          <w:rFonts w:hint="eastAsia"/>
        </w:rPr>
        <w:t>３．バックアップ変数</w:t>
      </w:r>
    </w:p>
    <w:tbl>
      <w:tblPr>
        <w:tblW w:w="5656"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000" w:firstRow="0" w:lastRow="0" w:firstColumn="0" w:lastColumn="0" w:noHBand="0" w:noVBand="0"/>
      </w:tblPr>
      <w:tblGrid>
        <w:gridCol w:w="1422"/>
        <w:gridCol w:w="1246"/>
        <w:gridCol w:w="1497"/>
        <w:gridCol w:w="1491"/>
      </w:tblGrid>
      <w:tr w:rsidR="00062192" w:rsidRPr="001923C6" w14:paraId="4372ED95" w14:textId="77777777" w:rsidTr="00062192">
        <w:tc>
          <w:tcPr>
            <w:tcW w:w="1422" w:type="dxa"/>
          </w:tcPr>
          <w:p w14:paraId="0CB4AC3C" w14:textId="77777777" w:rsidR="00062192" w:rsidRPr="001923C6" w:rsidRDefault="00062192" w:rsidP="00EA6CC0">
            <w:pPr>
              <w:rPr>
                <w:sz w:val="20"/>
              </w:rPr>
            </w:pPr>
            <w:r w:rsidRPr="001923C6">
              <w:rPr>
                <w:rFonts w:hint="eastAsia"/>
                <w:sz w:val="20"/>
              </w:rPr>
              <w:t>ﾊﾞｯｸｱｯﾌﾟ</w:t>
            </w:r>
            <w:r w:rsidRPr="001923C6">
              <w:rPr>
                <w:sz w:val="20"/>
              </w:rPr>
              <w:t>RAM名</w:t>
            </w:r>
          </w:p>
        </w:tc>
        <w:tc>
          <w:tcPr>
            <w:tcW w:w="1246" w:type="dxa"/>
          </w:tcPr>
          <w:p w14:paraId="0A40330C" w14:textId="77777777" w:rsidR="00062192" w:rsidRPr="001923C6" w:rsidRDefault="00062192" w:rsidP="00EA6CC0">
            <w:pPr>
              <w:rPr>
                <w:sz w:val="20"/>
              </w:rPr>
            </w:pPr>
            <w:r w:rsidRPr="001923C6">
              <w:rPr>
                <w:rFonts w:hint="eastAsia"/>
                <w:sz w:val="20"/>
              </w:rPr>
              <w:t>初期値</w:t>
            </w:r>
          </w:p>
        </w:tc>
        <w:tc>
          <w:tcPr>
            <w:tcW w:w="1497" w:type="dxa"/>
          </w:tcPr>
          <w:p w14:paraId="5BF2FE24" w14:textId="77777777" w:rsidR="00062192" w:rsidRPr="001923C6" w:rsidRDefault="00062192" w:rsidP="00EA6CC0">
            <w:pPr>
              <w:rPr>
                <w:sz w:val="20"/>
              </w:rPr>
            </w:pPr>
            <w:r w:rsidRPr="001923C6">
              <w:rPr>
                <w:rFonts w:hint="eastAsia"/>
                <w:sz w:val="20"/>
              </w:rPr>
              <w:t>下限値</w:t>
            </w:r>
          </w:p>
        </w:tc>
        <w:tc>
          <w:tcPr>
            <w:tcW w:w="1491" w:type="dxa"/>
          </w:tcPr>
          <w:p w14:paraId="140CA06B" w14:textId="77777777" w:rsidR="00062192" w:rsidRPr="001923C6" w:rsidRDefault="00062192" w:rsidP="00EA6CC0">
            <w:pPr>
              <w:rPr>
                <w:sz w:val="20"/>
              </w:rPr>
            </w:pPr>
            <w:r w:rsidRPr="001923C6">
              <w:rPr>
                <w:rFonts w:hint="eastAsia"/>
                <w:sz w:val="20"/>
              </w:rPr>
              <w:t>上限値</w:t>
            </w:r>
          </w:p>
        </w:tc>
      </w:tr>
    </w:tbl>
    <w:p w14:paraId="2B113643" w14:textId="44C38A12" w:rsidR="00062192" w:rsidRDefault="00062192"/>
    <w:p w14:paraId="10248604" w14:textId="77777777" w:rsidR="001B0330" w:rsidRPr="001923C6" w:rsidRDefault="001B0330"/>
    <w:p w14:paraId="4E5B669B" w14:textId="77777777" w:rsidR="00DB3979" w:rsidRPr="001923C6" w:rsidRDefault="00C25C4E">
      <w:r w:rsidRPr="001923C6">
        <w:rPr>
          <w:noProof/>
        </w:rPr>
        <mc:AlternateContent>
          <mc:Choice Requires="wps">
            <w:drawing>
              <wp:anchor distT="0" distB="0" distL="114300" distR="114300" simplePos="0" relativeHeight="251656704" behindDoc="0" locked="0" layoutInCell="1" allowOverlap="1" wp14:anchorId="3EABAF19" wp14:editId="403EE1B6">
                <wp:simplePos x="0" y="0"/>
                <wp:positionH relativeFrom="column">
                  <wp:posOffset>635</wp:posOffset>
                </wp:positionH>
                <wp:positionV relativeFrom="paragraph">
                  <wp:posOffset>-2540</wp:posOffset>
                </wp:positionV>
                <wp:extent cx="1387475" cy="210820"/>
                <wp:effectExtent l="0" t="0" r="0" b="0"/>
                <wp:wrapNone/>
                <wp:docPr id="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382E40" w14:textId="77777777" w:rsidR="004200FB" w:rsidRDefault="004200FB">
                            <w:pPr>
                              <w:pStyle w:val="a6"/>
                            </w:pPr>
                            <w:r>
                              <w:rPr>
                                <w:rFonts w:hint="eastAsia"/>
                              </w:rPr>
                              <w:t>Ｄ．処理内容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BAF19" id="Rectangle 16" o:spid="_x0000_s1029" style="position:absolute;left:0;text-align:left;margin-left:.05pt;margin-top:-.2pt;width:109.25pt;height:16.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" filled="f" strokecolor="blue" strokeweight=".25pt">
                <v:textbox inset="1pt,1pt,1pt,1pt">
                  <w:txbxContent>
                    <w:p w14:paraId="36382E40" w14:textId="77777777" w:rsidR="004200FB" w:rsidRDefault="004200FB">
                      <w:pPr>
                        <w:pStyle w:val="a6"/>
                      </w:pPr>
                      <w:r>
                        <w:rPr>
                          <w:rFonts w:hint="eastAsia"/>
                        </w:rPr>
                        <w:t>Ｄ．処理内容</w:t>
                      </w:r>
                    </w:p>
                  </w:txbxContent>
                </v:textbox>
              </v:rect>
            </w:pict>
          </mc:Fallback>
        </mc:AlternateContent>
      </w:r>
    </w:p>
    <w:p w14:paraId="237C1FFA" w14:textId="77777777" w:rsidR="006660BA" w:rsidRPr="001923C6" w:rsidRDefault="006660BA" w:rsidP="006660BA">
      <w:bookmarkStart w:id="203" w:name="OLE_LINK65"/>
      <w:bookmarkStart w:id="204" w:name="OLE_LINK66"/>
      <w:r w:rsidRPr="001923C6">
        <w:rPr>
          <w:rFonts w:hint="eastAsia"/>
        </w:rPr>
        <w:t>１．</w:t>
      </w:r>
      <w:bookmarkStart w:id="205" w:name="OLE_LINK144"/>
      <w:bookmarkStart w:id="206" w:name="OLE_LINK70"/>
      <w:r w:rsidRPr="001923C6">
        <w:t>einjmedislid</w:t>
      </w:r>
      <w:r w:rsidRPr="001923C6">
        <w:rPr>
          <w:rFonts w:hint="eastAsia"/>
          <w:color w:val="000000"/>
        </w:rPr>
        <w:t>（噴射方式反映識別子）の算出（</w:t>
      </w:r>
      <w:r w:rsidRPr="001923C6">
        <w:t>8ms</w:t>
      </w:r>
      <w:r w:rsidR="00F46E5F" w:rsidRPr="001923C6">
        <w:rPr>
          <w:rFonts w:hint="eastAsia"/>
        </w:rPr>
        <w:t>中</w:t>
      </w:r>
      <w:r w:rsidRPr="001923C6">
        <w:rPr>
          <w:rFonts w:hint="eastAsia"/>
          <w:spacing w:val="-6"/>
        </w:rPr>
        <w:t>）</w:t>
      </w:r>
      <w:bookmarkEnd w:id="205"/>
      <w:bookmarkEnd w:id="206"/>
    </w:p>
    <w:bookmarkEnd w:id="203"/>
    <w:bookmarkEnd w:id="204"/>
    <w:p w14:paraId="6BE3813A" w14:textId="77777777" w:rsidR="006660BA" w:rsidRPr="001923C6" w:rsidRDefault="006660BA" w:rsidP="006660BA">
      <w:r w:rsidRPr="001923C6">
        <w:t xml:space="preserve">    (1)優先選択要求がある時</w:t>
      </w:r>
    </w:p>
    <w:p w14:paraId="3AD367BF" w14:textId="77777777" w:rsidR="007C3F56" w:rsidRDefault="006660BA" w:rsidP="007C3F56">
      <w:r w:rsidRPr="001923C6">
        <w:t xml:space="preserve">       einjmedislid</w:t>
      </w:r>
      <w:r w:rsidRPr="001923C6">
        <w:rPr>
          <w:color w:val="000000"/>
        </w:rPr>
        <w:t xml:space="preserve"> ← </w:t>
      </w:r>
      <w:r w:rsidRPr="001923C6">
        <w:rPr>
          <w:rFonts w:hint="eastAsia"/>
        </w:rPr>
        <w:t>最も優先度の高い</w:t>
      </w:r>
      <w:r w:rsidR="007C0FCA" w:rsidRPr="001923C6">
        <w:rPr>
          <w:rFonts w:hint="eastAsia"/>
        </w:rPr>
        <w:t>優先要求選択テーブル</w:t>
      </w:r>
      <w:r w:rsidR="007C0FCA" w:rsidRPr="001923C6">
        <w:t>ID</w:t>
      </w:r>
    </w:p>
    <w:p w14:paraId="11E16BE2" w14:textId="4B250CFE" w:rsidR="006660BA" w:rsidRPr="001923C6" w:rsidRDefault="007C0FCA" w:rsidP="001C4553">
      <w:pPr>
        <w:ind w:firstLineChars="1914" w:firstLine="3828"/>
      </w:pPr>
      <w:r w:rsidRPr="001923C6">
        <w:t>（始動</w:t>
      </w:r>
      <w:r w:rsidRPr="00852B2A">
        <w:t>時、</w:t>
      </w:r>
      <w:r w:rsidR="001C4553" w:rsidRPr="00852B2A">
        <w:t>始動時</w:t>
      </w:r>
      <w:r w:rsidR="001C4553" w:rsidRPr="00852B2A">
        <w:rPr>
          <w:rFonts w:hint="eastAsia"/>
        </w:rPr>
        <w:t>２</w:t>
      </w:r>
      <w:r w:rsidR="001C4553" w:rsidRPr="00852B2A">
        <w:t>、</w:t>
      </w:r>
      <w:r w:rsidRPr="00852B2A">
        <w:t>始動後、</w:t>
      </w:r>
      <w:r w:rsidR="001C4553" w:rsidRPr="00852B2A">
        <w:t>始動後</w:t>
      </w:r>
      <w:r w:rsidR="001C4553" w:rsidRPr="00852B2A">
        <w:rPr>
          <w:rFonts w:hint="eastAsia"/>
        </w:rPr>
        <w:t>２</w:t>
      </w:r>
      <w:r w:rsidR="001C4553" w:rsidRPr="00852B2A">
        <w:t>、</w:t>
      </w:r>
      <w:r w:rsidRPr="00852B2A">
        <w:t>通</w:t>
      </w:r>
      <w:r w:rsidRPr="001923C6">
        <w:t>常</w:t>
      </w:r>
      <w:r w:rsidR="00270319" w:rsidRPr="005F6A42">
        <w:rPr>
          <w:rFonts w:hint="eastAsia"/>
        </w:rPr>
        <w:t>、通常</w:t>
      </w:r>
      <w:r w:rsidR="00D84BF9" w:rsidRPr="005F6A42">
        <w:rPr>
          <w:rFonts w:hint="eastAsia"/>
        </w:rPr>
        <w:t>２</w:t>
      </w:r>
      <w:r w:rsidRPr="001923C6">
        <w:t>）</w:t>
      </w:r>
      <w:r w:rsidR="00C65017" w:rsidRPr="001923C6">
        <w:t xml:space="preserve"> </w:t>
      </w:r>
      <w:commentRangeStart w:id="207"/>
      <w:r w:rsidR="00C65017" w:rsidRPr="001923C6">
        <w:t xml:space="preserve"> </w:t>
      </w:r>
      <w:commentRangeEnd w:id="207"/>
      <w:r w:rsidR="00C65017" w:rsidRPr="001923C6">
        <w:rPr>
          <w:rStyle w:val="a8"/>
        </w:rPr>
        <w:commentReference w:id="207"/>
      </w:r>
    </w:p>
    <w:p w14:paraId="0FF48077" w14:textId="77777777" w:rsidR="006660BA" w:rsidRPr="001923C6" w:rsidRDefault="006660BA" w:rsidP="006660BA">
      <w:pPr>
        <w:rPr>
          <w:spacing w:val="-6"/>
        </w:rPr>
      </w:pPr>
      <w:r w:rsidRPr="001923C6">
        <w:t xml:space="preserve">    (2)優先選択要求がない時</w:t>
      </w:r>
    </w:p>
    <w:p w14:paraId="31F11406" w14:textId="77777777" w:rsidR="006660BA" w:rsidRPr="001923C6" w:rsidRDefault="006660BA" w:rsidP="006660BA">
      <w:pPr>
        <w:rPr>
          <w:color w:val="000000"/>
        </w:rPr>
      </w:pPr>
      <w:r w:rsidRPr="001923C6">
        <w:t xml:space="preserve">       einjmedislid</w:t>
      </w:r>
      <w:r w:rsidRPr="001923C6">
        <w:rPr>
          <w:color w:val="000000"/>
        </w:rPr>
        <w:t xml:space="preserve"> ← </w:t>
      </w:r>
      <w:r w:rsidR="00497643" w:rsidRPr="001923C6">
        <w:rPr>
          <w:color w:val="000000"/>
        </w:rPr>
        <w:t>EMINJ</w:t>
      </w:r>
      <w:r w:rsidRPr="001923C6">
        <w:rPr>
          <w:color w:val="000000"/>
        </w:rPr>
        <w:t>_NONE_ID(0)</w:t>
      </w:r>
    </w:p>
    <w:p w14:paraId="1BEF8639" w14:textId="290A8F2E" w:rsidR="007C0FCA" w:rsidRPr="001923C6" w:rsidRDefault="007C0FCA" w:rsidP="007C0FCA"/>
    <w:p w14:paraId="4EFCEDAE" w14:textId="3BA104E9" w:rsidR="007C0FCA" w:rsidRPr="001923C6" w:rsidRDefault="007C0FCA" w:rsidP="007C0FCA">
      <w:r w:rsidRPr="001923C6">
        <w:rPr>
          <w:rFonts w:hint="eastAsia"/>
        </w:rPr>
        <w:t xml:space="preserve">  </w:t>
      </w:r>
      <w:r w:rsidRPr="001923C6">
        <w:t xml:space="preserve"> eminjst_tbl（始動時要求優先選択テーブル）の構成要素一覧</w:t>
      </w:r>
      <w:r w:rsidR="00C65017" w:rsidRPr="001923C6">
        <w:rPr>
          <w:rFonts w:hint="eastAsia"/>
        </w:rPr>
        <w:t xml:space="preserve"> </w:t>
      </w:r>
      <w:commentRangeStart w:id="208"/>
      <w:commentRangeStart w:id="209"/>
      <w:commentRangeStart w:id="210"/>
      <w:r w:rsidR="00C65017" w:rsidRPr="001923C6">
        <w:rPr>
          <w:rFonts w:hint="eastAsia"/>
        </w:rPr>
        <w:t xml:space="preserve"> </w:t>
      </w:r>
      <w:commentRangeEnd w:id="208"/>
      <w:commentRangeEnd w:id="209"/>
      <w:commentRangeEnd w:id="210"/>
      <w:r w:rsidR="00E546FE">
        <w:rPr>
          <w:rStyle w:val="a8"/>
        </w:rPr>
        <w:commentReference w:id="208"/>
      </w:r>
      <w:r w:rsidR="002B2413">
        <w:rPr>
          <w:rStyle w:val="a8"/>
        </w:rPr>
        <w:commentReference w:id="209"/>
      </w:r>
      <w:r w:rsidR="00C65017" w:rsidRPr="001923C6">
        <w:rPr>
          <w:rStyle w:val="a8"/>
        </w:rPr>
        <w:commentReference w:id="210"/>
      </w:r>
    </w:p>
    <w:tbl>
      <w:tblPr>
        <w:tblW w:w="10065" w:type="dxa"/>
        <w:tblInd w:w="30" w:type="dxa"/>
        <w:shd w:val="clear" w:color="auto" w:fill="CC99FF"/>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3B6717" w:rsidRPr="001923C6" w14:paraId="5D4B90B9" w14:textId="77777777" w:rsidTr="00EA7380">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5F33B6D5" w14:textId="77777777" w:rsidR="00793F16" w:rsidRPr="00CC2682" w:rsidRDefault="007C0FCA" w:rsidP="006743BA">
            <w:pPr>
              <w:jc w:val="center"/>
              <w:rPr>
                <w:sz w:val="20"/>
              </w:rPr>
            </w:pPr>
            <w:r w:rsidRPr="00CC2682">
              <w:rPr>
                <w:rFonts w:hint="eastAsia"/>
                <w:sz w:val="20"/>
              </w:rPr>
              <w:t>要求</w:t>
            </w:r>
          </w:p>
          <w:p w14:paraId="58371629" w14:textId="3073A2A7" w:rsidR="007C0FCA" w:rsidRPr="00CC2682" w:rsidRDefault="007C0FCA" w:rsidP="006743BA">
            <w:pPr>
              <w:jc w:val="center"/>
              <w:rPr>
                <w:sz w:val="20"/>
              </w:rPr>
            </w:pPr>
            <w:r w:rsidRPr="00CC2682">
              <w:rPr>
                <w:sz w:val="20"/>
              </w:rPr>
              <w:t>(ﾓｼﾞｭｰﾙ名)</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750EF0D7" w14:textId="77777777" w:rsidR="00793F16" w:rsidRPr="001923C6" w:rsidRDefault="007C0FCA" w:rsidP="006743BA">
            <w:pPr>
              <w:jc w:val="center"/>
              <w:rPr>
                <w:sz w:val="20"/>
              </w:rPr>
            </w:pPr>
            <w:r w:rsidRPr="001923C6">
              <w:rPr>
                <w:rFonts w:hint="eastAsia"/>
                <w:sz w:val="20"/>
              </w:rPr>
              <w:t>要求</w:t>
            </w:r>
          </w:p>
          <w:p w14:paraId="5459F697" w14:textId="4BBEE2C8" w:rsidR="007C0FCA" w:rsidRPr="001923C6" w:rsidRDefault="007C0FCA" w:rsidP="006743BA">
            <w:pPr>
              <w:jc w:val="center"/>
              <w:rPr>
                <w:sz w:val="20"/>
              </w:rPr>
            </w:pPr>
            <w:r w:rsidRPr="001923C6">
              <w:rPr>
                <w:sz w:val="20"/>
              </w:rPr>
              <w:t>(機能名)</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1A55D493" w14:textId="77777777" w:rsidR="007C0FCA" w:rsidRPr="001923C6" w:rsidRDefault="007C0FCA" w:rsidP="00CC123A">
            <w:pPr>
              <w:jc w:val="center"/>
              <w:rPr>
                <w:sz w:val="20"/>
              </w:rPr>
            </w:pPr>
            <w:r w:rsidRPr="001923C6">
              <w:rPr>
                <w:rFonts w:hint="eastAsia"/>
                <w:color w:val="000000"/>
                <w:sz w:val="20"/>
              </w:rPr>
              <w:t>ＩＤ</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69C8DD72" w14:textId="77777777" w:rsidR="007C0FCA" w:rsidRPr="001923C6" w:rsidRDefault="007C0FCA" w:rsidP="00CC123A">
            <w:pPr>
              <w:jc w:val="center"/>
              <w:rPr>
                <w:sz w:val="20"/>
              </w:rPr>
            </w:pPr>
            <w:r w:rsidRPr="001923C6">
              <w:rPr>
                <w:rFonts w:hint="eastAsia"/>
                <w:sz w:val="20"/>
              </w:rPr>
              <w:t>優先度</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59E45AA5" w14:textId="77777777" w:rsidR="007C0FCA" w:rsidRPr="001923C6" w:rsidRDefault="007C0FCA" w:rsidP="00CC123A">
            <w:pPr>
              <w:jc w:val="center"/>
              <w:rPr>
                <w:sz w:val="20"/>
              </w:rPr>
            </w:pPr>
            <w:r w:rsidRPr="001923C6">
              <w:rPr>
                <w:rFonts w:hint="eastAsia"/>
                <w:sz w:val="20"/>
              </w:rPr>
              <w:t>ｺﾝﾊﾟｲﾙ</w:t>
            </w:r>
            <w:r w:rsidRPr="001923C6">
              <w:rPr>
                <w:sz w:val="20"/>
              </w:rPr>
              <w:t>SW</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28764BED" w14:textId="77777777" w:rsidR="007C0FCA" w:rsidRPr="001923C6" w:rsidRDefault="007C0FCA" w:rsidP="00CC123A">
            <w:pPr>
              <w:jc w:val="center"/>
              <w:rPr>
                <w:sz w:val="20"/>
              </w:rPr>
            </w:pPr>
            <w:r w:rsidRPr="001923C6">
              <w:rPr>
                <w:rFonts w:hint="eastAsia"/>
                <w:sz w:val="20"/>
              </w:rPr>
              <w:t>調停制約有無</w:t>
            </w:r>
          </w:p>
        </w:tc>
      </w:tr>
      <w:tr w:rsidR="009D0219" w:rsidRPr="001923C6" w14:paraId="2F45231E" w14:textId="77777777" w:rsidTr="00852B2A">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54B05F83" w14:textId="4851D816" w:rsidR="009D0219" w:rsidRPr="00CC2682" w:rsidRDefault="009D0219" w:rsidP="009D0219">
            <w:pPr>
              <w:rPr>
                <w:sz w:val="20"/>
              </w:rPr>
            </w:pPr>
            <w:r w:rsidRPr="00AB07ED">
              <w:rPr>
                <w:rFonts w:hint="eastAsia"/>
                <w:sz w:val="20"/>
              </w:rPr>
              <w:t>e</w:t>
            </w:r>
            <w:r w:rsidRPr="00AB07ED">
              <w:rPr>
                <w:sz w:val="20"/>
              </w:rPr>
              <w:t>stacm</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0D4CFBCF" w14:textId="06DB9EBC" w:rsidR="009D0219" w:rsidRPr="001923C6" w:rsidRDefault="009D0219" w:rsidP="009D0219">
            <w:pPr>
              <w:rPr>
                <w:sz w:val="20"/>
              </w:rPr>
            </w:pPr>
            <w:r w:rsidRPr="00AB07ED">
              <w:rPr>
                <w:rFonts w:hint="eastAsia"/>
                <w:sz w:val="20"/>
              </w:rPr>
              <w:t>始動</w:t>
            </w:r>
            <w:r>
              <w:rPr>
                <w:rFonts w:hint="eastAsia"/>
                <w:sz w:val="20"/>
              </w:rPr>
              <w:t>時吹け上がり</w:t>
            </w:r>
            <w:r w:rsidRPr="00AB07ED">
              <w:rPr>
                <w:rFonts w:hint="eastAsia"/>
                <w:sz w:val="20"/>
              </w:rPr>
              <w:t>制御</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25B6DB73" w14:textId="77777777" w:rsidR="00DF560F" w:rsidRDefault="009D0219" w:rsidP="009D0219">
            <w:pPr>
              <w:rPr>
                <w:sz w:val="20"/>
              </w:rPr>
            </w:pPr>
            <w:r w:rsidRPr="00AB07ED">
              <w:rPr>
                <w:sz w:val="20"/>
              </w:rPr>
              <w:t>EMINJ_STACM_ID</w:t>
            </w:r>
          </w:p>
          <w:p w14:paraId="5D64F828" w14:textId="15B447A5" w:rsidR="009D0219" w:rsidRPr="001923C6" w:rsidRDefault="009D0219" w:rsidP="009D0219">
            <w:pPr>
              <w:rPr>
                <w:color w:val="000000"/>
                <w:sz w:val="20"/>
              </w:rPr>
            </w:pPr>
            <w:r w:rsidRPr="00AB07ED">
              <w:rPr>
                <w:sz w:val="20"/>
              </w:rPr>
              <w:t>(</w:t>
            </w:r>
            <w:r w:rsidR="00CE0EF9">
              <w:rPr>
                <w:rFonts w:hint="eastAsia"/>
                <w:sz w:val="20"/>
              </w:rPr>
              <w:t>28</w:t>
            </w:r>
            <w:r w:rsidRPr="00AB07ED">
              <w:rPr>
                <w:sz w:val="20"/>
              </w:rPr>
              <w:t>)</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05910D12" w14:textId="667FEAEA" w:rsidR="009D0219" w:rsidRPr="001923C6" w:rsidRDefault="009D0219" w:rsidP="009D0219">
            <w:pPr>
              <w:rPr>
                <w:sz w:val="20"/>
              </w:rPr>
            </w:pPr>
            <w:r w:rsidRPr="00AB07ED">
              <w:rPr>
                <w:sz w:val="20"/>
              </w:rPr>
              <w:t>estacm_einjstacm_pri(</w:t>
            </w:r>
            <w:r w:rsidR="00CE0EF9">
              <w:rPr>
                <w:rFonts w:hint="eastAsia"/>
                <w:sz w:val="20"/>
              </w:rPr>
              <w:t>28</w:t>
            </w:r>
            <w:r w:rsidRPr="00AB07ED">
              <w:rPr>
                <w:sz w:val="20"/>
              </w:rPr>
              <w:t>)</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28AF2CA7" w14:textId="699BA87F" w:rsidR="009D0219" w:rsidRPr="001923C6" w:rsidRDefault="009D0219" w:rsidP="009D0219">
            <w:pPr>
              <w:rPr>
                <w:sz w:val="20"/>
              </w:rPr>
            </w:pPr>
            <w:r w:rsidRPr="00AB07ED">
              <w:rPr>
                <w:sz w:val="20"/>
              </w:rPr>
              <w:t>(【</w:t>
            </w:r>
            <w:r>
              <w:rPr>
                <w:rFonts w:hint="eastAsia"/>
                <w:sz w:val="20"/>
              </w:rPr>
              <w:t>ﾘﾓｰﾄｺﾝﾄﾛｰﾙ有】O</w:t>
            </w:r>
            <w:r>
              <w:rPr>
                <w:sz w:val="20"/>
              </w:rPr>
              <w:t>R</w:t>
            </w:r>
            <w:r>
              <w:rPr>
                <w:rFonts w:hint="eastAsia"/>
                <w:sz w:val="20"/>
              </w:rPr>
              <w:t>【ﾅﾋﾞｺﾝﾄﾛｰﾙ有】)</w:t>
            </w:r>
            <w:r w:rsidRPr="00AB07ED">
              <w:rPr>
                <w:sz w:val="20"/>
              </w:rPr>
              <w:t xml:space="preserve"> AND【SUB-CPU以外】</w:t>
            </w:r>
            <w:r w:rsidRPr="00AB07ED">
              <w:rPr>
                <w:rFonts w:hint="eastAsia"/>
                <w:sz w:val="20"/>
              </w:rPr>
              <w:t>AND【</w:t>
            </w:r>
            <w:r w:rsidR="00E747CD" w:rsidRPr="00AB07ED">
              <w:rPr>
                <w:rFonts w:hint="eastAsia"/>
                <w:sz w:val="20"/>
              </w:rPr>
              <w:t>始動</w:t>
            </w:r>
            <w:r w:rsidR="00E747CD">
              <w:rPr>
                <w:rFonts w:hint="eastAsia"/>
                <w:sz w:val="20"/>
              </w:rPr>
              <w:t>時吹け上がり</w:t>
            </w:r>
            <w:r w:rsidRPr="00AB07ED">
              <w:rPr>
                <w:sz w:val="20"/>
              </w:rPr>
              <w:t>制御</w:t>
            </w:r>
            <w:r w:rsidRPr="00AB07ED">
              <w:rPr>
                <w:rFonts w:hint="eastAsia"/>
                <w:sz w:val="20"/>
              </w:rPr>
              <w:t>要求使用】</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6350D696" w14:textId="02CAF506" w:rsidR="009D0219" w:rsidRPr="001923C6" w:rsidRDefault="009D0219" w:rsidP="009D0219">
            <w:pPr>
              <w:jc w:val="center"/>
              <w:rPr>
                <w:sz w:val="20"/>
              </w:rPr>
            </w:pPr>
            <w:r w:rsidRPr="00AB07ED">
              <w:rPr>
                <w:rFonts w:hint="eastAsia"/>
                <w:sz w:val="20"/>
              </w:rPr>
              <w:t>○</w:t>
            </w:r>
          </w:p>
        </w:tc>
      </w:tr>
      <w:tr w:rsidR="009D0219" w:rsidRPr="001923C6" w14:paraId="76FB875A"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36FBE9F1" w14:textId="77777777" w:rsidR="009D0219" w:rsidRPr="00CC2682" w:rsidRDefault="009D0219" w:rsidP="009D0219">
            <w:pPr>
              <w:rPr>
                <w:color w:val="000000"/>
                <w:sz w:val="20"/>
              </w:rPr>
            </w:pPr>
            <w:r w:rsidRPr="00CC2682">
              <w:rPr>
                <w:sz w:val="20"/>
              </w:rPr>
              <w:t>estass</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94A8921" w14:textId="77777777" w:rsidR="009D0219" w:rsidRPr="001923C6" w:rsidRDefault="009D0219" w:rsidP="009D0219">
            <w:pPr>
              <w:rPr>
                <w:color w:val="000000"/>
                <w:sz w:val="20"/>
              </w:rPr>
            </w:pPr>
            <w:r w:rsidRPr="001923C6">
              <w:rPr>
                <w:sz w:val="20"/>
              </w:rPr>
              <w:t>SS始動制御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3B7BBB3D" w14:textId="77777777" w:rsidR="009D0219" w:rsidRPr="001923C6" w:rsidRDefault="009D0219" w:rsidP="009D0219">
            <w:pPr>
              <w:rPr>
                <w:color w:val="000000"/>
                <w:sz w:val="20"/>
              </w:rPr>
            </w:pPr>
            <w:r w:rsidRPr="001923C6">
              <w:rPr>
                <w:color w:val="000000"/>
                <w:sz w:val="20"/>
              </w:rPr>
              <w:t>EMINJ_STASS_ID</w:t>
            </w:r>
          </w:p>
          <w:p w14:paraId="14CADD91" w14:textId="325D100E" w:rsidR="009D0219" w:rsidRPr="001923C6" w:rsidRDefault="009D0219" w:rsidP="009D0219">
            <w:pPr>
              <w:rPr>
                <w:color w:val="000000"/>
                <w:sz w:val="20"/>
              </w:rPr>
            </w:pPr>
            <w:r w:rsidRPr="001923C6">
              <w:rPr>
                <w:color w:val="000000"/>
                <w:sz w:val="20"/>
              </w:rPr>
              <w:t>(</w:t>
            </w:r>
            <w:r w:rsidR="00CE0EF9" w:rsidRPr="00852B2A">
              <w:rPr>
                <w:rFonts w:hint="eastAsia"/>
                <w:color w:val="000000"/>
                <w:sz w:val="20"/>
              </w:rPr>
              <w:t>30</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5A2C550" w14:textId="373DB3DE" w:rsidR="009D0219" w:rsidRPr="001923C6" w:rsidRDefault="009D0219" w:rsidP="009D0219">
            <w:pPr>
              <w:rPr>
                <w:color w:val="000000"/>
                <w:sz w:val="20"/>
              </w:rPr>
            </w:pPr>
            <w:r w:rsidRPr="001923C6">
              <w:rPr>
                <w:color w:val="000000"/>
                <w:sz w:val="20"/>
              </w:rPr>
              <w:t>estass_einjmodstass_pri(</w:t>
            </w:r>
            <w:r w:rsidR="00CE0EF9" w:rsidRPr="00852B2A">
              <w:rPr>
                <w:rFonts w:hint="eastAsia"/>
                <w:color w:val="000000"/>
                <w:sz w:val="20"/>
              </w:rPr>
              <w:t>30</w:t>
            </w:r>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10786C67" w14:textId="00CF22BE" w:rsidR="009D0219" w:rsidRPr="001923C6" w:rsidRDefault="009D0219" w:rsidP="009D0219">
            <w:pPr>
              <w:rPr>
                <w:sz w:val="20"/>
              </w:rPr>
            </w:pPr>
            <w:r w:rsidRPr="001923C6">
              <w:rPr>
                <w:rFonts w:hint="eastAsia"/>
                <w:sz w:val="20"/>
              </w:rPr>
              <w:t>【</w:t>
            </w:r>
            <w:r w:rsidRPr="001923C6">
              <w:rPr>
                <w:sz w:val="20"/>
              </w:rPr>
              <w:t>SS制御有】OR</w:t>
            </w:r>
          </w:p>
          <w:p w14:paraId="76E352D4" w14:textId="3548759E" w:rsidR="009D0219" w:rsidRPr="001D26E5" w:rsidRDefault="009D0219" w:rsidP="009D0219">
            <w:pPr>
              <w:rPr>
                <w:sz w:val="20"/>
              </w:rPr>
            </w:pPr>
            <w:r w:rsidRPr="001923C6">
              <w:rPr>
                <w:rFonts w:hint="eastAsia"/>
                <w:sz w:val="20"/>
              </w:rPr>
              <w:t>【</w:t>
            </w:r>
            <w:r w:rsidRPr="001923C6">
              <w:rPr>
                <w:sz w:val="20"/>
              </w:rPr>
              <w:t>EG-MGｸﾗｯﾁ】</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09ED7DB0" w14:textId="3FA1A238" w:rsidR="009D0219" w:rsidRPr="001923C6" w:rsidRDefault="009D0219" w:rsidP="009D0219">
            <w:pPr>
              <w:jc w:val="center"/>
              <w:rPr>
                <w:sz w:val="20"/>
              </w:rPr>
            </w:pPr>
            <w:r w:rsidRPr="001923C6">
              <w:rPr>
                <w:rFonts w:hint="eastAsia"/>
                <w:sz w:val="20"/>
              </w:rPr>
              <w:t>○</w:t>
            </w:r>
          </w:p>
        </w:tc>
      </w:tr>
      <w:tr w:rsidR="009D0219" w:rsidRPr="001923C6" w14:paraId="6F056184"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A846D4D" w14:textId="77777777" w:rsidR="009D0219" w:rsidRPr="00CC2682" w:rsidRDefault="009D0219" w:rsidP="009D0219">
            <w:pPr>
              <w:rPr>
                <w:sz w:val="20"/>
              </w:rPr>
            </w:pPr>
            <w:r w:rsidRPr="00CC2682">
              <w:rPr>
                <w:color w:val="000000"/>
                <w:sz w:val="20"/>
              </w:rPr>
              <w:t>erestahot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3561E223" w14:textId="77777777" w:rsidR="009D0219" w:rsidRPr="001923C6" w:rsidRDefault="009D0219" w:rsidP="009D0219">
            <w:pPr>
              <w:rPr>
                <w:sz w:val="20"/>
              </w:rPr>
            </w:pPr>
            <w:r w:rsidRPr="001923C6">
              <w:rPr>
                <w:rFonts w:hint="eastAsia"/>
                <w:color w:val="000000"/>
                <w:sz w:val="20"/>
              </w:rPr>
              <w:t>高温再始動制御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072D3747" w14:textId="77777777" w:rsidR="009D0219" w:rsidRPr="001923C6" w:rsidRDefault="009D0219" w:rsidP="009D0219">
            <w:pPr>
              <w:rPr>
                <w:color w:val="000000"/>
                <w:sz w:val="20"/>
              </w:rPr>
            </w:pPr>
            <w:r w:rsidRPr="001923C6">
              <w:rPr>
                <w:color w:val="000000"/>
                <w:sz w:val="20"/>
              </w:rPr>
              <w:t>EMINJ_RESTAHOT_ID</w:t>
            </w:r>
          </w:p>
          <w:p w14:paraId="6CAE5B1C" w14:textId="552A09C3" w:rsidR="009D0219" w:rsidRPr="001923C6" w:rsidRDefault="009D0219" w:rsidP="009D0219">
            <w:pPr>
              <w:rPr>
                <w:color w:val="000000"/>
                <w:sz w:val="20"/>
              </w:rPr>
            </w:pPr>
            <w:r w:rsidRPr="001923C6">
              <w:rPr>
                <w:color w:val="000000"/>
                <w:sz w:val="20"/>
              </w:rPr>
              <w:t>(</w:t>
            </w:r>
            <w:r w:rsidR="00CE0EF9" w:rsidRPr="00852B2A">
              <w:rPr>
                <w:rFonts w:hint="eastAsia"/>
                <w:color w:val="000000"/>
                <w:sz w:val="20"/>
              </w:rPr>
              <w:t>32</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77EA237A" w14:textId="48C56DEF" w:rsidR="009D0219" w:rsidRPr="001923C6" w:rsidRDefault="009D0219" w:rsidP="009D0219">
            <w:pPr>
              <w:rPr>
                <w:color w:val="000000"/>
                <w:sz w:val="20"/>
              </w:rPr>
            </w:pPr>
            <w:r w:rsidRPr="001923C6">
              <w:rPr>
                <w:color w:val="000000"/>
                <w:sz w:val="20"/>
              </w:rPr>
              <w:t>erestahot_einjmodrestah_pri(</w:t>
            </w:r>
            <w:r w:rsidR="00CE0EF9" w:rsidRPr="00852B2A">
              <w:rPr>
                <w:rFonts w:hint="eastAsia"/>
                <w:color w:val="000000"/>
                <w:sz w:val="20"/>
              </w:rPr>
              <w:t>32</w:t>
            </w:r>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6C5FE525" w14:textId="1A80D3D9" w:rsidR="009D0219" w:rsidRPr="001923C6" w:rsidRDefault="009D0219" w:rsidP="009D0219">
            <w:pPr>
              <w:rPr>
                <w:sz w:val="20"/>
              </w:rPr>
            </w:pPr>
            <w:r w:rsidRPr="001923C6">
              <w:rPr>
                <w:color w:val="000000"/>
                <w:sz w:val="20"/>
              </w:rPr>
              <w:t>【ﾃﾞｭｱﾙINJ】OR【D-4】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5E6B6F3" w14:textId="439B1C90" w:rsidR="009D0219" w:rsidRPr="001923C6" w:rsidRDefault="009D0219" w:rsidP="009D0219">
            <w:pPr>
              <w:jc w:val="center"/>
              <w:rPr>
                <w:sz w:val="20"/>
              </w:rPr>
            </w:pPr>
            <w:r w:rsidRPr="001923C6">
              <w:rPr>
                <w:rFonts w:hint="eastAsia"/>
                <w:sz w:val="20"/>
              </w:rPr>
              <w:t>○</w:t>
            </w:r>
          </w:p>
        </w:tc>
      </w:tr>
      <w:tr w:rsidR="009D0219" w:rsidRPr="001923C6" w14:paraId="0911C31D"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3C7AEB9B" w14:textId="77777777" w:rsidR="009D0219" w:rsidRPr="00CC2682" w:rsidRDefault="009D0219" w:rsidP="009D0219">
            <w:pPr>
              <w:rPr>
                <w:sz w:val="20"/>
              </w:rPr>
            </w:pPr>
            <w:r w:rsidRPr="00CC2682">
              <w:rPr>
                <w:color w:val="000000"/>
                <w:sz w:val="20"/>
              </w:rPr>
              <w:lastRenderedPageBreak/>
              <w:t>ekcst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52AD6D74" w14:textId="77777777" w:rsidR="009D0219" w:rsidRPr="001923C6" w:rsidRDefault="009D0219" w:rsidP="009D0219">
            <w:pPr>
              <w:rPr>
                <w:sz w:val="20"/>
              </w:rPr>
            </w:pPr>
            <w:r w:rsidRPr="001923C6">
              <w:rPr>
                <w:rFonts w:hint="eastAsia"/>
                <w:color w:val="000000"/>
                <w:sz w:val="20"/>
              </w:rPr>
              <w:t>始動時ﾉｯｸ防止制御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624CD44E" w14:textId="77777777" w:rsidR="009D0219" w:rsidRPr="001923C6" w:rsidRDefault="009D0219" w:rsidP="009D0219">
            <w:pPr>
              <w:rPr>
                <w:color w:val="000000"/>
                <w:sz w:val="20"/>
              </w:rPr>
            </w:pPr>
            <w:r w:rsidRPr="001923C6">
              <w:rPr>
                <w:color w:val="000000"/>
                <w:sz w:val="20"/>
              </w:rPr>
              <w:t>EMINJ_KCST_ID</w:t>
            </w:r>
          </w:p>
          <w:p w14:paraId="38799405" w14:textId="59173979" w:rsidR="009D0219" w:rsidRPr="001923C6" w:rsidRDefault="009D0219" w:rsidP="009D0219">
            <w:pPr>
              <w:rPr>
                <w:color w:val="000000"/>
                <w:sz w:val="20"/>
              </w:rPr>
            </w:pPr>
            <w:r w:rsidRPr="001923C6">
              <w:rPr>
                <w:color w:val="000000"/>
                <w:sz w:val="20"/>
              </w:rPr>
              <w:t>(</w:t>
            </w:r>
            <w:r w:rsidR="00CE0EF9" w:rsidRPr="00852B2A">
              <w:rPr>
                <w:rFonts w:hint="eastAsia"/>
                <w:color w:val="000000"/>
                <w:sz w:val="20"/>
              </w:rPr>
              <w:t>34</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B305BEF" w14:textId="6B04B404" w:rsidR="009D0219" w:rsidRPr="001923C6" w:rsidRDefault="009D0219" w:rsidP="009D0219">
            <w:pPr>
              <w:rPr>
                <w:color w:val="000000"/>
                <w:sz w:val="20"/>
              </w:rPr>
            </w:pPr>
            <w:r w:rsidRPr="001923C6">
              <w:rPr>
                <w:color w:val="000000"/>
                <w:sz w:val="20"/>
              </w:rPr>
              <w:t>ekcst_einjmodkcst_pri(</w:t>
            </w:r>
            <w:r w:rsidR="00CE0EF9" w:rsidRPr="00852B2A">
              <w:rPr>
                <w:rFonts w:hint="eastAsia"/>
                <w:color w:val="000000"/>
                <w:sz w:val="20"/>
              </w:rPr>
              <w:t>34</w:t>
            </w:r>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7943AAAD" w14:textId="149E9F17" w:rsidR="009D0219" w:rsidRPr="001923C6" w:rsidRDefault="009D0219" w:rsidP="009D0219">
            <w:pPr>
              <w:rPr>
                <w:color w:val="000000"/>
                <w:sz w:val="20"/>
              </w:rPr>
            </w:pPr>
            <w:r w:rsidRPr="001923C6">
              <w:rPr>
                <w:rFonts w:hint="eastAsia"/>
                <w:color w:val="000000"/>
                <w:sz w:val="20"/>
              </w:rPr>
              <w:t>【ﾃﾞｭｱﾙ</w:t>
            </w:r>
            <w:r w:rsidRPr="001923C6">
              <w:rPr>
                <w:color w:val="000000"/>
                <w:sz w:val="20"/>
              </w:rPr>
              <w:t>INJ】</w:t>
            </w:r>
          </w:p>
          <w:p w14:paraId="33F79A4C" w14:textId="43B1E4C9" w:rsidR="009D0219" w:rsidRPr="001923C6" w:rsidRDefault="009D0219" w:rsidP="009D0219">
            <w:pPr>
              <w:rPr>
                <w:sz w:val="20"/>
              </w:rPr>
            </w:pPr>
            <w:r w:rsidRPr="001923C6">
              <w:rPr>
                <w:color w:val="000000"/>
                <w:sz w:val="20"/>
              </w:rPr>
              <w:t>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CE71B5E" w14:textId="0ECB0270" w:rsidR="009D0219" w:rsidRPr="001923C6" w:rsidRDefault="009D0219" w:rsidP="009D0219">
            <w:pPr>
              <w:jc w:val="center"/>
              <w:rPr>
                <w:sz w:val="20"/>
              </w:rPr>
            </w:pPr>
            <w:r w:rsidRPr="001923C6">
              <w:rPr>
                <w:rFonts w:hint="eastAsia"/>
                <w:sz w:val="20"/>
              </w:rPr>
              <w:t>○</w:t>
            </w:r>
          </w:p>
        </w:tc>
      </w:tr>
      <w:tr w:rsidR="009D0219" w:rsidRPr="001923C6" w14:paraId="6043B86B"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0976DA79" w14:textId="77777777" w:rsidR="009D0219" w:rsidRPr="00CC2682" w:rsidRDefault="009D0219" w:rsidP="009D0219">
            <w:pPr>
              <w:rPr>
                <w:color w:val="000000"/>
                <w:sz w:val="20"/>
              </w:rPr>
            </w:pPr>
            <w:r w:rsidRPr="00CC2682">
              <w:rPr>
                <w:color w:val="000000"/>
                <w:sz w:val="20"/>
              </w:rPr>
              <w:t>erdpn</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2FA80A82" w14:textId="77777777" w:rsidR="009D0219" w:rsidRPr="001923C6" w:rsidRDefault="009D0219" w:rsidP="009D0219">
            <w:pPr>
              <w:rPr>
                <w:color w:val="000000"/>
                <w:sz w:val="20"/>
              </w:rPr>
            </w:pPr>
            <w:r w:rsidRPr="001923C6">
              <w:rPr>
                <w:sz w:val="20"/>
              </w:rPr>
              <w:t>PN低減制御(始動時)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CA7D9B1" w14:textId="77777777" w:rsidR="009D0219" w:rsidRPr="001923C6" w:rsidRDefault="009D0219" w:rsidP="009D0219">
            <w:pPr>
              <w:rPr>
                <w:color w:val="000000"/>
                <w:sz w:val="20"/>
              </w:rPr>
            </w:pPr>
            <w:r w:rsidRPr="001923C6">
              <w:rPr>
                <w:color w:val="000000"/>
                <w:sz w:val="20"/>
              </w:rPr>
              <w:t>EMINJ_RDPN_ST_ID</w:t>
            </w:r>
          </w:p>
          <w:p w14:paraId="2E574B8B" w14:textId="2E7AEE39" w:rsidR="009D0219" w:rsidRPr="001923C6" w:rsidRDefault="009D0219" w:rsidP="009D0219">
            <w:pPr>
              <w:rPr>
                <w:color w:val="000000"/>
                <w:sz w:val="20"/>
              </w:rPr>
            </w:pPr>
            <w:r w:rsidRPr="001923C6">
              <w:rPr>
                <w:color w:val="000000"/>
                <w:sz w:val="20"/>
              </w:rPr>
              <w:t>(</w:t>
            </w:r>
            <w:r w:rsidR="00CE0EF9" w:rsidRPr="00852B2A">
              <w:rPr>
                <w:rFonts w:hint="eastAsia"/>
                <w:color w:val="000000"/>
                <w:sz w:val="20"/>
              </w:rPr>
              <w:t>36</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65F9F114" w14:textId="3D11C26B" w:rsidR="009D0219" w:rsidRPr="001923C6" w:rsidRDefault="009D0219" w:rsidP="009D0219">
            <w:pPr>
              <w:rPr>
                <w:color w:val="000000"/>
                <w:sz w:val="20"/>
              </w:rPr>
            </w:pPr>
            <w:r w:rsidRPr="001923C6">
              <w:rPr>
                <w:color w:val="000000"/>
                <w:sz w:val="20"/>
              </w:rPr>
              <w:t>erdpn_einjmodrdpn_pri(</w:t>
            </w:r>
            <w:r w:rsidR="00CE0EF9" w:rsidRPr="00852B2A">
              <w:rPr>
                <w:rFonts w:hint="eastAsia"/>
                <w:color w:val="000000"/>
                <w:sz w:val="20"/>
              </w:rPr>
              <w:t>36</w:t>
            </w:r>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0A28773" w14:textId="1D692E77" w:rsidR="009D0219" w:rsidRPr="001923C6" w:rsidRDefault="009D0219" w:rsidP="009D0219">
            <w:pPr>
              <w:rPr>
                <w:color w:val="000000"/>
                <w:sz w:val="20"/>
              </w:rPr>
            </w:pPr>
            <w:del w:id="211" w:author="16a" w:date="2025-10-08T11:48:00Z">
              <w:r w:rsidRPr="00A02D59" w:rsidDel="00A02D59">
                <w:rPr>
                  <w:rFonts w:hint="eastAsia"/>
                  <w:color w:val="000000"/>
                  <w:sz w:val="20"/>
                  <w:shd w:val="clear" w:color="auto" w:fill="00FF00"/>
                </w:rPr>
                <w:delText>【</w:delText>
              </w:r>
              <w:r w:rsidRPr="00A02D59" w:rsidDel="00A02D59">
                <w:rPr>
                  <w:color w:val="000000"/>
                  <w:sz w:val="20"/>
                  <w:shd w:val="clear" w:color="auto" w:fill="00FF00"/>
                </w:rPr>
                <w:delText>ALL HV</w:delText>
              </w:r>
              <w:r w:rsidRPr="00A02D59" w:rsidDel="00A02D59">
                <w:rPr>
                  <w:rFonts w:hint="eastAsia"/>
                  <w:color w:val="000000"/>
                  <w:sz w:val="20"/>
                  <w:shd w:val="clear" w:color="auto" w:fill="00FF00"/>
                </w:rPr>
                <w:delText>】</w:delText>
              </w:r>
              <w:r w:rsidRPr="00A02D59" w:rsidDel="00A02D59">
                <w:rPr>
                  <w:color w:val="000000"/>
                  <w:sz w:val="20"/>
                  <w:shd w:val="clear" w:color="auto" w:fill="00FF00"/>
                </w:rPr>
                <w:delText>AND</w:delText>
              </w:r>
            </w:del>
            <w:r w:rsidRPr="001923C6">
              <w:rPr>
                <w:color w:val="000000"/>
                <w:sz w:val="20"/>
              </w:rPr>
              <w:t>【ﾎﾟｰﾄ】</w:t>
            </w:r>
            <w:ins w:id="212" w:author="16a" w:date="2025-10-21T14:48:00Z">
              <w:r w:rsidR="00997261">
                <w:rPr>
                  <w:rFonts w:hint="eastAsia"/>
                  <w:color w:val="000000"/>
                  <w:sz w:val="20"/>
                  <w:shd w:val="clear" w:color="auto" w:fill="00FF00"/>
                </w:rPr>
                <w:t>AND</w:t>
              </w:r>
              <w:r w:rsidR="00997261" w:rsidRPr="00997261">
                <w:rPr>
                  <w:rFonts w:hint="eastAsia"/>
                  <w:color w:val="000000"/>
                  <w:sz w:val="20"/>
                  <w:shd w:val="clear" w:color="auto" w:fill="00FF00"/>
                </w:rPr>
                <w:t>【</w:t>
              </w:r>
              <w:r w:rsidR="00997261" w:rsidRPr="00997261">
                <w:rPr>
                  <w:color w:val="000000"/>
                  <w:sz w:val="20"/>
                  <w:shd w:val="clear" w:color="auto" w:fill="00FF00"/>
                </w:rPr>
                <w:t>PN低減制御要求使用】</w:t>
              </w:r>
            </w:ins>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63311EE" w14:textId="53BEBC05" w:rsidR="009D0219" w:rsidRPr="001923C6" w:rsidRDefault="009D0219" w:rsidP="009D0219">
            <w:pPr>
              <w:jc w:val="center"/>
              <w:rPr>
                <w:sz w:val="20"/>
              </w:rPr>
            </w:pPr>
            <w:r w:rsidRPr="001923C6">
              <w:rPr>
                <w:rFonts w:hint="eastAsia"/>
                <w:sz w:val="20"/>
              </w:rPr>
              <w:t>○</w:t>
            </w:r>
          </w:p>
        </w:tc>
      </w:tr>
      <w:tr w:rsidR="009D0219" w:rsidRPr="001923C6" w14:paraId="05BAEE8A"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106BC5C" w14:textId="77777777" w:rsidR="009D0219" w:rsidRPr="00CC2682" w:rsidRDefault="009D0219" w:rsidP="009D0219">
            <w:pPr>
              <w:rPr>
                <w:sz w:val="20"/>
              </w:rPr>
            </w:pPr>
            <w:r w:rsidRPr="00CC2682">
              <w:rPr>
                <w:color w:val="000000"/>
                <w:sz w:val="20"/>
              </w:rPr>
              <w:t>estratist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1A74E6F2" w14:textId="77777777" w:rsidR="009D0219" w:rsidRPr="001923C6" w:rsidRDefault="009D0219" w:rsidP="009D0219">
            <w:pPr>
              <w:rPr>
                <w:sz w:val="20"/>
              </w:rPr>
            </w:pPr>
            <w:r w:rsidRPr="001923C6">
              <w:rPr>
                <w:rFonts w:hint="eastAsia"/>
                <w:color w:val="000000"/>
                <w:sz w:val="20"/>
              </w:rPr>
              <w:t>成層始動制御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1CC9D5F" w14:textId="77777777" w:rsidR="009D0219" w:rsidRPr="001923C6" w:rsidRDefault="009D0219" w:rsidP="009D0219">
            <w:pPr>
              <w:rPr>
                <w:color w:val="000000"/>
                <w:sz w:val="20"/>
              </w:rPr>
            </w:pPr>
            <w:r w:rsidRPr="001923C6">
              <w:rPr>
                <w:color w:val="000000"/>
                <w:sz w:val="20"/>
              </w:rPr>
              <w:t>EMINJ_STRATIST_ID</w:t>
            </w:r>
          </w:p>
          <w:p w14:paraId="71BDF59D" w14:textId="653C561D" w:rsidR="009D0219" w:rsidRPr="001923C6" w:rsidRDefault="009D0219" w:rsidP="009D0219">
            <w:pPr>
              <w:rPr>
                <w:color w:val="000000"/>
                <w:sz w:val="20"/>
              </w:rPr>
            </w:pPr>
            <w:r w:rsidRPr="001923C6">
              <w:rPr>
                <w:color w:val="000000"/>
                <w:sz w:val="20"/>
              </w:rPr>
              <w:t>(</w:t>
            </w:r>
            <w:ins w:id="213" w:author="16a" w:date="2025-10-08T11:48:00Z">
              <w:r w:rsidR="00A02D59" w:rsidRPr="00A02D59">
                <w:rPr>
                  <w:rFonts w:hint="eastAsia"/>
                  <w:color w:val="000000"/>
                  <w:sz w:val="20"/>
                  <w:shd w:val="clear" w:color="auto" w:fill="00FF00"/>
                </w:rPr>
                <w:t>40</w:t>
              </w:r>
            </w:ins>
            <w:del w:id="214" w:author="16a" w:date="2025-10-08T11:48:00Z">
              <w:r w:rsidRPr="00A02D59" w:rsidDel="00A02D59">
                <w:rPr>
                  <w:color w:val="000000"/>
                  <w:sz w:val="20"/>
                  <w:shd w:val="clear" w:color="auto" w:fill="00FF00"/>
                </w:rPr>
                <w:delText>42</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1F847967" w14:textId="3E9AC149" w:rsidR="009D0219" w:rsidRPr="001923C6" w:rsidRDefault="009D0219" w:rsidP="009D0219">
            <w:pPr>
              <w:rPr>
                <w:color w:val="000000"/>
                <w:sz w:val="20"/>
              </w:rPr>
            </w:pPr>
            <w:r w:rsidRPr="001923C6">
              <w:rPr>
                <w:color w:val="000000"/>
                <w:sz w:val="20"/>
              </w:rPr>
              <w:t>estratist_einjstrt_pri(</w:t>
            </w:r>
            <w:ins w:id="215" w:author="16a" w:date="2025-10-08T11:48:00Z">
              <w:r w:rsidR="00A02D59" w:rsidRPr="00A02D59">
                <w:rPr>
                  <w:rFonts w:hint="eastAsia"/>
                  <w:color w:val="000000"/>
                  <w:sz w:val="20"/>
                  <w:shd w:val="clear" w:color="auto" w:fill="00FF00"/>
                </w:rPr>
                <w:t>40</w:t>
              </w:r>
            </w:ins>
            <w:del w:id="216" w:author="16a" w:date="2025-10-08T11:48:00Z">
              <w:r w:rsidRPr="00A02D59" w:rsidDel="00A02D59">
                <w:rPr>
                  <w:color w:val="000000"/>
                  <w:sz w:val="20"/>
                  <w:shd w:val="clear" w:color="auto" w:fill="00FF00"/>
                </w:rPr>
                <w:delText>42</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38323784" w14:textId="084062A4" w:rsidR="009D0219" w:rsidRPr="001923C6" w:rsidRDefault="009D0219" w:rsidP="009D0219">
            <w:pPr>
              <w:rPr>
                <w:sz w:val="20"/>
              </w:rPr>
            </w:pPr>
            <w:r w:rsidRPr="001923C6">
              <w:rPr>
                <w:rFonts w:hint="eastAsia"/>
                <w:color w:val="000000"/>
                <w:sz w:val="20"/>
              </w:rPr>
              <w:t>【ﾃﾞｭｱﾙ</w:t>
            </w:r>
            <w:r w:rsidRPr="001923C6">
              <w:rPr>
                <w:color w:val="000000"/>
                <w:sz w:val="20"/>
              </w:rPr>
              <w:t>INJ】OR【D-4】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9888749" w14:textId="4B28FAE2" w:rsidR="009D0219" w:rsidRPr="001923C6" w:rsidRDefault="009D0219" w:rsidP="009D0219">
            <w:pPr>
              <w:jc w:val="center"/>
              <w:rPr>
                <w:sz w:val="20"/>
              </w:rPr>
            </w:pPr>
            <w:r w:rsidRPr="001923C6">
              <w:rPr>
                <w:rFonts w:hint="eastAsia"/>
                <w:sz w:val="20"/>
              </w:rPr>
              <w:t>○</w:t>
            </w:r>
          </w:p>
        </w:tc>
      </w:tr>
      <w:tr w:rsidR="009D0219" w:rsidRPr="001923C6" w14:paraId="59F73975"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F5DD0B6" w14:textId="77777777" w:rsidR="009D0219" w:rsidRPr="00CC2682" w:rsidRDefault="009D0219" w:rsidP="009D0219">
            <w:pPr>
              <w:rPr>
                <w:sz w:val="20"/>
              </w:rPr>
            </w:pPr>
            <w:r w:rsidRPr="00CC2682">
              <w:rPr>
                <w:sz w:val="20"/>
              </w:rPr>
              <w:t>estafrg</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D1CD93D" w14:textId="77777777" w:rsidR="009D0219" w:rsidRPr="001923C6" w:rsidRDefault="009D0219" w:rsidP="009D0219">
            <w:pPr>
              <w:rPr>
                <w:sz w:val="20"/>
              </w:rPr>
            </w:pPr>
            <w:r w:rsidRPr="001923C6">
              <w:rPr>
                <w:rFonts w:hint="eastAsia"/>
                <w:sz w:val="20"/>
              </w:rPr>
              <w:t>極低温始動制御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6C6F491" w14:textId="77777777" w:rsidR="009D0219" w:rsidRPr="001923C6" w:rsidRDefault="009D0219" w:rsidP="009D0219">
            <w:pPr>
              <w:rPr>
                <w:color w:val="000000"/>
                <w:sz w:val="20"/>
              </w:rPr>
            </w:pPr>
            <w:r w:rsidRPr="001923C6">
              <w:rPr>
                <w:color w:val="000000"/>
                <w:sz w:val="20"/>
              </w:rPr>
              <w:t>EMINJ_STAFRG_ID</w:t>
            </w:r>
          </w:p>
          <w:p w14:paraId="29A13ECF" w14:textId="41C42C6A" w:rsidR="009D0219" w:rsidRPr="001923C6" w:rsidRDefault="009D0219" w:rsidP="009D0219">
            <w:pPr>
              <w:rPr>
                <w:color w:val="000000"/>
                <w:sz w:val="20"/>
              </w:rPr>
            </w:pPr>
            <w:r w:rsidRPr="001923C6">
              <w:rPr>
                <w:color w:val="000000"/>
                <w:sz w:val="20"/>
              </w:rPr>
              <w:t>(</w:t>
            </w:r>
            <w:ins w:id="217" w:author="16a" w:date="2025-10-08T11:49:00Z">
              <w:r w:rsidR="00A02D59" w:rsidRPr="00A02D59">
                <w:rPr>
                  <w:rFonts w:hint="eastAsia"/>
                  <w:color w:val="000000"/>
                  <w:sz w:val="20"/>
                  <w:shd w:val="clear" w:color="auto" w:fill="00FF00"/>
                </w:rPr>
                <w:t>42</w:t>
              </w:r>
            </w:ins>
            <w:del w:id="218" w:author="16a" w:date="2025-10-08T11:49:00Z">
              <w:r w:rsidRPr="00A02D59" w:rsidDel="00A02D59">
                <w:rPr>
                  <w:color w:val="000000"/>
                  <w:sz w:val="20"/>
                  <w:shd w:val="clear" w:color="auto" w:fill="00FF00"/>
                </w:rPr>
                <w:delText>44</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9F366C3" w14:textId="5CDAAEF2" w:rsidR="009D0219" w:rsidRPr="001923C6" w:rsidRDefault="009D0219" w:rsidP="009D0219">
            <w:pPr>
              <w:rPr>
                <w:color w:val="000000"/>
                <w:sz w:val="20"/>
              </w:rPr>
            </w:pPr>
            <w:r w:rsidRPr="001923C6">
              <w:rPr>
                <w:color w:val="000000"/>
                <w:sz w:val="20"/>
              </w:rPr>
              <w:t>estafrg_einjmodfrg_pri(</w:t>
            </w:r>
            <w:ins w:id="219" w:author="16a" w:date="2025-10-08T11:49:00Z">
              <w:r w:rsidR="00A02D59" w:rsidRPr="00A02D59">
                <w:rPr>
                  <w:rFonts w:hint="eastAsia"/>
                  <w:color w:val="000000"/>
                  <w:sz w:val="20"/>
                  <w:shd w:val="clear" w:color="auto" w:fill="00FF00"/>
                </w:rPr>
                <w:t>42</w:t>
              </w:r>
            </w:ins>
            <w:del w:id="220" w:author="16a" w:date="2025-10-08T11:49:00Z">
              <w:r w:rsidRPr="00A02D59" w:rsidDel="00A02D59">
                <w:rPr>
                  <w:color w:val="000000"/>
                  <w:sz w:val="20"/>
                  <w:shd w:val="clear" w:color="auto" w:fill="00FF00"/>
                </w:rPr>
                <w:delText>44</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79BA1F54" w14:textId="1D3226BE" w:rsidR="009D0219" w:rsidRPr="001923C6" w:rsidRDefault="009D0219" w:rsidP="009D0219">
            <w:pPr>
              <w:rPr>
                <w:sz w:val="20"/>
              </w:rPr>
            </w:pPr>
            <w:r w:rsidRPr="001923C6">
              <w:rPr>
                <w:rFonts w:hint="eastAsia"/>
                <w:color w:val="000000"/>
                <w:sz w:val="20"/>
              </w:rPr>
              <w:t>【ﾃﾞｭｱﾙ</w:t>
            </w:r>
            <w:r w:rsidRPr="001923C6">
              <w:rPr>
                <w:color w:val="000000"/>
                <w:sz w:val="20"/>
              </w:rPr>
              <w:t>INJ】</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450C735" w14:textId="324E6887" w:rsidR="009D0219" w:rsidRPr="001923C6" w:rsidRDefault="009D0219" w:rsidP="009D0219">
            <w:pPr>
              <w:jc w:val="center"/>
              <w:rPr>
                <w:sz w:val="20"/>
              </w:rPr>
            </w:pPr>
            <w:r w:rsidRPr="001923C6">
              <w:rPr>
                <w:rFonts w:hint="eastAsia"/>
                <w:sz w:val="20"/>
              </w:rPr>
              <w:t>○</w:t>
            </w:r>
          </w:p>
        </w:tc>
      </w:tr>
      <w:tr w:rsidR="00316B3F" w:rsidRPr="001923C6" w14:paraId="0F095760"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2552125" w14:textId="7227FF70" w:rsidR="00316B3F" w:rsidRPr="00CC2682" w:rsidRDefault="00316B3F" w:rsidP="00316B3F">
            <w:pPr>
              <w:rPr>
                <w:color w:val="000000"/>
                <w:sz w:val="20"/>
              </w:rPr>
            </w:pPr>
            <w:r w:rsidRPr="001923C6">
              <w:rPr>
                <w:sz w:val="20"/>
              </w:rPr>
              <w:t>eminj_efree</w:t>
            </w:r>
            <w:r>
              <w:rPr>
                <w:sz w:val="20"/>
              </w:rPr>
              <w:t>4</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6E566B3" w14:textId="4B2104DD" w:rsidR="00316B3F" w:rsidRPr="001923C6" w:rsidRDefault="00316B3F" w:rsidP="00316B3F">
            <w:pPr>
              <w:rPr>
                <w:color w:val="000000"/>
                <w:sz w:val="20"/>
              </w:rPr>
            </w:pPr>
            <w:r w:rsidRPr="001923C6">
              <w:rPr>
                <w:rFonts w:hint="eastAsia"/>
                <w:sz w:val="20"/>
              </w:rPr>
              <w:t>ﾌﾘｰﾎﾟｰﾄ</w:t>
            </w:r>
            <w:r>
              <w:rPr>
                <w:sz w:val="20"/>
              </w:rPr>
              <w:t>4</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0E82F6C8" w14:textId="20E79EF6" w:rsidR="00316B3F" w:rsidRPr="001923C6" w:rsidRDefault="00316B3F" w:rsidP="00316B3F">
            <w:pPr>
              <w:rPr>
                <w:color w:val="000000"/>
                <w:sz w:val="20"/>
              </w:rPr>
            </w:pPr>
            <w:r w:rsidRPr="001923C6">
              <w:rPr>
                <w:color w:val="000000"/>
                <w:sz w:val="20"/>
              </w:rPr>
              <w:t>EMINJ_FREE</w:t>
            </w:r>
            <w:r>
              <w:rPr>
                <w:color w:val="000000"/>
                <w:sz w:val="20"/>
              </w:rPr>
              <w:t>4</w:t>
            </w:r>
            <w:r w:rsidRPr="001923C6">
              <w:rPr>
                <w:color w:val="000000"/>
                <w:sz w:val="20"/>
              </w:rPr>
              <w:t>_ID</w:t>
            </w:r>
          </w:p>
          <w:p w14:paraId="59A1CE32" w14:textId="6E6351C4" w:rsidR="00316B3F" w:rsidRPr="001923C6" w:rsidRDefault="00316B3F" w:rsidP="00316B3F">
            <w:pPr>
              <w:rPr>
                <w:color w:val="000000"/>
                <w:sz w:val="20"/>
              </w:rPr>
            </w:pPr>
            <w:r w:rsidRPr="001923C6">
              <w:rPr>
                <w:color w:val="000000"/>
                <w:sz w:val="20"/>
              </w:rPr>
              <w:t>(20</w:t>
            </w:r>
            <w:r>
              <w:rPr>
                <w:color w:val="000000"/>
                <w:sz w:val="20"/>
              </w:rPr>
              <w:t>4</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F704708" w14:textId="0872DAE7" w:rsidR="00316B3F" w:rsidRPr="001923C6" w:rsidRDefault="00316B3F" w:rsidP="00316B3F">
            <w:pPr>
              <w:rPr>
                <w:color w:val="000000"/>
                <w:sz w:val="20"/>
              </w:rPr>
            </w:pPr>
            <w:r w:rsidRPr="001923C6">
              <w:rPr>
                <w:sz w:val="20"/>
              </w:rPr>
              <w:t>eminj_efree</w:t>
            </w:r>
            <w:r>
              <w:rPr>
                <w:sz w:val="20"/>
              </w:rPr>
              <w:t>4</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0161C2D8" w14:textId="5620B524" w:rsidR="00316B3F" w:rsidRPr="001923C6" w:rsidRDefault="00316B3F" w:rsidP="00316B3F">
            <w:pPr>
              <w:rPr>
                <w:sz w:val="20"/>
              </w:rPr>
            </w:pPr>
            <w:r w:rsidRPr="001923C6">
              <w:rPr>
                <w:rFonts w:hint="eastAsia"/>
                <w:sz w:val="20"/>
              </w:rPr>
              <w:t>【ﾌﾘｰﾎﾟｰﾄ</w:t>
            </w:r>
            <w:r>
              <w:rPr>
                <w:sz w:val="20"/>
              </w:rPr>
              <w:t>4</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1E7C9025" w14:textId="6A32B58A" w:rsidR="00316B3F" w:rsidRPr="001923C6" w:rsidRDefault="00316B3F" w:rsidP="00316B3F">
            <w:pPr>
              <w:jc w:val="center"/>
              <w:rPr>
                <w:sz w:val="20"/>
              </w:rPr>
            </w:pPr>
            <w:r w:rsidRPr="001923C6">
              <w:rPr>
                <w:rFonts w:hint="eastAsia"/>
                <w:sz w:val="20"/>
              </w:rPr>
              <w:t>○</w:t>
            </w:r>
          </w:p>
        </w:tc>
      </w:tr>
      <w:tr w:rsidR="00316B3F" w:rsidRPr="001923C6" w14:paraId="30DF20A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CC51D44" w14:textId="4B5F4827" w:rsidR="00316B3F" w:rsidRPr="00CC2682" w:rsidRDefault="00316B3F" w:rsidP="00316B3F">
            <w:pPr>
              <w:rPr>
                <w:color w:val="000000"/>
                <w:sz w:val="20"/>
              </w:rPr>
            </w:pPr>
            <w:r w:rsidRPr="001923C6">
              <w:rPr>
                <w:sz w:val="20"/>
              </w:rPr>
              <w:t>eminj_efree</w:t>
            </w:r>
            <w:r>
              <w:rPr>
                <w:sz w:val="20"/>
              </w:rPr>
              <w:t>5</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41009604" w14:textId="613F3ABB" w:rsidR="00316B3F" w:rsidRPr="001923C6" w:rsidRDefault="00316B3F" w:rsidP="00316B3F">
            <w:pPr>
              <w:rPr>
                <w:color w:val="000000"/>
                <w:sz w:val="20"/>
              </w:rPr>
            </w:pPr>
            <w:r w:rsidRPr="001923C6">
              <w:rPr>
                <w:rFonts w:hint="eastAsia"/>
                <w:sz w:val="20"/>
              </w:rPr>
              <w:t>ﾌﾘｰﾎﾟｰﾄ</w:t>
            </w:r>
            <w:r>
              <w:rPr>
                <w:sz w:val="20"/>
              </w:rPr>
              <w:t>5</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9B525F6" w14:textId="0B6B511B" w:rsidR="00316B3F" w:rsidRPr="001923C6" w:rsidRDefault="00316B3F" w:rsidP="00316B3F">
            <w:pPr>
              <w:rPr>
                <w:color w:val="000000"/>
                <w:sz w:val="20"/>
              </w:rPr>
            </w:pPr>
            <w:r w:rsidRPr="001923C6">
              <w:rPr>
                <w:color w:val="000000"/>
                <w:sz w:val="20"/>
              </w:rPr>
              <w:t>EMINJ_FREE</w:t>
            </w:r>
            <w:r>
              <w:rPr>
                <w:color w:val="000000"/>
                <w:sz w:val="20"/>
              </w:rPr>
              <w:t>5</w:t>
            </w:r>
            <w:r w:rsidRPr="001923C6">
              <w:rPr>
                <w:color w:val="000000"/>
                <w:sz w:val="20"/>
              </w:rPr>
              <w:t>_ID</w:t>
            </w:r>
          </w:p>
          <w:p w14:paraId="4E87E8E6" w14:textId="0E993F65" w:rsidR="00316B3F" w:rsidRPr="001923C6" w:rsidRDefault="00316B3F" w:rsidP="00316B3F">
            <w:pPr>
              <w:rPr>
                <w:color w:val="000000"/>
                <w:sz w:val="20"/>
              </w:rPr>
            </w:pPr>
            <w:r w:rsidRPr="001923C6">
              <w:rPr>
                <w:color w:val="000000"/>
                <w:sz w:val="20"/>
              </w:rPr>
              <w:t>(20</w:t>
            </w:r>
            <w:r>
              <w:rPr>
                <w:color w:val="000000"/>
                <w:sz w:val="20"/>
              </w:rPr>
              <w:t>5</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EFEAA67" w14:textId="3E4680F7" w:rsidR="00316B3F" w:rsidRPr="001923C6" w:rsidRDefault="00316B3F" w:rsidP="00316B3F">
            <w:pPr>
              <w:rPr>
                <w:color w:val="000000"/>
                <w:sz w:val="20"/>
              </w:rPr>
            </w:pPr>
            <w:r w:rsidRPr="001923C6">
              <w:rPr>
                <w:sz w:val="20"/>
              </w:rPr>
              <w:t>eminj_efree</w:t>
            </w:r>
            <w:r>
              <w:rPr>
                <w:sz w:val="20"/>
              </w:rPr>
              <w:t>5</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1ADC0C02" w14:textId="194FC0EB" w:rsidR="00316B3F" w:rsidRPr="001923C6" w:rsidRDefault="00316B3F" w:rsidP="00316B3F">
            <w:pPr>
              <w:rPr>
                <w:sz w:val="20"/>
              </w:rPr>
            </w:pPr>
            <w:r w:rsidRPr="001923C6">
              <w:rPr>
                <w:rFonts w:hint="eastAsia"/>
                <w:sz w:val="20"/>
              </w:rPr>
              <w:t>【ﾌﾘｰﾎﾟｰﾄ</w:t>
            </w:r>
            <w:r>
              <w:rPr>
                <w:sz w:val="20"/>
              </w:rPr>
              <w:t>5</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06C5735C" w14:textId="66C2766D" w:rsidR="00316B3F" w:rsidRPr="001923C6" w:rsidRDefault="00316B3F" w:rsidP="00316B3F">
            <w:pPr>
              <w:jc w:val="center"/>
              <w:rPr>
                <w:sz w:val="20"/>
              </w:rPr>
            </w:pPr>
            <w:r w:rsidRPr="001923C6">
              <w:rPr>
                <w:rFonts w:hint="eastAsia"/>
                <w:sz w:val="20"/>
              </w:rPr>
              <w:t>○</w:t>
            </w:r>
          </w:p>
        </w:tc>
      </w:tr>
    </w:tbl>
    <w:p w14:paraId="0985F22A" w14:textId="400AFD81" w:rsidR="003B6717" w:rsidRDefault="00F74972" w:rsidP="003B6717">
      <w:commentRangeStart w:id="221"/>
      <w:commentRangeEnd w:id="221"/>
      <w:r w:rsidRPr="001923C6">
        <w:rPr>
          <w:rStyle w:val="a8"/>
        </w:rPr>
        <w:commentReference w:id="221"/>
      </w:r>
    </w:p>
    <w:p w14:paraId="4198E854" w14:textId="651B18A3" w:rsidR="009D0219" w:rsidRPr="00852B2A" w:rsidRDefault="009D0219" w:rsidP="00BE46D5">
      <w:pPr>
        <w:tabs>
          <w:tab w:val="left" w:pos="7230"/>
        </w:tabs>
      </w:pPr>
      <w:r w:rsidRPr="001923C6">
        <w:rPr>
          <w:rFonts w:hint="eastAsia"/>
        </w:rPr>
        <w:t xml:space="preserve">  </w:t>
      </w:r>
      <w:r w:rsidRPr="001923C6">
        <w:t xml:space="preserve"> </w:t>
      </w:r>
      <w:r w:rsidRPr="00852B2A">
        <w:t>eminjst_tbl2（始動時要求優先選択テーブル</w:t>
      </w:r>
      <w:r w:rsidRPr="00852B2A">
        <w:rPr>
          <w:rFonts w:hint="eastAsia"/>
        </w:rPr>
        <w:t>２</w:t>
      </w:r>
      <w:r w:rsidRPr="00852B2A">
        <w:t>）の構成要素一覧</w:t>
      </w:r>
      <w:r w:rsidRPr="00852B2A">
        <w:rPr>
          <w:rFonts w:hint="eastAsia"/>
        </w:rPr>
        <w:t xml:space="preserve"> </w:t>
      </w:r>
      <w:commentRangeStart w:id="222"/>
      <w:commentRangeStart w:id="223"/>
      <w:commentRangeStart w:id="224"/>
      <w:r w:rsidRPr="00852B2A">
        <w:rPr>
          <w:rFonts w:hint="eastAsia"/>
        </w:rPr>
        <w:t xml:space="preserve"> </w:t>
      </w:r>
      <w:commentRangeEnd w:id="222"/>
      <w:commentRangeEnd w:id="223"/>
      <w:commentRangeEnd w:id="224"/>
      <w:r w:rsidRPr="00852B2A">
        <w:rPr>
          <w:rStyle w:val="a8"/>
        </w:rPr>
        <w:commentReference w:id="222"/>
      </w:r>
      <w:r w:rsidRPr="00852B2A">
        <w:rPr>
          <w:rStyle w:val="a8"/>
        </w:rPr>
        <w:commentReference w:id="223"/>
      </w:r>
      <w:r w:rsidRPr="00852B2A">
        <w:rPr>
          <w:rStyle w:val="a8"/>
        </w:rPr>
        <w:commentReference w:id="224"/>
      </w:r>
      <w:r w:rsidR="00BE46D5" w:rsidRPr="00852B2A">
        <w:tab/>
      </w:r>
    </w:p>
    <w:tbl>
      <w:tblPr>
        <w:tblW w:w="10065" w:type="dxa"/>
        <w:tblInd w:w="30" w:type="dxa"/>
        <w:shd w:val="clear" w:color="auto" w:fill="CC99FF"/>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9D0219" w:rsidRPr="00852B2A" w14:paraId="36AA0A98" w14:textId="77777777" w:rsidTr="00852B2A">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2215B390" w14:textId="77777777" w:rsidR="009D0219" w:rsidRPr="00852B2A" w:rsidRDefault="009D0219" w:rsidP="00603006">
            <w:pPr>
              <w:jc w:val="center"/>
              <w:rPr>
                <w:sz w:val="20"/>
              </w:rPr>
            </w:pPr>
            <w:r w:rsidRPr="00852B2A">
              <w:rPr>
                <w:rFonts w:hint="eastAsia"/>
                <w:sz w:val="20"/>
              </w:rPr>
              <w:t>要求</w:t>
            </w:r>
          </w:p>
          <w:p w14:paraId="35965502" w14:textId="77777777" w:rsidR="009D0219" w:rsidRPr="00852B2A" w:rsidRDefault="009D0219" w:rsidP="00603006">
            <w:pPr>
              <w:jc w:val="center"/>
              <w:rPr>
                <w:sz w:val="20"/>
              </w:rPr>
            </w:pPr>
            <w:r w:rsidRPr="00852B2A">
              <w:rPr>
                <w:sz w:val="20"/>
              </w:rPr>
              <w:t>(ﾓｼﾞｭｰﾙ名)</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63480252" w14:textId="77777777" w:rsidR="009D0219" w:rsidRPr="00852B2A" w:rsidRDefault="009D0219" w:rsidP="00603006">
            <w:pPr>
              <w:jc w:val="center"/>
              <w:rPr>
                <w:sz w:val="20"/>
              </w:rPr>
            </w:pPr>
            <w:r w:rsidRPr="00852B2A">
              <w:rPr>
                <w:rFonts w:hint="eastAsia"/>
                <w:sz w:val="20"/>
              </w:rPr>
              <w:t>要求</w:t>
            </w:r>
          </w:p>
          <w:p w14:paraId="5C8DE066" w14:textId="77777777" w:rsidR="009D0219" w:rsidRPr="00852B2A" w:rsidRDefault="009D0219" w:rsidP="00603006">
            <w:pPr>
              <w:jc w:val="center"/>
              <w:rPr>
                <w:sz w:val="20"/>
              </w:rPr>
            </w:pPr>
            <w:r w:rsidRPr="00852B2A">
              <w:rPr>
                <w:sz w:val="20"/>
              </w:rPr>
              <w:t>(機能名)</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49E69660" w14:textId="77777777" w:rsidR="009D0219" w:rsidRPr="00852B2A" w:rsidRDefault="009D0219" w:rsidP="00603006">
            <w:pPr>
              <w:jc w:val="center"/>
              <w:rPr>
                <w:sz w:val="20"/>
              </w:rPr>
            </w:pPr>
            <w:r w:rsidRPr="00852B2A">
              <w:rPr>
                <w:rFonts w:hint="eastAsia"/>
                <w:color w:val="000000"/>
                <w:sz w:val="20"/>
              </w:rPr>
              <w:t>ＩＤ</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2E23BB3D" w14:textId="77777777" w:rsidR="009D0219" w:rsidRPr="00852B2A" w:rsidRDefault="009D0219" w:rsidP="00603006">
            <w:pPr>
              <w:jc w:val="center"/>
              <w:rPr>
                <w:sz w:val="20"/>
              </w:rPr>
            </w:pPr>
            <w:r w:rsidRPr="00852B2A">
              <w:rPr>
                <w:rFonts w:hint="eastAsia"/>
                <w:sz w:val="20"/>
              </w:rPr>
              <w:t>優先度</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2BD2EF40" w14:textId="77777777" w:rsidR="009D0219" w:rsidRPr="00852B2A" w:rsidRDefault="009D0219" w:rsidP="00603006">
            <w:pPr>
              <w:jc w:val="center"/>
              <w:rPr>
                <w:sz w:val="20"/>
              </w:rPr>
            </w:pPr>
            <w:r w:rsidRPr="00852B2A">
              <w:rPr>
                <w:rFonts w:hint="eastAsia"/>
                <w:sz w:val="20"/>
              </w:rPr>
              <w:t>ｺﾝﾊﾟｲﾙ</w:t>
            </w:r>
            <w:r w:rsidRPr="00852B2A">
              <w:rPr>
                <w:sz w:val="20"/>
              </w:rPr>
              <w:t>SW</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563126CB" w14:textId="77777777" w:rsidR="009D0219" w:rsidRPr="00852B2A" w:rsidRDefault="009D0219" w:rsidP="00603006">
            <w:pPr>
              <w:jc w:val="center"/>
              <w:rPr>
                <w:sz w:val="20"/>
              </w:rPr>
            </w:pPr>
            <w:r w:rsidRPr="00852B2A">
              <w:rPr>
                <w:rFonts w:hint="eastAsia"/>
                <w:sz w:val="20"/>
              </w:rPr>
              <w:t>調停制約有無</w:t>
            </w:r>
          </w:p>
        </w:tc>
      </w:tr>
      <w:tr w:rsidR="009D0219" w:rsidRPr="00852B2A" w14:paraId="5D21EE05" w14:textId="77777777" w:rsidTr="00852B2A">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346542AF" w14:textId="77777777" w:rsidR="009D0219" w:rsidRPr="00852B2A" w:rsidRDefault="009D0219" w:rsidP="00603006">
            <w:pPr>
              <w:rPr>
                <w:color w:val="000000"/>
                <w:sz w:val="20"/>
              </w:rPr>
            </w:pPr>
            <w:r w:rsidRPr="00852B2A">
              <w:rPr>
                <w:color w:val="000000"/>
                <w:sz w:val="20"/>
              </w:rPr>
              <w:t>estahv</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2BBC08C5" w14:textId="77777777" w:rsidR="009D0219" w:rsidRPr="00852B2A" w:rsidRDefault="009D0219" w:rsidP="00603006">
            <w:pPr>
              <w:rPr>
                <w:color w:val="000000"/>
                <w:sz w:val="20"/>
              </w:rPr>
            </w:pPr>
            <w:r w:rsidRPr="00852B2A">
              <w:rPr>
                <w:color w:val="000000"/>
                <w:sz w:val="20"/>
              </w:rPr>
              <w:t>HV始動制御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67A93532" w14:textId="77777777" w:rsidR="009D0219" w:rsidRPr="00852B2A" w:rsidRDefault="009D0219" w:rsidP="00603006">
            <w:pPr>
              <w:rPr>
                <w:color w:val="000000"/>
                <w:sz w:val="20"/>
              </w:rPr>
            </w:pPr>
            <w:r w:rsidRPr="00852B2A">
              <w:rPr>
                <w:color w:val="000000"/>
                <w:sz w:val="20"/>
              </w:rPr>
              <w:t>EMINJ_STAHV_ID</w:t>
            </w:r>
          </w:p>
          <w:p w14:paraId="616AB1E1" w14:textId="4D375EB1" w:rsidR="009D0219" w:rsidRPr="00852B2A" w:rsidRDefault="009D0219" w:rsidP="00603006">
            <w:pPr>
              <w:rPr>
                <w:color w:val="000000"/>
                <w:sz w:val="20"/>
              </w:rPr>
            </w:pPr>
            <w:r w:rsidRPr="00852B2A">
              <w:rPr>
                <w:color w:val="000000"/>
                <w:sz w:val="20"/>
              </w:rPr>
              <w:t>(</w:t>
            </w:r>
            <w:ins w:id="225" w:author="16a" w:date="2025-10-08T11:49:00Z">
              <w:r w:rsidR="00A02D59" w:rsidRPr="00A02D59">
                <w:rPr>
                  <w:rFonts w:hint="eastAsia"/>
                  <w:color w:val="000000"/>
                  <w:sz w:val="20"/>
                  <w:shd w:val="clear" w:color="auto" w:fill="00FF00"/>
                </w:rPr>
                <w:t>44</w:t>
              </w:r>
            </w:ins>
            <w:del w:id="226" w:author="16a" w:date="2025-10-08T11:49:00Z">
              <w:r w:rsidRPr="00A02D59" w:rsidDel="00A02D59">
                <w:rPr>
                  <w:color w:val="000000"/>
                  <w:sz w:val="20"/>
                  <w:shd w:val="clear" w:color="auto" w:fill="00FF00"/>
                </w:rPr>
                <w:delText>46</w:delText>
              </w:r>
            </w:del>
            <w:r w:rsidRPr="00852B2A">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5536E219" w14:textId="7492D4D9" w:rsidR="009D0219" w:rsidRPr="00852B2A" w:rsidRDefault="009D0219" w:rsidP="00603006">
            <w:pPr>
              <w:rPr>
                <w:color w:val="000000"/>
                <w:sz w:val="20"/>
              </w:rPr>
            </w:pPr>
            <w:r w:rsidRPr="00852B2A">
              <w:rPr>
                <w:color w:val="000000"/>
                <w:sz w:val="20"/>
              </w:rPr>
              <w:t>estahv_einjmodstahv_pri(</w:t>
            </w:r>
            <w:ins w:id="227" w:author="16a" w:date="2025-10-08T11:49:00Z">
              <w:r w:rsidR="00A02D59" w:rsidRPr="00A02D59">
                <w:rPr>
                  <w:rFonts w:hint="eastAsia"/>
                  <w:color w:val="000000"/>
                  <w:sz w:val="20"/>
                  <w:shd w:val="clear" w:color="auto" w:fill="00FF00"/>
                </w:rPr>
                <w:t>44</w:t>
              </w:r>
            </w:ins>
            <w:del w:id="228" w:author="16a" w:date="2025-10-08T11:49:00Z">
              <w:r w:rsidRPr="00A02D59" w:rsidDel="00A02D59">
                <w:rPr>
                  <w:color w:val="000000"/>
                  <w:sz w:val="20"/>
                  <w:shd w:val="clear" w:color="auto" w:fill="00FF00"/>
                </w:rPr>
                <w:delText>46</w:delText>
              </w:r>
            </w:del>
            <w:r w:rsidRPr="00852B2A">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358CBF5C" w14:textId="63228F16" w:rsidR="009D0219" w:rsidRPr="00852B2A" w:rsidRDefault="009D0219" w:rsidP="00603006">
            <w:pPr>
              <w:rPr>
                <w:sz w:val="20"/>
              </w:rPr>
            </w:pPr>
            <w:r w:rsidRPr="00852B2A">
              <w:rPr>
                <w:rFonts w:hint="eastAsia"/>
                <w:sz w:val="20"/>
              </w:rPr>
              <w:t>【</w:t>
            </w:r>
            <w:r w:rsidRPr="00852B2A">
              <w:rPr>
                <w:sz w:val="20"/>
              </w:rPr>
              <w:t>ALL HV】AND</w:t>
            </w:r>
            <w:r w:rsidRPr="00852B2A">
              <w:rPr>
                <w:rFonts w:hint="eastAsia"/>
                <w:sz w:val="20"/>
              </w:rPr>
              <w:t>【H</w:t>
            </w:r>
            <w:r w:rsidRPr="00852B2A">
              <w:rPr>
                <w:sz w:val="20"/>
              </w:rPr>
              <w:t>V</w:t>
            </w:r>
            <w:r w:rsidRPr="00852B2A">
              <w:rPr>
                <w:rFonts w:hint="eastAsia"/>
                <w:sz w:val="20"/>
              </w:rPr>
              <w:t>始動制御要求使用】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39603EF" w14:textId="77777777" w:rsidR="009D0219" w:rsidRPr="00852B2A" w:rsidRDefault="009D0219" w:rsidP="00603006">
            <w:pPr>
              <w:jc w:val="center"/>
              <w:rPr>
                <w:sz w:val="20"/>
              </w:rPr>
            </w:pPr>
            <w:r w:rsidRPr="00852B2A">
              <w:rPr>
                <w:rFonts w:hint="eastAsia"/>
                <w:sz w:val="20"/>
              </w:rPr>
              <w:t>○</w:t>
            </w:r>
          </w:p>
        </w:tc>
      </w:tr>
      <w:tr w:rsidR="009D0219" w:rsidRPr="00852B2A" w14:paraId="18769B64" w14:textId="77777777" w:rsidTr="00852B2A">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79B51BF1" w14:textId="77777777" w:rsidR="009D0219" w:rsidRPr="00852B2A" w:rsidRDefault="009D0219" w:rsidP="00603006">
            <w:pPr>
              <w:rPr>
                <w:sz w:val="20"/>
              </w:rPr>
            </w:pPr>
            <w:r w:rsidRPr="00852B2A">
              <w:rPr>
                <w:sz w:val="20"/>
              </w:rPr>
              <w:t>eminj_efree6</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33FDDC7F" w14:textId="77777777" w:rsidR="009D0219" w:rsidRPr="00852B2A" w:rsidRDefault="009D0219" w:rsidP="00603006">
            <w:pPr>
              <w:rPr>
                <w:sz w:val="20"/>
              </w:rPr>
            </w:pPr>
            <w:r w:rsidRPr="00852B2A">
              <w:rPr>
                <w:rFonts w:hint="eastAsia"/>
                <w:sz w:val="20"/>
              </w:rPr>
              <w:t>ﾌﾘｰﾎﾟｰﾄ</w:t>
            </w:r>
            <w:r w:rsidRPr="00852B2A">
              <w:rPr>
                <w:sz w:val="20"/>
              </w:rPr>
              <w:t>6用噴射要求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2D00B600" w14:textId="77777777" w:rsidR="009D0219" w:rsidRPr="00852B2A" w:rsidRDefault="009D0219" w:rsidP="00603006">
            <w:pPr>
              <w:rPr>
                <w:color w:val="000000"/>
                <w:sz w:val="20"/>
              </w:rPr>
            </w:pPr>
            <w:r w:rsidRPr="00852B2A">
              <w:rPr>
                <w:color w:val="000000"/>
                <w:sz w:val="20"/>
              </w:rPr>
              <w:t>EMINJ_FREE6_ID</w:t>
            </w:r>
          </w:p>
          <w:p w14:paraId="0F52EAE1" w14:textId="77777777" w:rsidR="009D0219" w:rsidRPr="00852B2A" w:rsidRDefault="009D0219" w:rsidP="00603006">
            <w:pPr>
              <w:rPr>
                <w:color w:val="000000"/>
                <w:sz w:val="20"/>
              </w:rPr>
            </w:pPr>
            <w:r w:rsidRPr="00852B2A">
              <w:rPr>
                <w:color w:val="000000"/>
                <w:sz w:val="20"/>
              </w:rPr>
              <w:t>(206)</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7B097B26" w14:textId="77777777" w:rsidR="009D0219" w:rsidRPr="00852B2A" w:rsidRDefault="009D0219" w:rsidP="00603006">
            <w:pPr>
              <w:rPr>
                <w:color w:val="000000"/>
                <w:sz w:val="20"/>
              </w:rPr>
            </w:pPr>
            <w:r w:rsidRPr="00852B2A">
              <w:rPr>
                <w:sz w:val="20"/>
              </w:rPr>
              <w:t>eminj_efree6_pri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35C65099" w14:textId="77777777" w:rsidR="009D0219" w:rsidRPr="00852B2A" w:rsidRDefault="009D0219" w:rsidP="00603006">
            <w:pPr>
              <w:rPr>
                <w:sz w:val="20"/>
              </w:rPr>
            </w:pPr>
            <w:r w:rsidRPr="00852B2A">
              <w:rPr>
                <w:rFonts w:hint="eastAsia"/>
                <w:sz w:val="20"/>
              </w:rPr>
              <w:t>【ﾌﾘｰﾎﾟｰﾄ</w:t>
            </w:r>
            <w:r w:rsidRPr="00852B2A">
              <w:rPr>
                <w:sz w:val="20"/>
              </w:rPr>
              <w:t>6使用】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140ED7B9" w14:textId="77777777" w:rsidR="009D0219" w:rsidRPr="00852B2A" w:rsidRDefault="009D0219" w:rsidP="00603006">
            <w:pPr>
              <w:jc w:val="center"/>
              <w:rPr>
                <w:sz w:val="20"/>
              </w:rPr>
            </w:pPr>
            <w:r w:rsidRPr="00852B2A">
              <w:rPr>
                <w:rFonts w:hint="eastAsia"/>
                <w:sz w:val="20"/>
              </w:rPr>
              <w:t>○</w:t>
            </w:r>
          </w:p>
        </w:tc>
      </w:tr>
      <w:tr w:rsidR="009D0219" w:rsidRPr="00852B2A" w14:paraId="3DF9ADAE" w14:textId="77777777" w:rsidTr="00852B2A">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934143C" w14:textId="77777777" w:rsidR="009D0219" w:rsidRPr="00852B2A" w:rsidRDefault="009D0219" w:rsidP="00603006">
            <w:pPr>
              <w:rPr>
                <w:sz w:val="20"/>
              </w:rPr>
            </w:pPr>
            <w:r w:rsidRPr="00852B2A">
              <w:rPr>
                <w:sz w:val="20"/>
              </w:rPr>
              <w:t>eminj_efree7</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7DF91184" w14:textId="77777777" w:rsidR="009D0219" w:rsidRPr="00852B2A" w:rsidRDefault="009D0219" w:rsidP="00603006">
            <w:pPr>
              <w:rPr>
                <w:sz w:val="20"/>
              </w:rPr>
            </w:pPr>
            <w:r w:rsidRPr="00852B2A">
              <w:rPr>
                <w:rFonts w:hint="eastAsia"/>
                <w:sz w:val="20"/>
              </w:rPr>
              <w:t>ﾌﾘｰﾎﾟｰﾄ</w:t>
            </w:r>
            <w:r w:rsidRPr="00852B2A">
              <w:rPr>
                <w:sz w:val="20"/>
              </w:rPr>
              <w:t>7用噴射要求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721FF58" w14:textId="77777777" w:rsidR="009D0219" w:rsidRPr="00852B2A" w:rsidRDefault="009D0219" w:rsidP="00603006">
            <w:pPr>
              <w:rPr>
                <w:color w:val="000000"/>
                <w:sz w:val="20"/>
              </w:rPr>
            </w:pPr>
            <w:r w:rsidRPr="00852B2A">
              <w:rPr>
                <w:color w:val="000000"/>
                <w:sz w:val="20"/>
              </w:rPr>
              <w:t>EMINJ_FREE7_ID</w:t>
            </w:r>
          </w:p>
          <w:p w14:paraId="4E4DBFB0" w14:textId="77777777" w:rsidR="009D0219" w:rsidRPr="00852B2A" w:rsidRDefault="009D0219" w:rsidP="00603006">
            <w:pPr>
              <w:rPr>
                <w:color w:val="000000"/>
                <w:sz w:val="20"/>
              </w:rPr>
            </w:pPr>
            <w:r w:rsidRPr="00852B2A">
              <w:rPr>
                <w:color w:val="000000"/>
                <w:sz w:val="20"/>
              </w:rPr>
              <w:t>(207)</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17BFB249" w14:textId="77777777" w:rsidR="009D0219" w:rsidRPr="00852B2A" w:rsidRDefault="009D0219" w:rsidP="00603006">
            <w:pPr>
              <w:rPr>
                <w:color w:val="000000"/>
                <w:sz w:val="20"/>
              </w:rPr>
            </w:pPr>
            <w:r w:rsidRPr="00852B2A">
              <w:rPr>
                <w:sz w:val="20"/>
              </w:rPr>
              <w:t>eminj_efree7_pri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30274AD9" w14:textId="77777777" w:rsidR="009D0219" w:rsidRPr="00852B2A" w:rsidRDefault="009D0219" w:rsidP="00603006">
            <w:pPr>
              <w:rPr>
                <w:sz w:val="20"/>
              </w:rPr>
            </w:pPr>
            <w:r w:rsidRPr="00852B2A">
              <w:rPr>
                <w:rFonts w:hint="eastAsia"/>
                <w:sz w:val="20"/>
              </w:rPr>
              <w:t>【ﾌﾘｰﾎﾟｰﾄ</w:t>
            </w:r>
            <w:r w:rsidRPr="00852B2A">
              <w:rPr>
                <w:sz w:val="20"/>
              </w:rPr>
              <w:t>7使用】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6E6F46BD" w14:textId="77777777" w:rsidR="009D0219" w:rsidRPr="00852B2A" w:rsidRDefault="009D0219" w:rsidP="00603006">
            <w:pPr>
              <w:jc w:val="center"/>
              <w:rPr>
                <w:sz w:val="20"/>
              </w:rPr>
            </w:pPr>
            <w:r w:rsidRPr="00852B2A">
              <w:rPr>
                <w:rFonts w:hint="eastAsia"/>
                <w:sz w:val="20"/>
              </w:rPr>
              <w:t>○</w:t>
            </w:r>
          </w:p>
        </w:tc>
      </w:tr>
    </w:tbl>
    <w:p w14:paraId="03FE3F48" w14:textId="77777777" w:rsidR="009D0219" w:rsidRPr="001923C6" w:rsidRDefault="009D0219" w:rsidP="003B6717"/>
    <w:p w14:paraId="22377DF4" w14:textId="5349ECD3" w:rsidR="003B6717" w:rsidRPr="001923C6" w:rsidRDefault="003B6717" w:rsidP="001923C6">
      <w:pPr>
        <w:ind w:firstLineChars="100" w:firstLine="200"/>
      </w:pPr>
      <w:r w:rsidRPr="001923C6">
        <w:t>eminjast_tbl（始動後要求優先選択テーブル）の構成要素一覧</w:t>
      </w:r>
      <w:r w:rsidR="00C65017" w:rsidRPr="001923C6">
        <w:rPr>
          <w:rFonts w:hint="eastAsia"/>
        </w:rPr>
        <w:t xml:space="preserve"> </w:t>
      </w:r>
      <w:commentRangeStart w:id="229"/>
      <w:commentRangeStart w:id="230"/>
      <w:commentRangeStart w:id="231"/>
      <w:r w:rsidR="00C65017" w:rsidRPr="001923C6">
        <w:rPr>
          <w:rFonts w:hint="eastAsia"/>
        </w:rPr>
        <w:t xml:space="preserve"> </w:t>
      </w:r>
      <w:commentRangeEnd w:id="229"/>
      <w:commentRangeEnd w:id="230"/>
      <w:commentRangeEnd w:id="231"/>
      <w:r w:rsidR="00E546FE">
        <w:rPr>
          <w:rStyle w:val="a8"/>
        </w:rPr>
        <w:commentReference w:id="229"/>
      </w:r>
      <w:r w:rsidR="002B2413">
        <w:rPr>
          <w:rStyle w:val="a8"/>
        </w:rPr>
        <w:commentReference w:id="230"/>
      </w:r>
      <w:r w:rsidR="00C65017" w:rsidRPr="001923C6">
        <w:rPr>
          <w:rStyle w:val="a8"/>
        </w:rPr>
        <w:commentReference w:id="231"/>
      </w:r>
    </w:p>
    <w:tbl>
      <w:tblPr>
        <w:tblW w:w="10065" w:type="dxa"/>
        <w:tblInd w:w="30" w:type="dxa"/>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3B6717" w:rsidRPr="001923C6" w14:paraId="4CBC56C3" w14:textId="77777777" w:rsidTr="00EA7380">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3889F953" w14:textId="77777777" w:rsidR="00793F16" w:rsidRPr="001923C6" w:rsidRDefault="003B6717" w:rsidP="00CC123A">
            <w:pPr>
              <w:jc w:val="center"/>
              <w:rPr>
                <w:sz w:val="20"/>
              </w:rPr>
            </w:pPr>
            <w:r w:rsidRPr="001923C6">
              <w:rPr>
                <w:rFonts w:hint="eastAsia"/>
                <w:sz w:val="20"/>
              </w:rPr>
              <w:t>要求</w:t>
            </w:r>
          </w:p>
          <w:p w14:paraId="45E7CF5C" w14:textId="6A040D95" w:rsidR="003B6717" w:rsidRPr="001923C6" w:rsidRDefault="003B6717" w:rsidP="00CC123A">
            <w:pPr>
              <w:jc w:val="center"/>
              <w:rPr>
                <w:sz w:val="20"/>
              </w:rPr>
            </w:pPr>
            <w:r w:rsidRPr="001923C6">
              <w:rPr>
                <w:sz w:val="20"/>
              </w:rPr>
              <w:t>(ﾓｼﾞｭｰﾙ名)</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76CD62A5" w14:textId="77777777" w:rsidR="00793F16" w:rsidRPr="001923C6" w:rsidRDefault="003B6717" w:rsidP="00CC123A">
            <w:pPr>
              <w:jc w:val="center"/>
              <w:rPr>
                <w:sz w:val="20"/>
              </w:rPr>
            </w:pPr>
            <w:r w:rsidRPr="001923C6">
              <w:rPr>
                <w:rFonts w:hint="eastAsia"/>
                <w:sz w:val="20"/>
              </w:rPr>
              <w:t>要求</w:t>
            </w:r>
          </w:p>
          <w:p w14:paraId="690ACE77" w14:textId="15E7C06A" w:rsidR="003B6717" w:rsidRPr="001923C6" w:rsidRDefault="003B6717" w:rsidP="00CC123A">
            <w:pPr>
              <w:jc w:val="center"/>
              <w:rPr>
                <w:sz w:val="20"/>
              </w:rPr>
            </w:pPr>
            <w:r w:rsidRPr="001923C6">
              <w:rPr>
                <w:sz w:val="20"/>
              </w:rPr>
              <w:t>(機能名)</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5E9FA776" w14:textId="77777777" w:rsidR="003B6717" w:rsidRPr="001923C6" w:rsidRDefault="003B6717" w:rsidP="00CC123A">
            <w:pPr>
              <w:jc w:val="center"/>
              <w:rPr>
                <w:sz w:val="20"/>
              </w:rPr>
            </w:pPr>
            <w:r w:rsidRPr="001923C6">
              <w:rPr>
                <w:rFonts w:hint="eastAsia"/>
                <w:color w:val="000000"/>
                <w:sz w:val="20"/>
              </w:rPr>
              <w:t>ＩＤ</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2DE839DA" w14:textId="77777777" w:rsidR="003B6717" w:rsidRPr="001923C6" w:rsidRDefault="003B6717" w:rsidP="00CC123A">
            <w:pPr>
              <w:jc w:val="center"/>
              <w:rPr>
                <w:sz w:val="20"/>
              </w:rPr>
            </w:pPr>
            <w:r w:rsidRPr="001923C6">
              <w:rPr>
                <w:rFonts w:hint="eastAsia"/>
                <w:sz w:val="20"/>
              </w:rPr>
              <w:t>優先度</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41002DD2" w14:textId="77777777" w:rsidR="003B6717" w:rsidRPr="001923C6" w:rsidRDefault="003B6717" w:rsidP="00CC123A">
            <w:pPr>
              <w:jc w:val="center"/>
              <w:rPr>
                <w:sz w:val="20"/>
              </w:rPr>
            </w:pPr>
            <w:r w:rsidRPr="001923C6">
              <w:rPr>
                <w:rFonts w:hint="eastAsia"/>
                <w:sz w:val="20"/>
              </w:rPr>
              <w:t>ｺﾝﾊﾟｲﾙ</w:t>
            </w:r>
            <w:r w:rsidRPr="001923C6">
              <w:rPr>
                <w:sz w:val="20"/>
              </w:rPr>
              <w:t>SW</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3EEAB206" w14:textId="77777777" w:rsidR="003B6717" w:rsidRPr="001923C6" w:rsidRDefault="003B6717" w:rsidP="00CC123A">
            <w:pPr>
              <w:jc w:val="center"/>
              <w:rPr>
                <w:sz w:val="20"/>
              </w:rPr>
            </w:pPr>
            <w:r w:rsidRPr="001923C6">
              <w:rPr>
                <w:rFonts w:hint="eastAsia"/>
                <w:sz w:val="20"/>
              </w:rPr>
              <w:t>調停制約有無</w:t>
            </w:r>
          </w:p>
        </w:tc>
      </w:tr>
      <w:tr w:rsidR="009D0219" w:rsidRPr="001923C6" w14:paraId="22867001" w14:textId="77777777" w:rsidTr="00852B2A">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3B4481D8" w14:textId="67E903E3" w:rsidR="009D0219" w:rsidRPr="001923C6" w:rsidRDefault="009D0219" w:rsidP="009D0219">
            <w:pPr>
              <w:rPr>
                <w:sz w:val="20"/>
              </w:rPr>
            </w:pPr>
            <w:r w:rsidRPr="00AB07ED">
              <w:rPr>
                <w:rFonts w:hint="eastAsia"/>
                <w:sz w:val="20"/>
              </w:rPr>
              <w:t>e</w:t>
            </w:r>
            <w:r w:rsidRPr="00AB07ED">
              <w:rPr>
                <w:sz w:val="20"/>
              </w:rPr>
              <w:t>stacm</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4E361BD3" w14:textId="714712E6" w:rsidR="009D0219" w:rsidRPr="001923C6" w:rsidRDefault="009D0219" w:rsidP="009D0219">
            <w:pPr>
              <w:rPr>
                <w:sz w:val="20"/>
              </w:rPr>
            </w:pPr>
            <w:r w:rsidRPr="00AB07ED">
              <w:rPr>
                <w:rFonts w:hint="eastAsia"/>
                <w:sz w:val="20"/>
              </w:rPr>
              <w:t>始動</w:t>
            </w:r>
            <w:r>
              <w:rPr>
                <w:rFonts w:hint="eastAsia"/>
                <w:sz w:val="20"/>
              </w:rPr>
              <w:t>時吹け上がり</w:t>
            </w:r>
            <w:r w:rsidRPr="00AB07ED">
              <w:rPr>
                <w:rFonts w:hint="eastAsia"/>
                <w:sz w:val="20"/>
              </w:rPr>
              <w:t>制御</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0ED55D2F" w14:textId="77777777" w:rsidR="00DF560F" w:rsidRDefault="009D0219" w:rsidP="009D0219">
            <w:pPr>
              <w:rPr>
                <w:sz w:val="20"/>
              </w:rPr>
            </w:pPr>
            <w:r w:rsidRPr="00AB07ED">
              <w:rPr>
                <w:sz w:val="20"/>
              </w:rPr>
              <w:t>EMINJ_STACM_ID</w:t>
            </w:r>
          </w:p>
          <w:p w14:paraId="0CD65E20" w14:textId="7B64C449" w:rsidR="009D0219" w:rsidRPr="001923C6" w:rsidRDefault="009D0219" w:rsidP="009D0219">
            <w:pPr>
              <w:rPr>
                <w:color w:val="000000"/>
                <w:sz w:val="20"/>
              </w:rPr>
            </w:pPr>
            <w:r w:rsidRPr="00AB07ED">
              <w:rPr>
                <w:sz w:val="20"/>
              </w:rPr>
              <w:t>(</w:t>
            </w:r>
            <w:r w:rsidR="00CE0EF9">
              <w:rPr>
                <w:rFonts w:hint="eastAsia"/>
                <w:sz w:val="20"/>
              </w:rPr>
              <w:t>28</w:t>
            </w:r>
            <w:r w:rsidRPr="00AB07ED">
              <w:rPr>
                <w:sz w:val="20"/>
              </w:rPr>
              <w:t>)</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16E59764" w14:textId="77BF26F8" w:rsidR="009D0219" w:rsidRPr="001923C6" w:rsidRDefault="009D0219" w:rsidP="009D0219">
            <w:pPr>
              <w:rPr>
                <w:sz w:val="20"/>
              </w:rPr>
            </w:pPr>
            <w:r w:rsidRPr="00AB07ED">
              <w:rPr>
                <w:sz w:val="20"/>
              </w:rPr>
              <w:t>estacm_einjstacm_pri(</w:t>
            </w:r>
            <w:r w:rsidR="00CE0EF9">
              <w:rPr>
                <w:rFonts w:hint="eastAsia"/>
                <w:sz w:val="20"/>
              </w:rPr>
              <w:t>28</w:t>
            </w:r>
            <w:r w:rsidRPr="00AB07ED">
              <w:rPr>
                <w:sz w:val="20"/>
              </w:rPr>
              <w:t>)</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00ED9FCA" w14:textId="7B16B76A" w:rsidR="009D0219" w:rsidRPr="001923C6" w:rsidRDefault="009D0219" w:rsidP="009D0219">
            <w:pPr>
              <w:rPr>
                <w:sz w:val="20"/>
              </w:rPr>
            </w:pPr>
            <w:r w:rsidRPr="00AB07ED">
              <w:rPr>
                <w:sz w:val="20"/>
              </w:rPr>
              <w:t>(【</w:t>
            </w:r>
            <w:r>
              <w:rPr>
                <w:rFonts w:hint="eastAsia"/>
                <w:sz w:val="20"/>
              </w:rPr>
              <w:t>ﾘﾓｰﾄｺﾝﾄﾛｰﾙ有】O</w:t>
            </w:r>
            <w:r>
              <w:rPr>
                <w:sz w:val="20"/>
              </w:rPr>
              <w:t>R</w:t>
            </w:r>
            <w:r>
              <w:rPr>
                <w:rFonts w:hint="eastAsia"/>
                <w:sz w:val="20"/>
              </w:rPr>
              <w:t>【ﾅﾋﾞｺﾝﾄﾛｰﾙ有】)</w:t>
            </w:r>
            <w:r w:rsidRPr="00AB07ED">
              <w:rPr>
                <w:sz w:val="20"/>
              </w:rPr>
              <w:t xml:space="preserve"> AND【SUB-CPU以外】</w:t>
            </w:r>
            <w:r w:rsidRPr="00AB07ED">
              <w:rPr>
                <w:rFonts w:hint="eastAsia"/>
                <w:sz w:val="20"/>
              </w:rPr>
              <w:t>AND【</w:t>
            </w:r>
            <w:r w:rsidR="00E747CD" w:rsidRPr="00AB07ED">
              <w:rPr>
                <w:rFonts w:hint="eastAsia"/>
                <w:sz w:val="20"/>
              </w:rPr>
              <w:t>始動</w:t>
            </w:r>
            <w:r w:rsidR="00E747CD">
              <w:rPr>
                <w:rFonts w:hint="eastAsia"/>
                <w:sz w:val="20"/>
              </w:rPr>
              <w:t>時吹け上がり</w:t>
            </w:r>
            <w:r w:rsidRPr="00AB07ED">
              <w:rPr>
                <w:sz w:val="20"/>
              </w:rPr>
              <w:t>制御</w:t>
            </w:r>
            <w:r w:rsidRPr="00AB07ED">
              <w:rPr>
                <w:rFonts w:hint="eastAsia"/>
                <w:sz w:val="20"/>
              </w:rPr>
              <w:t>要求使用】</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3717AE4C" w14:textId="7127AE05" w:rsidR="009D0219" w:rsidRPr="001923C6" w:rsidRDefault="009D0219" w:rsidP="009D0219">
            <w:pPr>
              <w:jc w:val="center"/>
              <w:rPr>
                <w:sz w:val="20"/>
              </w:rPr>
            </w:pPr>
            <w:r w:rsidRPr="00AB07ED">
              <w:rPr>
                <w:rFonts w:hint="eastAsia"/>
                <w:sz w:val="20"/>
              </w:rPr>
              <w:t>○</w:t>
            </w:r>
          </w:p>
        </w:tc>
      </w:tr>
      <w:tr w:rsidR="009D0219" w:rsidRPr="001923C6" w14:paraId="345FCAF0" w14:textId="77777777" w:rsidTr="00EA7380">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705954B9" w14:textId="77777777" w:rsidR="009D0219" w:rsidRPr="001923C6" w:rsidRDefault="009D0219" w:rsidP="009D0219">
            <w:pPr>
              <w:rPr>
                <w:color w:val="000000"/>
                <w:sz w:val="20"/>
              </w:rPr>
            </w:pPr>
            <w:r w:rsidRPr="001923C6">
              <w:rPr>
                <w:sz w:val="20"/>
              </w:rPr>
              <w:t>estass</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2E142DE7" w14:textId="77777777" w:rsidR="009D0219" w:rsidRPr="001923C6" w:rsidRDefault="009D0219" w:rsidP="009D0219">
            <w:pPr>
              <w:rPr>
                <w:color w:val="000000"/>
                <w:sz w:val="20"/>
              </w:rPr>
            </w:pPr>
            <w:r w:rsidRPr="001923C6">
              <w:rPr>
                <w:sz w:val="20"/>
              </w:rPr>
              <w:t>SS始動制御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731B196" w14:textId="77777777" w:rsidR="009D0219" w:rsidRPr="001923C6" w:rsidRDefault="009D0219" w:rsidP="009D0219">
            <w:pPr>
              <w:rPr>
                <w:color w:val="000000"/>
                <w:sz w:val="20"/>
              </w:rPr>
            </w:pPr>
            <w:r w:rsidRPr="001923C6">
              <w:rPr>
                <w:color w:val="000000"/>
                <w:sz w:val="20"/>
              </w:rPr>
              <w:t>EMINJ_STASS_ID</w:t>
            </w:r>
          </w:p>
          <w:p w14:paraId="2876A9F3" w14:textId="6D5C682C" w:rsidR="009D0219" w:rsidRPr="001923C6" w:rsidRDefault="009D0219" w:rsidP="009D0219">
            <w:pPr>
              <w:rPr>
                <w:color w:val="000000"/>
                <w:sz w:val="20"/>
              </w:rPr>
            </w:pPr>
            <w:r w:rsidRPr="001923C6">
              <w:rPr>
                <w:color w:val="000000"/>
                <w:sz w:val="20"/>
              </w:rPr>
              <w:t>(</w:t>
            </w:r>
            <w:r w:rsidR="00CE0EF9" w:rsidRPr="00852B2A">
              <w:rPr>
                <w:rFonts w:hint="eastAsia"/>
                <w:color w:val="000000"/>
                <w:sz w:val="20"/>
              </w:rPr>
              <w:t>30</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6B629CAD" w14:textId="0D155001" w:rsidR="009D0219" w:rsidRPr="001923C6" w:rsidRDefault="009D0219" w:rsidP="009D0219">
            <w:pPr>
              <w:rPr>
                <w:color w:val="000000"/>
                <w:sz w:val="20"/>
              </w:rPr>
            </w:pPr>
            <w:r w:rsidRPr="001923C6">
              <w:rPr>
                <w:color w:val="000000"/>
                <w:sz w:val="20"/>
              </w:rPr>
              <w:t>estass_einjmodstass_pri(</w:t>
            </w:r>
            <w:r w:rsidR="00CE0EF9" w:rsidRPr="00852B2A">
              <w:rPr>
                <w:rFonts w:hint="eastAsia"/>
                <w:color w:val="000000"/>
                <w:sz w:val="20"/>
              </w:rPr>
              <w:t>30</w:t>
            </w:r>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1218B0A" w14:textId="01995AF9" w:rsidR="009D0219" w:rsidRPr="001923C6" w:rsidRDefault="009D0219" w:rsidP="009D0219">
            <w:pPr>
              <w:rPr>
                <w:sz w:val="20"/>
              </w:rPr>
            </w:pPr>
            <w:r w:rsidRPr="001923C6">
              <w:rPr>
                <w:rFonts w:hint="eastAsia"/>
                <w:sz w:val="20"/>
              </w:rPr>
              <w:t>【</w:t>
            </w:r>
            <w:r w:rsidRPr="001923C6">
              <w:rPr>
                <w:sz w:val="20"/>
              </w:rPr>
              <w:t>SS制御有】OR</w:t>
            </w:r>
          </w:p>
          <w:p w14:paraId="3EDFD194" w14:textId="15679158" w:rsidR="009D0219" w:rsidRPr="001923C6" w:rsidRDefault="009D0219" w:rsidP="009D0219">
            <w:pPr>
              <w:rPr>
                <w:sz w:val="20"/>
              </w:rPr>
            </w:pPr>
            <w:r w:rsidRPr="001923C6">
              <w:rPr>
                <w:rFonts w:hint="eastAsia"/>
                <w:sz w:val="20"/>
              </w:rPr>
              <w:t>【</w:t>
            </w:r>
            <w:r w:rsidRPr="001923C6">
              <w:rPr>
                <w:sz w:val="20"/>
              </w:rPr>
              <w:t>EG-MGｸﾗｯﾁ】</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2B77F787" w14:textId="77777777" w:rsidR="009D0219" w:rsidRPr="001923C6" w:rsidRDefault="009D0219" w:rsidP="009D0219">
            <w:pPr>
              <w:jc w:val="center"/>
              <w:rPr>
                <w:sz w:val="20"/>
              </w:rPr>
            </w:pPr>
            <w:r w:rsidRPr="001923C6">
              <w:rPr>
                <w:rFonts w:hint="eastAsia"/>
                <w:sz w:val="20"/>
              </w:rPr>
              <w:t>○</w:t>
            </w:r>
          </w:p>
        </w:tc>
      </w:tr>
      <w:tr w:rsidR="009D0219" w:rsidRPr="001923C6" w14:paraId="1151F30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9F92B4F" w14:textId="77777777" w:rsidR="009D0219" w:rsidRPr="001923C6" w:rsidRDefault="009D0219" w:rsidP="009D0219">
            <w:pPr>
              <w:rPr>
                <w:sz w:val="20"/>
              </w:rPr>
            </w:pPr>
            <w:r w:rsidRPr="001923C6">
              <w:rPr>
                <w:color w:val="000000"/>
                <w:sz w:val="20"/>
              </w:rPr>
              <w:t>estratist</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46FF5289" w14:textId="77777777" w:rsidR="009D0219" w:rsidRPr="001923C6" w:rsidRDefault="009D0219" w:rsidP="009D0219">
            <w:pPr>
              <w:rPr>
                <w:sz w:val="20"/>
              </w:rPr>
            </w:pPr>
            <w:r w:rsidRPr="001923C6">
              <w:rPr>
                <w:rFonts w:hint="eastAsia"/>
                <w:color w:val="000000"/>
                <w:sz w:val="20"/>
              </w:rPr>
              <w:t>成層始動制御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4C0E2DA2" w14:textId="77777777" w:rsidR="009D0219" w:rsidRPr="001923C6" w:rsidRDefault="009D0219" w:rsidP="009D0219">
            <w:pPr>
              <w:rPr>
                <w:color w:val="000000"/>
                <w:sz w:val="20"/>
              </w:rPr>
            </w:pPr>
            <w:r w:rsidRPr="001923C6">
              <w:rPr>
                <w:color w:val="000000"/>
                <w:sz w:val="20"/>
              </w:rPr>
              <w:t>EMINJ_STRATIST_ID</w:t>
            </w:r>
          </w:p>
          <w:p w14:paraId="56F96DDA" w14:textId="15B67C85" w:rsidR="009D0219" w:rsidRPr="001923C6" w:rsidRDefault="009D0219" w:rsidP="009D0219">
            <w:pPr>
              <w:rPr>
                <w:color w:val="000000"/>
                <w:sz w:val="20"/>
              </w:rPr>
            </w:pPr>
            <w:r w:rsidRPr="001923C6">
              <w:rPr>
                <w:color w:val="000000"/>
                <w:sz w:val="20"/>
              </w:rPr>
              <w:t>(</w:t>
            </w:r>
            <w:ins w:id="232" w:author="16a" w:date="2025-10-08T11:49:00Z">
              <w:r w:rsidR="00A02D59" w:rsidRPr="00A02D59">
                <w:rPr>
                  <w:rFonts w:hint="eastAsia"/>
                  <w:color w:val="000000"/>
                  <w:sz w:val="20"/>
                  <w:shd w:val="clear" w:color="auto" w:fill="00FF00"/>
                </w:rPr>
                <w:t>40</w:t>
              </w:r>
            </w:ins>
            <w:del w:id="233" w:author="16a" w:date="2025-10-08T11:49:00Z">
              <w:r w:rsidRPr="00A02D59" w:rsidDel="00A02D59">
                <w:rPr>
                  <w:color w:val="000000"/>
                  <w:sz w:val="20"/>
                  <w:shd w:val="clear" w:color="auto" w:fill="00FF00"/>
                </w:rPr>
                <w:delText>42</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39F82168" w14:textId="20F2F39E" w:rsidR="009D0219" w:rsidRPr="001923C6" w:rsidRDefault="009D0219" w:rsidP="009D0219">
            <w:pPr>
              <w:rPr>
                <w:color w:val="000000"/>
                <w:sz w:val="20"/>
              </w:rPr>
            </w:pPr>
            <w:r w:rsidRPr="001923C6">
              <w:rPr>
                <w:color w:val="000000"/>
                <w:sz w:val="20"/>
              </w:rPr>
              <w:t>estratist_einjstrt_pri(</w:t>
            </w:r>
            <w:ins w:id="234" w:author="16a" w:date="2025-10-08T11:49:00Z">
              <w:r w:rsidR="00A02D59" w:rsidRPr="00A02D59">
                <w:rPr>
                  <w:rFonts w:hint="eastAsia"/>
                  <w:color w:val="000000"/>
                  <w:sz w:val="20"/>
                  <w:shd w:val="clear" w:color="auto" w:fill="00FF00"/>
                </w:rPr>
                <w:t>40</w:t>
              </w:r>
            </w:ins>
            <w:del w:id="235" w:author="16a" w:date="2025-10-08T11:49:00Z">
              <w:r w:rsidRPr="00A02D59" w:rsidDel="00A02D59">
                <w:rPr>
                  <w:color w:val="000000"/>
                  <w:sz w:val="20"/>
                  <w:shd w:val="clear" w:color="auto" w:fill="00FF00"/>
                </w:rPr>
                <w:delText>42</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7F266B1E" w14:textId="531F2D67" w:rsidR="009D0219" w:rsidRPr="001923C6" w:rsidRDefault="009D0219" w:rsidP="009D0219">
            <w:pPr>
              <w:rPr>
                <w:color w:val="000000"/>
                <w:sz w:val="20"/>
              </w:rPr>
            </w:pPr>
            <w:r w:rsidRPr="001923C6">
              <w:rPr>
                <w:rFonts w:hint="eastAsia"/>
                <w:color w:val="000000"/>
                <w:sz w:val="20"/>
              </w:rPr>
              <w:t>【ﾃﾞｭｱﾙ</w:t>
            </w:r>
            <w:r w:rsidRPr="001923C6">
              <w:rPr>
                <w:color w:val="000000"/>
                <w:sz w:val="20"/>
              </w:rPr>
              <w:t>INJ】OR【D-4】</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7FE86404" w14:textId="77777777" w:rsidR="009D0219" w:rsidRPr="001923C6" w:rsidRDefault="009D0219" w:rsidP="009D0219">
            <w:pPr>
              <w:jc w:val="center"/>
              <w:rPr>
                <w:sz w:val="20"/>
              </w:rPr>
            </w:pPr>
            <w:r w:rsidRPr="001923C6">
              <w:rPr>
                <w:rFonts w:hint="eastAsia"/>
                <w:sz w:val="20"/>
              </w:rPr>
              <w:t>○</w:t>
            </w:r>
          </w:p>
        </w:tc>
      </w:tr>
      <w:tr w:rsidR="00316B3F" w:rsidRPr="001923C6" w14:paraId="28C69CE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F95297B" w14:textId="05AAFF1F" w:rsidR="00316B3F" w:rsidRPr="001923C6" w:rsidRDefault="00316B3F" w:rsidP="00316B3F">
            <w:pPr>
              <w:rPr>
                <w:color w:val="000000"/>
                <w:sz w:val="20"/>
              </w:rPr>
            </w:pPr>
            <w:r w:rsidRPr="001923C6">
              <w:rPr>
                <w:sz w:val="20"/>
              </w:rPr>
              <w:t>eminj_efree</w:t>
            </w:r>
            <w:r w:rsidRPr="00852B2A">
              <w:rPr>
                <w:sz w:val="20"/>
              </w:rPr>
              <w:t>8</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386521E9" w14:textId="0C0A0A0D" w:rsidR="00316B3F" w:rsidRPr="001923C6" w:rsidRDefault="00316B3F" w:rsidP="00316B3F">
            <w:pPr>
              <w:rPr>
                <w:color w:val="000000"/>
                <w:sz w:val="20"/>
              </w:rPr>
            </w:pPr>
            <w:r w:rsidRPr="001923C6">
              <w:rPr>
                <w:rFonts w:hint="eastAsia"/>
                <w:sz w:val="20"/>
              </w:rPr>
              <w:t>ﾌﾘｰﾎﾟｰﾄ</w:t>
            </w:r>
            <w:r w:rsidRPr="00852B2A">
              <w:rPr>
                <w:rFonts w:hint="eastAsia"/>
                <w:sz w:val="20"/>
              </w:rPr>
              <w:t>8</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65DF26AB" w14:textId="78305AA1" w:rsidR="00316B3F" w:rsidRPr="001923C6" w:rsidRDefault="00316B3F" w:rsidP="00316B3F">
            <w:pPr>
              <w:rPr>
                <w:color w:val="000000"/>
                <w:sz w:val="20"/>
              </w:rPr>
            </w:pPr>
            <w:r w:rsidRPr="001923C6">
              <w:rPr>
                <w:color w:val="000000"/>
                <w:sz w:val="20"/>
              </w:rPr>
              <w:t>EMINJ_FREE</w:t>
            </w:r>
            <w:r w:rsidRPr="00852B2A">
              <w:rPr>
                <w:color w:val="000000"/>
                <w:sz w:val="20"/>
              </w:rPr>
              <w:t>8</w:t>
            </w:r>
            <w:r w:rsidRPr="001923C6">
              <w:rPr>
                <w:color w:val="000000"/>
                <w:sz w:val="20"/>
              </w:rPr>
              <w:t>_ID</w:t>
            </w:r>
          </w:p>
          <w:p w14:paraId="1AD2B366" w14:textId="7211BE62" w:rsidR="00316B3F" w:rsidRPr="001923C6" w:rsidRDefault="00316B3F" w:rsidP="00316B3F">
            <w:pPr>
              <w:rPr>
                <w:color w:val="000000"/>
                <w:sz w:val="20"/>
              </w:rPr>
            </w:pPr>
            <w:r w:rsidRPr="001923C6">
              <w:rPr>
                <w:color w:val="000000"/>
                <w:sz w:val="20"/>
              </w:rPr>
              <w:t>(20</w:t>
            </w:r>
            <w:r w:rsidRPr="00852B2A">
              <w:rPr>
                <w:color w:val="000000"/>
                <w:sz w:val="20"/>
              </w:rPr>
              <w:t>8</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0391C09" w14:textId="2DC1A505" w:rsidR="00316B3F" w:rsidRPr="001923C6" w:rsidRDefault="00316B3F" w:rsidP="00316B3F">
            <w:pPr>
              <w:rPr>
                <w:color w:val="000000"/>
                <w:sz w:val="20"/>
              </w:rPr>
            </w:pPr>
            <w:r w:rsidRPr="001923C6">
              <w:rPr>
                <w:sz w:val="20"/>
              </w:rPr>
              <w:t>eminj_efree</w:t>
            </w:r>
            <w:r w:rsidRPr="00852B2A">
              <w:rPr>
                <w:sz w:val="20"/>
              </w:rPr>
              <w:t>8</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9F53FCA" w14:textId="78E48E8C" w:rsidR="00316B3F" w:rsidRPr="001923C6" w:rsidRDefault="00316B3F" w:rsidP="00316B3F">
            <w:pPr>
              <w:rPr>
                <w:sz w:val="20"/>
              </w:rPr>
            </w:pPr>
            <w:r w:rsidRPr="001923C6">
              <w:rPr>
                <w:rFonts w:hint="eastAsia"/>
                <w:sz w:val="20"/>
              </w:rPr>
              <w:t>【ﾌﾘｰﾎﾟｰﾄ</w:t>
            </w:r>
            <w:r w:rsidRPr="00852B2A">
              <w:rPr>
                <w:rFonts w:hint="eastAsia"/>
                <w:sz w:val="20"/>
              </w:rPr>
              <w:t>8</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609CFCE6" w14:textId="7EDEAC0B" w:rsidR="00316B3F" w:rsidRPr="001923C6" w:rsidRDefault="00316B3F" w:rsidP="00316B3F">
            <w:pPr>
              <w:jc w:val="center"/>
              <w:rPr>
                <w:sz w:val="20"/>
              </w:rPr>
            </w:pPr>
            <w:r w:rsidRPr="001923C6">
              <w:rPr>
                <w:rFonts w:hint="eastAsia"/>
                <w:sz w:val="20"/>
              </w:rPr>
              <w:t>○</w:t>
            </w:r>
          </w:p>
        </w:tc>
      </w:tr>
      <w:tr w:rsidR="00316B3F" w:rsidRPr="001923C6" w14:paraId="3AAA372B"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351130F" w14:textId="733D99FA" w:rsidR="00316B3F" w:rsidRPr="001923C6" w:rsidRDefault="00316B3F" w:rsidP="00316B3F">
            <w:pPr>
              <w:rPr>
                <w:color w:val="000000"/>
                <w:sz w:val="20"/>
              </w:rPr>
            </w:pPr>
            <w:r w:rsidRPr="001923C6">
              <w:rPr>
                <w:sz w:val="20"/>
              </w:rPr>
              <w:t>eminj_efree</w:t>
            </w:r>
            <w:r w:rsidRPr="00852B2A">
              <w:rPr>
                <w:sz w:val="20"/>
              </w:rPr>
              <w:t>9</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1854F9D9" w14:textId="1D48F53F" w:rsidR="00316B3F" w:rsidRPr="001923C6" w:rsidRDefault="00316B3F" w:rsidP="00316B3F">
            <w:pPr>
              <w:rPr>
                <w:color w:val="000000"/>
                <w:sz w:val="20"/>
              </w:rPr>
            </w:pPr>
            <w:r w:rsidRPr="001923C6">
              <w:rPr>
                <w:rFonts w:hint="eastAsia"/>
                <w:sz w:val="20"/>
              </w:rPr>
              <w:t>ﾌﾘｰﾎﾟｰﾄ</w:t>
            </w:r>
            <w:r w:rsidRPr="00852B2A">
              <w:rPr>
                <w:rFonts w:hint="eastAsia"/>
                <w:sz w:val="20"/>
              </w:rPr>
              <w:t>9</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B574342" w14:textId="12F53B3F" w:rsidR="00316B3F" w:rsidRPr="001923C6" w:rsidRDefault="00316B3F" w:rsidP="00316B3F">
            <w:pPr>
              <w:rPr>
                <w:color w:val="000000"/>
                <w:sz w:val="20"/>
              </w:rPr>
            </w:pPr>
            <w:r w:rsidRPr="001923C6">
              <w:rPr>
                <w:color w:val="000000"/>
                <w:sz w:val="20"/>
              </w:rPr>
              <w:t>EMINJ_FREE</w:t>
            </w:r>
            <w:r w:rsidRPr="00852B2A">
              <w:rPr>
                <w:color w:val="000000"/>
                <w:sz w:val="20"/>
              </w:rPr>
              <w:t>9</w:t>
            </w:r>
            <w:r w:rsidRPr="001923C6">
              <w:rPr>
                <w:color w:val="000000"/>
                <w:sz w:val="20"/>
              </w:rPr>
              <w:t>_ID</w:t>
            </w:r>
          </w:p>
          <w:p w14:paraId="0F01B3AE" w14:textId="64EE8CB1" w:rsidR="00316B3F" w:rsidRPr="001923C6" w:rsidRDefault="00316B3F" w:rsidP="00316B3F">
            <w:pPr>
              <w:rPr>
                <w:color w:val="000000"/>
                <w:sz w:val="20"/>
              </w:rPr>
            </w:pPr>
            <w:r w:rsidRPr="001923C6">
              <w:rPr>
                <w:color w:val="000000"/>
                <w:sz w:val="20"/>
              </w:rPr>
              <w:t>(20</w:t>
            </w:r>
            <w:r w:rsidRPr="00852B2A">
              <w:rPr>
                <w:color w:val="000000"/>
                <w:sz w:val="20"/>
              </w:rPr>
              <w:t>9</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F56D661" w14:textId="2E9853F8" w:rsidR="00316B3F" w:rsidRPr="001923C6" w:rsidRDefault="00316B3F" w:rsidP="00316B3F">
            <w:pPr>
              <w:rPr>
                <w:color w:val="000000"/>
                <w:sz w:val="20"/>
              </w:rPr>
            </w:pPr>
            <w:r w:rsidRPr="001923C6">
              <w:rPr>
                <w:sz w:val="20"/>
              </w:rPr>
              <w:t>eminj_efree</w:t>
            </w:r>
            <w:r w:rsidRPr="00852B2A">
              <w:rPr>
                <w:sz w:val="20"/>
              </w:rPr>
              <w:t>9</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516B1B9B" w14:textId="24DA19A0" w:rsidR="00316B3F" w:rsidRPr="001923C6" w:rsidRDefault="00316B3F" w:rsidP="00316B3F">
            <w:pPr>
              <w:rPr>
                <w:sz w:val="20"/>
              </w:rPr>
            </w:pPr>
            <w:r w:rsidRPr="001923C6">
              <w:rPr>
                <w:rFonts w:hint="eastAsia"/>
                <w:sz w:val="20"/>
              </w:rPr>
              <w:t>【ﾌﾘｰﾎﾟｰﾄ</w:t>
            </w:r>
            <w:r w:rsidRPr="00852B2A">
              <w:rPr>
                <w:rFonts w:hint="eastAsia"/>
                <w:sz w:val="20"/>
              </w:rPr>
              <w:t>9</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150EF762" w14:textId="765D84CA" w:rsidR="00316B3F" w:rsidRPr="001923C6" w:rsidRDefault="00316B3F" w:rsidP="00316B3F">
            <w:pPr>
              <w:jc w:val="center"/>
              <w:rPr>
                <w:sz w:val="20"/>
              </w:rPr>
            </w:pPr>
            <w:r w:rsidRPr="001923C6">
              <w:rPr>
                <w:rFonts w:hint="eastAsia"/>
                <w:sz w:val="20"/>
              </w:rPr>
              <w:t>○</w:t>
            </w:r>
          </w:p>
        </w:tc>
      </w:tr>
    </w:tbl>
    <w:p w14:paraId="0899E5E7" w14:textId="31C343C3" w:rsidR="006660BA" w:rsidRDefault="001F5795">
      <w:commentRangeStart w:id="236"/>
      <w:commentRangeEnd w:id="236"/>
      <w:r w:rsidRPr="001923C6">
        <w:rPr>
          <w:rStyle w:val="a8"/>
        </w:rPr>
        <w:commentReference w:id="236"/>
      </w:r>
    </w:p>
    <w:p w14:paraId="4BD892E2" w14:textId="77777777" w:rsidR="009D0219" w:rsidRPr="001923C6" w:rsidRDefault="009D0219" w:rsidP="009D0219">
      <w:pPr>
        <w:ind w:firstLineChars="100" w:firstLine="200"/>
      </w:pPr>
      <w:r w:rsidRPr="00852B2A">
        <w:t>eminjast_tbl2（始動後要求優先選択テーブル</w:t>
      </w:r>
      <w:r w:rsidRPr="00852B2A">
        <w:rPr>
          <w:rFonts w:hint="eastAsia"/>
        </w:rPr>
        <w:t>２</w:t>
      </w:r>
      <w:r w:rsidRPr="00852B2A">
        <w:t>）の構成要素一覧</w:t>
      </w:r>
      <w:r w:rsidRPr="001923C6">
        <w:rPr>
          <w:rFonts w:hint="eastAsia"/>
        </w:rPr>
        <w:t xml:space="preserve"> </w:t>
      </w:r>
      <w:commentRangeStart w:id="237"/>
      <w:commentRangeStart w:id="238"/>
      <w:commentRangeStart w:id="239"/>
      <w:r w:rsidRPr="001923C6">
        <w:rPr>
          <w:rFonts w:hint="eastAsia"/>
        </w:rPr>
        <w:t xml:space="preserve"> </w:t>
      </w:r>
      <w:commentRangeEnd w:id="237"/>
      <w:commentRangeEnd w:id="238"/>
      <w:commentRangeEnd w:id="239"/>
      <w:r>
        <w:rPr>
          <w:rStyle w:val="a8"/>
        </w:rPr>
        <w:commentReference w:id="237"/>
      </w:r>
      <w:r>
        <w:rPr>
          <w:rStyle w:val="a8"/>
        </w:rPr>
        <w:commentReference w:id="238"/>
      </w:r>
      <w:r w:rsidRPr="001923C6">
        <w:rPr>
          <w:rStyle w:val="a8"/>
        </w:rPr>
        <w:commentReference w:id="239"/>
      </w:r>
    </w:p>
    <w:tbl>
      <w:tblPr>
        <w:tblW w:w="10065" w:type="dxa"/>
        <w:tblInd w:w="30" w:type="dxa"/>
        <w:tblLayout w:type="fixed"/>
        <w:tblCellMar>
          <w:left w:w="30" w:type="dxa"/>
          <w:right w:w="30" w:type="dxa"/>
        </w:tblCellMar>
        <w:tblLook w:val="0000" w:firstRow="0" w:lastRow="0" w:firstColumn="0" w:lastColumn="0" w:noHBand="0" w:noVBand="0"/>
      </w:tblPr>
      <w:tblGrid>
        <w:gridCol w:w="1418"/>
        <w:gridCol w:w="1972"/>
        <w:gridCol w:w="1977"/>
        <w:gridCol w:w="1836"/>
        <w:gridCol w:w="1835"/>
        <w:gridCol w:w="1027"/>
      </w:tblGrid>
      <w:tr w:rsidR="009D0219" w:rsidRPr="001923C6" w14:paraId="22B31F25" w14:textId="77777777" w:rsidTr="00852B2A">
        <w:trPr>
          <w:cantSplit/>
          <w:trHeight w:val="216"/>
        </w:trPr>
        <w:tc>
          <w:tcPr>
            <w:tcW w:w="1418" w:type="dxa"/>
            <w:tcBorders>
              <w:top w:val="single" w:sz="4" w:space="0" w:color="auto"/>
              <w:left w:val="single" w:sz="6" w:space="0" w:color="000000"/>
              <w:bottom w:val="single" w:sz="6" w:space="0" w:color="000000"/>
              <w:right w:val="single" w:sz="6" w:space="0" w:color="000000"/>
            </w:tcBorders>
            <w:shd w:val="clear" w:color="auto" w:fill="auto"/>
          </w:tcPr>
          <w:p w14:paraId="4E87C78F" w14:textId="77777777" w:rsidR="009D0219" w:rsidRPr="001923C6" w:rsidRDefault="009D0219" w:rsidP="00603006">
            <w:pPr>
              <w:jc w:val="center"/>
              <w:rPr>
                <w:sz w:val="20"/>
              </w:rPr>
            </w:pPr>
            <w:r w:rsidRPr="001923C6">
              <w:rPr>
                <w:rFonts w:hint="eastAsia"/>
                <w:sz w:val="20"/>
              </w:rPr>
              <w:t>要求</w:t>
            </w:r>
          </w:p>
          <w:p w14:paraId="49FFA286" w14:textId="77777777" w:rsidR="009D0219" w:rsidRPr="001923C6" w:rsidRDefault="009D0219" w:rsidP="00603006">
            <w:pPr>
              <w:jc w:val="center"/>
              <w:rPr>
                <w:sz w:val="20"/>
              </w:rPr>
            </w:pPr>
            <w:r w:rsidRPr="001923C6">
              <w:rPr>
                <w:sz w:val="20"/>
              </w:rPr>
              <w:t>(ﾓｼﾞｭｰﾙ名)</w:t>
            </w:r>
          </w:p>
        </w:tc>
        <w:tc>
          <w:tcPr>
            <w:tcW w:w="1972" w:type="dxa"/>
            <w:tcBorders>
              <w:top w:val="single" w:sz="4" w:space="0" w:color="auto"/>
              <w:left w:val="single" w:sz="6" w:space="0" w:color="000000"/>
              <w:bottom w:val="single" w:sz="6" w:space="0" w:color="000000"/>
              <w:right w:val="single" w:sz="6" w:space="0" w:color="000000"/>
            </w:tcBorders>
            <w:shd w:val="clear" w:color="auto" w:fill="auto"/>
          </w:tcPr>
          <w:p w14:paraId="6F0AC5E5" w14:textId="77777777" w:rsidR="009D0219" w:rsidRPr="001923C6" w:rsidRDefault="009D0219" w:rsidP="00603006">
            <w:pPr>
              <w:jc w:val="center"/>
              <w:rPr>
                <w:sz w:val="20"/>
              </w:rPr>
            </w:pPr>
            <w:r w:rsidRPr="001923C6">
              <w:rPr>
                <w:rFonts w:hint="eastAsia"/>
                <w:sz w:val="20"/>
              </w:rPr>
              <w:t>要求</w:t>
            </w:r>
          </w:p>
          <w:p w14:paraId="0B56CC85" w14:textId="77777777" w:rsidR="009D0219" w:rsidRPr="001923C6" w:rsidRDefault="009D0219" w:rsidP="00603006">
            <w:pPr>
              <w:jc w:val="center"/>
              <w:rPr>
                <w:sz w:val="20"/>
              </w:rPr>
            </w:pPr>
            <w:r w:rsidRPr="001923C6">
              <w:rPr>
                <w:sz w:val="20"/>
              </w:rPr>
              <w:t>(機能名)</w:t>
            </w:r>
          </w:p>
        </w:tc>
        <w:tc>
          <w:tcPr>
            <w:tcW w:w="1977" w:type="dxa"/>
            <w:tcBorders>
              <w:top w:val="single" w:sz="4" w:space="0" w:color="auto"/>
              <w:left w:val="single" w:sz="6" w:space="0" w:color="000000"/>
              <w:bottom w:val="single" w:sz="6" w:space="0" w:color="000000"/>
              <w:right w:val="single" w:sz="6" w:space="0" w:color="000000"/>
            </w:tcBorders>
            <w:shd w:val="clear" w:color="auto" w:fill="auto"/>
          </w:tcPr>
          <w:p w14:paraId="1BF0B434" w14:textId="77777777" w:rsidR="009D0219" w:rsidRPr="001923C6" w:rsidRDefault="009D0219" w:rsidP="00603006">
            <w:pPr>
              <w:jc w:val="center"/>
              <w:rPr>
                <w:sz w:val="20"/>
              </w:rPr>
            </w:pPr>
            <w:r w:rsidRPr="001923C6">
              <w:rPr>
                <w:rFonts w:hint="eastAsia"/>
                <w:color w:val="000000"/>
                <w:sz w:val="20"/>
              </w:rPr>
              <w:t>ＩＤ</w:t>
            </w:r>
          </w:p>
        </w:tc>
        <w:tc>
          <w:tcPr>
            <w:tcW w:w="1836" w:type="dxa"/>
            <w:tcBorders>
              <w:top w:val="single" w:sz="4" w:space="0" w:color="auto"/>
              <w:left w:val="single" w:sz="6" w:space="0" w:color="000000"/>
              <w:bottom w:val="single" w:sz="6" w:space="0" w:color="000000"/>
              <w:right w:val="single" w:sz="6" w:space="0" w:color="000000"/>
            </w:tcBorders>
            <w:shd w:val="clear" w:color="auto" w:fill="auto"/>
          </w:tcPr>
          <w:p w14:paraId="7C3DF6F8" w14:textId="77777777" w:rsidR="009D0219" w:rsidRPr="001923C6" w:rsidRDefault="009D0219" w:rsidP="00603006">
            <w:pPr>
              <w:jc w:val="center"/>
              <w:rPr>
                <w:sz w:val="20"/>
              </w:rPr>
            </w:pPr>
            <w:r w:rsidRPr="001923C6">
              <w:rPr>
                <w:rFonts w:hint="eastAsia"/>
                <w:sz w:val="20"/>
              </w:rPr>
              <w:t>優先度</w:t>
            </w:r>
          </w:p>
        </w:tc>
        <w:tc>
          <w:tcPr>
            <w:tcW w:w="1835" w:type="dxa"/>
            <w:tcBorders>
              <w:top w:val="single" w:sz="4" w:space="0" w:color="auto"/>
              <w:left w:val="single" w:sz="6" w:space="0" w:color="000000"/>
              <w:bottom w:val="single" w:sz="6" w:space="0" w:color="000000"/>
              <w:right w:val="single" w:sz="6" w:space="0" w:color="000000"/>
            </w:tcBorders>
            <w:shd w:val="clear" w:color="auto" w:fill="auto"/>
          </w:tcPr>
          <w:p w14:paraId="70387E41" w14:textId="77777777" w:rsidR="009D0219" w:rsidRPr="001923C6" w:rsidRDefault="009D0219" w:rsidP="00603006">
            <w:pPr>
              <w:jc w:val="center"/>
              <w:rPr>
                <w:sz w:val="20"/>
              </w:rPr>
            </w:pPr>
            <w:r w:rsidRPr="001923C6">
              <w:rPr>
                <w:rFonts w:hint="eastAsia"/>
                <w:sz w:val="20"/>
              </w:rPr>
              <w:t>ｺﾝﾊﾟｲﾙ</w:t>
            </w:r>
            <w:r w:rsidRPr="001923C6">
              <w:rPr>
                <w:sz w:val="20"/>
              </w:rPr>
              <w:t>SW</w:t>
            </w:r>
          </w:p>
        </w:tc>
        <w:tc>
          <w:tcPr>
            <w:tcW w:w="1027" w:type="dxa"/>
            <w:tcBorders>
              <w:top w:val="single" w:sz="4" w:space="0" w:color="auto"/>
              <w:left w:val="single" w:sz="6" w:space="0" w:color="000000"/>
              <w:bottom w:val="single" w:sz="6" w:space="0" w:color="000000"/>
              <w:right w:val="single" w:sz="6" w:space="0" w:color="000000"/>
            </w:tcBorders>
            <w:shd w:val="clear" w:color="auto" w:fill="auto"/>
          </w:tcPr>
          <w:p w14:paraId="42506EB0" w14:textId="77777777" w:rsidR="009D0219" w:rsidRPr="001923C6" w:rsidRDefault="009D0219" w:rsidP="00603006">
            <w:pPr>
              <w:jc w:val="center"/>
              <w:rPr>
                <w:sz w:val="20"/>
              </w:rPr>
            </w:pPr>
            <w:r w:rsidRPr="001923C6">
              <w:rPr>
                <w:rFonts w:hint="eastAsia"/>
                <w:sz w:val="20"/>
              </w:rPr>
              <w:t>調停制約有無</w:t>
            </w:r>
          </w:p>
        </w:tc>
      </w:tr>
      <w:tr w:rsidR="009D0219" w:rsidRPr="001923C6" w14:paraId="05AB7176" w14:textId="77777777" w:rsidTr="00852B2A">
        <w:trPr>
          <w:cantSplit/>
          <w:trHeight w:val="468"/>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CBE93AD" w14:textId="77777777" w:rsidR="009D0219" w:rsidRPr="001923C6" w:rsidRDefault="009D0219" w:rsidP="00603006">
            <w:pPr>
              <w:rPr>
                <w:color w:val="000000"/>
                <w:sz w:val="20"/>
              </w:rPr>
            </w:pPr>
            <w:r w:rsidRPr="001923C6">
              <w:rPr>
                <w:color w:val="000000"/>
                <w:sz w:val="20"/>
              </w:rPr>
              <w:t>estahv</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46342765" w14:textId="77777777" w:rsidR="009D0219" w:rsidRPr="001923C6" w:rsidRDefault="009D0219" w:rsidP="00603006">
            <w:pPr>
              <w:rPr>
                <w:color w:val="000000"/>
                <w:sz w:val="20"/>
              </w:rPr>
            </w:pPr>
            <w:r w:rsidRPr="001923C6">
              <w:rPr>
                <w:color w:val="000000"/>
                <w:sz w:val="20"/>
              </w:rPr>
              <w:t>HV始動制御</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59D81579" w14:textId="77777777" w:rsidR="009D0219" w:rsidRPr="001923C6" w:rsidRDefault="009D0219" w:rsidP="00603006">
            <w:pPr>
              <w:rPr>
                <w:color w:val="000000"/>
                <w:sz w:val="20"/>
              </w:rPr>
            </w:pPr>
            <w:r w:rsidRPr="001923C6">
              <w:rPr>
                <w:color w:val="000000"/>
                <w:sz w:val="20"/>
              </w:rPr>
              <w:t>EMINJ_STAHV_ID</w:t>
            </w:r>
          </w:p>
          <w:p w14:paraId="51BC9D3F" w14:textId="0DD0A0D5" w:rsidR="009D0219" w:rsidRPr="001923C6" w:rsidRDefault="009D0219" w:rsidP="00603006">
            <w:pPr>
              <w:rPr>
                <w:color w:val="000000"/>
                <w:sz w:val="20"/>
              </w:rPr>
            </w:pPr>
            <w:r w:rsidRPr="001923C6">
              <w:rPr>
                <w:color w:val="000000"/>
                <w:sz w:val="20"/>
              </w:rPr>
              <w:t>(</w:t>
            </w:r>
            <w:ins w:id="240" w:author="16a" w:date="2025-10-23T10:14:00Z">
              <w:r w:rsidR="000D0006" w:rsidRPr="001103C8">
                <w:rPr>
                  <w:rFonts w:hint="eastAsia"/>
                  <w:color w:val="000000"/>
                  <w:sz w:val="20"/>
                  <w:shd w:val="clear" w:color="auto" w:fill="00FF00"/>
                </w:rPr>
                <w:t>44</w:t>
              </w:r>
            </w:ins>
            <w:del w:id="241" w:author="16a" w:date="2025-10-23T10:14:00Z">
              <w:r w:rsidRPr="001103C8" w:rsidDel="000D0006">
                <w:rPr>
                  <w:color w:val="000000"/>
                  <w:sz w:val="20"/>
                  <w:shd w:val="clear" w:color="auto" w:fill="00FF00"/>
                </w:rPr>
                <w:delText>46</w:delText>
              </w:r>
            </w:del>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4BE94F01" w14:textId="13AB0164" w:rsidR="009D0219" w:rsidRPr="001923C6" w:rsidRDefault="009D0219" w:rsidP="00603006">
            <w:pPr>
              <w:rPr>
                <w:color w:val="000000"/>
                <w:sz w:val="20"/>
              </w:rPr>
            </w:pPr>
            <w:r w:rsidRPr="001923C6">
              <w:rPr>
                <w:color w:val="000000"/>
                <w:sz w:val="20"/>
              </w:rPr>
              <w:t>estahv_einjmodstahv_pri(</w:t>
            </w:r>
            <w:ins w:id="242" w:author="16a" w:date="2025-10-23T10:14:00Z">
              <w:r w:rsidR="000D0006" w:rsidRPr="001103C8">
                <w:rPr>
                  <w:rFonts w:hint="eastAsia"/>
                  <w:color w:val="000000"/>
                  <w:sz w:val="20"/>
                  <w:shd w:val="clear" w:color="auto" w:fill="00FF00"/>
                </w:rPr>
                <w:t>44</w:t>
              </w:r>
            </w:ins>
            <w:del w:id="243" w:author="16a" w:date="2025-10-23T10:14:00Z">
              <w:r w:rsidRPr="001103C8" w:rsidDel="000D0006">
                <w:rPr>
                  <w:color w:val="000000"/>
                  <w:sz w:val="20"/>
                  <w:shd w:val="clear" w:color="auto" w:fill="00FF00"/>
                </w:rPr>
                <w:delText>46</w:delText>
              </w:r>
            </w:del>
            <w:r w:rsidRPr="001923C6">
              <w:rPr>
                <w:color w:val="000000"/>
                <w:sz w:val="20"/>
              </w:rPr>
              <w:t>)</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5088C064" w14:textId="76B2616F" w:rsidR="009D0219" w:rsidRPr="001923C6" w:rsidRDefault="009D0219" w:rsidP="00603006">
            <w:pPr>
              <w:rPr>
                <w:sz w:val="20"/>
              </w:rPr>
            </w:pPr>
            <w:r w:rsidRPr="001923C6">
              <w:rPr>
                <w:rFonts w:hint="eastAsia"/>
                <w:sz w:val="20"/>
              </w:rPr>
              <w:t>【</w:t>
            </w:r>
            <w:r w:rsidRPr="001923C6">
              <w:rPr>
                <w:sz w:val="20"/>
              </w:rPr>
              <w:t>ALL HV】</w:t>
            </w:r>
            <w:r w:rsidRPr="00B217C4">
              <w:rPr>
                <w:sz w:val="20"/>
              </w:rPr>
              <w:t>AND</w:t>
            </w:r>
            <w:r w:rsidRPr="005F6A42">
              <w:rPr>
                <w:rFonts w:hint="eastAsia"/>
                <w:sz w:val="20"/>
              </w:rPr>
              <w:t>【HV始動制御要求</w:t>
            </w:r>
            <w:r w:rsidRPr="0005161F">
              <w:rPr>
                <w:rFonts w:hint="eastAsia"/>
                <w:sz w:val="20"/>
              </w:rPr>
              <w:t>使用</w:t>
            </w:r>
            <w:r w:rsidRPr="005F6A42">
              <w:rPr>
                <w:rFonts w:hint="eastAsia"/>
                <w:sz w:val="20"/>
              </w:rPr>
              <w:t>】</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29498CCE" w14:textId="77777777" w:rsidR="009D0219" w:rsidRPr="001923C6" w:rsidRDefault="009D0219" w:rsidP="00603006">
            <w:pPr>
              <w:jc w:val="center"/>
              <w:rPr>
                <w:sz w:val="20"/>
              </w:rPr>
            </w:pPr>
            <w:r w:rsidRPr="001923C6">
              <w:rPr>
                <w:rFonts w:hint="eastAsia"/>
                <w:sz w:val="20"/>
              </w:rPr>
              <w:t>○</w:t>
            </w:r>
          </w:p>
        </w:tc>
      </w:tr>
      <w:tr w:rsidR="009D0219" w:rsidRPr="001923C6" w14:paraId="2CFC583F" w14:textId="77777777" w:rsidTr="00852B2A">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D2C7F4E" w14:textId="77777777" w:rsidR="009D0219" w:rsidRPr="001923C6" w:rsidRDefault="009D0219" w:rsidP="00603006">
            <w:pPr>
              <w:rPr>
                <w:sz w:val="20"/>
              </w:rPr>
            </w:pPr>
            <w:r w:rsidRPr="001923C6">
              <w:rPr>
                <w:sz w:val="20"/>
              </w:rPr>
              <w:t>eminj_efree</w:t>
            </w:r>
            <w:r>
              <w:rPr>
                <w:rFonts w:hint="eastAsia"/>
                <w:sz w:val="20"/>
              </w:rPr>
              <w:t>10</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4F1C9918" w14:textId="77777777" w:rsidR="009D0219" w:rsidRPr="001923C6" w:rsidRDefault="009D0219" w:rsidP="00603006">
            <w:pPr>
              <w:rPr>
                <w:sz w:val="20"/>
              </w:rPr>
            </w:pPr>
            <w:r w:rsidRPr="001923C6">
              <w:rPr>
                <w:rFonts w:hint="eastAsia"/>
                <w:sz w:val="20"/>
              </w:rPr>
              <w:t>ﾌﾘｰﾎﾟｰﾄ</w:t>
            </w:r>
            <w:r>
              <w:rPr>
                <w:sz w:val="20"/>
              </w:rPr>
              <w:t>10</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172A0BAF" w14:textId="77777777" w:rsidR="009D0219" w:rsidRPr="001923C6" w:rsidRDefault="009D0219" w:rsidP="00603006">
            <w:pPr>
              <w:rPr>
                <w:color w:val="000000"/>
                <w:sz w:val="20"/>
              </w:rPr>
            </w:pPr>
            <w:r w:rsidRPr="001923C6">
              <w:rPr>
                <w:color w:val="000000"/>
                <w:sz w:val="20"/>
              </w:rPr>
              <w:t>EMINJ_FREE</w:t>
            </w:r>
            <w:r>
              <w:rPr>
                <w:color w:val="000000"/>
                <w:sz w:val="20"/>
              </w:rPr>
              <w:t>10</w:t>
            </w:r>
            <w:r w:rsidRPr="001923C6">
              <w:rPr>
                <w:color w:val="000000"/>
                <w:sz w:val="20"/>
              </w:rPr>
              <w:t>_ID</w:t>
            </w:r>
          </w:p>
          <w:p w14:paraId="430EE382" w14:textId="77777777" w:rsidR="009D0219" w:rsidRPr="001923C6" w:rsidRDefault="009D0219" w:rsidP="00603006">
            <w:pPr>
              <w:rPr>
                <w:color w:val="000000"/>
                <w:sz w:val="20"/>
              </w:rPr>
            </w:pPr>
            <w:r w:rsidRPr="001923C6">
              <w:rPr>
                <w:color w:val="000000"/>
                <w:sz w:val="20"/>
              </w:rPr>
              <w:t>(2</w:t>
            </w:r>
            <w:r>
              <w:rPr>
                <w:color w:val="000000"/>
                <w:sz w:val="20"/>
              </w:rPr>
              <w:t>10</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2D3ACF24" w14:textId="77777777" w:rsidR="009D0219" w:rsidRPr="001923C6" w:rsidRDefault="009D0219" w:rsidP="00603006">
            <w:pPr>
              <w:rPr>
                <w:color w:val="000000"/>
                <w:sz w:val="20"/>
              </w:rPr>
            </w:pPr>
            <w:r w:rsidRPr="001923C6">
              <w:rPr>
                <w:sz w:val="20"/>
              </w:rPr>
              <w:t>eminj_efree</w:t>
            </w:r>
            <w:r>
              <w:rPr>
                <w:sz w:val="20"/>
              </w:rPr>
              <w:t>10</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429548C" w14:textId="77777777" w:rsidR="009D0219" w:rsidRPr="001923C6" w:rsidRDefault="009D0219" w:rsidP="00603006">
            <w:pPr>
              <w:rPr>
                <w:color w:val="000000"/>
                <w:sz w:val="20"/>
              </w:rPr>
            </w:pPr>
            <w:r w:rsidRPr="001923C6">
              <w:rPr>
                <w:rFonts w:hint="eastAsia"/>
                <w:sz w:val="20"/>
              </w:rPr>
              <w:t>【ﾌﾘｰﾎﾟｰﾄ</w:t>
            </w:r>
            <w:r>
              <w:rPr>
                <w:sz w:val="20"/>
              </w:rPr>
              <w:t>10</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009D48BE" w14:textId="77777777" w:rsidR="009D0219" w:rsidRPr="001923C6" w:rsidRDefault="009D0219" w:rsidP="00603006">
            <w:pPr>
              <w:jc w:val="center"/>
              <w:rPr>
                <w:sz w:val="20"/>
              </w:rPr>
            </w:pPr>
            <w:r w:rsidRPr="001923C6">
              <w:rPr>
                <w:rFonts w:hint="eastAsia"/>
                <w:sz w:val="20"/>
              </w:rPr>
              <w:t>○</w:t>
            </w:r>
          </w:p>
        </w:tc>
      </w:tr>
      <w:tr w:rsidR="009D0219" w:rsidRPr="001923C6" w14:paraId="33D123FB" w14:textId="77777777" w:rsidTr="00852B2A">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7D23DB4" w14:textId="77777777" w:rsidR="009D0219" w:rsidRPr="001923C6" w:rsidRDefault="009D0219" w:rsidP="00603006">
            <w:pPr>
              <w:rPr>
                <w:color w:val="000000"/>
                <w:sz w:val="20"/>
              </w:rPr>
            </w:pPr>
            <w:r w:rsidRPr="001923C6">
              <w:rPr>
                <w:sz w:val="20"/>
              </w:rPr>
              <w:lastRenderedPageBreak/>
              <w:t>eminj_efree</w:t>
            </w:r>
            <w:r>
              <w:rPr>
                <w:sz w:val="20"/>
              </w:rPr>
              <w:t>11</w:t>
            </w:r>
          </w:p>
        </w:tc>
        <w:tc>
          <w:tcPr>
            <w:tcW w:w="1972" w:type="dxa"/>
            <w:tcBorders>
              <w:top w:val="single" w:sz="6" w:space="0" w:color="000000"/>
              <w:left w:val="single" w:sz="6" w:space="0" w:color="000000"/>
              <w:bottom w:val="single" w:sz="6" w:space="0" w:color="000000"/>
              <w:right w:val="single" w:sz="6" w:space="0" w:color="000000"/>
            </w:tcBorders>
            <w:shd w:val="clear" w:color="auto" w:fill="auto"/>
          </w:tcPr>
          <w:p w14:paraId="07961F6A" w14:textId="77777777" w:rsidR="009D0219" w:rsidRPr="001923C6" w:rsidRDefault="009D0219" w:rsidP="00603006">
            <w:pPr>
              <w:rPr>
                <w:color w:val="000000"/>
                <w:sz w:val="20"/>
              </w:rPr>
            </w:pPr>
            <w:r w:rsidRPr="001923C6">
              <w:rPr>
                <w:rFonts w:hint="eastAsia"/>
                <w:sz w:val="20"/>
              </w:rPr>
              <w:t>ﾌﾘｰﾎﾟｰﾄ</w:t>
            </w:r>
            <w:r>
              <w:rPr>
                <w:sz w:val="20"/>
              </w:rPr>
              <w:t>11</w:t>
            </w:r>
            <w:r w:rsidRPr="001923C6">
              <w:rPr>
                <w:sz w:val="20"/>
              </w:rPr>
              <w:t>用噴射要求</w:t>
            </w:r>
          </w:p>
        </w:tc>
        <w:tc>
          <w:tcPr>
            <w:tcW w:w="1977" w:type="dxa"/>
            <w:tcBorders>
              <w:top w:val="single" w:sz="6" w:space="0" w:color="000000"/>
              <w:left w:val="single" w:sz="6" w:space="0" w:color="000000"/>
              <w:bottom w:val="single" w:sz="6" w:space="0" w:color="000000"/>
              <w:right w:val="single" w:sz="6" w:space="0" w:color="000000"/>
            </w:tcBorders>
            <w:shd w:val="clear" w:color="auto" w:fill="auto"/>
          </w:tcPr>
          <w:p w14:paraId="253FC86D" w14:textId="77777777" w:rsidR="009D0219" w:rsidRPr="001923C6" w:rsidRDefault="009D0219" w:rsidP="00603006">
            <w:pPr>
              <w:rPr>
                <w:color w:val="000000"/>
                <w:sz w:val="20"/>
              </w:rPr>
            </w:pPr>
            <w:r w:rsidRPr="001923C6">
              <w:rPr>
                <w:color w:val="000000"/>
                <w:sz w:val="20"/>
              </w:rPr>
              <w:t>EMINJ_FREE</w:t>
            </w:r>
            <w:r>
              <w:rPr>
                <w:color w:val="000000"/>
                <w:sz w:val="20"/>
              </w:rPr>
              <w:t>11</w:t>
            </w:r>
            <w:r w:rsidRPr="001923C6">
              <w:rPr>
                <w:color w:val="000000"/>
                <w:sz w:val="20"/>
              </w:rPr>
              <w:t>_ID</w:t>
            </w:r>
          </w:p>
          <w:p w14:paraId="1AF8C9CD" w14:textId="77777777" w:rsidR="009D0219" w:rsidRPr="001923C6" w:rsidRDefault="009D0219" w:rsidP="00603006">
            <w:pPr>
              <w:rPr>
                <w:color w:val="000000"/>
                <w:sz w:val="20"/>
              </w:rPr>
            </w:pPr>
            <w:r w:rsidRPr="001923C6">
              <w:rPr>
                <w:color w:val="000000"/>
                <w:sz w:val="20"/>
              </w:rPr>
              <w:t>(2</w:t>
            </w:r>
            <w:r>
              <w:rPr>
                <w:color w:val="000000"/>
                <w:sz w:val="20"/>
              </w:rPr>
              <w:t>11</w:t>
            </w:r>
            <w:r w:rsidRPr="001923C6">
              <w:rPr>
                <w:color w:val="000000"/>
                <w:sz w:val="20"/>
              </w:rPr>
              <w:t>)</w:t>
            </w:r>
          </w:p>
        </w:tc>
        <w:tc>
          <w:tcPr>
            <w:tcW w:w="1836" w:type="dxa"/>
            <w:tcBorders>
              <w:top w:val="single" w:sz="6" w:space="0" w:color="000000"/>
              <w:left w:val="single" w:sz="6" w:space="0" w:color="000000"/>
              <w:bottom w:val="single" w:sz="6" w:space="0" w:color="000000"/>
              <w:right w:val="single" w:sz="6" w:space="0" w:color="000000"/>
            </w:tcBorders>
            <w:shd w:val="clear" w:color="auto" w:fill="auto"/>
          </w:tcPr>
          <w:p w14:paraId="55628CE5" w14:textId="77777777" w:rsidR="009D0219" w:rsidRPr="001923C6" w:rsidRDefault="009D0219" w:rsidP="00603006">
            <w:pPr>
              <w:rPr>
                <w:color w:val="000000"/>
                <w:sz w:val="20"/>
              </w:rPr>
            </w:pPr>
            <w:r w:rsidRPr="001923C6">
              <w:rPr>
                <w:sz w:val="20"/>
              </w:rPr>
              <w:t>eminj_efree</w:t>
            </w:r>
            <w:r>
              <w:rPr>
                <w:sz w:val="20"/>
              </w:rPr>
              <w:t>11</w:t>
            </w:r>
            <w:r w:rsidRPr="001923C6">
              <w:rPr>
                <w:sz w:val="20"/>
              </w:rPr>
              <w:t>_pri</w:t>
            </w:r>
          </w:p>
        </w:tc>
        <w:tc>
          <w:tcPr>
            <w:tcW w:w="1835" w:type="dxa"/>
            <w:tcBorders>
              <w:top w:val="single" w:sz="6" w:space="0" w:color="000000"/>
              <w:left w:val="single" w:sz="6" w:space="0" w:color="000000"/>
              <w:bottom w:val="single" w:sz="6" w:space="0" w:color="000000"/>
              <w:right w:val="single" w:sz="6" w:space="0" w:color="000000"/>
            </w:tcBorders>
            <w:shd w:val="clear" w:color="auto" w:fill="auto"/>
          </w:tcPr>
          <w:p w14:paraId="40C41BB6" w14:textId="77777777" w:rsidR="009D0219" w:rsidRPr="001923C6" w:rsidRDefault="009D0219" w:rsidP="00603006">
            <w:pPr>
              <w:rPr>
                <w:color w:val="000000"/>
                <w:sz w:val="20"/>
              </w:rPr>
            </w:pPr>
            <w:r w:rsidRPr="001923C6">
              <w:rPr>
                <w:rFonts w:hint="eastAsia"/>
                <w:sz w:val="20"/>
              </w:rPr>
              <w:t>【ﾌﾘｰﾎﾟｰﾄ</w:t>
            </w:r>
            <w:r>
              <w:rPr>
                <w:sz w:val="20"/>
              </w:rPr>
              <w:t>11</w:t>
            </w:r>
            <w:r w:rsidRPr="001923C6">
              <w:rPr>
                <w:sz w:val="20"/>
              </w:rPr>
              <w:t>使用】</w:t>
            </w:r>
          </w:p>
        </w:tc>
        <w:tc>
          <w:tcPr>
            <w:tcW w:w="1027" w:type="dxa"/>
            <w:tcBorders>
              <w:top w:val="single" w:sz="6" w:space="0" w:color="000000"/>
              <w:left w:val="single" w:sz="6" w:space="0" w:color="000000"/>
              <w:bottom w:val="single" w:sz="6" w:space="0" w:color="000000"/>
              <w:right w:val="single" w:sz="6" w:space="0" w:color="000000"/>
            </w:tcBorders>
            <w:shd w:val="clear" w:color="auto" w:fill="auto"/>
          </w:tcPr>
          <w:p w14:paraId="3E67EBE2" w14:textId="77777777" w:rsidR="009D0219" w:rsidRPr="001923C6" w:rsidRDefault="009D0219" w:rsidP="00603006">
            <w:pPr>
              <w:jc w:val="center"/>
              <w:rPr>
                <w:sz w:val="20"/>
              </w:rPr>
            </w:pPr>
            <w:r w:rsidRPr="001923C6">
              <w:rPr>
                <w:rFonts w:hint="eastAsia"/>
                <w:sz w:val="20"/>
              </w:rPr>
              <w:t>○</w:t>
            </w:r>
          </w:p>
        </w:tc>
      </w:tr>
    </w:tbl>
    <w:p w14:paraId="18E4272A" w14:textId="77777777" w:rsidR="006A7E31" w:rsidRDefault="006A7E31" w:rsidP="001D26E5">
      <w:pPr>
        <w:jc w:val="left"/>
      </w:pPr>
    </w:p>
    <w:p w14:paraId="1315797B" w14:textId="453EE501" w:rsidR="00D1000D" w:rsidRPr="001923C6" w:rsidRDefault="006660BA" w:rsidP="001D26E5">
      <w:pPr>
        <w:jc w:val="left"/>
      </w:pPr>
      <w:r w:rsidRPr="001923C6">
        <w:t xml:space="preserve">   </w:t>
      </w:r>
      <w:bookmarkStart w:id="244" w:name="OLE_LINK31"/>
      <w:bookmarkStart w:id="245" w:name="OLE_LINK32"/>
      <w:r w:rsidR="00D01CBA" w:rsidRPr="001923C6">
        <w:t>e</w:t>
      </w:r>
      <w:bookmarkStart w:id="246" w:name="OLE_LINK67"/>
      <w:r w:rsidR="00D01CBA" w:rsidRPr="001923C6">
        <w:t>minj_tbl</w:t>
      </w:r>
      <w:r w:rsidRPr="001923C6">
        <w:rPr>
          <w:rFonts w:hint="eastAsia"/>
        </w:rPr>
        <w:t>（</w:t>
      </w:r>
      <w:r w:rsidR="003B6717" w:rsidRPr="001923C6">
        <w:rPr>
          <w:rFonts w:hint="eastAsia"/>
        </w:rPr>
        <w:t>通常</w:t>
      </w:r>
      <w:r w:rsidRPr="001923C6">
        <w:rPr>
          <w:rFonts w:hint="eastAsia"/>
        </w:rPr>
        <w:t>優先選択テーブル）の構成要素一覧</w:t>
      </w:r>
      <w:bookmarkStart w:id="247" w:name="OLE_LINK33"/>
      <w:bookmarkStart w:id="248" w:name="OLE_LINK34"/>
      <w:bookmarkStart w:id="249" w:name="OLE_LINK147"/>
      <w:r w:rsidR="00F90FE8" w:rsidRPr="001923C6">
        <w:t xml:space="preserve"> </w:t>
      </w:r>
      <w:commentRangeStart w:id="250"/>
      <w:commentRangeStart w:id="251"/>
      <w:commentRangeStart w:id="252"/>
      <w:commentRangeStart w:id="253"/>
      <w:r w:rsidR="00F90FE8" w:rsidRPr="001923C6">
        <w:t xml:space="preserve"> </w:t>
      </w:r>
      <w:commentRangeStart w:id="254"/>
      <w:commentRangeStart w:id="255"/>
      <w:commentRangeStart w:id="256"/>
      <w:commentRangeStart w:id="257"/>
      <w:commentRangeStart w:id="258"/>
      <w:commentRangeEnd w:id="250"/>
      <w:commentRangeEnd w:id="251"/>
      <w:commentRangeEnd w:id="252"/>
      <w:commentRangeEnd w:id="253"/>
      <w:r w:rsidR="00D95F99" w:rsidRPr="001923C6">
        <w:rPr>
          <w:rFonts w:hint="eastAsia"/>
        </w:rPr>
        <w:t xml:space="preserve"> </w:t>
      </w:r>
      <w:commentRangeEnd w:id="254"/>
      <w:commentRangeEnd w:id="255"/>
      <w:commentRangeEnd w:id="256"/>
      <w:commentRangeEnd w:id="257"/>
      <w:r w:rsidR="002B2413">
        <w:rPr>
          <w:rStyle w:val="a8"/>
        </w:rPr>
        <w:commentReference w:id="254"/>
      </w:r>
      <w:r w:rsidR="00C65017" w:rsidRPr="001923C6">
        <w:rPr>
          <w:rStyle w:val="a8"/>
        </w:rPr>
        <w:commentReference w:id="255"/>
      </w:r>
      <w:r w:rsidR="005D01F8" w:rsidRPr="001923C6">
        <w:rPr>
          <w:rStyle w:val="a8"/>
        </w:rPr>
        <w:commentReference w:id="256"/>
      </w:r>
      <w:r w:rsidR="00D95F99" w:rsidRPr="001923C6">
        <w:rPr>
          <w:rStyle w:val="a8"/>
        </w:rPr>
        <w:commentReference w:id="257"/>
      </w:r>
      <w:r w:rsidR="00FC759F" w:rsidRPr="001923C6">
        <w:rPr>
          <w:rStyle w:val="a8"/>
        </w:rPr>
        <w:commentReference w:id="250"/>
      </w:r>
      <w:r w:rsidR="00D0354F" w:rsidRPr="001923C6">
        <w:rPr>
          <w:rStyle w:val="a8"/>
        </w:rPr>
        <w:commentReference w:id="251"/>
      </w:r>
      <w:r w:rsidR="00A8775E" w:rsidRPr="001923C6">
        <w:rPr>
          <w:rStyle w:val="a8"/>
        </w:rPr>
        <w:commentReference w:id="252"/>
      </w:r>
      <w:r w:rsidR="00F90FE8" w:rsidRPr="001923C6">
        <w:rPr>
          <w:rStyle w:val="a8"/>
        </w:rPr>
        <w:commentReference w:id="253"/>
      </w:r>
      <w:commentRangeEnd w:id="258"/>
      <w:r w:rsidR="004C2402">
        <w:rPr>
          <w:rStyle w:val="a8"/>
        </w:rPr>
        <w:commentReference w:id="258"/>
      </w:r>
    </w:p>
    <w:tbl>
      <w:tblPr>
        <w:tblW w:w="10065" w:type="dxa"/>
        <w:tblInd w:w="30" w:type="dxa"/>
        <w:tblLayout w:type="fixed"/>
        <w:tblCellMar>
          <w:left w:w="30" w:type="dxa"/>
          <w:right w:w="30" w:type="dxa"/>
        </w:tblCellMar>
        <w:tblLook w:val="0000" w:firstRow="0" w:lastRow="0" w:firstColumn="0" w:lastColumn="0" w:noHBand="0" w:noVBand="0"/>
      </w:tblPr>
      <w:tblGrid>
        <w:gridCol w:w="1418"/>
        <w:gridCol w:w="1962"/>
        <w:gridCol w:w="1968"/>
        <w:gridCol w:w="1827"/>
        <w:gridCol w:w="1897"/>
        <w:gridCol w:w="993"/>
      </w:tblGrid>
      <w:tr w:rsidR="000626DD" w:rsidRPr="001923C6" w14:paraId="5982BF33" w14:textId="77777777" w:rsidTr="00EA7380">
        <w:trPr>
          <w:cantSplit/>
          <w:trHeight w:val="216"/>
        </w:trPr>
        <w:tc>
          <w:tcPr>
            <w:tcW w:w="1418" w:type="dxa"/>
            <w:tcBorders>
              <w:top w:val="single" w:sz="4" w:space="0" w:color="auto"/>
              <w:left w:val="single" w:sz="6" w:space="0" w:color="000000"/>
              <w:bottom w:val="single" w:sz="6" w:space="0" w:color="000000"/>
              <w:right w:val="single" w:sz="6" w:space="0" w:color="000000"/>
            </w:tcBorders>
          </w:tcPr>
          <w:p w14:paraId="39E21DC1" w14:textId="77777777" w:rsidR="00A05481" w:rsidRPr="001923C6" w:rsidRDefault="000626DD" w:rsidP="000E3641">
            <w:pPr>
              <w:jc w:val="center"/>
              <w:rPr>
                <w:sz w:val="20"/>
              </w:rPr>
            </w:pPr>
            <w:bookmarkStart w:id="259" w:name="_Hlk399437359"/>
            <w:bookmarkStart w:id="260" w:name="_Hlk373861418"/>
            <w:bookmarkEnd w:id="244"/>
            <w:bookmarkEnd w:id="245"/>
            <w:bookmarkEnd w:id="246"/>
            <w:bookmarkEnd w:id="247"/>
            <w:bookmarkEnd w:id="248"/>
            <w:bookmarkEnd w:id="249"/>
            <w:r w:rsidRPr="001923C6">
              <w:rPr>
                <w:rFonts w:hint="eastAsia"/>
                <w:sz w:val="20"/>
              </w:rPr>
              <w:t>要求</w:t>
            </w:r>
          </w:p>
          <w:p w14:paraId="329C4630" w14:textId="77777777" w:rsidR="000626DD" w:rsidRPr="001923C6" w:rsidRDefault="000626DD" w:rsidP="000E3641">
            <w:pPr>
              <w:jc w:val="center"/>
              <w:rPr>
                <w:sz w:val="20"/>
              </w:rPr>
            </w:pPr>
            <w:r w:rsidRPr="001923C6">
              <w:rPr>
                <w:sz w:val="20"/>
              </w:rPr>
              <w:t>(ﾓｼﾞｭｰﾙ名)</w:t>
            </w:r>
          </w:p>
        </w:tc>
        <w:tc>
          <w:tcPr>
            <w:tcW w:w="1962" w:type="dxa"/>
            <w:tcBorders>
              <w:top w:val="single" w:sz="4" w:space="0" w:color="auto"/>
              <w:left w:val="single" w:sz="6" w:space="0" w:color="000000"/>
              <w:bottom w:val="single" w:sz="6" w:space="0" w:color="000000"/>
              <w:right w:val="single" w:sz="6" w:space="0" w:color="000000"/>
            </w:tcBorders>
          </w:tcPr>
          <w:p w14:paraId="303D6772" w14:textId="77777777" w:rsidR="00A05481" w:rsidRPr="001923C6" w:rsidRDefault="000626DD" w:rsidP="000E3641">
            <w:pPr>
              <w:jc w:val="center"/>
              <w:rPr>
                <w:sz w:val="20"/>
              </w:rPr>
            </w:pPr>
            <w:r w:rsidRPr="001923C6">
              <w:rPr>
                <w:rFonts w:hint="eastAsia"/>
                <w:sz w:val="20"/>
              </w:rPr>
              <w:t>要求</w:t>
            </w:r>
          </w:p>
          <w:p w14:paraId="3EB6493F" w14:textId="77777777" w:rsidR="000626DD" w:rsidRPr="001923C6" w:rsidRDefault="000626DD" w:rsidP="000E3641">
            <w:pPr>
              <w:jc w:val="center"/>
              <w:rPr>
                <w:sz w:val="20"/>
              </w:rPr>
            </w:pPr>
            <w:r w:rsidRPr="001923C6">
              <w:rPr>
                <w:sz w:val="20"/>
              </w:rPr>
              <w:t>(機能名)</w:t>
            </w:r>
          </w:p>
        </w:tc>
        <w:tc>
          <w:tcPr>
            <w:tcW w:w="1968" w:type="dxa"/>
            <w:tcBorders>
              <w:top w:val="single" w:sz="4" w:space="0" w:color="auto"/>
              <w:left w:val="single" w:sz="6" w:space="0" w:color="000000"/>
              <w:bottom w:val="single" w:sz="6" w:space="0" w:color="000000"/>
              <w:right w:val="single" w:sz="6" w:space="0" w:color="000000"/>
            </w:tcBorders>
          </w:tcPr>
          <w:p w14:paraId="7224BEA4" w14:textId="77777777" w:rsidR="000626DD" w:rsidRPr="001923C6" w:rsidRDefault="000626DD" w:rsidP="000E3641">
            <w:pPr>
              <w:jc w:val="center"/>
              <w:rPr>
                <w:sz w:val="20"/>
              </w:rPr>
            </w:pPr>
            <w:r w:rsidRPr="001923C6">
              <w:rPr>
                <w:rFonts w:hint="eastAsia"/>
                <w:color w:val="000000"/>
                <w:sz w:val="20"/>
              </w:rPr>
              <w:t>ＩＤ</w:t>
            </w:r>
          </w:p>
        </w:tc>
        <w:tc>
          <w:tcPr>
            <w:tcW w:w="1827" w:type="dxa"/>
            <w:tcBorders>
              <w:top w:val="single" w:sz="4" w:space="0" w:color="auto"/>
              <w:left w:val="single" w:sz="6" w:space="0" w:color="000000"/>
              <w:bottom w:val="single" w:sz="6" w:space="0" w:color="000000"/>
              <w:right w:val="single" w:sz="6" w:space="0" w:color="000000"/>
            </w:tcBorders>
          </w:tcPr>
          <w:p w14:paraId="06B281BB" w14:textId="77777777" w:rsidR="000626DD" w:rsidRPr="001923C6" w:rsidRDefault="000626DD" w:rsidP="000E3641">
            <w:pPr>
              <w:jc w:val="center"/>
              <w:rPr>
                <w:sz w:val="20"/>
              </w:rPr>
            </w:pPr>
            <w:r w:rsidRPr="001923C6">
              <w:rPr>
                <w:rFonts w:hint="eastAsia"/>
                <w:sz w:val="20"/>
              </w:rPr>
              <w:t>優先度</w:t>
            </w:r>
          </w:p>
        </w:tc>
        <w:tc>
          <w:tcPr>
            <w:tcW w:w="1897" w:type="dxa"/>
            <w:tcBorders>
              <w:top w:val="single" w:sz="4" w:space="0" w:color="auto"/>
              <w:left w:val="single" w:sz="6" w:space="0" w:color="000000"/>
              <w:bottom w:val="single" w:sz="6" w:space="0" w:color="000000"/>
              <w:right w:val="single" w:sz="6" w:space="0" w:color="000000"/>
            </w:tcBorders>
          </w:tcPr>
          <w:p w14:paraId="0927A8FF" w14:textId="77777777" w:rsidR="000626DD" w:rsidRPr="001923C6" w:rsidRDefault="000626DD" w:rsidP="000E3641">
            <w:pPr>
              <w:jc w:val="center"/>
              <w:rPr>
                <w:sz w:val="20"/>
              </w:rPr>
            </w:pPr>
            <w:r w:rsidRPr="001923C6">
              <w:rPr>
                <w:rFonts w:hint="eastAsia"/>
                <w:sz w:val="20"/>
              </w:rPr>
              <w:t>ｺﾝﾊﾟｲﾙ</w:t>
            </w:r>
            <w:r w:rsidRPr="001923C6">
              <w:rPr>
                <w:sz w:val="20"/>
              </w:rPr>
              <w:t>SW</w:t>
            </w:r>
          </w:p>
        </w:tc>
        <w:tc>
          <w:tcPr>
            <w:tcW w:w="993" w:type="dxa"/>
            <w:tcBorders>
              <w:top w:val="single" w:sz="4" w:space="0" w:color="auto"/>
              <w:left w:val="single" w:sz="6" w:space="0" w:color="000000"/>
              <w:bottom w:val="single" w:sz="6" w:space="0" w:color="000000"/>
              <w:right w:val="single" w:sz="6" w:space="0" w:color="000000"/>
            </w:tcBorders>
          </w:tcPr>
          <w:p w14:paraId="518AEBBE" w14:textId="77777777" w:rsidR="000626DD" w:rsidRPr="001923C6" w:rsidRDefault="000626DD" w:rsidP="000E3641">
            <w:pPr>
              <w:jc w:val="center"/>
              <w:rPr>
                <w:sz w:val="20"/>
              </w:rPr>
            </w:pPr>
            <w:r w:rsidRPr="001923C6">
              <w:rPr>
                <w:rFonts w:hint="eastAsia"/>
                <w:sz w:val="20"/>
              </w:rPr>
              <w:t>調停制約有無</w:t>
            </w:r>
          </w:p>
        </w:tc>
      </w:tr>
      <w:tr w:rsidR="000626DD" w:rsidRPr="001923C6" w14:paraId="313E69BB"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07EDE5F1" w14:textId="77777777" w:rsidR="000626DD" w:rsidRPr="001923C6" w:rsidRDefault="000626DD" w:rsidP="000E3641">
            <w:pPr>
              <w:rPr>
                <w:sz w:val="20"/>
              </w:rPr>
            </w:pPr>
            <w:bookmarkStart w:id="261" w:name="_Hlk352762472"/>
            <w:bookmarkEnd w:id="259"/>
            <w:r w:rsidRPr="001923C6">
              <w:rPr>
                <w:sz w:val="20"/>
              </w:rPr>
              <w:t>ebench</w:t>
            </w:r>
          </w:p>
        </w:tc>
        <w:tc>
          <w:tcPr>
            <w:tcW w:w="1962" w:type="dxa"/>
            <w:tcBorders>
              <w:top w:val="single" w:sz="6" w:space="0" w:color="000000"/>
              <w:left w:val="single" w:sz="6" w:space="0" w:color="000000"/>
              <w:bottom w:val="single" w:sz="6" w:space="0" w:color="000000"/>
              <w:right w:val="single" w:sz="6" w:space="0" w:color="000000"/>
            </w:tcBorders>
          </w:tcPr>
          <w:p w14:paraId="4C9AFCEE" w14:textId="77777777" w:rsidR="000626DD" w:rsidRPr="001923C6" w:rsidRDefault="000626DD" w:rsidP="000E3641">
            <w:pPr>
              <w:rPr>
                <w:sz w:val="20"/>
              </w:rPr>
            </w:pPr>
            <w:r w:rsidRPr="001923C6">
              <w:rPr>
                <w:rFonts w:hint="eastAsia"/>
                <w:sz w:val="20"/>
              </w:rPr>
              <w:t>ﾍﾞﾝﾁ適合用噴射要求</w:t>
            </w:r>
          </w:p>
        </w:tc>
        <w:tc>
          <w:tcPr>
            <w:tcW w:w="1968" w:type="dxa"/>
            <w:tcBorders>
              <w:top w:val="single" w:sz="6" w:space="0" w:color="000000"/>
              <w:left w:val="single" w:sz="6" w:space="0" w:color="000000"/>
              <w:bottom w:val="single" w:sz="6" w:space="0" w:color="000000"/>
              <w:right w:val="single" w:sz="6" w:space="0" w:color="000000"/>
            </w:tcBorders>
          </w:tcPr>
          <w:p w14:paraId="70E62102" w14:textId="77777777" w:rsidR="000626DD" w:rsidRPr="001923C6" w:rsidRDefault="000626DD" w:rsidP="009F2D33">
            <w:pPr>
              <w:rPr>
                <w:color w:val="000000"/>
                <w:sz w:val="20"/>
              </w:rPr>
            </w:pPr>
            <w:r w:rsidRPr="001923C6">
              <w:rPr>
                <w:color w:val="000000"/>
                <w:sz w:val="20"/>
              </w:rPr>
              <w:t>EMINJ_BENCH_ID</w:t>
            </w:r>
          </w:p>
          <w:p w14:paraId="478D2ECE" w14:textId="0AEF658F" w:rsidR="000626DD" w:rsidRPr="001923C6" w:rsidRDefault="000626DD" w:rsidP="00282332">
            <w:pPr>
              <w:rPr>
                <w:color w:val="000000"/>
                <w:sz w:val="20"/>
              </w:rPr>
            </w:pPr>
            <w:r w:rsidRPr="001923C6">
              <w:rPr>
                <w:color w:val="000000"/>
                <w:sz w:val="20"/>
              </w:rPr>
              <w:t>(</w:t>
            </w:r>
            <w:r w:rsidR="00892879" w:rsidRPr="001923C6">
              <w:rPr>
                <w:color w:val="000000"/>
                <w:sz w:val="20"/>
              </w:rPr>
              <w:t>2</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0E497007" w14:textId="77777777" w:rsidR="000626DD" w:rsidRPr="001923C6" w:rsidRDefault="000626DD" w:rsidP="009F2D33">
            <w:pPr>
              <w:rPr>
                <w:color w:val="000000"/>
                <w:sz w:val="20"/>
              </w:rPr>
            </w:pPr>
            <w:r w:rsidRPr="001923C6">
              <w:rPr>
                <w:color w:val="000000"/>
                <w:sz w:val="20"/>
              </w:rPr>
              <w:t>ebench_einj_pri</w:t>
            </w:r>
          </w:p>
          <w:p w14:paraId="325B7231" w14:textId="1D17D8B9" w:rsidR="000626DD" w:rsidRPr="001923C6" w:rsidRDefault="000626DD" w:rsidP="00282332">
            <w:pPr>
              <w:rPr>
                <w:color w:val="000000"/>
                <w:sz w:val="20"/>
              </w:rPr>
            </w:pPr>
            <w:r w:rsidRPr="001923C6">
              <w:rPr>
                <w:color w:val="000000"/>
                <w:sz w:val="20"/>
              </w:rPr>
              <w:t>(</w:t>
            </w:r>
            <w:r w:rsidR="00892879" w:rsidRPr="001923C6">
              <w:rPr>
                <w:color w:val="000000"/>
                <w:sz w:val="20"/>
              </w:rPr>
              <w:t>2</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79389DBC" w14:textId="5463435B" w:rsidR="000626DD" w:rsidRPr="001923C6" w:rsidRDefault="000626DD" w:rsidP="000E3641">
            <w:pPr>
              <w:rPr>
                <w:sz w:val="20"/>
              </w:rPr>
            </w:pPr>
            <w:r w:rsidRPr="001923C6">
              <w:rPr>
                <w:rFonts w:hint="eastAsia"/>
                <w:sz w:val="20"/>
              </w:rPr>
              <w:t>【ﾍﾞﾝﾁ適合用ｿﾌﾄ有】</w:t>
            </w:r>
            <w:r w:rsidR="002F7D44" w:rsidRPr="001923C6">
              <w:rPr>
                <w:sz w:val="20"/>
              </w:rPr>
              <w:t>OR【ﾍﾞﾝﾁ適合ﾓｰﾄﾞ有】</w:t>
            </w:r>
          </w:p>
        </w:tc>
        <w:tc>
          <w:tcPr>
            <w:tcW w:w="993" w:type="dxa"/>
            <w:tcBorders>
              <w:top w:val="single" w:sz="6" w:space="0" w:color="000000"/>
              <w:left w:val="single" w:sz="6" w:space="0" w:color="000000"/>
              <w:bottom w:val="single" w:sz="6" w:space="0" w:color="000000"/>
              <w:right w:val="single" w:sz="6" w:space="0" w:color="000000"/>
            </w:tcBorders>
          </w:tcPr>
          <w:p w14:paraId="0C0830A2" w14:textId="77777777" w:rsidR="000626DD" w:rsidRPr="001923C6" w:rsidRDefault="000626DD" w:rsidP="00821768">
            <w:pPr>
              <w:jc w:val="center"/>
              <w:rPr>
                <w:sz w:val="20"/>
              </w:rPr>
            </w:pPr>
          </w:p>
        </w:tc>
      </w:tr>
      <w:tr w:rsidR="003B6717" w:rsidRPr="001923C6" w14:paraId="47E4EE76"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731B1CEF" w14:textId="55E9171E" w:rsidR="003B6717" w:rsidRPr="001923C6" w:rsidRDefault="003B6717" w:rsidP="003B6717">
            <w:pPr>
              <w:rPr>
                <w:sz w:val="20"/>
              </w:rPr>
            </w:pPr>
            <w:r w:rsidRPr="001923C6">
              <w:rPr>
                <w:sz w:val="20"/>
              </w:rPr>
              <w:t>eegstpvs</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7232032B" w14:textId="6A28CC9D" w:rsidR="003B6717" w:rsidRPr="001923C6" w:rsidRDefault="003B6717" w:rsidP="003B6717">
            <w:pPr>
              <w:rPr>
                <w:sz w:val="20"/>
              </w:rPr>
            </w:pPr>
            <w:r w:rsidRPr="001923C6">
              <w:rPr>
                <w:rFonts w:hint="eastAsia"/>
                <w:sz w:val="20"/>
              </w:rPr>
              <w:t>噴射停止</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3A3E8066" w14:textId="77777777" w:rsidR="003B6717" w:rsidRPr="001923C6" w:rsidRDefault="003B6717" w:rsidP="003B6717">
            <w:pPr>
              <w:rPr>
                <w:color w:val="000000"/>
                <w:sz w:val="20"/>
              </w:rPr>
            </w:pPr>
            <w:r w:rsidRPr="001923C6">
              <w:rPr>
                <w:color w:val="000000"/>
                <w:sz w:val="20"/>
              </w:rPr>
              <w:t>EMINJ_EGSTPVS_ID</w:t>
            </w:r>
          </w:p>
          <w:p w14:paraId="03B07CB0" w14:textId="6D3B043C" w:rsidR="003B6717" w:rsidRPr="001923C6" w:rsidRDefault="003B6717" w:rsidP="00282332">
            <w:pPr>
              <w:rPr>
                <w:color w:val="000000"/>
                <w:sz w:val="20"/>
              </w:rPr>
            </w:pPr>
            <w:r w:rsidRPr="001923C6">
              <w:rPr>
                <w:color w:val="000000"/>
                <w:sz w:val="20"/>
              </w:rPr>
              <w:t>(</w:t>
            </w:r>
            <w:r w:rsidR="00892879" w:rsidRPr="001923C6">
              <w:rPr>
                <w:color w:val="000000"/>
                <w:sz w:val="20"/>
              </w:rPr>
              <w:t>4</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24AC2D5A" w14:textId="478ECE85" w:rsidR="003B6717" w:rsidRPr="001923C6" w:rsidRDefault="003B6717" w:rsidP="00282332">
            <w:pPr>
              <w:rPr>
                <w:color w:val="000000"/>
                <w:sz w:val="20"/>
              </w:rPr>
            </w:pPr>
            <w:r w:rsidRPr="001923C6">
              <w:rPr>
                <w:color w:val="000000"/>
                <w:sz w:val="20"/>
              </w:rPr>
              <w:t>eegstpvs_einjmodstpvs_pri(</w:t>
            </w:r>
            <w:r w:rsidR="00892879" w:rsidRPr="001923C6">
              <w:rPr>
                <w:color w:val="000000"/>
                <w:sz w:val="20"/>
              </w:rPr>
              <w:t>4</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C549F1F" w14:textId="0F529406" w:rsidR="003B6717" w:rsidRPr="001923C6" w:rsidRDefault="003B6717" w:rsidP="00BD2C34">
            <w:pPr>
              <w:rPr>
                <w:sz w:val="20"/>
              </w:rPr>
            </w:pPr>
            <w:r w:rsidRPr="001923C6">
              <w:rPr>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56968C3" w14:textId="77777777" w:rsidR="003B6717" w:rsidRPr="001923C6" w:rsidRDefault="003B6717" w:rsidP="003B6717">
            <w:pPr>
              <w:jc w:val="center"/>
              <w:rPr>
                <w:sz w:val="20"/>
              </w:rPr>
            </w:pPr>
          </w:p>
        </w:tc>
      </w:tr>
      <w:tr w:rsidR="003B6717" w:rsidRPr="001923C6" w14:paraId="704F54D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426AEB39" w14:textId="77777777" w:rsidR="003B6717" w:rsidRPr="001923C6" w:rsidRDefault="003B6717" w:rsidP="003B6717">
            <w:pPr>
              <w:rPr>
                <w:sz w:val="20"/>
              </w:rPr>
            </w:pPr>
            <w:bookmarkStart w:id="262" w:name="_Hlk352760271"/>
            <w:r w:rsidRPr="001923C6">
              <w:rPr>
                <w:sz w:val="20"/>
              </w:rPr>
              <w:t>edeflair</w:t>
            </w:r>
          </w:p>
        </w:tc>
        <w:tc>
          <w:tcPr>
            <w:tcW w:w="1962" w:type="dxa"/>
            <w:tcBorders>
              <w:top w:val="single" w:sz="6" w:space="0" w:color="000000"/>
              <w:left w:val="single" w:sz="6" w:space="0" w:color="000000"/>
              <w:bottom w:val="single" w:sz="6" w:space="0" w:color="000000"/>
              <w:right w:val="single" w:sz="6" w:space="0" w:color="000000"/>
            </w:tcBorders>
          </w:tcPr>
          <w:p w14:paraId="1ACEBDB4" w14:textId="77777777" w:rsidR="003B6717" w:rsidRPr="001923C6" w:rsidRDefault="003B6717" w:rsidP="003B6717">
            <w:pPr>
              <w:rPr>
                <w:sz w:val="20"/>
              </w:rPr>
            </w:pPr>
            <w:r w:rsidRPr="001923C6">
              <w:rPr>
                <w:rFonts w:hint="eastAsia"/>
                <w:sz w:val="20"/>
              </w:rPr>
              <w:t>工場ｴｱ抜き制御</w:t>
            </w:r>
          </w:p>
        </w:tc>
        <w:tc>
          <w:tcPr>
            <w:tcW w:w="1968" w:type="dxa"/>
            <w:tcBorders>
              <w:top w:val="single" w:sz="6" w:space="0" w:color="000000"/>
              <w:left w:val="single" w:sz="6" w:space="0" w:color="000000"/>
              <w:bottom w:val="single" w:sz="6" w:space="0" w:color="000000"/>
              <w:right w:val="single" w:sz="6" w:space="0" w:color="000000"/>
            </w:tcBorders>
          </w:tcPr>
          <w:p w14:paraId="08506D9F" w14:textId="77777777" w:rsidR="003B6717" w:rsidRPr="001923C6" w:rsidRDefault="003B6717" w:rsidP="003B6717">
            <w:pPr>
              <w:rPr>
                <w:color w:val="000000"/>
                <w:sz w:val="20"/>
              </w:rPr>
            </w:pPr>
            <w:r w:rsidRPr="001923C6">
              <w:rPr>
                <w:color w:val="000000"/>
                <w:sz w:val="20"/>
              </w:rPr>
              <w:t>EMINJ_DEFLAIR_ID</w:t>
            </w:r>
          </w:p>
          <w:p w14:paraId="108A2E54" w14:textId="36E1E668" w:rsidR="003B6717" w:rsidRPr="001923C6" w:rsidRDefault="003B6717" w:rsidP="00282332">
            <w:pPr>
              <w:rPr>
                <w:color w:val="000000"/>
                <w:sz w:val="20"/>
              </w:rPr>
            </w:pPr>
            <w:r w:rsidRPr="001923C6">
              <w:rPr>
                <w:color w:val="000000"/>
                <w:sz w:val="20"/>
              </w:rPr>
              <w:t>(</w:t>
            </w:r>
            <w:r w:rsidR="00892879" w:rsidRPr="001923C6">
              <w:rPr>
                <w:color w:val="000000"/>
                <w:sz w:val="20"/>
              </w:rPr>
              <w:t>6</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201FFD85" w14:textId="1350FC46" w:rsidR="003B6717" w:rsidRPr="001923C6" w:rsidRDefault="003B6717" w:rsidP="00282332">
            <w:pPr>
              <w:rPr>
                <w:color w:val="000000"/>
                <w:sz w:val="20"/>
              </w:rPr>
            </w:pPr>
            <w:r w:rsidRPr="001923C6">
              <w:rPr>
                <w:color w:val="000000"/>
                <w:sz w:val="20"/>
              </w:rPr>
              <w:t>edeflair_einjmoddefa_pri(</w:t>
            </w:r>
            <w:r w:rsidR="00892879" w:rsidRPr="001923C6">
              <w:rPr>
                <w:color w:val="000000"/>
                <w:sz w:val="20"/>
              </w:rPr>
              <w:t>6</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064DA938" w14:textId="5E202B88" w:rsidR="003B6717" w:rsidRPr="001923C6" w:rsidRDefault="003B6717" w:rsidP="00BD2C34">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6C616AE9" w14:textId="77777777" w:rsidR="003B6717" w:rsidRPr="001923C6" w:rsidRDefault="003B6717" w:rsidP="003B6717">
            <w:pPr>
              <w:jc w:val="center"/>
              <w:rPr>
                <w:sz w:val="20"/>
              </w:rPr>
            </w:pPr>
            <w:r w:rsidRPr="001923C6">
              <w:rPr>
                <w:rFonts w:hint="eastAsia"/>
                <w:sz w:val="20"/>
              </w:rPr>
              <w:t>○</w:t>
            </w:r>
          </w:p>
        </w:tc>
      </w:tr>
      <w:tr w:rsidR="003B6717" w:rsidRPr="001923C6" w14:paraId="6E5BE5F9"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5F474D39" w14:textId="77777777" w:rsidR="003B6717" w:rsidRPr="001923C6" w:rsidRDefault="003B6717" w:rsidP="003B6717">
            <w:pPr>
              <w:rPr>
                <w:sz w:val="20"/>
              </w:rPr>
            </w:pPr>
            <w:r w:rsidRPr="001923C6">
              <w:rPr>
                <w:sz w:val="20"/>
              </w:rPr>
              <w:t>estphv</w:t>
            </w:r>
          </w:p>
        </w:tc>
        <w:tc>
          <w:tcPr>
            <w:tcW w:w="1962" w:type="dxa"/>
            <w:tcBorders>
              <w:top w:val="single" w:sz="6" w:space="0" w:color="000000"/>
              <w:left w:val="single" w:sz="6" w:space="0" w:color="000000"/>
              <w:bottom w:val="single" w:sz="6" w:space="0" w:color="000000"/>
              <w:right w:val="single" w:sz="6" w:space="0" w:color="000000"/>
            </w:tcBorders>
          </w:tcPr>
          <w:p w14:paraId="4D6A5B26" w14:textId="77777777" w:rsidR="003B6717" w:rsidRPr="001923C6" w:rsidRDefault="003B6717" w:rsidP="003B6717">
            <w:pPr>
              <w:rPr>
                <w:sz w:val="20"/>
              </w:rPr>
            </w:pPr>
            <w:r w:rsidRPr="001923C6">
              <w:rPr>
                <w:sz w:val="20"/>
              </w:rPr>
              <w:t>HV</w:t>
            </w:r>
            <w:r w:rsidRPr="001923C6">
              <w:rPr>
                <w:rFonts w:hint="eastAsia"/>
                <w:sz w:val="20"/>
              </w:rPr>
              <w:t>停止制御</w:t>
            </w:r>
          </w:p>
        </w:tc>
        <w:tc>
          <w:tcPr>
            <w:tcW w:w="1968" w:type="dxa"/>
            <w:tcBorders>
              <w:top w:val="single" w:sz="6" w:space="0" w:color="000000"/>
              <w:left w:val="single" w:sz="6" w:space="0" w:color="000000"/>
              <w:bottom w:val="single" w:sz="6" w:space="0" w:color="000000"/>
              <w:right w:val="single" w:sz="6" w:space="0" w:color="000000"/>
            </w:tcBorders>
          </w:tcPr>
          <w:p w14:paraId="043799AC" w14:textId="77777777" w:rsidR="003B6717" w:rsidRPr="001923C6" w:rsidRDefault="003B6717" w:rsidP="003B6717">
            <w:pPr>
              <w:rPr>
                <w:color w:val="000000"/>
                <w:sz w:val="20"/>
              </w:rPr>
            </w:pPr>
            <w:r w:rsidRPr="001923C6">
              <w:rPr>
                <w:color w:val="000000"/>
                <w:sz w:val="20"/>
              </w:rPr>
              <w:t>EMINJ_STPHV_ID</w:t>
            </w:r>
          </w:p>
          <w:p w14:paraId="640F1F4B" w14:textId="77777777" w:rsidR="003B6717" w:rsidRPr="001923C6" w:rsidRDefault="003B6717" w:rsidP="003B6717">
            <w:pPr>
              <w:rPr>
                <w:color w:val="000000"/>
                <w:sz w:val="20"/>
              </w:rPr>
            </w:pPr>
            <w:r w:rsidRPr="001923C6">
              <w:rPr>
                <w:color w:val="000000"/>
                <w:sz w:val="20"/>
              </w:rPr>
              <w:t>(12)</w:t>
            </w:r>
          </w:p>
        </w:tc>
        <w:tc>
          <w:tcPr>
            <w:tcW w:w="1827" w:type="dxa"/>
            <w:tcBorders>
              <w:top w:val="single" w:sz="6" w:space="0" w:color="000000"/>
              <w:left w:val="single" w:sz="6" w:space="0" w:color="000000"/>
              <w:bottom w:val="single" w:sz="6" w:space="0" w:color="000000"/>
              <w:right w:val="single" w:sz="6" w:space="0" w:color="000000"/>
            </w:tcBorders>
          </w:tcPr>
          <w:p w14:paraId="333068D9" w14:textId="77777777" w:rsidR="003B6717" w:rsidRPr="001923C6" w:rsidRDefault="003B6717" w:rsidP="003B6717">
            <w:pPr>
              <w:rPr>
                <w:color w:val="000000"/>
                <w:sz w:val="20"/>
              </w:rPr>
            </w:pPr>
            <w:r w:rsidRPr="001923C6">
              <w:rPr>
                <w:color w:val="000000"/>
                <w:sz w:val="20"/>
              </w:rPr>
              <w:t>estphv_einjmodstphv_pri(12)</w:t>
            </w:r>
          </w:p>
        </w:tc>
        <w:tc>
          <w:tcPr>
            <w:tcW w:w="1897" w:type="dxa"/>
            <w:tcBorders>
              <w:top w:val="single" w:sz="6" w:space="0" w:color="000000"/>
              <w:left w:val="single" w:sz="6" w:space="0" w:color="000000"/>
              <w:bottom w:val="single" w:sz="6" w:space="0" w:color="000000"/>
              <w:right w:val="single" w:sz="6" w:space="0" w:color="000000"/>
            </w:tcBorders>
          </w:tcPr>
          <w:p w14:paraId="6333162F" w14:textId="38DFEF49" w:rsidR="003B6717" w:rsidRPr="001923C6" w:rsidRDefault="003B6717" w:rsidP="00BD2C34">
            <w:pPr>
              <w:rPr>
                <w:sz w:val="20"/>
              </w:rPr>
            </w:pPr>
            <w:r w:rsidRPr="001923C6">
              <w:rPr>
                <w:rFonts w:hint="eastAsia"/>
                <w:sz w:val="20"/>
              </w:rPr>
              <w:t>【</w:t>
            </w:r>
            <w:r w:rsidRPr="001923C6">
              <w:rPr>
                <w:sz w:val="20"/>
              </w:rPr>
              <w:t>EG-MG遊星ｷﾞｱ】OR【EG-MG直結】</w:t>
            </w:r>
          </w:p>
        </w:tc>
        <w:tc>
          <w:tcPr>
            <w:tcW w:w="993" w:type="dxa"/>
            <w:tcBorders>
              <w:top w:val="single" w:sz="6" w:space="0" w:color="000000"/>
              <w:left w:val="single" w:sz="6" w:space="0" w:color="000000"/>
              <w:bottom w:val="single" w:sz="6" w:space="0" w:color="000000"/>
              <w:right w:val="single" w:sz="6" w:space="0" w:color="000000"/>
            </w:tcBorders>
          </w:tcPr>
          <w:p w14:paraId="39E7029C" w14:textId="77777777" w:rsidR="003B6717" w:rsidRPr="001923C6" w:rsidRDefault="003B6717" w:rsidP="003B6717">
            <w:pPr>
              <w:jc w:val="center"/>
              <w:rPr>
                <w:sz w:val="20"/>
              </w:rPr>
            </w:pPr>
          </w:p>
        </w:tc>
      </w:tr>
      <w:tr w:rsidR="003B6717" w:rsidRPr="001923C6" w14:paraId="3C68374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5692705A" w14:textId="77777777" w:rsidR="003B6717" w:rsidRPr="001923C6" w:rsidRDefault="003B6717" w:rsidP="003B6717">
            <w:pPr>
              <w:rPr>
                <w:sz w:val="20"/>
              </w:rPr>
            </w:pPr>
            <w:r w:rsidRPr="001923C6">
              <w:rPr>
                <w:sz w:val="20"/>
              </w:rPr>
              <w:t>estpss</w:t>
            </w:r>
          </w:p>
        </w:tc>
        <w:tc>
          <w:tcPr>
            <w:tcW w:w="1962" w:type="dxa"/>
            <w:tcBorders>
              <w:top w:val="single" w:sz="6" w:space="0" w:color="000000"/>
              <w:left w:val="single" w:sz="6" w:space="0" w:color="000000"/>
              <w:bottom w:val="single" w:sz="6" w:space="0" w:color="000000"/>
              <w:right w:val="single" w:sz="6" w:space="0" w:color="000000"/>
            </w:tcBorders>
          </w:tcPr>
          <w:p w14:paraId="4AECFFF1" w14:textId="77777777" w:rsidR="003B6717" w:rsidRPr="001923C6" w:rsidRDefault="003B6717" w:rsidP="003B6717">
            <w:pPr>
              <w:rPr>
                <w:sz w:val="20"/>
              </w:rPr>
            </w:pPr>
            <w:r w:rsidRPr="001923C6">
              <w:rPr>
                <w:sz w:val="20"/>
              </w:rPr>
              <w:t>SS停止制御</w:t>
            </w:r>
          </w:p>
        </w:tc>
        <w:tc>
          <w:tcPr>
            <w:tcW w:w="1968" w:type="dxa"/>
            <w:tcBorders>
              <w:top w:val="single" w:sz="6" w:space="0" w:color="000000"/>
              <w:left w:val="single" w:sz="6" w:space="0" w:color="000000"/>
              <w:bottom w:val="single" w:sz="6" w:space="0" w:color="000000"/>
              <w:right w:val="single" w:sz="6" w:space="0" w:color="000000"/>
            </w:tcBorders>
          </w:tcPr>
          <w:p w14:paraId="012392D4" w14:textId="77777777" w:rsidR="003B6717" w:rsidRPr="001923C6" w:rsidRDefault="003B6717" w:rsidP="003B6717">
            <w:pPr>
              <w:rPr>
                <w:color w:val="000000"/>
                <w:sz w:val="20"/>
              </w:rPr>
            </w:pPr>
            <w:r w:rsidRPr="001923C6">
              <w:rPr>
                <w:color w:val="000000"/>
                <w:sz w:val="20"/>
              </w:rPr>
              <w:t>EMINJ_STPSS_ID</w:t>
            </w:r>
          </w:p>
          <w:p w14:paraId="4CC46D10" w14:textId="77777777" w:rsidR="003B6717" w:rsidRPr="001923C6" w:rsidRDefault="003B6717" w:rsidP="003B6717">
            <w:pPr>
              <w:rPr>
                <w:color w:val="000000"/>
                <w:sz w:val="20"/>
              </w:rPr>
            </w:pPr>
            <w:r w:rsidRPr="001923C6">
              <w:rPr>
                <w:color w:val="000000"/>
                <w:sz w:val="20"/>
              </w:rPr>
              <w:t>(14)</w:t>
            </w:r>
          </w:p>
        </w:tc>
        <w:tc>
          <w:tcPr>
            <w:tcW w:w="1827" w:type="dxa"/>
            <w:tcBorders>
              <w:top w:val="single" w:sz="6" w:space="0" w:color="000000"/>
              <w:left w:val="single" w:sz="6" w:space="0" w:color="000000"/>
              <w:bottom w:val="single" w:sz="6" w:space="0" w:color="000000"/>
              <w:right w:val="single" w:sz="6" w:space="0" w:color="000000"/>
            </w:tcBorders>
          </w:tcPr>
          <w:p w14:paraId="2698D26F" w14:textId="77777777" w:rsidR="003B6717" w:rsidRPr="001923C6" w:rsidRDefault="003B6717" w:rsidP="003B6717">
            <w:pPr>
              <w:rPr>
                <w:color w:val="000000"/>
                <w:sz w:val="20"/>
              </w:rPr>
            </w:pPr>
            <w:r w:rsidRPr="001923C6">
              <w:rPr>
                <w:color w:val="000000"/>
                <w:sz w:val="20"/>
              </w:rPr>
              <w:t>estpss_einjmodstpss_pri(14)</w:t>
            </w:r>
          </w:p>
        </w:tc>
        <w:tc>
          <w:tcPr>
            <w:tcW w:w="1897" w:type="dxa"/>
            <w:tcBorders>
              <w:top w:val="single" w:sz="6" w:space="0" w:color="000000"/>
              <w:left w:val="single" w:sz="6" w:space="0" w:color="000000"/>
              <w:bottom w:val="single" w:sz="6" w:space="0" w:color="000000"/>
              <w:right w:val="single" w:sz="6" w:space="0" w:color="000000"/>
            </w:tcBorders>
          </w:tcPr>
          <w:p w14:paraId="4FCDC68A" w14:textId="044B86AF" w:rsidR="003B6717" w:rsidRPr="001923C6" w:rsidRDefault="003B6717" w:rsidP="00BD2C34">
            <w:pPr>
              <w:jc w:val="left"/>
              <w:rPr>
                <w:sz w:val="20"/>
              </w:rPr>
            </w:pPr>
            <w:r w:rsidRPr="001923C6">
              <w:rPr>
                <w:rFonts w:hint="eastAsia"/>
                <w:sz w:val="20"/>
              </w:rPr>
              <w:t>【</w:t>
            </w:r>
            <w:r w:rsidRPr="001923C6">
              <w:rPr>
                <w:sz w:val="20"/>
              </w:rPr>
              <w:t>SS制御有】OR【EG-MGｸﾗｯﾁ】</w:t>
            </w:r>
          </w:p>
        </w:tc>
        <w:tc>
          <w:tcPr>
            <w:tcW w:w="993" w:type="dxa"/>
            <w:tcBorders>
              <w:top w:val="single" w:sz="6" w:space="0" w:color="000000"/>
              <w:left w:val="single" w:sz="6" w:space="0" w:color="000000"/>
              <w:bottom w:val="single" w:sz="6" w:space="0" w:color="000000"/>
              <w:right w:val="single" w:sz="6" w:space="0" w:color="000000"/>
            </w:tcBorders>
          </w:tcPr>
          <w:p w14:paraId="24466A49" w14:textId="77777777" w:rsidR="003B6717" w:rsidRPr="001923C6" w:rsidRDefault="003B6717" w:rsidP="003B6717">
            <w:pPr>
              <w:jc w:val="center"/>
              <w:rPr>
                <w:sz w:val="20"/>
              </w:rPr>
            </w:pPr>
            <w:r w:rsidRPr="001923C6">
              <w:rPr>
                <w:rFonts w:hint="eastAsia"/>
                <w:sz w:val="20"/>
              </w:rPr>
              <w:t>○</w:t>
            </w:r>
          </w:p>
        </w:tc>
      </w:tr>
      <w:tr w:rsidR="004F2F2C" w:rsidRPr="001923C6" w14:paraId="5E57FCF4"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833436A" w14:textId="581075CE" w:rsidR="004F2F2C" w:rsidRPr="001923C6" w:rsidRDefault="004F2F2C" w:rsidP="004F2F2C">
            <w:pPr>
              <w:rPr>
                <w:sz w:val="20"/>
              </w:rPr>
            </w:pPr>
            <w:r w:rsidRPr="001923C6">
              <w:rPr>
                <w:rFonts w:hint="eastAsia"/>
                <w:sz w:val="20"/>
              </w:rPr>
              <w:t>erdnves</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41AE1D50" w14:textId="7F1642A5" w:rsidR="004F2F2C" w:rsidRPr="001923C6" w:rsidRDefault="004F2F2C" w:rsidP="004F2F2C">
            <w:pPr>
              <w:rPr>
                <w:sz w:val="20"/>
              </w:rPr>
            </w:pPr>
            <w:r w:rsidRPr="001923C6">
              <w:rPr>
                <w:rFonts w:hint="eastAsia"/>
                <w:sz w:val="20"/>
              </w:rPr>
              <w:t>ｴﾝｼﾞﾝ停止・始動時の振動低減</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1407B558" w14:textId="77777777" w:rsidR="004F2F2C" w:rsidRPr="001923C6" w:rsidRDefault="004F2F2C" w:rsidP="004F2F2C">
            <w:pPr>
              <w:rPr>
                <w:color w:val="000000"/>
                <w:sz w:val="20"/>
              </w:rPr>
            </w:pPr>
            <w:r w:rsidRPr="001923C6">
              <w:rPr>
                <w:rFonts w:hint="eastAsia"/>
                <w:color w:val="000000"/>
                <w:sz w:val="20"/>
              </w:rPr>
              <w:t>EMINJ_</w:t>
            </w:r>
            <w:r w:rsidRPr="001923C6">
              <w:rPr>
                <w:color w:val="000000"/>
                <w:sz w:val="20"/>
              </w:rPr>
              <w:t>RDNVES</w:t>
            </w:r>
            <w:r w:rsidRPr="001923C6">
              <w:rPr>
                <w:rFonts w:hint="eastAsia"/>
                <w:color w:val="000000"/>
                <w:sz w:val="20"/>
              </w:rPr>
              <w:t>_ID</w:t>
            </w:r>
          </w:p>
          <w:p w14:paraId="4FA75DCE" w14:textId="20229089" w:rsidR="004F2F2C" w:rsidRPr="001923C6" w:rsidRDefault="004F2F2C" w:rsidP="00282332">
            <w:pPr>
              <w:rPr>
                <w:color w:val="000000"/>
                <w:sz w:val="20"/>
              </w:rPr>
            </w:pPr>
            <w:r w:rsidRPr="001923C6">
              <w:rPr>
                <w:rFonts w:hint="eastAsia"/>
                <w:color w:val="000000"/>
                <w:sz w:val="20"/>
              </w:rPr>
              <w:t>(</w:t>
            </w:r>
            <w:r w:rsidR="00892879" w:rsidRPr="001923C6">
              <w:rPr>
                <w:color w:val="000000"/>
                <w:sz w:val="20"/>
              </w:rPr>
              <w:t>16</w:t>
            </w:r>
            <w:r w:rsidRPr="001923C6">
              <w:rPr>
                <w:rFonts w:hint="eastAsia"/>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2C67636" w14:textId="5B1818F8" w:rsidR="004F2F2C" w:rsidRPr="001923C6" w:rsidRDefault="004F2F2C" w:rsidP="00282332">
            <w:pPr>
              <w:rPr>
                <w:color w:val="000000"/>
                <w:sz w:val="20"/>
              </w:rPr>
            </w:pPr>
            <w:r w:rsidRPr="001923C6">
              <w:rPr>
                <w:color w:val="000000"/>
                <w:sz w:val="20"/>
              </w:rPr>
              <w:t>erdnves_einjmodrdnves_pri</w:t>
            </w:r>
            <w:r w:rsidRPr="001923C6">
              <w:rPr>
                <w:rFonts w:hint="eastAsia"/>
                <w:color w:val="000000"/>
                <w:sz w:val="20"/>
              </w:rPr>
              <w:t>(</w:t>
            </w:r>
            <w:r w:rsidR="00892879" w:rsidRPr="001923C6">
              <w:rPr>
                <w:color w:val="000000"/>
                <w:sz w:val="20"/>
              </w:rPr>
              <w:t>16</w:t>
            </w:r>
            <w:r w:rsidRPr="001923C6">
              <w:rPr>
                <w:rFonts w:hint="eastAsia"/>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2B1CF4E" w14:textId="6E35A39C" w:rsidR="004F2F2C" w:rsidRPr="001923C6" w:rsidRDefault="004F2F2C" w:rsidP="00BD2C34">
            <w:pPr>
              <w:jc w:val="left"/>
              <w:rPr>
                <w:sz w:val="20"/>
              </w:rPr>
            </w:pPr>
            <w:r w:rsidRPr="001923C6">
              <w:rPr>
                <w:rFonts w:hint="eastAsia"/>
                <w:sz w:val="20"/>
              </w:rPr>
              <w:t>【</w:t>
            </w:r>
            <w:r w:rsidRPr="001923C6">
              <w:rPr>
                <w:sz w:val="20"/>
              </w:rPr>
              <w:t>ALL HV】</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2A6ACD70" w14:textId="10930A04" w:rsidR="004F2F2C" w:rsidRPr="001923C6" w:rsidRDefault="004F2F2C" w:rsidP="004F2F2C">
            <w:pPr>
              <w:jc w:val="center"/>
              <w:rPr>
                <w:sz w:val="20"/>
              </w:rPr>
            </w:pPr>
            <w:r w:rsidRPr="001923C6">
              <w:rPr>
                <w:rFonts w:hint="eastAsia"/>
                <w:sz w:val="20"/>
              </w:rPr>
              <w:t>○</w:t>
            </w:r>
          </w:p>
        </w:tc>
      </w:tr>
      <w:tr w:rsidR="00CC098F" w:rsidRPr="001923C6" w14:paraId="67C4C5F5"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04A2AD22" w14:textId="764E3F4F" w:rsidR="00CC098F" w:rsidRPr="001923C6" w:rsidRDefault="00CC098F" w:rsidP="00CC098F">
            <w:pPr>
              <w:rPr>
                <w:sz w:val="20"/>
              </w:rPr>
            </w:pPr>
            <w:r w:rsidRPr="001923C6">
              <w:rPr>
                <w:color w:val="000000"/>
                <w:sz w:val="20"/>
              </w:rPr>
              <w:t>esjc</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6FD8B16A" w14:textId="32DFB735" w:rsidR="00CC098F" w:rsidRPr="001923C6" w:rsidRDefault="00CC098F" w:rsidP="00CC098F">
            <w:pPr>
              <w:rPr>
                <w:sz w:val="20"/>
              </w:rPr>
            </w:pPr>
            <w:r w:rsidRPr="001923C6">
              <w:rPr>
                <w:rFonts w:hint="eastAsia"/>
                <w:color w:val="000000"/>
                <w:sz w:val="20"/>
              </w:rPr>
              <w:t>触媒急速暖機制御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4B842952" w14:textId="77777777" w:rsidR="00CC098F" w:rsidRPr="001923C6" w:rsidRDefault="00CC098F" w:rsidP="00CC098F">
            <w:pPr>
              <w:rPr>
                <w:color w:val="000000"/>
                <w:sz w:val="20"/>
              </w:rPr>
            </w:pPr>
            <w:r w:rsidRPr="001923C6">
              <w:rPr>
                <w:color w:val="000000"/>
                <w:sz w:val="20"/>
              </w:rPr>
              <w:t>EMINJ_SJC_ID</w:t>
            </w:r>
          </w:p>
          <w:p w14:paraId="671B14F5" w14:textId="18E78E21" w:rsidR="00CC098F" w:rsidRPr="001923C6" w:rsidRDefault="00CC098F">
            <w:pPr>
              <w:rPr>
                <w:color w:val="000000"/>
                <w:sz w:val="20"/>
              </w:rPr>
            </w:pPr>
            <w:r w:rsidRPr="001923C6">
              <w:rPr>
                <w:color w:val="000000"/>
                <w:sz w:val="20"/>
              </w:rPr>
              <w:t>(20)</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22B877B4" w14:textId="77777777" w:rsidR="00CC098F" w:rsidRPr="001923C6" w:rsidRDefault="00CC098F" w:rsidP="00CC098F">
            <w:pPr>
              <w:rPr>
                <w:color w:val="000000"/>
                <w:sz w:val="20"/>
              </w:rPr>
            </w:pPr>
            <w:r w:rsidRPr="001923C6">
              <w:rPr>
                <w:color w:val="000000"/>
                <w:sz w:val="20"/>
              </w:rPr>
              <w:t>esjc_einjsjc_pri</w:t>
            </w:r>
          </w:p>
          <w:p w14:paraId="14FFF91C" w14:textId="2F43A053" w:rsidR="00CC098F" w:rsidRPr="001923C6" w:rsidRDefault="00CC098F">
            <w:pPr>
              <w:rPr>
                <w:color w:val="000000"/>
                <w:sz w:val="20"/>
              </w:rPr>
            </w:pPr>
            <w:r w:rsidRPr="001923C6">
              <w:rPr>
                <w:color w:val="000000"/>
                <w:sz w:val="20"/>
              </w:rPr>
              <w:t>(20)</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1D42229A" w14:textId="6D813139" w:rsidR="00CC098F" w:rsidRPr="001923C6" w:rsidRDefault="00A02D59" w:rsidP="00CC098F">
            <w:pPr>
              <w:rPr>
                <w:color w:val="000000"/>
                <w:sz w:val="20"/>
              </w:rPr>
            </w:pPr>
            <w:ins w:id="263" w:author="16a" w:date="2025-10-08T11:50:00Z">
              <w:r w:rsidRPr="004361CF">
                <w:rPr>
                  <w:rFonts w:hint="eastAsia"/>
                  <w:color w:val="000000"/>
                  <w:sz w:val="20"/>
                  <w:shd w:val="clear" w:color="auto" w:fill="00FF00"/>
                </w:rPr>
                <w:t>(</w:t>
              </w:r>
            </w:ins>
            <w:r w:rsidR="00CC098F" w:rsidRPr="001923C6">
              <w:rPr>
                <w:rFonts w:hint="eastAsia"/>
                <w:color w:val="000000"/>
                <w:sz w:val="20"/>
              </w:rPr>
              <w:t>【ﾃﾞｭｱﾙ</w:t>
            </w:r>
            <w:r w:rsidR="00CC098F" w:rsidRPr="001923C6">
              <w:rPr>
                <w:color w:val="000000"/>
                <w:sz w:val="20"/>
              </w:rPr>
              <w:t>INJ】</w:t>
            </w:r>
          </w:p>
          <w:p w14:paraId="3B04758C" w14:textId="1EADCE17" w:rsidR="00CC098F" w:rsidRPr="001923C6" w:rsidRDefault="00CC098F" w:rsidP="00BD2C34">
            <w:pPr>
              <w:jc w:val="left"/>
              <w:rPr>
                <w:sz w:val="20"/>
              </w:rPr>
            </w:pPr>
            <w:r w:rsidRPr="001923C6">
              <w:rPr>
                <w:color w:val="000000"/>
                <w:sz w:val="20"/>
              </w:rPr>
              <w:t>OR【D-4】</w:t>
            </w:r>
            <w:ins w:id="264" w:author="16a" w:date="2025-10-08T11:50:00Z">
              <w:r w:rsidR="00A02D59" w:rsidRPr="004361CF">
                <w:rPr>
                  <w:rFonts w:hint="eastAsia"/>
                  <w:color w:val="000000"/>
                  <w:sz w:val="20"/>
                  <w:shd w:val="clear" w:color="auto" w:fill="00FF00"/>
                </w:rPr>
                <w:t>)AND【</w:t>
              </w:r>
              <w:r w:rsidR="00A02D59" w:rsidRPr="005A79BB">
                <w:rPr>
                  <w:rFonts w:hint="eastAsia"/>
                  <w:color w:val="000000"/>
                  <w:sz w:val="20"/>
                  <w:shd w:val="clear" w:color="auto" w:fill="00FF00"/>
                </w:rPr>
                <w:t>噴射調停構造体</w:t>
              </w:r>
              <w:r w:rsidR="00A02D59" w:rsidRPr="005A79BB">
                <w:rPr>
                  <w:color w:val="000000"/>
                  <w:sz w:val="20"/>
                  <w:shd w:val="clear" w:color="auto" w:fill="00FF00"/>
                </w:rPr>
                <w:t>1対応</w:t>
              </w:r>
              <w:r w:rsidR="00A02D59" w:rsidRPr="003857A7">
                <w:rPr>
                  <w:color w:val="000000"/>
                  <w:sz w:val="20"/>
                  <w:shd w:val="clear" w:color="auto" w:fill="00FF00"/>
                </w:rPr>
                <w:t>(</w:t>
              </w:r>
              <w:r w:rsidR="00A02D59">
                <w:rPr>
                  <w:rFonts w:hint="eastAsia"/>
                  <w:color w:val="000000"/>
                  <w:sz w:val="20"/>
                  <w:shd w:val="clear" w:color="auto" w:fill="00FF00"/>
                </w:rPr>
                <w:t>SJC</w:t>
              </w:r>
              <w:r w:rsidR="00A02D59" w:rsidRPr="003857A7">
                <w:rPr>
                  <w:color w:val="000000"/>
                  <w:sz w:val="20"/>
                  <w:shd w:val="clear" w:color="auto" w:fill="00FF00"/>
                </w:rPr>
                <w:t>)</w:t>
              </w:r>
              <w:r w:rsidR="00A02D59" w:rsidRPr="004361CF">
                <w:rPr>
                  <w:rFonts w:hint="eastAsia"/>
                  <w:color w:val="000000"/>
                  <w:sz w:val="20"/>
                  <w:shd w:val="clear" w:color="auto" w:fill="00FF00"/>
                </w:rPr>
                <w:t>】</w:t>
              </w:r>
            </w:ins>
            <w:ins w:id="265" w:author="16a" w:date="2025-10-08T21:29:00Z">
              <w:r w:rsidR="00441FC1" w:rsidRPr="00A45408">
                <w:rPr>
                  <w:rFonts w:hint="eastAsia"/>
                  <w:sz w:val="20"/>
                  <w:shd w:val="clear" w:color="auto" w:fill="00FF00"/>
                </w:rPr>
                <w:t xml:space="preserve"> AND【</w:t>
              </w:r>
              <w:r w:rsidR="00441FC1" w:rsidRPr="00441FC1">
                <w:rPr>
                  <w:rFonts w:hint="eastAsia"/>
                  <w:sz w:val="20"/>
                  <w:shd w:val="clear" w:color="auto" w:fill="00FF00"/>
                </w:rPr>
                <w:t>触媒急速暖機制御</w:t>
              </w:r>
              <w:r w:rsidR="00441FC1" w:rsidRPr="00A45408">
                <w:rPr>
                  <w:rFonts w:hint="eastAsia"/>
                  <w:sz w:val="20"/>
                  <w:shd w:val="clear" w:color="auto" w:fill="00FF00"/>
                </w:rPr>
                <w:t>要求使用】</w:t>
              </w:r>
            </w:ins>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51E558D" w14:textId="70092546" w:rsidR="00CC098F" w:rsidRPr="001923C6" w:rsidRDefault="00CC098F" w:rsidP="00CC098F">
            <w:pPr>
              <w:jc w:val="center"/>
              <w:rPr>
                <w:sz w:val="20"/>
              </w:rPr>
            </w:pPr>
            <w:r w:rsidRPr="001923C6">
              <w:rPr>
                <w:rFonts w:hint="eastAsia"/>
                <w:sz w:val="20"/>
              </w:rPr>
              <w:t>○</w:t>
            </w:r>
          </w:p>
        </w:tc>
      </w:tr>
      <w:tr w:rsidR="00CC098F" w:rsidRPr="001923C6" w14:paraId="4141D83F"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051E7B70" w14:textId="77777777" w:rsidR="00CC098F" w:rsidRPr="001923C6" w:rsidRDefault="00CC098F" w:rsidP="00CC098F">
            <w:pPr>
              <w:rPr>
                <w:sz w:val="20"/>
              </w:rPr>
            </w:pPr>
            <w:r w:rsidRPr="001923C6">
              <w:rPr>
                <w:color w:val="000000"/>
                <w:sz w:val="20"/>
              </w:rPr>
              <w:t>ewu</w:t>
            </w:r>
            <w:r w:rsidRPr="001923C6">
              <w:rPr>
                <w:rFonts w:hint="eastAsia"/>
                <w:color w:val="000000"/>
                <w:sz w:val="20"/>
              </w:rPr>
              <w:t>p</w:t>
            </w:r>
            <w:r w:rsidRPr="001923C6">
              <w:rPr>
                <w:color w:val="000000"/>
                <w:sz w:val="20"/>
              </w:rPr>
              <w:t>cat</w:t>
            </w:r>
          </w:p>
        </w:tc>
        <w:tc>
          <w:tcPr>
            <w:tcW w:w="1962" w:type="dxa"/>
            <w:tcBorders>
              <w:top w:val="single" w:sz="6" w:space="0" w:color="000000"/>
              <w:left w:val="single" w:sz="6" w:space="0" w:color="000000"/>
              <w:bottom w:val="single" w:sz="6" w:space="0" w:color="000000"/>
              <w:right w:val="single" w:sz="6" w:space="0" w:color="000000"/>
            </w:tcBorders>
          </w:tcPr>
          <w:p w14:paraId="7D7231D4" w14:textId="77777777" w:rsidR="00CC098F" w:rsidRPr="001923C6" w:rsidRDefault="00CC098F" w:rsidP="00CC098F">
            <w:pPr>
              <w:rPr>
                <w:sz w:val="20"/>
              </w:rPr>
            </w:pPr>
            <w:r w:rsidRPr="001923C6">
              <w:rPr>
                <w:sz w:val="20"/>
              </w:rPr>
              <w:t>触媒暖機制御</w:t>
            </w:r>
          </w:p>
        </w:tc>
        <w:tc>
          <w:tcPr>
            <w:tcW w:w="1968" w:type="dxa"/>
            <w:tcBorders>
              <w:top w:val="single" w:sz="6" w:space="0" w:color="000000"/>
              <w:left w:val="single" w:sz="6" w:space="0" w:color="000000"/>
              <w:bottom w:val="single" w:sz="6" w:space="0" w:color="000000"/>
              <w:right w:val="single" w:sz="6" w:space="0" w:color="000000"/>
            </w:tcBorders>
          </w:tcPr>
          <w:p w14:paraId="20EE906C" w14:textId="77777777" w:rsidR="00CC098F" w:rsidRPr="001923C6" w:rsidRDefault="00CC098F" w:rsidP="00CC098F">
            <w:pPr>
              <w:rPr>
                <w:color w:val="000000"/>
                <w:sz w:val="20"/>
              </w:rPr>
            </w:pPr>
            <w:bookmarkStart w:id="266" w:name="OLE_LINK392"/>
            <w:r w:rsidRPr="001923C6">
              <w:rPr>
                <w:color w:val="000000"/>
                <w:sz w:val="20"/>
              </w:rPr>
              <w:t>EMINJ_WUPCAT_ID</w:t>
            </w:r>
          </w:p>
          <w:bookmarkEnd w:id="266"/>
          <w:p w14:paraId="7B274331" w14:textId="5E15E25E" w:rsidR="00CC098F" w:rsidRPr="001923C6" w:rsidRDefault="00CC098F" w:rsidP="00CC098F">
            <w:pPr>
              <w:rPr>
                <w:color w:val="000000"/>
                <w:sz w:val="20"/>
              </w:rPr>
            </w:pPr>
            <w:r w:rsidRPr="001923C6">
              <w:rPr>
                <w:color w:val="000000"/>
                <w:sz w:val="20"/>
              </w:rPr>
              <w:t>(</w:t>
            </w:r>
            <w:r w:rsidR="00BC6FED" w:rsidRPr="00852B2A">
              <w:rPr>
                <w:color w:val="000000"/>
                <w:sz w:val="20"/>
              </w:rPr>
              <w:t>24</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2C49A557" w14:textId="089A28C9" w:rsidR="00CC098F" w:rsidRPr="001923C6" w:rsidRDefault="00CC098F" w:rsidP="00CC098F">
            <w:pPr>
              <w:rPr>
                <w:color w:val="000000"/>
                <w:sz w:val="20"/>
              </w:rPr>
            </w:pPr>
            <w:r w:rsidRPr="001923C6">
              <w:rPr>
                <w:color w:val="000000"/>
                <w:sz w:val="20"/>
              </w:rPr>
              <w:t>ewupcat_einjmodwupcat_pri(</w:t>
            </w:r>
            <w:r w:rsidR="00BC6FED" w:rsidRPr="00852B2A">
              <w:rPr>
                <w:color w:val="000000"/>
                <w:sz w:val="20"/>
              </w:rPr>
              <w:t>24</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2058BBDF" w14:textId="1A45FA57" w:rsidR="00CC098F" w:rsidRPr="001923C6" w:rsidRDefault="00CC098F" w:rsidP="00A02D59">
            <w:pPr>
              <w:jc w:val="left"/>
              <w:rPr>
                <w:sz w:val="20"/>
              </w:rPr>
            </w:pPr>
            <w:r w:rsidRPr="001923C6">
              <w:rPr>
                <w:rFonts w:hint="eastAsia"/>
                <w:color w:val="000000"/>
                <w:sz w:val="20"/>
              </w:rPr>
              <w:t>【</w:t>
            </w:r>
            <w:r w:rsidRPr="001923C6">
              <w:rPr>
                <w:color w:val="000000"/>
                <w:sz w:val="20"/>
              </w:rPr>
              <w:t>ALL</w:t>
            </w:r>
            <w:r w:rsidRPr="001923C6">
              <w:rPr>
                <w:rFonts w:hint="eastAsia"/>
                <w:color w:val="000000"/>
                <w:sz w:val="20"/>
              </w:rPr>
              <w:t xml:space="preserve"> </w:t>
            </w:r>
            <w:r w:rsidRPr="001923C6">
              <w:rPr>
                <w:color w:val="000000"/>
                <w:sz w:val="20"/>
              </w:rPr>
              <w:t>HV】</w:t>
            </w:r>
            <w:ins w:id="267" w:author="16a" w:date="2025-10-08T11:51:00Z">
              <w:r w:rsidR="00A02D59" w:rsidRPr="004361CF">
                <w:rPr>
                  <w:rFonts w:hint="eastAsia"/>
                  <w:color w:val="000000"/>
                  <w:sz w:val="20"/>
                  <w:shd w:val="clear" w:color="auto" w:fill="00FF00"/>
                </w:rPr>
                <w:t>AND【</w:t>
              </w:r>
              <w:r w:rsidR="00A02D59" w:rsidRPr="005A79BB">
                <w:rPr>
                  <w:rFonts w:hint="eastAsia"/>
                  <w:color w:val="000000"/>
                  <w:sz w:val="20"/>
                  <w:shd w:val="clear" w:color="auto" w:fill="00FF00"/>
                </w:rPr>
                <w:t>噴射調停構造体</w:t>
              </w:r>
              <w:r w:rsidR="00A02D59" w:rsidRPr="005A79BB">
                <w:rPr>
                  <w:color w:val="000000"/>
                  <w:sz w:val="20"/>
                  <w:shd w:val="clear" w:color="auto" w:fill="00FF00"/>
                </w:rPr>
                <w:t>1対応</w:t>
              </w:r>
              <w:r w:rsidR="00A02D59" w:rsidRPr="003857A7">
                <w:rPr>
                  <w:color w:val="000000"/>
                  <w:sz w:val="20"/>
                  <w:shd w:val="clear" w:color="auto" w:fill="00FF00"/>
                </w:rPr>
                <w:t>(WUPCAT)</w:t>
              </w:r>
              <w:r w:rsidR="00A02D59" w:rsidRPr="004361CF">
                <w:rPr>
                  <w:rFonts w:hint="eastAsia"/>
                  <w:color w:val="000000"/>
                  <w:sz w:val="20"/>
                  <w:shd w:val="clear" w:color="auto" w:fill="00FF00"/>
                </w:rPr>
                <w:t>】</w:t>
              </w:r>
            </w:ins>
            <w:ins w:id="268" w:author="16a" w:date="2025-10-08T21:30:00Z">
              <w:r w:rsidR="00441FC1" w:rsidRPr="00A45408">
                <w:rPr>
                  <w:rFonts w:hint="eastAsia"/>
                  <w:sz w:val="20"/>
                  <w:shd w:val="clear" w:color="auto" w:fill="00FF00"/>
                </w:rPr>
                <w:t>AND【</w:t>
              </w:r>
              <w:r w:rsidR="00441FC1" w:rsidRPr="00441FC1">
                <w:rPr>
                  <w:rFonts w:hint="eastAsia"/>
                  <w:sz w:val="20"/>
                  <w:shd w:val="clear" w:color="auto" w:fill="00FF00"/>
                </w:rPr>
                <w:t>触媒暖機制御</w:t>
              </w:r>
              <w:r w:rsidR="00441FC1" w:rsidRPr="00A45408">
                <w:rPr>
                  <w:rFonts w:hint="eastAsia"/>
                  <w:sz w:val="20"/>
                  <w:shd w:val="clear" w:color="auto" w:fill="00FF00"/>
                </w:rPr>
                <w:t>要求使用】</w:t>
              </w:r>
            </w:ins>
          </w:p>
        </w:tc>
        <w:tc>
          <w:tcPr>
            <w:tcW w:w="993" w:type="dxa"/>
            <w:tcBorders>
              <w:top w:val="single" w:sz="6" w:space="0" w:color="000000"/>
              <w:left w:val="single" w:sz="6" w:space="0" w:color="000000"/>
              <w:bottom w:val="single" w:sz="6" w:space="0" w:color="000000"/>
              <w:right w:val="single" w:sz="6" w:space="0" w:color="000000"/>
            </w:tcBorders>
          </w:tcPr>
          <w:p w14:paraId="072C1582" w14:textId="77777777" w:rsidR="00CC098F" w:rsidRPr="001923C6" w:rsidRDefault="00CC098F" w:rsidP="00CC098F">
            <w:pPr>
              <w:jc w:val="center"/>
              <w:rPr>
                <w:sz w:val="20"/>
              </w:rPr>
            </w:pPr>
            <w:r w:rsidRPr="001923C6">
              <w:rPr>
                <w:rFonts w:hint="eastAsia"/>
                <w:sz w:val="20"/>
              </w:rPr>
              <w:t>○</w:t>
            </w:r>
          </w:p>
        </w:tc>
      </w:tr>
      <w:tr w:rsidR="00FE56BC" w:rsidRPr="001923C6" w14:paraId="15414599"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6FA4C99" w14:textId="5EA12996" w:rsidR="00325648" w:rsidRPr="00791DBF" w:rsidRDefault="00325648" w:rsidP="00F10775">
            <w:pPr>
              <w:ind w:leftChars="-93" w:left="-186" w:firstLineChars="98" w:firstLine="186"/>
              <w:rPr>
                <w:color w:val="000000"/>
                <w:sz w:val="20"/>
              </w:rPr>
            </w:pPr>
            <w:r w:rsidRPr="00791DBF">
              <w:rPr>
                <w:sz w:val="20"/>
              </w:rPr>
              <w:t>efcfrctrl</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F58D9EA" w14:textId="77777777" w:rsidR="00325648" w:rsidRDefault="00325648" w:rsidP="00325648">
            <w:pPr>
              <w:rPr>
                <w:sz w:val="20"/>
              </w:rPr>
            </w:pPr>
            <w:r w:rsidRPr="00791DBF">
              <w:rPr>
                <w:sz w:val="20"/>
              </w:rPr>
              <w:t>1気筒FC制御</w:t>
            </w:r>
          </w:p>
          <w:p w14:paraId="6B595EC6" w14:textId="1FA399EA" w:rsidR="00E55016" w:rsidRPr="00791DBF" w:rsidRDefault="00E55016" w:rsidP="00325648">
            <w:pPr>
              <w:rPr>
                <w:sz w:val="20"/>
              </w:rPr>
            </w:pPr>
            <w:r w:rsidRPr="008076DD">
              <w:rPr>
                <w:rFonts w:hint="eastAsia"/>
                <w:sz w:val="20"/>
              </w:rPr>
              <w:t>※</w:t>
            </w:r>
            <w:r w:rsidR="005B2A08" w:rsidRPr="008076DD">
              <w:rPr>
                <w:sz w:val="20"/>
              </w:rPr>
              <w:t>AES対象機能であるため</w:t>
            </w:r>
            <w:r w:rsidR="00E009B3" w:rsidRPr="008076DD">
              <w:rPr>
                <w:rFonts w:hint="eastAsia"/>
                <w:sz w:val="20"/>
              </w:rPr>
              <w:t>、A</w:t>
            </w:r>
            <w:r w:rsidR="00E009B3" w:rsidRPr="008076DD">
              <w:rPr>
                <w:sz w:val="20"/>
              </w:rPr>
              <w:t>ES</w:t>
            </w:r>
            <w:r w:rsidR="00E009B3" w:rsidRPr="008076DD">
              <w:rPr>
                <w:rFonts w:hint="eastAsia"/>
                <w:sz w:val="20"/>
              </w:rPr>
              <w:t>対象仕向には使用禁止</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16F2A400" w14:textId="77777777" w:rsidR="00325648" w:rsidRPr="00791DBF" w:rsidRDefault="00325648" w:rsidP="00325648">
            <w:pPr>
              <w:rPr>
                <w:sz w:val="20"/>
              </w:rPr>
            </w:pPr>
            <w:r w:rsidRPr="00791DBF">
              <w:rPr>
                <w:sz w:val="20"/>
              </w:rPr>
              <w:t>EMINJ_FCFRCTRL_ID</w:t>
            </w:r>
          </w:p>
          <w:p w14:paraId="5E95BFEC" w14:textId="1D1B6B6E" w:rsidR="00325648" w:rsidRPr="00325648" w:rsidRDefault="00325648" w:rsidP="00325648">
            <w:pPr>
              <w:rPr>
                <w:color w:val="000000"/>
                <w:sz w:val="20"/>
                <w:highlight w:val="green"/>
              </w:rPr>
            </w:pPr>
            <w:r w:rsidRPr="00791DBF">
              <w:rPr>
                <w:sz w:val="20"/>
              </w:rPr>
              <w:t>(</w:t>
            </w:r>
            <w:r w:rsidR="00BC6FED" w:rsidRPr="00852B2A">
              <w:rPr>
                <w:sz w:val="20"/>
              </w:rPr>
              <w:t>26</w:t>
            </w:r>
            <w:r w:rsidRPr="00791DBF">
              <w:rPr>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1F0B373" w14:textId="3FF52E95" w:rsidR="00325648" w:rsidRPr="00791DBF" w:rsidRDefault="00325648" w:rsidP="00325648">
            <w:pPr>
              <w:rPr>
                <w:color w:val="000000"/>
                <w:sz w:val="20"/>
              </w:rPr>
            </w:pPr>
            <w:r w:rsidRPr="00791DBF">
              <w:rPr>
                <w:sz w:val="20"/>
              </w:rPr>
              <w:t>efcfrctrl_einjmodfcfrctrl_pri(</w:t>
            </w:r>
            <w:r w:rsidR="00BC6FED" w:rsidRPr="00852B2A">
              <w:rPr>
                <w:sz w:val="20"/>
              </w:rPr>
              <w:t>26</w:t>
            </w:r>
            <w:r w:rsidRPr="00791DBF">
              <w:rPr>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A212023" w14:textId="5DDD4DE9" w:rsidR="00325648" w:rsidRPr="00325648" w:rsidRDefault="00325648" w:rsidP="00325648">
            <w:pPr>
              <w:rPr>
                <w:color w:val="000000"/>
                <w:sz w:val="20"/>
                <w:highlight w:val="green"/>
              </w:rPr>
            </w:pPr>
            <w:r w:rsidRPr="00791DBF">
              <w:rPr>
                <w:rFonts w:hint="eastAsia"/>
                <w:sz w:val="20"/>
              </w:rPr>
              <w:t>【GPF有】</w:t>
            </w:r>
            <w:r w:rsidR="006272FB" w:rsidRPr="008076DD">
              <w:rPr>
                <w:rFonts w:hint="eastAsia"/>
                <w:sz w:val="20"/>
              </w:rPr>
              <w:t>AND</w:t>
            </w:r>
            <w:r w:rsidR="006272FB" w:rsidRPr="008076DD">
              <w:rPr>
                <w:sz w:val="20"/>
              </w:rPr>
              <w:br/>
            </w:r>
            <w:r w:rsidR="006272FB" w:rsidRPr="008076DD">
              <w:rPr>
                <w:rFonts w:hint="eastAsia"/>
                <w:sz w:val="20"/>
              </w:rPr>
              <w:t>【1気筒FC制御要求使用】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63DAC4FD" w14:textId="534A39DE" w:rsidR="00325648" w:rsidRPr="00325648" w:rsidRDefault="00325648" w:rsidP="00325648">
            <w:pPr>
              <w:jc w:val="center"/>
              <w:rPr>
                <w:sz w:val="20"/>
                <w:highlight w:val="green"/>
              </w:rPr>
            </w:pPr>
            <w:r w:rsidRPr="00791DBF">
              <w:rPr>
                <w:rFonts w:hint="eastAsia"/>
                <w:sz w:val="20"/>
              </w:rPr>
              <w:t>○</w:t>
            </w:r>
          </w:p>
        </w:tc>
      </w:tr>
      <w:tr w:rsidR="00325648" w:rsidRPr="001923C6" w14:paraId="53D2D787"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D509C2B" w14:textId="592097BA" w:rsidR="00325648" w:rsidRPr="001923C6" w:rsidRDefault="00325648" w:rsidP="00325648">
            <w:pPr>
              <w:rPr>
                <w:color w:val="000000"/>
                <w:sz w:val="20"/>
              </w:rPr>
            </w:pPr>
            <w:bookmarkStart w:id="269" w:name="OLE_LINK2"/>
            <w:bookmarkStart w:id="270" w:name="OLE_LINK4"/>
            <w:r w:rsidRPr="001923C6">
              <w:rPr>
                <w:color w:val="000000"/>
                <w:sz w:val="20"/>
              </w:rPr>
              <w:t>erestahot</w:t>
            </w:r>
            <w:bookmarkEnd w:id="269"/>
            <w:bookmarkEnd w:id="270"/>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2883EA46" w14:textId="77777777" w:rsidR="00325648" w:rsidRPr="001923C6" w:rsidRDefault="00325648" w:rsidP="00325648">
            <w:pPr>
              <w:rPr>
                <w:color w:val="000000"/>
                <w:sz w:val="20"/>
              </w:rPr>
            </w:pPr>
            <w:r w:rsidRPr="001923C6">
              <w:rPr>
                <w:rFonts w:hint="eastAsia"/>
                <w:color w:val="000000"/>
                <w:sz w:val="20"/>
              </w:rPr>
              <w:t>高温再始動制御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67BF524C" w14:textId="77777777" w:rsidR="00325648" w:rsidRPr="001923C6" w:rsidRDefault="00325648" w:rsidP="00325648">
            <w:pPr>
              <w:rPr>
                <w:color w:val="000000"/>
                <w:sz w:val="20"/>
              </w:rPr>
            </w:pPr>
            <w:r w:rsidRPr="001923C6">
              <w:rPr>
                <w:color w:val="000000"/>
                <w:sz w:val="20"/>
              </w:rPr>
              <w:t>EMINJ_RESTAHOT_ID</w:t>
            </w:r>
          </w:p>
          <w:p w14:paraId="31C529C4" w14:textId="3C08D8E1" w:rsidR="00325648" w:rsidRPr="001923C6" w:rsidRDefault="00325648" w:rsidP="00325648">
            <w:pPr>
              <w:rPr>
                <w:color w:val="000000"/>
                <w:sz w:val="20"/>
              </w:rPr>
            </w:pPr>
            <w:r w:rsidRPr="001923C6">
              <w:rPr>
                <w:color w:val="000000"/>
                <w:sz w:val="20"/>
              </w:rPr>
              <w:t>(</w:t>
            </w:r>
            <w:r w:rsidR="00CE0EF9" w:rsidRPr="00852B2A">
              <w:rPr>
                <w:rFonts w:hint="eastAsia"/>
                <w:color w:val="000000"/>
                <w:sz w:val="20"/>
              </w:rPr>
              <w:t>32</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73E01D37" w14:textId="3A7505E8" w:rsidR="00325648" w:rsidRPr="001923C6" w:rsidRDefault="00325648" w:rsidP="00325648">
            <w:pPr>
              <w:rPr>
                <w:color w:val="000000"/>
                <w:sz w:val="20"/>
              </w:rPr>
            </w:pPr>
            <w:r w:rsidRPr="001923C6">
              <w:rPr>
                <w:color w:val="000000"/>
                <w:sz w:val="20"/>
              </w:rPr>
              <w:t>erestahot_einjmodrestah_pri(</w:t>
            </w:r>
            <w:r w:rsidR="00CE0EF9" w:rsidRPr="00852B2A">
              <w:rPr>
                <w:rFonts w:hint="eastAsia"/>
                <w:color w:val="000000"/>
                <w:sz w:val="20"/>
              </w:rPr>
              <w:t>32</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77CDBF16" w14:textId="1B98918F" w:rsidR="00325648" w:rsidRPr="001923C6" w:rsidRDefault="00325648" w:rsidP="00325648">
            <w:pPr>
              <w:rPr>
                <w:color w:val="000000"/>
                <w:sz w:val="20"/>
              </w:rPr>
            </w:pPr>
            <w:r w:rsidRPr="001923C6">
              <w:rPr>
                <w:color w:val="000000"/>
                <w:sz w:val="20"/>
              </w:rPr>
              <w:t>【ﾃﾞｭｱﾙINJ】OR【D-4】</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2B28B5CA" w14:textId="77777777" w:rsidR="00325648" w:rsidRPr="001923C6" w:rsidRDefault="00325648" w:rsidP="00325648">
            <w:pPr>
              <w:jc w:val="center"/>
              <w:rPr>
                <w:color w:val="000000"/>
                <w:sz w:val="20"/>
              </w:rPr>
            </w:pPr>
            <w:r w:rsidRPr="001923C6">
              <w:rPr>
                <w:rFonts w:hint="eastAsia"/>
                <w:sz w:val="20"/>
              </w:rPr>
              <w:t>○</w:t>
            </w:r>
          </w:p>
        </w:tc>
      </w:tr>
      <w:tr w:rsidR="00325648" w:rsidRPr="001923C6" w14:paraId="183944AE"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7FA475F8" w14:textId="77777777" w:rsidR="00325648" w:rsidRPr="001923C6" w:rsidRDefault="00325648" w:rsidP="00325648">
            <w:pPr>
              <w:rPr>
                <w:color w:val="000000"/>
                <w:sz w:val="20"/>
              </w:rPr>
            </w:pPr>
            <w:r w:rsidRPr="001923C6">
              <w:rPr>
                <w:sz w:val="20"/>
              </w:rPr>
              <w:t>efcinjctr</w:t>
            </w:r>
          </w:p>
        </w:tc>
        <w:tc>
          <w:tcPr>
            <w:tcW w:w="1962" w:type="dxa"/>
            <w:tcBorders>
              <w:top w:val="single" w:sz="6" w:space="0" w:color="000000"/>
              <w:left w:val="single" w:sz="6" w:space="0" w:color="000000"/>
              <w:bottom w:val="single" w:sz="6" w:space="0" w:color="000000"/>
              <w:right w:val="single" w:sz="6" w:space="0" w:color="000000"/>
            </w:tcBorders>
          </w:tcPr>
          <w:p w14:paraId="634EAC45" w14:textId="77777777" w:rsidR="00325648" w:rsidRPr="001923C6" w:rsidRDefault="00325648" w:rsidP="00325648">
            <w:pPr>
              <w:rPr>
                <w:color w:val="000000"/>
                <w:sz w:val="20"/>
              </w:rPr>
            </w:pPr>
            <w:r w:rsidRPr="001923C6">
              <w:rPr>
                <w:sz w:val="20"/>
              </w:rPr>
              <w:t>FC中燃料噴射制御</w:t>
            </w:r>
          </w:p>
        </w:tc>
        <w:tc>
          <w:tcPr>
            <w:tcW w:w="1968" w:type="dxa"/>
            <w:tcBorders>
              <w:top w:val="single" w:sz="6" w:space="0" w:color="000000"/>
              <w:left w:val="single" w:sz="6" w:space="0" w:color="000000"/>
              <w:bottom w:val="single" w:sz="6" w:space="0" w:color="000000"/>
              <w:right w:val="single" w:sz="6" w:space="0" w:color="000000"/>
            </w:tcBorders>
          </w:tcPr>
          <w:p w14:paraId="5C33B299" w14:textId="77777777" w:rsidR="00325648" w:rsidRPr="001923C6" w:rsidRDefault="00325648" w:rsidP="00325648">
            <w:pPr>
              <w:rPr>
                <w:color w:val="000000"/>
                <w:sz w:val="20"/>
              </w:rPr>
            </w:pPr>
            <w:r w:rsidRPr="001923C6">
              <w:rPr>
                <w:color w:val="000000"/>
                <w:sz w:val="20"/>
              </w:rPr>
              <w:t>EMINJ_FCINJCTR_ID</w:t>
            </w:r>
          </w:p>
          <w:p w14:paraId="46578820" w14:textId="3F95C40E" w:rsidR="00325648" w:rsidRPr="001923C6" w:rsidRDefault="00325648" w:rsidP="00325648">
            <w:pPr>
              <w:rPr>
                <w:color w:val="000000"/>
                <w:sz w:val="20"/>
              </w:rPr>
            </w:pPr>
            <w:r w:rsidRPr="001923C6">
              <w:rPr>
                <w:color w:val="000000"/>
                <w:sz w:val="20"/>
              </w:rPr>
              <w:t>(50)</w:t>
            </w:r>
          </w:p>
        </w:tc>
        <w:tc>
          <w:tcPr>
            <w:tcW w:w="1827" w:type="dxa"/>
            <w:tcBorders>
              <w:top w:val="single" w:sz="6" w:space="0" w:color="000000"/>
              <w:left w:val="single" w:sz="6" w:space="0" w:color="000000"/>
              <w:bottom w:val="single" w:sz="6" w:space="0" w:color="000000"/>
              <w:right w:val="single" w:sz="6" w:space="0" w:color="000000"/>
            </w:tcBorders>
          </w:tcPr>
          <w:p w14:paraId="270E06B9" w14:textId="6F8F31DD" w:rsidR="00325648" w:rsidRPr="001923C6" w:rsidRDefault="00325648" w:rsidP="00325648">
            <w:pPr>
              <w:rPr>
                <w:color w:val="000000"/>
                <w:sz w:val="20"/>
              </w:rPr>
            </w:pPr>
            <w:r w:rsidRPr="001923C6">
              <w:rPr>
                <w:color w:val="000000"/>
                <w:sz w:val="20"/>
              </w:rPr>
              <w:t>efcinjctr_einjmodfcinj_pri(50)</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6024AB8A" w14:textId="53F2D88F" w:rsidR="00325648" w:rsidRPr="00720C7D" w:rsidRDefault="00325648" w:rsidP="00325648">
            <w:pPr>
              <w:rPr>
                <w:color w:val="000000"/>
                <w:sz w:val="20"/>
                <w:highlight w:val="green"/>
              </w:rPr>
            </w:pPr>
            <w:r w:rsidRPr="00BD2C34">
              <w:rPr>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79D5C025" w14:textId="4F396590" w:rsidR="00325648" w:rsidRPr="001923C6" w:rsidRDefault="00325648" w:rsidP="00325648">
            <w:pPr>
              <w:jc w:val="center"/>
              <w:rPr>
                <w:sz w:val="20"/>
              </w:rPr>
            </w:pPr>
          </w:p>
        </w:tc>
      </w:tr>
      <w:tr w:rsidR="00325648" w:rsidRPr="001923C6" w14:paraId="4774679A"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D42E624" w14:textId="54754D9A" w:rsidR="00325648" w:rsidRPr="001923C6" w:rsidRDefault="00325648" w:rsidP="00325648">
            <w:pPr>
              <w:rPr>
                <w:sz w:val="20"/>
              </w:rPr>
            </w:pPr>
            <w:r w:rsidRPr="001923C6">
              <w:rPr>
                <w:sz w:val="20"/>
              </w:rPr>
              <w:t>erdpn</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A83C414" w14:textId="332EF77F" w:rsidR="00325648" w:rsidRPr="001923C6" w:rsidRDefault="00325648" w:rsidP="00325648">
            <w:pPr>
              <w:rPr>
                <w:sz w:val="20"/>
              </w:rPr>
            </w:pPr>
            <w:r w:rsidRPr="001923C6">
              <w:rPr>
                <w:sz w:val="20"/>
              </w:rPr>
              <w:t>PN低減制御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2BD981DA" w14:textId="77777777" w:rsidR="00325648" w:rsidRPr="001923C6" w:rsidRDefault="00325648" w:rsidP="00325648">
            <w:pPr>
              <w:rPr>
                <w:color w:val="000000"/>
                <w:sz w:val="20"/>
              </w:rPr>
            </w:pPr>
            <w:r w:rsidRPr="001923C6">
              <w:rPr>
                <w:color w:val="000000"/>
                <w:sz w:val="20"/>
              </w:rPr>
              <w:t>EMINJ_RDPN_ID</w:t>
            </w:r>
          </w:p>
          <w:p w14:paraId="4C05F44E" w14:textId="5257634F" w:rsidR="00325648" w:rsidRPr="001923C6" w:rsidRDefault="00325648" w:rsidP="00325648">
            <w:pPr>
              <w:rPr>
                <w:color w:val="000000"/>
                <w:sz w:val="20"/>
              </w:rPr>
            </w:pPr>
            <w:r w:rsidRPr="001923C6">
              <w:rPr>
                <w:color w:val="000000"/>
                <w:sz w:val="20"/>
              </w:rPr>
              <w:t>(52)</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1B7A214A" w14:textId="7D89A2BD" w:rsidR="00325648" w:rsidRPr="001923C6" w:rsidRDefault="00325648" w:rsidP="00325648">
            <w:pPr>
              <w:rPr>
                <w:color w:val="000000"/>
                <w:sz w:val="20"/>
              </w:rPr>
            </w:pPr>
            <w:r w:rsidRPr="001923C6">
              <w:rPr>
                <w:color w:val="000000"/>
                <w:sz w:val="20"/>
              </w:rPr>
              <w:t>erdpn_einjmodrdpn_pri(52)</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3305D4CF" w14:textId="63CAC8D7" w:rsidR="00A02D59" w:rsidRDefault="00997261" w:rsidP="00A02D59">
            <w:pPr>
              <w:jc w:val="left"/>
              <w:rPr>
                <w:ins w:id="271" w:author="16a" w:date="2025-10-08T11:51:00Z"/>
                <w:color w:val="000000"/>
                <w:sz w:val="20"/>
              </w:rPr>
            </w:pPr>
            <w:ins w:id="272" w:author="16a" w:date="2025-10-21T14:47:00Z">
              <w:r>
                <w:rPr>
                  <w:rFonts w:hint="eastAsia"/>
                  <w:color w:val="000000"/>
                  <w:sz w:val="20"/>
                  <w:shd w:val="clear" w:color="auto" w:fill="00FF00"/>
                </w:rPr>
                <w:t>(</w:t>
              </w:r>
            </w:ins>
            <w:ins w:id="273" w:author="16a" w:date="2025-10-08T11:51:00Z">
              <w:r w:rsidR="00A02D59" w:rsidRPr="00C53886">
                <w:rPr>
                  <w:rFonts w:hint="eastAsia"/>
                  <w:color w:val="000000"/>
                  <w:sz w:val="20"/>
                  <w:shd w:val="clear" w:color="auto" w:fill="00FF00"/>
                </w:rPr>
                <w:t>(</w:t>
              </w:r>
            </w:ins>
            <w:r w:rsidR="00325648" w:rsidRPr="001923C6">
              <w:rPr>
                <w:rFonts w:hint="eastAsia"/>
                <w:color w:val="000000"/>
                <w:sz w:val="20"/>
              </w:rPr>
              <w:t>【</w:t>
            </w:r>
            <w:r w:rsidR="00325648" w:rsidRPr="001923C6">
              <w:rPr>
                <w:color w:val="000000"/>
                <w:sz w:val="20"/>
              </w:rPr>
              <w:t>ALL HV】AND</w:t>
            </w:r>
            <w:ins w:id="274" w:author="16a" w:date="2025-10-08T11:51:00Z">
              <w:r w:rsidR="00A02D59" w:rsidRPr="00C53886">
                <w:rPr>
                  <w:rFonts w:hint="eastAsia"/>
                  <w:color w:val="000000"/>
                  <w:sz w:val="20"/>
                  <w:shd w:val="clear" w:color="auto" w:fill="00FF00"/>
                </w:rPr>
                <w:t>【ﾃﾞｭｱﾙINJ】)OR</w:t>
              </w:r>
            </w:ins>
          </w:p>
          <w:p w14:paraId="375BDC44" w14:textId="61BB8C60" w:rsidR="00325648" w:rsidRPr="001923C6" w:rsidRDefault="00A02D59" w:rsidP="00A02D59">
            <w:pPr>
              <w:jc w:val="left"/>
              <w:rPr>
                <w:sz w:val="20"/>
              </w:rPr>
            </w:pPr>
            <w:ins w:id="275" w:author="16a" w:date="2025-10-08T11:51:00Z">
              <w:r w:rsidRPr="00C53886">
                <w:rPr>
                  <w:rFonts w:hint="eastAsia"/>
                  <w:color w:val="000000"/>
                  <w:sz w:val="20"/>
                  <w:shd w:val="clear" w:color="auto" w:fill="00FF00"/>
                </w:rPr>
                <w:t>【ﾎﾟｰﾄ】</w:t>
              </w:r>
            </w:ins>
            <w:ins w:id="276" w:author="16a" w:date="2025-10-21T14:47:00Z">
              <w:r w:rsidR="00997261">
                <w:rPr>
                  <w:rFonts w:hint="eastAsia"/>
                  <w:color w:val="000000"/>
                  <w:sz w:val="20"/>
                  <w:shd w:val="clear" w:color="auto" w:fill="00FF00"/>
                </w:rPr>
                <w:t>)AND</w:t>
              </w:r>
              <w:r w:rsidR="00997261" w:rsidRPr="00997261">
                <w:rPr>
                  <w:rFonts w:hint="eastAsia"/>
                  <w:color w:val="000000"/>
                  <w:sz w:val="20"/>
                  <w:shd w:val="clear" w:color="auto" w:fill="00FF00"/>
                </w:rPr>
                <w:t>【</w:t>
              </w:r>
              <w:r w:rsidR="00997261" w:rsidRPr="00997261">
                <w:rPr>
                  <w:color w:val="000000"/>
                  <w:sz w:val="20"/>
                  <w:shd w:val="clear" w:color="auto" w:fill="00FF00"/>
                </w:rPr>
                <w:t>PN低減制御要求使用】</w:t>
              </w:r>
            </w:ins>
            <w:del w:id="277" w:author="16a" w:date="2025-10-08T11:52:00Z">
              <w:r w:rsidR="00325648" w:rsidRPr="00A02D59" w:rsidDel="00A02D59">
                <w:rPr>
                  <w:color w:val="000000"/>
                  <w:sz w:val="20"/>
                  <w:shd w:val="clear" w:color="auto" w:fill="00FF00"/>
                </w:rPr>
                <w:delText>【D-4以外】</w:delText>
              </w:r>
            </w:del>
            <w:commentRangeStart w:id="278"/>
            <w:commentRangeEnd w:id="278"/>
            <w:r w:rsidR="00325648" w:rsidRPr="00A02D59">
              <w:rPr>
                <w:rStyle w:val="a8"/>
                <w:shd w:val="clear" w:color="auto" w:fill="00FF00"/>
              </w:rPr>
              <w:commentReference w:id="278"/>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A1DE203" w14:textId="27F58160" w:rsidR="00325648" w:rsidRPr="001923C6" w:rsidRDefault="00325648" w:rsidP="00325648">
            <w:pPr>
              <w:jc w:val="center"/>
              <w:rPr>
                <w:sz w:val="20"/>
              </w:rPr>
            </w:pPr>
            <w:r w:rsidRPr="001923C6">
              <w:rPr>
                <w:rFonts w:hint="eastAsia"/>
                <w:sz w:val="20"/>
              </w:rPr>
              <w:t>○</w:t>
            </w:r>
          </w:p>
        </w:tc>
      </w:tr>
      <w:tr w:rsidR="00325648" w:rsidRPr="001923C6" w14:paraId="05A92D96"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80C76CA" w14:textId="77777777" w:rsidR="00325648" w:rsidRPr="001923C6" w:rsidRDefault="00325648" w:rsidP="00325648">
            <w:pPr>
              <w:rPr>
                <w:color w:val="000000"/>
                <w:sz w:val="20"/>
              </w:rPr>
            </w:pPr>
            <w:r w:rsidRPr="001923C6">
              <w:rPr>
                <w:color w:val="000000"/>
                <w:sz w:val="20"/>
              </w:rPr>
              <w:t>ertnfc</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41360A56" w14:textId="77777777" w:rsidR="00325648" w:rsidRPr="001923C6" w:rsidRDefault="00325648" w:rsidP="00325648">
            <w:pPr>
              <w:rPr>
                <w:color w:val="000000"/>
                <w:sz w:val="20"/>
              </w:rPr>
            </w:pPr>
            <w:r w:rsidRPr="001923C6">
              <w:rPr>
                <w:sz w:val="20"/>
              </w:rPr>
              <w:t>FC復帰制御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1374EBF" w14:textId="77777777" w:rsidR="00325648" w:rsidRPr="001923C6" w:rsidRDefault="00325648" w:rsidP="00325648">
            <w:pPr>
              <w:rPr>
                <w:color w:val="000000"/>
                <w:sz w:val="20"/>
              </w:rPr>
            </w:pPr>
            <w:r w:rsidRPr="001923C6">
              <w:rPr>
                <w:color w:val="000000"/>
                <w:sz w:val="20"/>
              </w:rPr>
              <w:t>EMINJ_RTNFC_ID</w:t>
            </w:r>
          </w:p>
          <w:p w14:paraId="51D4D67E" w14:textId="2CF279FF" w:rsidR="00325648" w:rsidRPr="001923C6" w:rsidRDefault="00325648" w:rsidP="00325648">
            <w:pPr>
              <w:rPr>
                <w:color w:val="000000"/>
                <w:sz w:val="20"/>
              </w:rPr>
            </w:pPr>
            <w:r w:rsidRPr="001923C6">
              <w:rPr>
                <w:color w:val="000000"/>
                <w:sz w:val="20"/>
              </w:rPr>
              <w:t>(54)</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D358932" w14:textId="6D3EE3D5" w:rsidR="00325648" w:rsidRPr="001923C6" w:rsidRDefault="00325648" w:rsidP="00325648">
            <w:pPr>
              <w:rPr>
                <w:color w:val="000000"/>
                <w:sz w:val="20"/>
              </w:rPr>
            </w:pPr>
            <w:r w:rsidRPr="001923C6">
              <w:rPr>
                <w:color w:val="000000"/>
                <w:sz w:val="20"/>
              </w:rPr>
              <w:t>ertnfc_einjmodrtnfc_pri(54)</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39DD32CF" w14:textId="2A43C1DE" w:rsidR="00325648" w:rsidRPr="001923C6" w:rsidRDefault="00325648" w:rsidP="00325648">
            <w:pPr>
              <w:jc w:val="left"/>
              <w:rPr>
                <w:color w:val="000000"/>
                <w:sz w:val="20"/>
              </w:rPr>
            </w:pPr>
            <w:r w:rsidRPr="001923C6">
              <w:rPr>
                <w:rFonts w:hint="eastAsia"/>
                <w:sz w:val="20"/>
              </w:rPr>
              <w:t>【ﾃﾞｭｱﾙ</w:t>
            </w:r>
            <w:r w:rsidRPr="001923C6">
              <w:rPr>
                <w:sz w:val="20"/>
              </w:rPr>
              <w:t>INJ】OR【D-4】</w:t>
            </w:r>
            <w:commentRangeStart w:id="279"/>
            <w:commentRangeEnd w:id="279"/>
            <w:r w:rsidRPr="001923C6">
              <w:rPr>
                <w:rStyle w:val="a8"/>
              </w:rPr>
              <w:commentReference w:id="279"/>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75F2FB8C" w14:textId="77777777" w:rsidR="00325648" w:rsidRPr="001923C6" w:rsidRDefault="00325648" w:rsidP="00325648">
            <w:pPr>
              <w:jc w:val="center"/>
              <w:rPr>
                <w:sz w:val="20"/>
              </w:rPr>
            </w:pPr>
            <w:r w:rsidRPr="001923C6">
              <w:rPr>
                <w:rFonts w:hint="eastAsia"/>
                <w:sz w:val="20"/>
              </w:rPr>
              <w:t>○</w:t>
            </w:r>
          </w:p>
        </w:tc>
      </w:tr>
      <w:tr w:rsidR="00325648" w:rsidRPr="001923C6" w14:paraId="57A942E8"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646938E" w14:textId="77777777" w:rsidR="00325648" w:rsidRPr="001923C6" w:rsidRDefault="00325648" w:rsidP="00325648">
            <w:pPr>
              <w:rPr>
                <w:sz w:val="20"/>
              </w:rPr>
            </w:pPr>
            <w:bookmarkStart w:id="280" w:name="OLE_LINK21"/>
            <w:r w:rsidRPr="001923C6">
              <w:rPr>
                <w:sz w:val="20"/>
              </w:rPr>
              <w:t>eclrdepi</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C97940B" w14:textId="77777777" w:rsidR="00325648" w:rsidRPr="001923C6" w:rsidRDefault="00325648" w:rsidP="00325648">
            <w:pPr>
              <w:rPr>
                <w:sz w:val="20"/>
              </w:rPr>
            </w:pPr>
            <w:r w:rsidRPr="001923C6">
              <w:rPr>
                <w:rFonts w:hint="eastAsia"/>
                <w:sz w:val="20"/>
              </w:rPr>
              <w:t>ｱｲﾄﾞﾙ時ｲﾝｼﾞｪｸﾀﾃﾞﾎﾟ除去制御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7E171B38" w14:textId="77777777" w:rsidR="00325648" w:rsidRPr="001923C6" w:rsidRDefault="00325648" w:rsidP="00325648">
            <w:pPr>
              <w:rPr>
                <w:color w:val="000000"/>
                <w:sz w:val="20"/>
              </w:rPr>
            </w:pPr>
            <w:r w:rsidRPr="001923C6">
              <w:rPr>
                <w:color w:val="000000"/>
                <w:sz w:val="20"/>
              </w:rPr>
              <w:t>EMINJ_CLRDEPI_ID</w:t>
            </w:r>
          </w:p>
          <w:p w14:paraId="577C4082" w14:textId="20B74510" w:rsidR="00325648" w:rsidRPr="001923C6" w:rsidRDefault="00325648" w:rsidP="00325648">
            <w:pPr>
              <w:rPr>
                <w:color w:val="000000"/>
                <w:sz w:val="20"/>
              </w:rPr>
            </w:pPr>
            <w:r w:rsidRPr="001923C6">
              <w:rPr>
                <w:color w:val="000000"/>
                <w:sz w:val="20"/>
              </w:rPr>
              <w:t>(56</w:t>
            </w:r>
            <w:commentRangeStart w:id="281"/>
            <w:commentRangeEnd w:id="281"/>
            <w:r w:rsidRPr="001923C6">
              <w:rPr>
                <w:rStyle w:val="a8"/>
              </w:rPr>
              <w:commentReference w:id="281"/>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54C39D28" w14:textId="31E132D5" w:rsidR="00325648" w:rsidRPr="001923C6" w:rsidRDefault="00325648" w:rsidP="00325648">
            <w:pPr>
              <w:rPr>
                <w:color w:val="000000"/>
                <w:sz w:val="20"/>
              </w:rPr>
            </w:pPr>
            <w:r w:rsidRPr="001923C6">
              <w:rPr>
                <w:color w:val="000000"/>
                <w:sz w:val="20"/>
              </w:rPr>
              <w:t>eclrdepi_einjmoddepi_pri(56)</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6F70F0E1" w14:textId="3022ED04" w:rsidR="00325648" w:rsidRPr="001923C6" w:rsidRDefault="00325648" w:rsidP="00325648">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AD5D069" w14:textId="77777777" w:rsidR="00325648" w:rsidRPr="001923C6" w:rsidRDefault="00325648" w:rsidP="00325648">
            <w:pPr>
              <w:jc w:val="center"/>
              <w:rPr>
                <w:sz w:val="20"/>
              </w:rPr>
            </w:pPr>
            <w:r w:rsidRPr="001923C6">
              <w:rPr>
                <w:rFonts w:hint="eastAsia"/>
                <w:sz w:val="20"/>
              </w:rPr>
              <w:t>○</w:t>
            </w:r>
          </w:p>
        </w:tc>
      </w:tr>
      <w:tr w:rsidR="00325648" w:rsidRPr="001923C6" w14:paraId="3C26C5DF"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378944D" w14:textId="77777777" w:rsidR="00325648" w:rsidRPr="001923C6" w:rsidRDefault="00325648" w:rsidP="00325648">
            <w:pPr>
              <w:rPr>
                <w:sz w:val="20"/>
              </w:rPr>
            </w:pPr>
            <w:bookmarkStart w:id="283" w:name="_Hlk423962470"/>
            <w:r w:rsidRPr="001923C6">
              <w:rPr>
                <w:sz w:val="20"/>
              </w:rPr>
              <w:t>e</w:t>
            </w:r>
            <w:bookmarkStart w:id="284" w:name="OLE_LINK103"/>
            <w:bookmarkStart w:id="285" w:name="OLE_LINK104"/>
            <w:bookmarkStart w:id="286" w:name="OLE_LINK105"/>
            <w:r w:rsidRPr="001923C6">
              <w:rPr>
                <w:sz w:val="20"/>
              </w:rPr>
              <w:t>fpldlv</w:t>
            </w:r>
            <w:bookmarkEnd w:id="284"/>
            <w:bookmarkEnd w:id="285"/>
            <w:bookmarkEnd w:id="286"/>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3DE1588" w14:textId="77777777" w:rsidR="00325648" w:rsidRPr="001923C6" w:rsidRDefault="00325648" w:rsidP="00325648">
            <w:pPr>
              <w:rPr>
                <w:b/>
                <w:sz w:val="20"/>
              </w:rPr>
            </w:pPr>
            <w:bookmarkStart w:id="287" w:name="OLE_LINK62"/>
            <w:r w:rsidRPr="001923C6">
              <w:rPr>
                <w:rFonts w:hint="eastAsia"/>
                <w:sz w:val="20"/>
              </w:rPr>
              <w:t>低圧ﾃﾞﾘﾊﾞﾘ内燃料脈動回避制御</w:t>
            </w:r>
            <w:bookmarkEnd w:id="287"/>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49ECC7CA" w14:textId="77777777" w:rsidR="00325648" w:rsidRPr="001923C6" w:rsidRDefault="00325648" w:rsidP="00325648">
            <w:pPr>
              <w:rPr>
                <w:color w:val="000000"/>
                <w:sz w:val="20"/>
              </w:rPr>
            </w:pPr>
            <w:bookmarkStart w:id="288" w:name="OLE_LINK108"/>
            <w:bookmarkStart w:id="289" w:name="OLE_LINK109"/>
            <w:bookmarkStart w:id="290" w:name="OLE_LINK63"/>
            <w:bookmarkStart w:id="291" w:name="OLE_LINK64"/>
            <w:bookmarkStart w:id="292" w:name="OLE_LINK137"/>
            <w:r w:rsidRPr="001923C6">
              <w:rPr>
                <w:color w:val="000000"/>
                <w:sz w:val="20"/>
              </w:rPr>
              <w:t>EMINJ_FPLDLV_ID</w:t>
            </w:r>
            <w:bookmarkEnd w:id="288"/>
            <w:bookmarkEnd w:id="289"/>
          </w:p>
          <w:bookmarkEnd w:id="290"/>
          <w:bookmarkEnd w:id="291"/>
          <w:bookmarkEnd w:id="292"/>
          <w:p w14:paraId="1BB971DE" w14:textId="2767DBD0" w:rsidR="00325648" w:rsidRPr="001923C6" w:rsidRDefault="00325648" w:rsidP="00325648">
            <w:pPr>
              <w:rPr>
                <w:color w:val="000000"/>
                <w:sz w:val="20"/>
              </w:rPr>
            </w:pPr>
            <w:r w:rsidRPr="001923C6">
              <w:rPr>
                <w:color w:val="000000"/>
                <w:sz w:val="20"/>
              </w:rPr>
              <w:t>(60</w:t>
            </w:r>
            <w:commentRangeStart w:id="293"/>
            <w:commentRangeEnd w:id="293"/>
            <w:r w:rsidRPr="001923C6">
              <w:rPr>
                <w:rStyle w:val="a8"/>
              </w:rPr>
              <w:commentReference w:id="293"/>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4521130" w14:textId="56688A83" w:rsidR="00325648" w:rsidRPr="001923C6" w:rsidRDefault="00325648" w:rsidP="00325648">
            <w:pPr>
              <w:rPr>
                <w:color w:val="000000"/>
                <w:sz w:val="20"/>
              </w:rPr>
            </w:pPr>
            <w:bookmarkStart w:id="294" w:name="OLE_LINK110"/>
            <w:bookmarkStart w:id="295" w:name="OLE_LINK111"/>
            <w:r w:rsidRPr="001923C6">
              <w:rPr>
                <w:color w:val="000000"/>
                <w:sz w:val="20"/>
              </w:rPr>
              <w:t>efpldlv_einjmodfpl_pri(60)</w:t>
            </w:r>
            <w:bookmarkEnd w:id="294"/>
            <w:bookmarkEnd w:id="295"/>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4B6A397A" w14:textId="0B7747FA" w:rsidR="00325648" w:rsidRPr="00720C7D" w:rsidRDefault="00325648" w:rsidP="00325648">
            <w:pPr>
              <w:rPr>
                <w:sz w:val="20"/>
              </w:rPr>
            </w:pPr>
            <w:r w:rsidRPr="00720C7D">
              <w:rPr>
                <w:rFonts w:hint="eastAsia"/>
                <w:sz w:val="20"/>
              </w:rPr>
              <w:t>【ﾃﾞｭｱﾙINJ】AND【可変燃圧制御無】</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452BCB65" w14:textId="77777777" w:rsidR="00325648" w:rsidRPr="001923C6" w:rsidRDefault="00325648" w:rsidP="00325648">
            <w:pPr>
              <w:jc w:val="center"/>
              <w:rPr>
                <w:position w:val="-14"/>
                <w:sz w:val="20"/>
              </w:rPr>
            </w:pPr>
            <w:r w:rsidRPr="001923C6">
              <w:rPr>
                <w:rFonts w:hint="eastAsia"/>
                <w:sz w:val="20"/>
              </w:rPr>
              <w:t>○</w:t>
            </w:r>
          </w:p>
        </w:tc>
      </w:tr>
      <w:bookmarkEnd w:id="280"/>
      <w:bookmarkEnd w:id="283"/>
      <w:tr w:rsidR="00325648" w:rsidRPr="001923C6" w14:paraId="4049A54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3681D03B" w14:textId="77777777" w:rsidR="00325648" w:rsidRPr="001923C6" w:rsidRDefault="00325648" w:rsidP="00325648">
            <w:pPr>
              <w:rPr>
                <w:sz w:val="20"/>
              </w:rPr>
            </w:pPr>
            <w:r w:rsidRPr="001923C6">
              <w:rPr>
                <w:sz w:val="20"/>
              </w:rPr>
              <w:lastRenderedPageBreak/>
              <w:t>edthrctrl</w:t>
            </w:r>
          </w:p>
        </w:tc>
        <w:tc>
          <w:tcPr>
            <w:tcW w:w="1962" w:type="dxa"/>
            <w:tcBorders>
              <w:top w:val="single" w:sz="6" w:space="0" w:color="000000"/>
              <w:left w:val="single" w:sz="6" w:space="0" w:color="000000"/>
              <w:bottom w:val="single" w:sz="6" w:space="0" w:color="000000"/>
              <w:right w:val="single" w:sz="6" w:space="0" w:color="000000"/>
            </w:tcBorders>
          </w:tcPr>
          <w:p w14:paraId="2D1E4791" w14:textId="77777777" w:rsidR="00325648" w:rsidRPr="001923C6" w:rsidRDefault="00325648" w:rsidP="00325648">
            <w:pPr>
              <w:rPr>
                <w:sz w:val="20"/>
              </w:rPr>
            </w:pPr>
            <w:r w:rsidRPr="001923C6">
              <w:rPr>
                <w:rFonts w:hint="eastAsia"/>
                <w:sz w:val="20"/>
              </w:rPr>
              <w:t>気筒別ﾃﾞｨｻﾞ制御</w:t>
            </w:r>
          </w:p>
        </w:tc>
        <w:tc>
          <w:tcPr>
            <w:tcW w:w="1968" w:type="dxa"/>
            <w:tcBorders>
              <w:top w:val="single" w:sz="6" w:space="0" w:color="000000"/>
              <w:left w:val="single" w:sz="6" w:space="0" w:color="000000"/>
              <w:bottom w:val="single" w:sz="6" w:space="0" w:color="000000"/>
              <w:right w:val="single" w:sz="6" w:space="0" w:color="000000"/>
            </w:tcBorders>
          </w:tcPr>
          <w:p w14:paraId="7DAC613C" w14:textId="77777777" w:rsidR="00325648" w:rsidRPr="001923C6" w:rsidRDefault="00325648" w:rsidP="00325648">
            <w:pPr>
              <w:rPr>
                <w:color w:val="000000"/>
                <w:sz w:val="20"/>
              </w:rPr>
            </w:pPr>
            <w:r w:rsidRPr="001923C6">
              <w:rPr>
                <w:color w:val="000000"/>
                <w:sz w:val="20"/>
              </w:rPr>
              <w:t>EMINJ_DTHRCTRL_ID</w:t>
            </w:r>
          </w:p>
          <w:p w14:paraId="591B39A6" w14:textId="77777777" w:rsidR="00325648" w:rsidRPr="001923C6" w:rsidRDefault="00325648" w:rsidP="00325648">
            <w:pPr>
              <w:rPr>
                <w:color w:val="000000"/>
                <w:sz w:val="20"/>
              </w:rPr>
            </w:pPr>
            <w:r w:rsidRPr="001923C6">
              <w:rPr>
                <w:color w:val="000000"/>
                <w:sz w:val="20"/>
              </w:rPr>
              <w:t>(64)</w:t>
            </w:r>
          </w:p>
        </w:tc>
        <w:tc>
          <w:tcPr>
            <w:tcW w:w="1827" w:type="dxa"/>
            <w:tcBorders>
              <w:top w:val="single" w:sz="6" w:space="0" w:color="000000"/>
              <w:left w:val="single" w:sz="6" w:space="0" w:color="000000"/>
              <w:bottom w:val="single" w:sz="6" w:space="0" w:color="000000"/>
              <w:right w:val="single" w:sz="6" w:space="0" w:color="000000"/>
            </w:tcBorders>
          </w:tcPr>
          <w:p w14:paraId="047F8314" w14:textId="77777777" w:rsidR="00325648" w:rsidRPr="001923C6" w:rsidRDefault="00325648" w:rsidP="00325648">
            <w:pPr>
              <w:rPr>
                <w:color w:val="000000"/>
                <w:sz w:val="20"/>
              </w:rPr>
            </w:pPr>
            <w:r w:rsidRPr="001923C6">
              <w:rPr>
                <w:color w:val="000000"/>
                <w:sz w:val="20"/>
              </w:rPr>
              <w:t>edthrctrl_einjmoddthrctrl_pri(64)</w:t>
            </w:r>
          </w:p>
        </w:tc>
        <w:tc>
          <w:tcPr>
            <w:tcW w:w="1897" w:type="dxa"/>
            <w:tcBorders>
              <w:top w:val="single" w:sz="6" w:space="0" w:color="000000"/>
              <w:left w:val="single" w:sz="6" w:space="0" w:color="000000"/>
              <w:bottom w:val="single" w:sz="6" w:space="0" w:color="000000"/>
              <w:right w:val="single" w:sz="6" w:space="0" w:color="000000"/>
            </w:tcBorders>
          </w:tcPr>
          <w:p w14:paraId="2AD44DB7" w14:textId="10738A98" w:rsidR="00325648" w:rsidRPr="001923C6" w:rsidRDefault="00325648" w:rsidP="00325648">
            <w:pPr>
              <w:rPr>
                <w:position w:val="-14"/>
                <w:sz w:val="20"/>
              </w:rPr>
            </w:pPr>
            <w:r w:rsidRPr="001923C6">
              <w:rPr>
                <w:rFonts w:hint="eastAsia"/>
                <w:color w:val="000000"/>
                <w:sz w:val="20"/>
              </w:rPr>
              <w:t>【ﾃﾞｭｱﾙ</w:t>
            </w:r>
            <w:r w:rsidRPr="001923C6">
              <w:rPr>
                <w:color w:val="000000"/>
                <w:sz w:val="20"/>
              </w:rPr>
              <w:t>INJ】</w:t>
            </w:r>
            <w:ins w:id="296" w:author="16a" w:date="2025-10-08T11:52:00Z">
              <w:r w:rsidR="00A02D59" w:rsidRPr="001103C8">
                <w:rPr>
                  <w:rFonts w:hint="eastAsia"/>
                  <w:color w:val="000000"/>
                  <w:sz w:val="20"/>
                  <w:shd w:val="clear" w:color="auto" w:fill="00FF00"/>
                </w:rPr>
                <w:t>AND【噴射調停構造体1</w:t>
              </w:r>
              <w:r w:rsidR="00A02D59" w:rsidRPr="001103C8">
                <w:rPr>
                  <w:color w:val="000000"/>
                  <w:sz w:val="20"/>
                  <w:shd w:val="clear" w:color="auto" w:fill="00FF00"/>
                </w:rPr>
                <w:t>対応(</w:t>
              </w:r>
              <w:r w:rsidR="00A02D59" w:rsidRPr="001103C8">
                <w:rPr>
                  <w:rFonts w:hint="eastAsia"/>
                  <w:color w:val="000000"/>
                  <w:sz w:val="20"/>
                  <w:shd w:val="clear" w:color="auto" w:fill="00FF00"/>
                </w:rPr>
                <w:t>DTHRCTRL</w:t>
              </w:r>
              <w:r w:rsidR="00A02D59" w:rsidRPr="001103C8">
                <w:rPr>
                  <w:color w:val="000000"/>
                  <w:sz w:val="20"/>
                  <w:shd w:val="clear" w:color="auto" w:fill="00FF00"/>
                </w:rPr>
                <w:t>)</w:t>
              </w:r>
              <w:r w:rsidR="00A02D59" w:rsidRPr="001103C8">
                <w:rPr>
                  <w:rFonts w:hint="eastAsia"/>
                  <w:color w:val="000000"/>
                  <w:sz w:val="20"/>
                  <w:shd w:val="clear" w:color="auto" w:fill="00FF00"/>
                </w:rPr>
                <w:t>】</w:t>
              </w:r>
            </w:ins>
            <w:ins w:id="297" w:author="16a" w:date="2025-10-08T21:18:00Z">
              <w:del w:id="298" w:author="城戸 栄一郎" w:date="2025-10-28T16:03:00Z">
                <w:r w:rsidR="00A45408" w:rsidRPr="001103C8" w:rsidDel="009275D3">
                  <w:rPr>
                    <w:rFonts w:hint="eastAsia"/>
                    <w:color w:val="000000"/>
                    <w:sz w:val="20"/>
                    <w:shd w:val="clear" w:color="auto" w:fill="00FF00"/>
                  </w:rPr>
                  <w:delText>AND</w:delText>
                </w:r>
                <w:r w:rsidR="00A45408" w:rsidRPr="001103C8" w:rsidDel="009275D3">
                  <w:rPr>
                    <w:rFonts w:hint="eastAsia"/>
                    <w:sz w:val="20"/>
                    <w:shd w:val="clear" w:color="auto" w:fill="00FF00"/>
                  </w:rPr>
                  <w:delText xml:space="preserve"> </w:delText>
                </w:r>
              </w:del>
              <w:r w:rsidR="00A45408" w:rsidRPr="001103C8">
                <w:rPr>
                  <w:rFonts w:hint="eastAsia"/>
                  <w:sz w:val="20"/>
                  <w:shd w:val="clear" w:color="auto" w:fill="00FF00"/>
                </w:rPr>
                <w:t>AND【</w:t>
              </w:r>
            </w:ins>
            <w:ins w:id="299" w:author="16a" w:date="2025-10-08T21:19:00Z">
              <w:r w:rsidR="00A45408" w:rsidRPr="001103C8">
                <w:rPr>
                  <w:rFonts w:hint="eastAsia"/>
                  <w:sz w:val="20"/>
                  <w:shd w:val="clear" w:color="auto" w:fill="00FF00"/>
                </w:rPr>
                <w:t>気筒別ﾃﾞｨｻﾞ</w:t>
              </w:r>
            </w:ins>
            <w:ins w:id="300" w:author="16a" w:date="2025-10-08T21:18:00Z">
              <w:r w:rsidR="00A45408" w:rsidRPr="001103C8">
                <w:rPr>
                  <w:rFonts w:hint="eastAsia"/>
                  <w:sz w:val="20"/>
                  <w:shd w:val="clear" w:color="auto" w:fill="00FF00"/>
                </w:rPr>
                <w:t>制御要求使用】</w:t>
              </w:r>
            </w:ins>
          </w:p>
        </w:tc>
        <w:tc>
          <w:tcPr>
            <w:tcW w:w="993" w:type="dxa"/>
            <w:tcBorders>
              <w:top w:val="single" w:sz="6" w:space="0" w:color="000000"/>
              <w:left w:val="single" w:sz="6" w:space="0" w:color="000000"/>
              <w:bottom w:val="single" w:sz="6" w:space="0" w:color="000000"/>
              <w:right w:val="single" w:sz="6" w:space="0" w:color="000000"/>
            </w:tcBorders>
          </w:tcPr>
          <w:p w14:paraId="2DB628D8" w14:textId="77777777" w:rsidR="00325648" w:rsidRPr="001923C6" w:rsidRDefault="00325648" w:rsidP="00325648">
            <w:pPr>
              <w:jc w:val="center"/>
              <w:rPr>
                <w:sz w:val="20"/>
              </w:rPr>
            </w:pPr>
            <w:commentRangeStart w:id="301"/>
            <w:r w:rsidRPr="001923C6">
              <w:rPr>
                <w:rFonts w:hint="eastAsia"/>
                <w:sz w:val="20"/>
              </w:rPr>
              <w:t>○</w:t>
            </w:r>
            <w:commentRangeEnd w:id="301"/>
            <w:r w:rsidRPr="001923C6">
              <w:rPr>
                <w:rStyle w:val="a8"/>
              </w:rPr>
              <w:commentReference w:id="301"/>
            </w:r>
          </w:p>
        </w:tc>
      </w:tr>
      <w:tr w:rsidR="00325648" w:rsidRPr="00A7758B" w14:paraId="6101CBA0"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6455B70E" w14:textId="12F31DD7" w:rsidR="00325648" w:rsidRPr="001923C6" w:rsidRDefault="00325648" w:rsidP="00325648">
            <w:pPr>
              <w:rPr>
                <w:sz w:val="20"/>
              </w:rPr>
            </w:pPr>
            <w:bookmarkStart w:id="304" w:name="_Hlk450322357"/>
            <w:r w:rsidRPr="001923C6">
              <w:rPr>
                <w:sz w:val="20"/>
              </w:rPr>
              <w:t>eactlfg</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475C8B5F" w14:textId="77777777" w:rsidR="00325648" w:rsidRPr="001923C6" w:rsidRDefault="00325648" w:rsidP="00325648">
            <w:pPr>
              <w:rPr>
                <w:sz w:val="20"/>
              </w:rPr>
            </w:pPr>
            <w:bookmarkStart w:id="305" w:name="OLE_LINK20"/>
            <w:r w:rsidRPr="001923C6">
              <w:rPr>
                <w:rFonts w:hint="eastAsia"/>
                <w:sz w:val="20"/>
              </w:rPr>
              <w:t>ﾊﾟｰｼｬﾙﾘﾌﾄ学習の為のｱｸﾃｨﾌﾞ制御</w:t>
            </w:r>
            <w:bookmarkEnd w:id="305"/>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445B9BF2" w14:textId="77777777" w:rsidR="00325648" w:rsidRPr="001923C6" w:rsidRDefault="00325648" w:rsidP="00325648">
            <w:pPr>
              <w:rPr>
                <w:color w:val="000000"/>
                <w:sz w:val="20"/>
              </w:rPr>
            </w:pPr>
            <w:r w:rsidRPr="001923C6">
              <w:rPr>
                <w:color w:val="000000"/>
                <w:sz w:val="20"/>
              </w:rPr>
              <w:t>EMINJ_ACTLFG_ID</w:t>
            </w:r>
          </w:p>
          <w:p w14:paraId="097A63FD" w14:textId="77777777" w:rsidR="00325648" w:rsidRPr="001923C6" w:rsidRDefault="00325648" w:rsidP="00325648">
            <w:pPr>
              <w:rPr>
                <w:color w:val="000000"/>
                <w:sz w:val="20"/>
              </w:rPr>
            </w:pPr>
            <w:r w:rsidRPr="001923C6">
              <w:rPr>
                <w:color w:val="000000"/>
                <w:sz w:val="20"/>
              </w:rPr>
              <w:t>(6</w:t>
            </w:r>
            <w:commentRangeStart w:id="306"/>
            <w:r w:rsidRPr="001923C6">
              <w:rPr>
                <w:color w:val="000000"/>
                <w:sz w:val="20"/>
              </w:rPr>
              <w:t>6</w:t>
            </w:r>
            <w:commentRangeEnd w:id="306"/>
            <w:r w:rsidRPr="001923C6">
              <w:rPr>
                <w:rStyle w:val="a8"/>
              </w:rPr>
              <w:commentReference w:id="306"/>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75AA8EB" w14:textId="77777777" w:rsidR="00325648" w:rsidRPr="001923C6" w:rsidRDefault="00325648" w:rsidP="00325648">
            <w:pPr>
              <w:rPr>
                <w:color w:val="000000"/>
                <w:sz w:val="20"/>
              </w:rPr>
            </w:pPr>
            <w:bookmarkStart w:id="307" w:name="OLE_LINK324"/>
            <w:r w:rsidRPr="001923C6">
              <w:rPr>
                <w:color w:val="000000"/>
                <w:sz w:val="20"/>
              </w:rPr>
              <w:t>eactlfg_einjmodactlfg_pri(66)</w:t>
            </w:r>
            <w:bookmarkEnd w:id="307"/>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7BA7BA5" w14:textId="67FA31CE" w:rsidR="00A7758B" w:rsidRPr="00A7758B" w:rsidRDefault="00A7758B" w:rsidP="00325648">
            <w:pPr>
              <w:rPr>
                <w:sz w:val="20"/>
              </w:rPr>
            </w:pPr>
            <w:bookmarkStart w:id="308" w:name="OLE_LINK300"/>
            <w:bookmarkStart w:id="309" w:name="OLE_LINK301"/>
            <w:r w:rsidRPr="00FE26A2">
              <w:rPr>
                <w:rFonts w:hint="eastAsia"/>
                <w:sz w:val="20"/>
              </w:rPr>
              <w:t>(</w:t>
            </w:r>
            <w:r w:rsidR="00325648" w:rsidRPr="001923C6">
              <w:rPr>
                <w:rFonts w:hint="eastAsia"/>
                <w:sz w:val="20"/>
              </w:rPr>
              <w:t>【ﾃﾞｭｱﾙ</w:t>
            </w:r>
            <w:r w:rsidR="00325648" w:rsidRPr="001923C6">
              <w:rPr>
                <w:sz w:val="20"/>
              </w:rPr>
              <w:t>INJ】OR【D-4】</w:t>
            </w:r>
            <w:bookmarkEnd w:id="308"/>
            <w:bookmarkEnd w:id="309"/>
            <w:r w:rsidRPr="00FE26A2">
              <w:rPr>
                <w:rFonts w:hint="eastAsia"/>
                <w:sz w:val="20"/>
              </w:rPr>
              <w:t>)</w:t>
            </w:r>
            <w:r w:rsidRPr="00FE26A2">
              <w:rPr>
                <w:sz w:val="20"/>
              </w:rPr>
              <w:t>AND</w:t>
            </w:r>
            <w:r w:rsidRPr="00FE26A2">
              <w:rPr>
                <w:rFonts w:hint="eastAsia"/>
                <w:sz w:val="20"/>
              </w:rPr>
              <w:t>【P</w:t>
            </w:r>
            <w:r w:rsidRPr="00FE26A2">
              <w:rPr>
                <w:sz w:val="20"/>
              </w:rPr>
              <w:t>L</w:t>
            </w:r>
            <w:r w:rsidRPr="00FE26A2">
              <w:rPr>
                <w:rFonts w:hint="eastAsia"/>
                <w:sz w:val="20"/>
              </w:rPr>
              <w:t>ﾏﾙﾁ噴射無】AND【ﾊﾟｰｼｬﾙﾘﾌﾄ学習の為のｱｸﾃｨﾌﾞ制御要求</w:t>
            </w:r>
            <w:r w:rsidR="00C447ED" w:rsidRPr="008076DD">
              <w:rPr>
                <w:rFonts w:hint="eastAsia"/>
                <w:sz w:val="20"/>
              </w:rPr>
              <w:t>使用</w:t>
            </w:r>
            <w:r w:rsidRPr="00FE26A2">
              <w:rPr>
                <w:rFonts w:hint="eastAsia"/>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28265118" w14:textId="77777777" w:rsidR="00325648" w:rsidRPr="001923C6" w:rsidRDefault="00325648" w:rsidP="00325648">
            <w:pPr>
              <w:jc w:val="center"/>
              <w:rPr>
                <w:position w:val="-14"/>
                <w:sz w:val="20"/>
              </w:rPr>
            </w:pPr>
          </w:p>
        </w:tc>
      </w:tr>
      <w:bookmarkEnd w:id="304"/>
      <w:tr w:rsidR="00325648" w:rsidRPr="001923C6" w14:paraId="03C7EF0B"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1CEDA506" w14:textId="77777777" w:rsidR="00325648" w:rsidRPr="001923C6" w:rsidRDefault="00325648" w:rsidP="00325648">
            <w:pPr>
              <w:rPr>
                <w:sz w:val="20"/>
              </w:rPr>
            </w:pPr>
            <w:r w:rsidRPr="001923C6">
              <w:rPr>
                <w:sz w:val="20"/>
              </w:rPr>
              <w:t>einjimb</w:t>
            </w:r>
            <w:bookmarkStart w:id="310" w:name="OLE_LINK112"/>
            <w:bookmarkStart w:id="311" w:name="OLE_LINK113"/>
            <w:bookmarkStart w:id="312" w:name="OLE_LINK122"/>
          </w:p>
          <w:bookmarkEnd w:id="310"/>
          <w:bookmarkEnd w:id="311"/>
          <w:bookmarkEnd w:id="312"/>
          <w:p w14:paraId="63E0A03C" w14:textId="77777777" w:rsidR="00325648" w:rsidRPr="001923C6" w:rsidRDefault="00325648" w:rsidP="00325648">
            <w:pPr>
              <w:rPr>
                <w:sz w:val="20"/>
              </w:rPr>
            </w:pP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3B6FFB75" w14:textId="77777777" w:rsidR="00325648" w:rsidRPr="001923C6" w:rsidRDefault="00325648" w:rsidP="00325648">
            <w:pPr>
              <w:rPr>
                <w:sz w:val="20"/>
              </w:rPr>
            </w:pPr>
            <w:r w:rsidRPr="001923C6">
              <w:rPr>
                <w:rFonts w:hint="eastAsia"/>
                <w:sz w:val="20"/>
              </w:rPr>
              <w:t>ｲﾝﾊﾞﾗﾝｽ</w:t>
            </w:r>
            <w:r w:rsidRPr="001923C6">
              <w:rPr>
                <w:sz w:val="20"/>
              </w:rPr>
              <w:t>時の噴射制御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20E934A" w14:textId="77777777" w:rsidR="00325648" w:rsidRPr="001923C6" w:rsidRDefault="00325648" w:rsidP="00325648">
            <w:pPr>
              <w:rPr>
                <w:color w:val="000000"/>
                <w:sz w:val="20"/>
              </w:rPr>
            </w:pPr>
            <w:bookmarkStart w:id="313" w:name="OLE_LINK120"/>
            <w:bookmarkStart w:id="314" w:name="OLE_LINK121"/>
            <w:bookmarkStart w:id="315" w:name="OLE_LINK138"/>
            <w:r w:rsidRPr="001923C6">
              <w:rPr>
                <w:color w:val="000000"/>
                <w:sz w:val="20"/>
              </w:rPr>
              <w:t>EMINJ_INJIMB_ID</w:t>
            </w:r>
          </w:p>
          <w:bookmarkEnd w:id="313"/>
          <w:bookmarkEnd w:id="314"/>
          <w:bookmarkEnd w:id="315"/>
          <w:p w14:paraId="14356B48" w14:textId="0396962A" w:rsidR="00325648" w:rsidRPr="001923C6" w:rsidRDefault="00325648" w:rsidP="00325648">
            <w:pPr>
              <w:rPr>
                <w:color w:val="000000"/>
                <w:sz w:val="20"/>
              </w:rPr>
            </w:pPr>
            <w:r w:rsidRPr="001923C6">
              <w:rPr>
                <w:color w:val="000000"/>
                <w:sz w:val="20"/>
              </w:rPr>
              <w:t>(72)</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0616420" w14:textId="430B832D" w:rsidR="00325648" w:rsidRPr="001923C6" w:rsidRDefault="00325648" w:rsidP="00325648">
            <w:pPr>
              <w:rPr>
                <w:color w:val="000000"/>
                <w:sz w:val="20"/>
              </w:rPr>
            </w:pPr>
            <w:r w:rsidRPr="001923C6">
              <w:rPr>
                <w:sz w:val="20"/>
              </w:rPr>
              <w:t>einjimb_einjmodimb_pri</w:t>
            </w:r>
            <w:r w:rsidRPr="001923C6">
              <w:rPr>
                <w:color w:val="000000"/>
                <w:sz w:val="20"/>
              </w:rPr>
              <w:t>(72)</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134AF798" w14:textId="0455ACA4" w:rsidR="00325648" w:rsidRPr="001923C6" w:rsidRDefault="00325648" w:rsidP="00325648">
            <w:pPr>
              <w:rPr>
                <w:sz w:val="20"/>
              </w:rPr>
            </w:pPr>
            <w:r w:rsidRPr="001923C6">
              <w:rPr>
                <w:rFonts w:hint="eastAsia"/>
                <w:sz w:val="20"/>
              </w:rPr>
              <w:t>【</w:t>
            </w:r>
            <w:r w:rsidRPr="001923C6">
              <w:rPr>
                <w:sz w:val="20"/>
              </w:rPr>
              <w:t>AF気筒間</w:t>
            </w:r>
            <w:r w:rsidRPr="001923C6">
              <w:rPr>
                <w:rFonts w:hint="eastAsia"/>
                <w:sz w:val="20"/>
              </w:rPr>
              <w:t>ｲﾝﾊﾞﾗﾝｽ</w:t>
            </w:r>
            <w:r w:rsidRPr="001923C6">
              <w:rPr>
                <w:sz w:val="20"/>
              </w:rPr>
              <w:t>有】AND【</w:t>
            </w:r>
            <w:r w:rsidRPr="001923C6">
              <w:rPr>
                <w:rFonts w:hint="eastAsia"/>
                <w:sz w:val="20"/>
              </w:rPr>
              <w:t>ﾃﾞｭｱﾙ</w:t>
            </w:r>
            <w:r w:rsidRPr="001923C6">
              <w:rPr>
                <w:sz w:val="20"/>
              </w:rPr>
              <w:t>INJ】</w:t>
            </w:r>
            <w:r w:rsidRPr="0020613F">
              <w:rPr>
                <w:rFonts w:hint="eastAsia"/>
                <w:sz w:val="20"/>
                <w:highlight w:val="green"/>
                <w:shd w:val="clear" w:color="auto" w:fill="00FF00"/>
              </w:rPr>
              <w:t xml:space="preserve"> </w:t>
            </w:r>
            <w:r w:rsidRPr="00FE26A2">
              <w:rPr>
                <w:rFonts w:hint="eastAsia"/>
                <w:sz w:val="20"/>
              </w:rPr>
              <w:t>AND【ｲﾝﾊﾞﾗﾝｽ時の噴射制御要求</w:t>
            </w:r>
            <w:r w:rsidR="00C447ED" w:rsidRPr="008076DD">
              <w:rPr>
                <w:rFonts w:hint="eastAsia"/>
                <w:sz w:val="20"/>
              </w:rPr>
              <w:t>使用</w:t>
            </w:r>
            <w:r w:rsidRPr="00FE26A2">
              <w:rPr>
                <w:rFonts w:hint="eastAsia"/>
                <w:sz w:val="20"/>
              </w:rPr>
              <w:t>】</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E093F23" w14:textId="77777777" w:rsidR="00325648" w:rsidRPr="001923C6" w:rsidRDefault="00325648" w:rsidP="00325648">
            <w:pPr>
              <w:jc w:val="center"/>
              <w:rPr>
                <w:sz w:val="20"/>
              </w:rPr>
            </w:pPr>
          </w:p>
        </w:tc>
      </w:tr>
      <w:tr w:rsidR="00325648" w:rsidRPr="001923C6" w14:paraId="56C10811"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82A3DDB" w14:textId="77777777" w:rsidR="00325648" w:rsidRPr="001923C6" w:rsidRDefault="00325648" w:rsidP="00325648">
            <w:pPr>
              <w:rPr>
                <w:sz w:val="20"/>
              </w:rPr>
            </w:pPr>
            <w:r w:rsidRPr="001923C6">
              <w:rPr>
                <w:color w:val="000000"/>
                <w:sz w:val="20"/>
              </w:rPr>
              <w:t>eactarefuel</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7793D19F" w14:textId="77777777" w:rsidR="00325648" w:rsidRPr="001923C6" w:rsidRDefault="00325648" w:rsidP="00325648">
            <w:pPr>
              <w:rPr>
                <w:sz w:val="20"/>
              </w:rPr>
            </w:pPr>
            <w:r w:rsidRPr="001923C6">
              <w:rPr>
                <w:rFonts w:hint="eastAsia"/>
                <w:color w:val="000000"/>
                <w:sz w:val="20"/>
              </w:rPr>
              <w:t>給油後の噴き分けｱｸﾃｨﾌﾞ制御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7CDDC382" w14:textId="77777777" w:rsidR="00325648" w:rsidRPr="001923C6" w:rsidRDefault="00325648" w:rsidP="00325648">
            <w:pPr>
              <w:rPr>
                <w:color w:val="000000"/>
                <w:sz w:val="20"/>
              </w:rPr>
            </w:pPr>
            <w:r w:rsidRPr="001923C6">
              <w:rPr>
                <w:color w:val="000000"/>
                <w:sz w:val="20"/>
              </w:rPr>
              <w:t>EMINJ_ACTAREFUEL_ID</w:t>
            </w:r>
          </w:p>
          <w:p w14:paraId="62A25114" w14:textId="3CDBDB15" w:rsidR="00325648" w:rsidRPr="001923C6" w:rsidRDefault="00325648" w:rsidP="00325648">
            <w:pPr>
              <w:rPr>
                <w:color w:val="000000"/>
                <w:sz w:val="20"/>
              </w:rPr>
            </w:pPr>
            <w:r w:rsidRPr="001923C6">
              <w:rPr>
                <w:color w:val="000000"/>
                <w:sz w:val="20"/>
              </w:rPr>
              <w:t>(74</w:t>
            </w:r>
            <w:commentRangeStart w:id="316"/>
            <w:commentRangeEnd w:id="316"/>
            <w:r w:rsidRPr="001923C6">
              <w:rPr>
                <w:rStyle w:val="a8"/>
              </w:rPr>
              <w:commentReference w:id="316"/>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080D5A0A" w14:textId="59707CB5" w:rsidR="00325648" w:rsidRPr="001923C6" w:rsidRDefault="00325648" w:rsidP="00325648">
            <w:pPr>
              <w:rPr>
                <w:color w:val="000000"/>
                <w:sz w:val="20"/>
              </w:rPr>
            </w:pPr>
            <w:r w:rsidRPr="001923C6">
              <w:rPr>
                <w:color w:val="000000"/>
                <w:sz w:val="20"/>
              </w:rPr>
              <w:t>eactarefuel_einjmodrefuel_pri(74)</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0343E915" w14:textId="3DFE757E" w:rsidR="00325648" w:rsidRPr="001923C6" w:rsidRDefault="00325648" w:rsidP="00325648">
            <w:pPr>
              <w:rPr>
                <w:sz w:val="20"/>
              </w:rPr>
            </w:pPr>
            <w:r w:rsidRPr="001923C6">
              <w:rPr>
                <w:rFonts w:hint="eastAsia"/>
                <w:color w:val="000000"/>
                <w:sz w:val="20"/>
              </w:rPr>
              <w:t>【ﾃﾞｭｱﾙ</w:t>
            </w:r>
            <w:r w:rsidRPr="001923C6">
              <w:rPr>
                <w:color w:val="000000"/>
                <w:sz w:val="20"/>
              </w:rPr>
              <w:t>INJ】AND【FFV制御有】</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5F518DFD" w14:textId="77777777" w:rsidR="00325648" w:rsidRPr="001923C6" w:rsidRDefault="00325648" w:rsidP="00325648">
            <w:pPr>
              <w:jc w:val="center"/>
              <w:rPr>
                <w:color w:val="000000"/>
                <w:sz w:val="20"/>
              </w:rPr>
            </w:pPr>
          </w:p>
        </w:tc>
      </w:tr>
      <w:tr w:rsidR="00325648" w:rsidRPr="001923C6" w14:paraId="5403A40A"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65F46E6" w14:textId="77777777" w:rsidR="00325648" w:rsidRPr="001923C6" w:rsidRDefault="00325648" w:rsidP="00325648">
            <w:pPr>
              <w:rPr>
                <w:sz w:val="20"/>
              </w:rPr>
            </w:pPr>
            <w:bookmarkStart w:id="317" w:name="OLE_LINK114"/>
            <w:bookmarkStart w:id="318" w:name="OLE_LINK115"/>
            <w:r w:rsidRPr="001923C6">
              <w:rPr>
                <w:sz w:val="20"/>
              </w:rPr>
              <w:t>eactobd</w:t>
            </w:r>
            <w:bookmarkEnd w:id="317"/>
            <w:bookmarkEnd w:id="318"/>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502FAD69" w14:textId="77777777" w:rsidR="00325648" w:rsidRPr="001923C6" w:rsidRDefault="00325648" w:rsidP="00325648">
            <w:pPr>
              <w:rPr>
                <w:sz w:val="20"/>
              </w:rPr>
            </w:pPr>
            <w:r w:rsidRPr="001923C6">
              <w:rPr>
                <w:sz w:val="20"/>
              </w:rPr>
              <w:t>OBD要求によるｱｸﾃｨﾌﾞ制御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01C7667" w14:textId="77777777" w:rsidR="00325648" w:rsidRPr="001923C6" w:rsidRDefault="00325648" w:rsidP="00325648">
            <w:pPr>
              <w:rPr>
                <w:color w:val="000000"/>
                <w:sz w:val="20"/>
              </w:rPr>
            </w:pPr>
            <w:r w:rsidRPr="001923C6">
              <w:rPr>
                <w:color w:val="000000"/>
                <w:sz w:val="20"/>
              </w:rPr>
              <w:t>EMINJ_ACTOBD_ID</w:t>
            </w:r>
          </w:p>
          <w:p w14:paraId="6EF71E6A" w14:textId="34BAF902" w:rsidR="00325648" w:rsidRPr="001923C6" w:rsidRDefault="00325648" w:rsidP="00325648">
            <w:pPr>
              <w:rPr>
                <w:color w:val="000000"/>
                <w:sz w:val="20"/>
              </w:rPr>
            </w:pPr>
            <w:r w:rsidRPr="001923C6">
              <w:rPr>
                <w:color w:val="000000"/>
                <w:sz w:val="20"/>
              </w:rPr>
              <w:t>(76</w:t>
            </w:r>
            <w:commentRangeStart w:id="319"/>
            <w:r w:rsidRPr="001923C6">
              <w:rPr>
                <w:color w:val="000000"/>
                <w:sz w:val="20"/>
              </w:rPr>
              <w:t>)</w:t>
            </w:r>
            <w:commentRangeEnd w:id="319"/>
            <w:r w:rsidRPr="001923C6">
              <w:rPr>
                <w:rStyle w:val="a8"/>
              </w:rPr>
              <w:commentReference w:id="319"/>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1956AFE9" w14:textId="03EF83E4" w:rsidR="00325648" w:rsidRPr="001923C6" w:rsidRDefault="00325648" w:rsidP="00325648">
            <w:pPr>
              <w:rPr>
                <w:color w:val="000000"/>
                <w:sz w:val="20"/>
              </w:rPr>
            </w:pPr>
            <w:r w:rsidRPr="001923C6">
              <w:rPr>
                <w:color w:val="000000"/>
                <w:sz w:val="20"/>
              </w:rPr>
              <w:t>eactobd_einjmodactobd_pri(76)</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2DA74A99" w14:textId="44BCB71D" w:rsidR="00325648" w:rsidRPr="001923C6" w:rsidRDefault="00325648" w:rsidP="00325648">
            <w:pPr>
              <w:rPr>
                <w:sz w:val="20"/>
              </w:rPr>
            </w:pPr>
            <w:r w:rsidRPr="001923C6">
              <w:rPr>
                <w:rFonts w:hint="eastAsia"/>
                <w:sz w:val="20"/>
              </w:rPr>
              <w:t>【ﾃﾞｭｱﾙ</w:t>
            </w:r>
            <w:r w:rsidRPr="001923C6">
              <w:rPr>
                <w:sz w:val="20"/>
              </w:rPr>
              <w:t>INJ】</w:t>
            </w:r>
            <w:r w:rsidR="003360F1" w:rsidRPr="008076DD">
              <w:rPr>
                <w:rFonts w:hint="eastAsia"/>
                <w:sz w:val="20"/>
              </w:rPr>
              <w:t>AND【</w:t>
            </w:r>
            <w:r w:rsidR="003360F1" w:rsidRPr="008076DD">
              <w:rPr>
                <w:sz w:val="20"/>
              </w:rPr>
              <w:t>OBD要求によるｱｸﾃｨﾌﾞ制御</w:t>
            </w:r>
            <w:r w:rsidR="003360F1" w:rsidRPr="008076DD">
              <w:rPr>
                <w:rFonts w:hint="eastAsia"/>
                <w:sz w:val="20"/>
              </w:rPr>
              <w:t>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5E597F7" w14:textId="77777777" w:rsidR="00325648" w:rsidRPr="001923C6" w:rsidRDefault="00325648" w:rsidP="00325648">
            <w:pPr>
              <w:jc w:val="center"/>
              <w:rPr>
                <w:sz w:val="20"/>
              </w:rPr>
            </w:pPr>
          </w:p>
        </w:tc>
      </w:tr>
      <w:tr w:rsidR="00E55016" w:rsidRPr="001923C6" w14:paraId="7FD95CBA"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4A40B849" w14:textId="5910AE94" w:rsidR="003360F1" w:rsidRPr="003360F1" w:rsidRDefault="003360F1" w:rsidP="00325648">
            <w:pPr>
              <w:rPr>
                <w:sz w:val="20"/>
              </w:rPr>
            </w:pPr>
            <w:r w:rsidRPr="003360F1">
              <w:rPr>
                <w:rFonts w:hint="eastAsia"/>
                <w:sz w:val="20"/>
              </w:rPr>
              <w:t>eimbrq</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2FEAB1B8" w14:textId="18D36D85" w:rsidR="003360F1" w:rsidRPr="001923C6" w:rsidRDefault="003360F1" w:rsidP="00325648">
            <w:pPr>
              <w:rPr>
                <w:sz w:val="20"/>
              </w:rPr>
            </w:pPr>
            <w:r w:rsidRPr="003360F1">
              <w:rPr>
                <w:rFonts w:hint="eastAsia"/>
                <w:sz w:val="20"/>
              </w:rPr>
              <w:t>ｲﾝﾊﾞﾗﾝｽOBD</w:t>
            </w:r>
            <w:r w:rsidR="00296860">
              <w:rPr>
                <w:rFonts w:hint="eastAsia"/>
                <w:sz w:val="20"/>
              </w:rPr>
              <w:t>要求による</w:t>
            </w:r>
            <w:r>
              <w:rPr>
                <w:rFonts w:hint="eastAsia"/>
                <w:sz w:val="20"/>
              </w:rPr>
              <w:t>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2604CFD1" w14:textId="60B99A60" w:rsidR="003360F1" w:rsidRPr="001923C6" w:rsidRDefault="003360F1" w:rsidP="003360F1">
            <w:pPr>
              <w:rPr>
                <w:color w:val="000000"/>
                <w:sz w:val="20"/>
              </w:rPr>
            </w:pPr>
            <w:r w:rsidRPr="001923C6">
              <w:rPr>
                <w:color w:val="000000"/>
                <w:sz w:val="20"/>
              </w:rPr>
              <w:t>EMINJ_</w:t>
            </w:r>
            <w:r>
              <w:rPr>
                <w:color w:val="000000"/>
                <w:sz w:val="20"/>
              </w:rPr>
              <w:t>IMBRQ</w:t>
            </w:r>
            <w:r w:rsidRPr="001923C6">
              <w:rPr>
                <w:color w:val="000000"/>
                <w:sz w:val="20"/>
              </w:rPr>
              <w:t>_ID</w:t>
            </w:r>
          </w:p>
          <w:p w14:paraId="59B0BA95" w14:textId="21A5401F" w:rsidR="003360F1" w:rsidRPr="001923C6" w:rsidRDefault="003360F1" w:rsidP="003360F1">
            <w:pPr>
              <w:rPr>
                <w:color w:val="000000"/>
                <w:sz w:val="20"/>
              </w:rPr>
            </w:pPr>
            <w:r w:rsidRPr="001923C6">
              <w:rPr>
                <w:color w:val="000000"/>
                <w:sz w:val="20"/>
              </w:rPr>
              <w:t>(78)</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BF2BEB1" w14:textId="478B60FF" w:rsidR="003360F1" w:rsidRPr="001923C6" w:rsidRDefault="003360F1" w:rsidP="00325648">
            <w:pPr>
              <w:rPr>
                <w:color w:val="000000"/>
                <w:sz w:val="20"/>
              </w:rPr>
            </w:pPr>
            <w:r w:rsidRPr="001923C6">
              <w:rPr>
                <w:color w:val="000000"/>
                <w:sz w:val="20"/>
              </w:rPr>
              <w:t>e</w:t>
            </w:r>
            <w:r>
              <w:rPr>
                <w:color w:val="000000"/>
                <w:sz w:val="20"/>
              </w:rPr>
              <w:t>imbrq</w:t>
            </w:r>
            <w:r w:rsidRPr="001923C6">
              <w:rPr>
                <w:color w:val="000000"/>
                <w:sz w:val="20"/>
              </w:rPr>
              <w:t>_einjmod</w:t>
            </w:r>
            <w:r>
              <w:rPr>
                <w:color w:val="000000"/>
                <w:sz w:val="20"/>
              </w:rPr>
              <w:t>imb</w:t>
            </w:r>
            <w:r w:rsidRPr="001923C6">
              <w:rPr>
                <w:color w:val="000000"/>
                <w:sz w:val="20"/>
              </w:rPr>
              <w:t>_pri(7</w:t>
            </w:r>
            <w:r>
              <w:rPr>
                <w:color w:val="000000"/>
                <w:sz w:val="20"/>
              </w:rPr>
              <w:t>8</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A8A80F6" w14:textId="413010CA" w:rsidR="003360F1" w:rsidRPr="001923C6" w:rsidRDefault="008E658A" w:rsidP="00325648">
            <w:pPr>
              <w:rPr>
                <w:sz w:val="20"/>
              </w:rPr>
            </w:pPr>
            <w:r>
              <w:rPr>
                <w:rFonts w:hint="eastAsia"/>
                <w:sz w:val="20"/>
              </w:rPr>
              <w:t>【AF気筒間ｲﾝﾊﾞﾗﾝｽ有】</w:t>
            </w:r>
            <w:r w:rsidR="0005621F" w:rsidRPr="0084117C">
              <w:rPr>
                <w:rFonts w:hint="eastAsia"/>
                <w:sz w:val="20"/>
              </w:rPr>
              <w:t>A</w:t>
            </w:r>
            <w:r w:rsidR="0005621F" w:rsidRPr="0084117C">
              <w:rPr>
                <w:sz w:val="20"/>
              </w:rPr>
              <w:t>ND</w:t>
            </w:r>
            <w:r w:rsidR="0084117C" w:rsidRPr="001923C6">
              <w:rPr>
                <w:rFonts w:hint="eastAsia"/>
                <w:color w:val="000000"/>
                <w:sz w:val="20"/>
              </w:rPr>
              <w:t>【ﾃﾞｭｱﾙ</w:t>
            </w:r>
            <w:r w:rsidR="0084117C" w:rsidRPr="001923C6">
              <w:rPr>
                <w:color w:val="000000"/>
                <w:sz w:val="20"/>
              </w:rPr>
              <w:t>INJ】AND</w:t>
            </w:r>
            <w:r w:rsidR="0005621F" w:rsidRPr="0084117C">
              <w:rPr>
                <w:rFonts w:hint="eastAsia"/>
                <w:sz w:val="20"/>
              </w:rPr>
              <w:t>【ｲﾝﾊﾞﾗﾝｽO</w:t>
            </w:r>
            <w:r w:rsidR="0005621F" w:rsidRPr="0084117C">
              <w:rPr>
                <w:sz w:val="20"/>
              </w:rPr>
              <w:t>BD</w:t>
            </w:r>
            <w:r w:rsidR="00296860" w:rsidRPr="0084117C">
              <w:rPr>
                <w:sz w:val="20"/>
              </w:rPr>
              <w:t>要求による</w:t>
            </w:r>
            <w:r w:rsidR="0005621F" w:rsidRPr="0084117C">
              <w:rPr>
                <w:rFonts w:hint="eastAsia"/>
                <w:sz w:val="20"/>
              </w:rPr>
              <w:t>ｱｸﾃｨﾌﾞ制御要求使用】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E825688" w14:textId="77777777" w:rsidR="003360F1" w:rsidRPr="008E658A" w:rsidRDefault="003360F1" w:rsidP="00325648">
            <w:pPr>
              <w:jc w:val="center"/>
              <w:rPr>
                <w:sz w:val="20"/>
              </w:rPr>
            </w:pPr>
          </w:p>
        </w:tc>
      </w:tr>
      <w:tr w:rsidR="00E55016" w:rsidRPr="001923C6" w14:paraId="5F529D9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0A06C3F" w14:textId="4440079F" w:rsidR="003360F1" w:rsidRPr="003360F1" w:rsidRDefault="003360F1" w:rsidP="00325648">
            <w:pPr>
              <w:rPr>
                <w:sz w:val="20"/>
              </w:rPr>
            </w:pPr>
            <w:r w:rsidRPr="003360F1">
              <w:rPr>
                <w:rFonts w:hint="eastAsia"/>
                <w:sz w:val="20"/>
              </w:rPr>
              <w:t>emfinjrq</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3565A047" w14:textId="52DADA52" w:rsidR="003360F1" w:rsidRPr="001923C6" w:rsidRDefault="003360F1" w:rsidP="00325648">
            <w:pPr>
              <w:rPr>
                <w:sz w:val="20"/>
              </w:rPr>
            </w:pPr>
            <w:r w:rsidRPr="003360F1">
              <w:rPr>
                <w:rFonts w:hint="eastAsia"/>
                <w:sz w:val="20"/>
              </w:rPr>
              <w:t>失火OBD</w:t>
            </w:r>
            <w:r w:rsidR="00296860">
              <w:rPr>
                <w:rFonts w:hint="eastAsia"/>
                <w:sz w:val="20"/>
              </w:rPr>
              <w:t>要求による</w:t>
            </w:r>
            <w:r>
              <w:rPr>
                <w:rFonts w:hint="eastAsia"/>
                <w:sz w:val="20"/>
              </w:rPr>
              <w:t>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3550ECA9" w14:textId="750A5D8F" w:rsidR="003360F1" w:rsidRPr="001923C6" w:rsidRDefault="003360F1" w:rsidP="003360F1">
            <w:pPr>
              <w:rPr>
                <w:color w:val="000000"/>
                <w:sz w:val="20"/>
              </w:rPr>
            </w:pPr>
            <w:r w:rsidRPr="001923C6">
              <w:rPr>
                <w:color w:val="000000"/>
                <w:sz w:val="20"/>
              </w:rPr>
              <w:t>EMINJ_</w:t>
            </w:r>
            <w:r>
              <w:rPr>
                <w:color w:val="000000"/>
                <w:sz w:val="20"/>
              </w:rPr>
              <w:t>MFINJRQ</w:t>
            </w:r>
            <w:r w:rsidRPr="001923C6">
              <w:rPr>
                <w:color w:val="000000"/>
                <w:sz w:val="20"/>
              </w:rPr>
              <w:t>_ID</w:t>
            </w:r>
          </w:p>
          <w:p w14:paraId="16C29325" w14:textId="62E69104" w:rsidR="003360F1" w:rsidRPr="001923C6" w:rsidRDefault="003360F1" w:rsidP="003360F1">
            <w:pPr>
              <w:rPr>
                <w:color w:val="000000"/>
                <w:sz w:val="20"/>
              </w:rPr>
            </w:pPr>
            <w:r w:rsidRPr="001923C6">
              <w:rPr>
                <w:color w:val="000000"/>
                <w:sz w:val="20"/>
              </w:rPr>
              <w:t>(</w:t>
            </w:r>
            <w:r>
              <w:rPr>
                <w:color w:val="000000"/>
                <w:sz w:val="20"/>
              </w:rPr>
              <w:t>80</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4193B3A1" w14:textId="37FE02D4" w:rsidR="003360F1" w:rsidRPr="001923C6" w:rsidRDefault="003360F1" w:rsidP="00325648">
            <w:pPr>
              <w:rPr>
                <w:color w:val="000000"/>
                <w:sz w:val="20"/>
              </w:rPr>
            </w:pPr>
            <w:r w:rsidRPr="001923C6">
              <w:rPr>
                <w:color w:val="000000"/>
                <w:sz w:val="20"/>
              </w:rPr>
              <w:t>e</w:t>
            </w:r>
            <w:r>
              <w:rPr>
                <w:color w:val="000000"/>
                <w:sz w:val="20"/>
              </w:rPr>
              <w:t>mfinjrq</w:t>
            </w:r>
            <w:r w:rsidRPr="001923C6">
              <w:rPr>
                <w:color w:val="000000"/>
                <w:sz w:val="20"/>
              </w:rPr>
              <w:t>_einjmod</w:t>
            </w:r>
            <w:r>
              <w:rPr>
                <w:color w:val="000000"/>
                <w:sz w:val="20"/>
              </w:rPr>
              <w:t>imf</w:t>
            </w:r>
            <w:r w:rsidRPr="001923C6">
              <w:rPr>
                <w:color w:val="000000"/>
                <w:sz w:val="20"/>
              </w:rPr>
              <w:t>_pri(</w:t>
            </w:r>
            <w:r>
              <w:rPr>
                <w:color w:val="000000"/>
                <w:sz w:val="20"/>
              </w:rPr>
              <w:t>80</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5A5F0260" w14:textId="62721F2D" w:rsidR="003360F1" w:rsidRPr="001923C6" w:rsidRDefault="0084117C" w:rsidP="00325648">
            <w:pPr>
              <w:rPr>
                <w:sz w:val="20"/>
              </w:rPr>
            </w:pPr>
            <w:r w:rsidRPr="0084117C">
              <w:rPr>
                <w:rFonts w:hint="eastAsia"/>
                <w:sz w:val="20"/>
              </w:rPr>
              <w:t>【失火OBD</w:t>
            </w:r>
            <w:r>
              <w:rPr>
                <w:rFonts w:hint="eastAsia"/>
                <w:sz w:val="20"/>
              </w:rPr>
              <w:t>有】</w:t>
            </w:r>
            <w:r w:rsidR="0005621F" w:rsidRPr="0084117C">
              <w:rPr>
                <w:rFonts w:hint="eastAsia"/>
                <w:sz w:val="20"/>
              </w:rPr>
              <w:t>A</w:t>
            </w:r>
            <w:r w:rsidR="0005621F" w:rsidRPr="0084117C">
              <w:rPr>
                <w:sz w:val="20"/>
              </w:rPr>
              <w:t>ND</w:t>
            </w:r>
            <w:r w:rsidRPr="001923C6">
              <w:rPr>
                <w:rFonts w:hint="eastAsia"/>
                <w:color w:val="000000"/>
                <w:sz w:val="20"/>
              </w:rPr>
              <w:t>【ﾃﾞｭｱﾙ</w:t>
            </w:r>
            <w:r w:rsidRPr="001923C6">
              <w:rPr>
                <w:color w:val="000000"/>
                <w:sz w:val="20"/>
              </w:rPr>
              <w:t>INJ】AND</w:t>
            </w:r>
            <w:r w:rsidR="0005621F" w:rsidRPr="0084117C">
              <w:rPr>
                <w:rFonts w:hint="eastAsia"/>
                <w:sz w:val="20"/>
              </w:rPr>
              <w:t>【失火OBD</w:t>
            </w:r>
            <w:r w:rsidR="00296860" w:rsidRPr="0084117C">
              <w:rPr>
                <w:sz w:val="20"/>
              </w:rPr>
              <w:t>要求による</w:t>
            </w:r>
            <w:r w:rsidR="0005621F" w:rsidRPr="0084117C">
              <w:rPr>
                <w:rFonts w:hint="eastAsia"/>
                <w:sz w:val="20"/>
              </w:rPr>
              <w:t>ｱｸﾃｨﾌﾞ制御要求使用】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9EB0361" w14:textId="77777777" w:rsidR="003360F1" w:rsidRPr="001923C6" w:rsidRDefault="003360F1" w:rsidP="00325648">
            <w:pPr>
              <w:jc w:val="center"/>
              <w:rPr>
                <w:sz w:val="20"/>
              </w:rPr>
            </w:pPr>
          </w:p>
        </w:tc>
      </w:tr>
      <w:tr w:rsidR="00E55016" w:rsidRPr="001923C6" w14:paraId="19143C84"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5D33733D" w14:textId="1B145D9D" w:rsidR="003360F1" w:rsidRPr="003360F1" w:rsidRDefault="003360F1" w:rsidP="003360F1">
            <w:pPr>
              <w:rPr>
                <w:sz w:val="20"/>
              </w:rPr>
            </w:pPr>
            <w:r w:rsidRPr="003360F1">
              <w:rPr>
                <w:rFonts w:hint="eastAsia"/>
                <w:sz w:val="20"/>
              </w:rPr>
              <w:t>efkgdrq</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9D8C095" w14:textId="73BEA47D" w:rsidR="003360F1" w:rsidRPr="001923C6" w:rsidRDefault="003360F1" w:rsidP="003360F1">
            <w:pPr>
              <w:rPr>
                <w:sz w:val="20"/>
              </w:rPr>
            </w:pPr>
            <w:r w:rsidRPr="003360F1">
              <w:rPr>
                <w:rFonts w:hint="eastAsia"/>
                <w:sz w:val="20"/>
              </w:rPr>
              <w:t>燃料系OBD</w:t>
            </w:r>
            <w:r w:rsidR="00296860">
              <w:rPr>
                <w:rFonts w:hint="eastAsia"/>
                <w:sz w:val="20"/>
              </w:rPr>
              <w:t>要求による</w:t>
            </w:r>
            <w:r>
              <w:rPr>
                <w:rFonts w:hint="eastAsia"/>
                <w:sz w:val="20"/>
              </w:rPr>
              <w:t>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6F4E1C6B" w14:textId="65CCCC45" w:rsidR="003360F1" w:rsidRPr="001923C6" w:rsidRDefault="003360F1" w:rsidP="003360F1">
            <w:pPr>
              <w:rPr>
                <w:color w:val="000000"/>
                <w:sz w:val="20"/>
              </w:rPr>
            </w:pPr>
            <w:r w:rsidRPr="001923C6">
              <w:rPr>
                <w:color w:val="000000"/>
                <w:sz w:val="20"/>
              </w:rPr>
              <w:t>EMINJ_</w:t>
            </w:r>
            <w:r>
              <w:rPr>
                <w:color w:val="000000"/>
                <w:sz w:val="20"/>
              </w:rPr>
              <w:t>FKG</w:t>
            </w:r>
            <w:r w:rsidR="004C2402" w:rsidRPr="008076DD">
              <w:rPr>
                <w:color w:val="000000"/>
                <w:sz w:val="20"/>
              </w:rPr>
              <w:t>D</w:t>
            </w:r>
            <w:r>
              <w:rPr>
                <w:color w:val="000000"/>
                <w:sz w:val="20"/>
              </w:rPr>
              <w:t>RQ_</w:t>
            </w:r>
            <w:r w:rsidRPr="001923C6">
              <w:rPr>
                <w:color w:val="000000"/>
                <w:sz w:val="20"/>
              </w:rPr>
              <w:t>ID</w:t>
            </w:r>
          </w:p>
          <w:p w14:paraId="2B60CA4E" w14:textId="554B744D" w:rsidR="003360F1" w:rsidRPr="001923C6" w:rsidRDefault="003360F1" w:rsidP="003360F1">
            <w:pPr>
              <w:rPr>
                <w:color w:val="000000"/>
                <w:sz w:val="20"/>
              </w:rPr>
            </w:pPr>
            <w:r w:rsidRPr="001923C6">
              <w:rPr>
                <w:color w:val="000000"/>
                <w:sz w:val="20"/>
              </w:rPr>
              <w:t>(</w:t>
            </w:r>
            <w:r>
              <w:rPr>
                <w:color w:val="000000"/>
                <w:sz w:val="20"/>
              </w:rPr>
              <w:t>82</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3B3DD253" w14:textId="7431C48B" w:rsidR="003360F1" w:rsidRPr="001923C6" w:rsidRDefault="003360F1" w:rsidP="003360F1">
            <w:pPr>
              <w:rPr>
                <w:color w:val="000000"/>
                <w:sz w:val="20"/>
              </w:rPr>
            </w:pPr>
            <w:r w:rsidRPr="001923C6">
              <w:rPr>
                <w:color w:val="000000"/>
                <w:sz w:val="20"/>
              </w:rPr>
              <w:t>e</w:t>
            </w:r>
            <w:r>
              <w:rPr>
                <w:color w:val="000000"/>
                <w:sz w:val="20"/>
              </w:rPr>
              <w:t>fkgdrq</w:t>
            </w:r>
            <w:r w:rsidRPr="001923C6">
              <w:rPr>
                <w:color w:val="000000"/>
                <w:sz w:val="20"/>
              </w:rPr>
              <w:t>_einjmod</w:t>
            </w:r>
            <w:r>
              <w:rPr>
                <w:color w:val="000000"/>
                <w:sz w:val="20"/>
              </w:rPr>
              <w:t>fkgd</w:t>
            </w:r>
            <w:r w:rsidRPr="001923C6">
              <w:rPr>
                <w:color w:val="000000"/>
                <w:sz w:val="20"/>
              </w:rPr>
              <w:t>_pri(</w:t>
            </w:r>
            <w:r>
              <w:rPr>
                <w:color w:val="000000"/>
                <w:sz w:val="20"/>
              </w:rPr>
              <w:t>82</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4DBA98A3" w14:textId="0B760763" w:rsidR="003360F1" w:rsidRPr="001923C6" w:rsidRDefault="0084117C" w:rsidP="003360F1">
            <w:pPr>
              <w:rPr>
                <w:sz w:val="20"/>
              </w:rPr>
            </w:pPr>
            <w:r w:rsidRPr="0084117C">
              <w:rPr>
                <w:rFonts w:hint="eastAsia"/>
                <w:sz w:val="20"/>
              </w:rPr>
              <w:t>【燃料O</w:t>
            </w:r>
            <w:r w:rsidRPr="0084117C">
              <w:rPr>
                <w:sz w:val="20"/>
              </w:rPr>
              <w:t>BD</w:t>
            </w:r>
            <w:r>
              <w:rPr>
                <w:rFonts w:hint="eastAsia"/>
                <w:sz w:val="20"/>
              </w:rPr>
              <w:t>有】</w:t>
            </w:r>
            <w:r w:rsidR="0005621F" w:rsidRPr="0084117C">
              <w:rPr>
                <w:rFonts w:hint="eastAsia"/>
                <w:sz w:val="20"/>
              </w:rPr>
              <w:t>A</w:t>
            </w:r>
            <w:r w:rsidR="0005621F" w:rsidRPr="0084117C">
              <w:rPr>
                <w:sz w:val="20"/>
              </w:rPr>
              <w:t>ND</w:t>
            </w:r>
            <w:r w:rsidRPr="001923C6">
              <w:rPr>
                <w:rFonts w:hint="eastAsia"/>
                <w:color w:val="000000"/>
                <w:sz w:val="20"/>
              </w:rPr>
              <w:t>【ﾃﾞｭｱﾙ</w:t>
            </w:r>
            <w:r w:rsidRPr="001923C6">
              <w:rPr>
                <w:color w:val="000000"/>
                <w:sz w:val="20"/>
              </w:rPr>
              <w:t>INJ】AND</w:t>
            </w:r>
            <w:r w:rsidR="0005621F" w:rsidRPr="0084117C">
              <w:rPr>
                <w:rFonts w:hint="eastAsia"/>
                <w:sz w:val="20"/>
              </w:rPr>
              <w:t>【燃料系O</w:t>
            </w:r>
            <w:r w:rsidR="0005621F" w:rsidRPr="0084117C">
              <w:rPr>
                <w:sz w:val="20"/>
              </w:rPr>
              <w:t>BD</w:t>
            </w:r>
            <w:r w:rsidR="00296860" w:rsidRPr="0084117C">
              <w:rPr>
                <w:sz w:val="20"/>
              </w:rPr>
              <w:t>要求による</w:t>
            </w:r>
            <w:r w:rsidR="0005621F" w:rsidRPr="0084117C">
              <w:rPr>
                <w:rFonts w:hint="eastAsia"/>
                <w:sz w:val="20"/>
              </w:rPr>
              <w:t>ｱｸﾃｨﾌﾞ制御要求使用】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0A7E80EE" w14:textId="77777777" w:rsidR="003360F1" w:rsidRPr="00296860" w:rsidRDefault="003360F1" w:rsidP="003360F1">
            <w:pPr>
              <w:jc w:val="center"/>
              <w:rPr>
                <w:sz w:val="20"/>
              </w:rPr>
            </w:pPr>
          </w:p>
        </w:tc>
      </w:tr>
      <w:tr w:rsidR="003360F1" w:rsidRPr="001923C6" w14:paraId="2D7113A4"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shd w:val="clear" w:color="auto" w:fill="auto"/>
          </w:tcPr>
          <w:p w14:paraId="2AB8EE26" w14:textId="77777777" w:rsidR="003360F1" w:rsidRPr="001923C6" w:rsidRDefault="003360F1" w:rsidP="003360F1">
            <w:pPr>
              <w:rPr>
                <w:sz w:val="20"/>
              </w:rPr>
            </w:pPr>
            <w:r w:rsidRPr="001923C6">
              <w:rPr>
                <w:sz w:val="20"/>
              </w:rPr>
              <w:t>eactgaf</w:t>
            </w:r>
          </w:p>
        </w:tc>
        <w:tc>
          <w:tcPr>
            <w:tcW w:w="1962" w:type="dxa"/>
            <w:tcBorders>
              <w:top w:val="single" w:sz="6" w:space="0" w:color="000000"/>
              <w:left w:val="single" w:sz="6" w:space="0" w:color="000000"/>
              <w:bottom w:val="single" w:sz="6" w:space="0" w:color="000000"/>
              <w:right w:val="single" w:sz="6" w:space="0" w:color="000000"/>
            </w:tcBorders>
            <w:shd w:val="clear" w:color="auto" w:fill="auto"/>
          </w:tcPr>
          <w:p w14:paraId="1394EB78" w14:textId="77777777" w:rsidR="003360F1" w:rsidRPr="001923C6" w:rsidRDefault="003360F1" w:rsidP="003360F1">
            <w:pPr>
              <w:rPr>
                <w:sz w:val="20"/>
              </w:rPr>
            </w:pPr>
            <w:r w:rsidRPr="001923C6">
              <w:rPr>
                <w:sz w:val="20"/>
              </w:rPr>
              <w:t>A/F学習の為のｱｸﾃｨﾌﾞ制御</w:t>
            </w:r>
          </w:p>
        </w:tc>
        <w:tc>
          <w:tcPr>
            <w:tcW w:w="1968" w:type="dxa"/>
            <w:tcBorders>
              <w:top w:val="single" w:sz="6" w:space="0" w:color="000000"/>
              <w:left w:val="single" w:sz="6" w:space="0" w:color="000000"/>
              <w:bottom w:val="single" w:sz="6" w:space="0" w:color="000000"/>
              <w:right w:val="single" w:sz="6" w:space="0" w:color="000000"/>
            </w:tcBorders>
            <w:shd w:val="clear" w:color="auto" w:fill="auto"/>
          </w:tcPr>
          <w:p w14:paraId="531A0EE5" w14:textId="77777777" w:rsidR="003360F1" w:rsidRPr="001923C6" w:rsidRDefault="003360F1" w:rsidP="003360F1">
            <w:pPr>
              <w:rPr>
                <w:color w:val="000000"/>
                <w:sz w:val="20"/>
              </w:rPr>
            </w:pPr>
            <w:r w:rsidRPr="001923C6">
              <w:rPr>
                <w:color w:val="000000"/>
                <w:sz w:val="20"/>
              </w:rPr>
              <w:t>EMINJ_ACTGAF_ID</w:t>
            </w:r>
          </w:p>
          <w:p w14:paraId="29BA38CA" w14:textId="7CC551D9" w:rsidR="003360F1" w:rsidRPr="001923C6" w:rsidRDefault="003360F1" w:rsidP="003360F1">
            <w:pPr>
              <w:rPr>
                <w:color w:val="000000"/>
                <w:sz w:val="20"/>
              </w:rPr>
            </w:pPr>
            <w:r w:rsidRPr="001923C6">
              <w:rPr>
                <w:color w:val="000000"/>
                <w:sz w:val="20"/>
              </w:rPr>
              <w:t>(</w:t>
            </w:r>
            <w:r w:rsidRPr="008076DD">
              <w:rPr>
                <w:rFonts w:hint="eastAsia"/>
                <w:color w:val="000000"/>
                <w:sz w:val="20"/>
              </w:rPr>
              <w:t>84</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shd w:val="clear" w:color="auto" w:fill="auto"/>
          </w:tcPr>
          <w:p w14:paraId="68216FCD" w14:textId="38E1E96B" w:rsidR="003360F1" w:rsidRPr="001923C6" w:rsidRDefault="003360F1" w:rsidP="003360F1">
            <w:pPr>
              <w:rPr>
                <w:color w:val="000000"/>
                <w:sz w:val="20"/>
              </w:rPr>
            </w:pPr>
            <w:r w:rsidRPr="001923C6">
              <w:rPr>
                <w:color w:val="000000"/>
                <w:sz w:val="20"/>
              </w:rPr>
              <w:t>eactgaf_einjmodgaf_pri(</w:t>
            </w:r>
            <w:r w:rsidR="0005621F" w:rsidRPr="008076DD">
              <w:rPr>
                <w:color w:val="000000"/>
                <w:sz w:val="20"/>
              </w:rPr>
              <w:t>84</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shd w:val="clear" w:color="auto" w:fill="auto"/>
          </w:tcPr>
          <w:p w14:paraId="65CB042E" w14:textId="23191F2D"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86C4A74" w14:textId="77777777" w:rsidR="003360F1" w:rsidRPr="001923C6" w:rsidRDefault="003360F1" w:rsidP="003360F1">
            <w:pPr>
              <w:jc w:val="center"/>
              <w:rPr>
                <w:sz w:val="20"/>
              </w:rPr>
            </w:pPr>
          </w:p>
        </w:tc>
      </w:tr>
      <w:tr w:rsidR="003360F1" w:rsidRPr="001923C6" w14:paraId="5CB3C6A0"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660B49B3" w14:textId="77777777" w:rsidR="003360F1" w:rsidRPr="001923C6" w:rsidRDefault="003360F1" w:rsidP="003360F1">
            <w:pPr>
              <w:rPr>
                <w:sz w:val="20"/>
              </w:rPr>
            </w:pPr>
            <w:r w:rsidRPr="001923C6">
              <w:rPr>
                <w:sz w:val="20"/>
              </w:rPr>
              <w:t>ekctrn</w:t>
            </w:r>
          </w:p>
        </w:tc>
        <w:tc>
          <w:tcPr>
            <w:tcW w:w="1962" w:type="dxa"/>
            <w:tcBorders>
              <w:top w:val="single" w:sz="6" w:space="0" w:color="000000"/>
              <w:left w:val="single" w:sz="6" w:space="0" w:color="000000"/>
              <w:bottom w:val="single" w:sz="6" w:space="0" w:color="000000"/>
              <w:right w:val="single" w:sz="6" w:space="0" w:color="000000"/>
            </w:tcBorders>
          </w:tcPr>
          <w:p w14:paraId="5A175109" w14:textId="77777777" w:rsidR="003360F1" w:rsidRPr="001923C6" w:rsidRDefault="003360F1" w:rsidP="003360F1">
            <w:pPr>
              <w:rPr>
                <w:sz w:val="20"/>
              </w:rPr>
            </w:pPr>
            <w:r w:rsidRPr="001923C6">
              <w:rPr>
                <w:rFonts w:hint="eastAsia"/>
                <w:sz w:val="20"/>
              </w:rPr>
              <w:t>発進ﾉｯｸ防止制御</w:t>
            </w:r>
          </w:p>
        </w:tc>
        <w:tc>
          <w:tcPr>
            <w:tcW w:w="1968" w:type="dxa"/>
            <w:tcBorders>
              <w:top w:val="single" w:sz="6" w:space="0" w:color="000000"/>
              <w:left w:val="single" w:sz="6" w:space="0" w:color="000000"/>
              <w:bottom w:val="single" w:sz="6" w:space="0" w:color="000000"/>
              <w:right w:val="single" w:sz="6" w:space="0" w:color="000000"/>
            </w:tcBorders>
          </w:tcPr>
          <w:p w14:paraId="4B8CAD85" w14:textId="77777777" w:rsidR="003360F1" w:rsidRPr="001923C6" w:rsidRDefault="003360F1" w:rsidP="003360F1">
            <w:pPr>
              <w:rPr>
                <w:color w:val="000000"/>
                <w:sz w:val="20"/>
              </w:rPr>
            </w:pPr>
            <w:r w:rsidRPr="001923C6">
              <w:rPr>
                <w:color w:val="000000"/>
                <w:sz w:val="20"/>
              </w:rPr>
              <w:t>EMINJ_KCTRN_ID</w:t>
            </w:r>
          </w:p>
          <w:p w14:paraId="6EE9ACB1" w14:textId="4DC483D0" w:rsidR="003360F1" w:rsidRPr="001923C6" w:rsidRDefault="003360F1" w:rsidP="003360F1">
            <w:pPr>
              <w:rPr>
                <w:color w:val="000000"/>
                <w:sz w:val="20"/>
              </w:rPr>
            </w:pPr>
            <w:r w:rsidRPr="001923C6">
              <w:rPr>
                <w:color w:val="000000"/>
                <w:sz w:val="20"/>
              </w:rPr>
              <w:t>(</w:t>
            </w:r>
            <w:r w:rsidRPr="008076DD">
              <w:rPr>
                <w:color w:val="000000"/>
                <w:sz w:val="20"/>
              </w:rPr>
              <w:t>86</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1592F94A" w14:textId="0701A985" w:rsidR="003360F1" w:rsidRPr="001923C6" w:rsidRDefault="003360F1" w:rsidP="003360F1">
            <w:pPr>
              <w:rPr>
                <w:color w:val="000000"/>
                <w:sz w:val="20"/>
              </w:rPr>
            </w:pPr>
            <w:r w:rsidRPr="001923C6">
              <w:rPr>
                <w:color w:val="000000"/>
                <w:sz w:val="20"/>
              </w:rPr>
              <w:t>ekctrn_einjkctrn_pri(</w:t>
            </w:r>
            <w:r w:rsidR="0005621F" w:rsidRPr="008076DD">
              <w:rPr>
                <w:color w:val="000000"/>
                <w:sz w:val="20"/>
              </w:rPr>
              <w:t>86</w:t>
            </w:r>
            <w:r w:rsidRPr="001923C6">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42725071" w14:textId="12F0DF7D" w:rsidR="003360F1" w:rsidRPr="001923C6" w:rsidRDefault="003360F1" w:rsidP="003360F1">
            <w:pPr>
              <w:rPr>
                <w:sz w:val="20"/>
              </w:rPr>
            </w:pPr>
            <w:r w:rsidRPr="001923C6">
              <w:rPr>
                <w:rFonts w:hint="eastAsia"/>
                <w:sz w:val="20"/>
              </w:rPr>
              <w:t>【ﾃﾞｭｱﾙ</w:t>
            </w:r>
            <w:r w:rsidRPr="001923C6">
              <w:rPr>
                <w:sz w:val="20"/>
              </w:rPr>
              <w:t>INJ】</w:t>
            </w:r>
          </w:p>
          <w:p w14:paraId="3684E09C" w14:textId="08361705" w:rsidR="003360F1" w:rsidRPr="001923C6" w:rsidRDefault="003360F1" w:rsidP="003360F1">
            <w:pPr>
              <w:rPr>
                <w:sz w:val="20"/>
              </w:rPr>
            </w:pPr>
            <w:r w:rsidRPr="001923C6">
              <w:rPr>
                <w:sz w:val="20"/>
              </w:rPr>
              <w:t>OR【D-4】</w:t>
            </w:r>
          </w:p>
        </w:tc>
        <w:tc>
          <w:tcPr>
            <w:tcW w:w="993" w:type="dxa"/>
            <w:tcBorders>
              <w:top w:val="single" w:sz="6" w:space="0" w:color="000000"/>
              <w:left w:val="single" w:sz="6" w:space="0" w:color="000000"/>
              <w:bottom w:val="single" w:sz="6" w:space="0" w:color="000000"/>
              <w:right w:val="single" w:sz="6" w:space="0" w:color="000000"/>
            </w:tcBorders>
          </w:tcPr>
          <w:p w14:paraId="22A9872E" w14:textId="77777777" w:rsidR="003360F1" w:rsidRPr="001923C6" w:rsidRDefault="003360F1" w:rsidP="003360F1">
            <w:pPr>
              <w:jc w:val="center"/>
              <w:rPr>
                <w:sz w:val="20"/>
              </w:rPr>
            </w:pPr>
            <w:r w:rsidRPr="001923C6">
              <w:rPr>
                <w:rFonts w:hint="eastAsia"/>
                <w:sz w:val="20"/>
              </w:rPr>
              <w:t>○</w:t>
            </w:r>
          </w:p>
        </w:tc>
      </w:tr>
      <w:tr w:rsidR="003360F1" w:rsidRPr="001923C6" w14:paraId="6CD601CC"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77D7DCEF" w14:textId="77777777" w:rsidR="003360F1" w:rsidRPr="001923C6" w:rsidRDefault="003360F1" w:rsidP="003360F1">
            <w:pPr>
              <w:rPr>
                <w:sz w:val="20"/>
              </w:rPr>
            </w:pPr>
            <w:r w:rsidRPr="001923C6">
              <w:rPr>
                <w:sz w:val="20"/>
              </w:rPr>
              <w:t>erdvap</w:t>
            </w:r>
          </w:p>
        </w:tc>
        <w:tc>
          <w:tcPr>
            <w:tcW w:w="1962" w:type="dxa"/>
            <w:tcBorders>
              <w:top w:val="single" w:sz="6" w:space="0" w:color="000000"/>
              <w:left w:val="single" w:sz="6" w:space="0" w:color="000000"/>
              <w:bottom w:val="single" w:sz="6" w:space="0" w:color="000000"/>
              <w:right w:val="single" w:sz="6" w:space="0" w:color="000000"/>
            </w:tcBorders>
          </w:tcPr>
          <w:p w14:paraId="2F43C3D9" w14:textId="77777777" w:rsidR="003360F1" w:rsidRPr="001923C6" w:rsidRDefault="003360F1" w:rsidP="003360F1">
            <w:pPr>
              <w:rPr>
                <w:sz w:val="20"/>
              </w:rPr>
            </w:pPr>
            <w:r w:rsidRPr="001923C6">
              <w:rPr>
                <w:rFonts w:hint="eastAsia"/>
                <w:sz w:val="20"/>
              </w:rPr>
              <w:t>ﾍﾞｰﾊﾟｰ抑制制御</w:t>
            </w:r>
          </w:p>
        </w:tc>
        <w:tc>
          <w:tcPr>
            <w:tcW w:w="1968" w:type="dxa"/>
            <w:tcBorders>
              <w:top w:val="single" w:sz="6" w:space="0" w:color="000000"/>
              <w:left w:val="single" w:sz="6" w:space="0" w:color="000000"/>
              <w:bottom w:val="single" w:sz="6" w:space="0" w:color="000000"/>
              <w:right w:val="single" w:sz="6" w:space="0" w:color="000000"/>
            </w:tcBorders>
          </w:tcPr>
          <w:p w14:paraId="55BD1B98" w14:textId="77777777" w:rsidR="003360F1" w:rsidRPr="001923C6" w:rsidRDefault="003360F1" w:rsidP="003360F1">
            <w:pPr>
              <w:rPr>
                <w:color w:val="000000"/>
                <w:sz w:val="20"/>
              </w:rPr>
            </w:pPr>
            <w:r w:rsidRPr="001923C6">
              <w:rPr>
                <w:color w:val="000000"/>
                <w:sz w:val="20"/>
              </w:rPr>
              <w:t>EMINJ_RDVAP_ID</w:t>
            </w:r>
          </w:p>
          <w:p w14:paraId="52D88629" w14:textId="65D0F675" w:rsidR="003360F1" w:rsidRPr="001923C6" w:rsidRDefault="003360F1" w:rsidP="003360F1">
            <w:pPr>
              <w:rPr>
                <w:color w:val="000000"/>
                <w:sz w:val="20"/>
              </w:rPr>
            </w:pPr>
            <w:r w:rsidRPr="001923C6">
              <w:rPr>
                <w:color w:val="000000"/>
                <w:sz w:val="20"/>
              </w:rPr>
              <w:t>(</w:t>
            </w:r>
            <w:r w:rsidRPr="008076DD">
              <w:rPr>
                <w:color w:val="000000"/>
                <w:sz w:val="20"/>
              </w:rPr>
              <w:t>88</w:t>
            </w:r>
            <w:r w:rsidRPr="001923C6">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579FBAF8" w14:textId="1C8BC79D" w:rsidR="003360F1" w:rsidRPr="001923C6" w:rsidRDefault="003360F1" w:rsidP="003360F1">
            <w:pPr>
              <w:rPr>
                <w:color w:val="000000"/>
                <w:sz w:val="20"/>
              </w:rPr>
            </w:pPr>
            <w:r w:rsidRPr="001923C6">
              <w:rPr>
                <w:color w:val="000000"/>
                <w:sz w:val="20"/>
              </w:rPr>
              <w:t>erdvap_einjmodrdvap_pri</w:t>
            </w:r>
            <w:r w:rsidRPr="008076DD">
              <w:rPr>
                <w:color w:val="000000"/>
                <w:sz w:val="20"/>
              </w:rPr>
              <w:t>(</w:t>
            </w:r>
            <w:r w:rsidR="0005621F" w:rsidRPr="008076DD">
              <w:rPr>
                <w:color w:val="000000"/>
                <w:sz w:val="20"/>
              </w:rPr>
              <w:t>88</w:t>
            </w:r>
            <w:r w:rsidRPr="008076DD">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25D4A166" w14:textId="6B298BC2"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69408FB5" w14:textId="77777777" w:rsidR="003360F1" w:rsidRPr="001923C6" w:rsidRDefault="003360F1" w:rsidP="003360F1">
            <w:pPr>
              <w:jc w:val="center"/>
              <w:rPr>
                <w:sz w:val="20"/>
              </w:rPr>
            </w:pPr>
          </w:p>
        </w:tc>
      </w:tr>
      <w:tr w:rsidR="003360F1" w:rsidRPr="001923C6" w14:paraId="4F606CBD"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690FD04A" w14:textId="77777777" w:rsidR="003360F1" w:rsidRPr="001923C6" w:rsidRDefault="003360F1" w:rsidP="003360F1">
            <w:pPr>
              <w:rPr>
                <w:sz w:val="20"/>
              </w:rPr>
            </w:pPr>
            <w:r w:rsidRPr="001923C6">
              <w:rPr>
                <w:sz w:val="20"/>
              </w:rPr>
              <w:t>edwnpr</w:t>
            </w:r>
          </w:p>
        </w:tc>
        <w:tc>
          <w:tcPr>
            <w:tcW w:w="1962" w:type="dxa"/>
            <w:tcBorders>
              <w:top w:val="single" w:sz="6" w:space="0" w:color="000000"/>
              <w:left w:val="single" w:sz="6" w:space="0" w:color="000000"/>
              <w:bottom w:val="single" w:sz="6" w:space="0" w:color="000000"/>
              <w:right w:val="single" w:sz="6" w:space="0" w:color="000000"/>
            </w:tcBorders>
          </w:tcPr>
          <w:p w14:paraId="1EB6975A" w14:textId="77777777" w:rsidR="003360F1" w:rsidRPr="001923C6" w:rsidRDefault="003360F1" w:rsidP="003360F1">
            <w:pPr>
              <w:rPr>
                <w:sz w:val="20"/>
              </w:rPr>
            </w:pPr>
            <w:r w:rsidRPr="001923C6">
              <w:rPr>
                <w:rFonts w:hint="eastAsia"/>
                <w:sz w:val="20"/>
              </w:rPr>
              <w:t>燃圧低減制御</w:t>
            </w:r>
          </w:p>
        </w:tc>
        <w:tc>
          <w:tcPr>
            <w:tcW w:w="1968" w:type="dxa"/>
            <w:tcBorders>
              <w:top w:val="single" w:sz="6" w:space="0" w:color="000000"/>
              <w:left w:val="single" w:sz="6" w:space="0" w:color="000000"/>
              <w:bottom w:val="single" w:sz="6" w:space="0" w:color="000000"/>
              <w:right w:val="single" w:sz="6" w:space="0" w:color="000000"/>
            </w:tcBorders>
          </w:tcPr>
          <w:p w14:paraId="5DD923D2" w14:textId="77777777" w:rsidR="003360F1" w:rsidRPr="001923C6" w:rsidRDefault="003360F1" w:rsidP="003360F1">
            <w:pPr>
              <w:rPr>
                <w:color w:val="000000"/>
                <w:sz w:val="20"/>
              </w:rPr>
            </w:pPr>
            <w:r w:rsidRPr="001923C6">
              <w:rPr>
                <w:color w:val="000000"/>
                <w:sz w:val="20"/>
              </w:rPr>
              <w:t>EMINJ_DWNPR_ID</w:t>
            </w:r>
          </w:p>
          <w:p w14:paraId="6E401E1B" w14:textId="39759519" w:rsidR="003360F1" w:rsidRPr="001923C6" w:rsidRDefault="003360F1" w:rsidP="003360F1">
            <w:pPr>
              <w:rPr>
                <w:color w:val="000000"/>
                <w:sz w:val="20"/>
              </w:rPr>
            </w:pPr>
            <w:r w:rsidRPr="008076DD">
              <w:rPr>
                <w:color w:val="000000"/>
                <w:sz w:val="20"/>
              </w:rPr>
              <w:t>(90)</w:t>
            </w:r>
          </w:p>
        </w:tc>
        <w:tc>
          <w:tcPr>
            <w:tcW w:w="1827" w:type="dxa"/>
            <w:tcBorders>
              <w:top w:val="single" w:sz="6" w:space="0" w:color="000000"/>
              <w:left w:val="single" w:sz="6" w:space="0" w:color="000000"/>
              <w:bottom w:val="single" w:sz="6" w:space="0" w:color="000000"/>
              <w:right w:val="single" w:sz="6" w:space="0" w:color="000000"/>
            </w:tcBorders>
          </w:tcPr>
          <w:p w14:paraId="2CCFE473" w14:textId="6EE5A95C" w:rsidR="003360F1" w:rsidRPr="001923C6" w:rsidRDefault="003360F1" w:rsidP="003360F1">
            <w:pPr>
              <w:rPr>
                <w:color w:val="000000"/>
                <w:sz w:val="20"/>
              </w:rPr>
            </w:pPr>
            <w:r w:rsidRPr="001923C6">
              <w:rPr>
                <w:color w:val="000000"/>
                <w:sz w:val="20"/>
              </w:rPr>
              <w:t>edwnpr_einjmoddwnpr_pr</w:t>
            </w:r>
            <w:r w:rsidRPr="008076DD">
              <w:rPr>
                <w:color w:val="000000"/>
                <w:sz w:val="20"/>
              </w:rPr>
              <w:t>i(</w:t>
            </w:r>
            <w:r w:rsidR="0005621F" w:rsidRPr="008076DD">
              <w:rPr>
                <w:color w:val="000000"/>
                <w:sz w:val="20"/>
              </w:rPr>
              <w:t>90</w:t>
            </w:r>
            <w:r w:rsidRPr="008076DD">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3E7BE652" w14:textId="6EF8BE7C"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323FA9C3" w14:textId="77777777" w:rsidR="003360F1" w:rsidRPr="001923C6" w:rsidRDefault="003360F1" w:rsidP="003360F1">
            <w:pPr>
              <w:jc w:val="center"/>
              <w:rPr>
                <w:sz w:val="20"/>
              </w:rPr>
            </w:pPr>
          </w:p>
        </w:tc>
      </w:tr>
      <w:tr w:rsidR="003360F1" w:rsidRPr="001923C6" w14:paraId="0736AA52"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413872C4" w14:textId="77777777" w:rsidR="003360F1" w:rsidRPr="001923C6" w:rsidRDefault="003360F1" w:rsidP="003360F1">
            <w:pPr>
              <w:rPr>
                <w:sz w:val="20"/>
              </w:rPr>
            </w:pPr>
            <w:r w:rsidRPr="001923C6">
              <w:rPr>
                <w:sz w:val="20"/>
              </w:rPr>
              <w:t>epwrup</w:t>
            </w:r>
          </w:p>
        </w:tc>
        <w:tc>
          <w:tcPr>
            <w:tcW w:w="1962" w:type="dxa"/>
            <w:tcBorders>
              <w:top w:val="single" w:sz="6" w:space="0" w:color="000000"/>
              <w:left w:val="single" w:sz="6" w:space="0" w:color="000000"/>
              <w:bottom w:val="single" w:sz="6" w:space="0" w:color="000000"/>
              <w:right w:val="single" w:sz="6" w:space="0" w:color="000000"/>
            </w:tcBorders>
          </w:tcPr>
          <w:p w14:paraId="2D979675" w14:textId="77777777" w:rsidR="003360F1" w:rsidRPr="001923C6" w:rsidRDefault="003360F1" w:rsidP="003360F1">
            <w:pPr>
              <w:rPr>
                <w:sz w:val="20"/>
              </w:rPr>
            </w:pPr>
            <w:r w:rsidRPr="001923C6">
              <w:rPr>
                <w:rFonts w:hint="eastAsia"/>
                <w:sz w:val="20"/>
              </w:rPr>
              <w:t>出力性能向上制御</w:t>
            </w:r>
          </w:p>
        </w:tc>
        <w:tc>
          <w:tcPr>
            <w:tcW w:w="1968" w:type="dxa"/>
            <w:tcBorders>
              <w:top w:val="single" w:sz="6" w:space="0" w:color="000000"/>
              <w:left w:val="single" w:sz="6" w:space="0" w:color="000000"/>
              <w:bottom w:val="single" w:sz="6" w:space="0" w:color="000000"/>
              <w:right w:val="single" w:sz="6" w:space="0" w:color="000000"/>
            </w:tcBorders>
          </w:tcPr>
          <w:p w14:paraId="2B73C465" w14:textId="77777777" w:rsidR="003360F1" w:rsidRPr="001923C6" w:rsidRDefault="003360F1" w:rsidP="003360F1">
            <w:pPr>
              <w:rPr>
                <w:color w:val="000000"/>
                <w:sz w:val="20"/>
              </w:rPr>
            </w:pPr>
            <w:r w:rsidRPr="001923C6">
              <w:rPr>
                <w:color w:val="000000"/>
                <w:sz w:val="20"/>
              </w:rPr>
              <w:t>EMINJ_PWRUP_ID</w:t>
            </w:r>
          </w:p>
          <w:p w14:paraId="134231E2" w14:textId="7B9F20FC" w:rsidR="003360F1" w:rsidRPr="001923C6" w:rsidRDefault="003360F1" w:rsidP="003360F1">
            <w:pPr>
              <w:rPr>
                <w:color w:val="000000"/>
                <w:sz w:val="20"/>
              </w:rPr>
            </w:pPr>
            <w:r w:rsidRPr="008076DD">
              <w:rPr>
                <w:color w:val="000000"/>
                <w:sz w:val="20"/>
              </w:rPr>
              <w:t>(</w:t>
            </w:r>
            <w:r w:rsidR="0005621F" w:rsidRPr="008076DD">
              <w:rPr>
                <w:color w:val="000000"/>
                <w:sz w:val="20"/>
              </w:rPr>
              <w:t>92</w:t>
            </w:r>
            <w:r w:rsidRPr="008076DD">
              <w:rPr>
                <w:color w:val="000000"/>
                <w:sz w:val="20"/>
              </w:rPr>
              <w:t>)</w:t>
            </w:r>
          </w:p>
        </w:tc>
        <w:tc>
          <w:tcPr>
            <w:tcW w:w="1827" w:type="dxa"/>
            <w:tcBorders>
              <w:top w:val="single" w:sz="6" w:space="0" w:color="000000"/>
              <w:left w:val="single" w:sz="6" w:space="0" w:color="000000"/>
              <w:bottom w:val="single" w:sz="6" w:space="0" w:color="000000"/>
              <w:right w:val="single" w:sz="6" w:space="0" w:color="000000"/>
            </w:tcBorders>
          </w:tcPr>
          <w:p w14:paraId="6D8060BF" w14:textId="22C15969" w:rsidR="003360F1" w:rsidRPr="001923C6" w:rsidRDefault="003360F1" w:rsidP="003360F1">
            <w:pPr>
              <w:rPr>
                <w:color w:val="000000"/>
                <w:sz w:val="20"/>
              </w:rPr>
            </w:pPr>
            <w:r w:rsidRPr="001923C6">
              <w:rPr>
                <w:color w:val="000000"/>
                <w:sz w:val="20"/>
              </w:rPr>
              <w:t>epwrup_einjmodpwr_pri</w:t>
            </w:r>
            <w:r w:rsidRPr="008076DD">
              <w:rPr>
                <w:color w:val="000000"/>
                <w:sz w:val="20"/>
              </w:rPr>
              <w:t>(</w:t>
            </w:r>
            <w:r w:rsidR="0005621F" w:rsidRPr="008076DD">
              <w:rPr>
                <w:color w:val="000000"/>
                <w:sz w:val="20"/>
              </w:rPr>
              <w:t>92</w:t>
            </w:r>
            <w:r w:rsidRPr="008076DD">
              <w:rPr>
                <w:color w:val="000000"/>
                <w:sz w:val="20"/>
              </w:rPr>
              <w:t>)</w:t>
            </w:r>
          </w:p>
        </w:tc>
        <w:tc>
          <w:tcPr>
            <w:tcW w:w="1897" w:type="dxa"/>
            <w:tcBorders>
              <w:top w:val="single" w:sz="6" w:space="0" w:color="000000"/>
              <w:left w:val="single" w:sz="6" w:space="0" w:color="000000"/>
              <w:bottom w:val="single" w:sz="6" w:space="0" w:color="000000"/>
              <w:right w:val="single" w:sz="6" w:space="0" w:color="000000"/>
            </w:tcBorders>
          </w:tcPr>
          <w:p w14:paraId="710C81AF" w14:textId="5A9C93FE" w:rsidR="003360F1" w:rsidRPr="0009509B" w:rsidRDefault="003360F1" w:rsidP="003360F1">
            <w:pPr>
              <w:rPr>
                <w:sz w:val="20"/>
                <w:highlight w:val="green"/>
              </w:rPr>
            </w:pPr>
            <w:r w:rsidRPr="00BD2C34">
              <w:rPr>
                <w:sz w:val="20"/>
              </w:rPr>
              <w:t>-</w:t>
            </w:r>
          </w:p>
        </w:tc>
        <w:tc>
          <w:tcPr>
            <w:tcW w:w="993" w:type="dxa"/>
            <w:tcBorders>
              <w:top w:val="single" w:sz="6" w:space="0" w:color="000000"/>
              <w:left w:val="single" w:sz="6" w:space="0" w:color="000000"/>
              <w:bottom w:val="single" w:sz="6" w:space="0" w:color="000000"/>
              <w:right w:val="single" w:sz="6" w:space="0" w:color="000000"/>
            </w:tcBorders>
          </w:tcPr>
          <w:p w14:paraId="07D811FC" w14:textId="77777777" w:rsidR="003360F1" w:rsidRPr="001923C6" w:rsidRDefault="003360F1" w:rsidP="003360F1">
            <w:pPr>
              <w:jc w:val="center"/>
              <w:rPr>
                <w:sz w:val="20"/>
              </w:rPr>
            </w:pPr>
          </w:p>
        </w:tc>
      </w:tr>
      <w:tr w:rsidR="003360F1" w:rsidRPr="001923C6" w14:paraId="50614316"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5730C0FD" w14:textId="77777777" w:rsidR="003360F1" w:rsidRPr="001923C6" w:rsidRDefault="003360F1" w:rsidP="003360F1">
            <w:pPr>
              <w:rPr>
                <w:sz w:val="20"/>
              </w:rPr>
            </w:pPr>
            <w:r w:rsidRPr="001923C6">
              <w:rPr>
                <w:sz w:val="20"/>
              </w:rPr>
              <w:t>eprvdil</w:t>
            </w:r>
          </w:p>
        </w:tc>
        <w:tc>
          <w:tcPr>
            <w:tcW w:w="1962" w:type="dxa"/>
            <w:tcBorders>
              <w:top w:val="single" w:sz="6" w:space="0" w:color="000000"/>
              <w:left w:val="single" w:sz="6" w:space="0" w:color="000000"/>
              <w:bottom w:val="single" w:sz="6" w:space="0" w:color="000000"/>
              <w:right w:val="single" w:sz="6" w:space="0" w:color="000000"/>
            </w:tcBorders>
          </w:tcPr>
          <w:p w14:paraId="04688268" w14:textId="77777777" w:rsidR="003360F1" w:rsidRPr="001923C6" w:rsidRDefault="003360F1" w:rsidP="003360F1">
            <w:pPr>
              <w:rPr>
                <w:sz w:val="20"/>
              </w:rPr>
            </w:pPr>
            <w:r w:rsidRPr="001923C6">
              <w:rPr>
                <w:rFonts w:hint="eastAsia"/>
                <w:sz w:val="20"/>
              </w:rPr>
              <w:t>冷間希釈防止制御</w:t>
            </w:r>
          </w:p>
        </w:tc>
        <w:tc>
          <w:tcPr>
            <w:tcW w:w="1968" w:type="dxa"/>
            <w:tcBorders>
              <w:top w:val="single" w:sz="6" w:space="0" w:color="000000"/>
              <w:left w:val="single" w:sz="6" w:space="0" w:color="000000"/>
              <w:bottom w:val="single" w:sz="6" w:space="0" w:color="000000"/>
              <w:right w:val="single" w:sz="6" w:space="0" w:color="000000"/>
            </w:tcBorders>
          </w:tcPr>
          <w:p w14:paraId="385F70C0" w14:textId="77777777" w:rsidR="003360F1" w:rsidRPr="001923C6" w:rsidRDefault="003360F1" w:rsidP="003360F1">
            <w:pPr>
              <w:rPr>
                <w:color w:val="000000"/>
                <w:sz w:val="20"/>
              </w:rPr>
            </w:pPr>
            <w:r w:rsidRPr="001923C6">
              <w:rPr>
                <w:color w:val="000000"/>
                <w:sz w:val="20"/>
              </w:rPr>
              <w:t>EMINJ_PRVDIL_ID</w:t>
            </w:r>
          </w:p>
          <w:p w14:paraId="40754C98" w14:textId="27C0DFCF" w:rsidR="003360F1" w:rsidRPr="001923C6" w:rsidRDefault="003360F1" w:rsidP="003360F1">
            <w:pPr>
              <w:rPr>
                <w:color w:val="000000"/>
                <w:sz w:val="20"/>
              </w:rPr>
            </w:pPr>
            <w:r w:rsidRPr="001923C6">
              <w:rPr>
                <w:color w:val="000000"/>
                <w:sz w:val="20"/>
              </w:rPr>
              <w:t>(96)</w:t>
            </w:r>
          </w:p>
        </w:tc>
        <w:tc>
          <w:tcPr>
            <w:tcW w:w="1827" w:type="dxa"/>
            <w:tcBorders>
              <w:top w:val="single" w:sz="6" w:space="0" w:color="000000"/>
              <w:left w:val="single" w:sz="6" w:space="0" w:color="000000"/>
              <w:bottom w:val="single" w:sz="6" w:space="0" w:color="000000"/>
              <w:right w:val="single" w:sz="6" w:space="0" w:color="000000"/>
            </w:tcBorders>
          </w:tcPr>
          <w:p w14:paraId="6F082AB3" w14:textId="2D56D899" w:rsidR="003360F1" w:rsidRPr="001923C6" w:rsidRDefault="003360F1" w:rsidP="003360F1">
            <w:pPr>
              <w:rPr>
                <w:color w:val="000000"/>
                <w:sz w:val="20"/>
              </w:rPr>
            </w:pPr>
            <w:r w:rsidRPr="001923C6">
              <w:rPr>
                <w:color w:val="000000"/>
                <w:sz w:val="20"/>
              </w:rPr>
              <w:t>eprvdil_eprvdil_pri(96)</w:t>
            </w:r>
          </w:p>
        </w:tc>
        <w:tc>
          <w:tcPr>
            <w:tcW w:w="1897" w:type="dxa"/>
            <w:tcBorders>
              <w:top w:val="single" w:sz="6" w:space="0" w:color="000000"/>
              <w:left w:val="single" w:sz="6" w:space="0" w:color="000000"/>
              <w:bottom w:val="single" w:sz="6" w:space="0" w:color="000000"/>
              <w:right w:val="single" w:sz="6" w:space="0" w:color="000000"/>
            </w:tcBorders>
          </w:tcPr>
          <w:p w14:paraId="275AF9CF" w14:textId="40DB88C9" w:rsidR="003360F1" w:rsidRPr="001923C6" w:rsidRDefault="003360F1" w:rsidP="003360F1">
            <w:pPr>
              <w:rPr>
                <w:sz w:val="20"/>
              </w:rPr>
            </w:pPr>
            <w:r w:rsidRPr="001923C6">
              <w:rPr>
                <w:rFonts w:hint="eastAsia"/>
                <w:sz w:val="20"/>
              </w:rPr>
              <w:t>【ﾃﾞｭｱﾙ</w:t>
            </w:r>
            <w:r w:rsidRPr="001923C6">
              <w:rPr>
                <w:sz w:val="20"/>
              </w:rPr>
              <w:t>INJ】</w:t>
            </w:r>
          </w:p>
        </w:tc>
        <w:tc>
          <w:tcPr>
            <w:tcW w:w="993" w:type="dxa"/>
            <w:tcBorders>
              <w:top w:val="single" w:sz="6" w:space="0" w:color="000000"/>
              <w:left w:val="single" w:sz="6" w:space="0" w:color="000000"/>
              <w:bottom w:val="single" w:sz="6" w:space="0" w:color="000000"/>
              <w:right w:val="single" w:sz="6" w:space="0" w:color="000000"/>
            </w:tcBorders>
          </w:tcPr>
          <w:p w14:paraId="682E3983" w14:textId="77777777" w:rsidR="003360F1" w:rsidRPr="001923C6" w:rsidRDefault="003360F1" w:rsidP="003360F1">
            <w:pPr>
              <w:jc w:val="center"/>
              <w:rPr>
                <w:sz w:val="20"/>
              </w:rPr>
            </w:pPr>
            <w:r w:rsidRPr="001923C6">
              <w:rPr>
                <w:rFonts w:hint="eastAsia"/>
                <w:sz w:val="20"/>
              </w:rPr>
              <w:t>○</w:t>
            </w:r>
          </w:p>
        </w:tc>
      </w:tr>
      <w:tr w:rsidR="00A02D59" w:rsidRPr="001923C6" w14:paraId="5B5EB57C" w14:textId="77777777" w:rsidTr="001103C8">
        <w:trPr>
          <w:cantSplit/>
          <w:trHeight w:val="216"/>
          <w:ins w:id="321" w:author="16a" w:date="2025-10-08T11:52:00Z"/>
        </w:trPr>
        <w:tc>
          <w:tcPr>
            <w:tcW w:w="1418" w:type="dxa"/>
            <w:tcBorders>
              <w:top w:val="single" w:sz="6" w:space="0" w:color="000000"/>
              <w:left w:val="single" w:sz="6" w:space="0" w:color="000000"/>
              <w:bottom w:val="single" w:sz="6" w:space="0" w:color="000000"/>
              <w:right w:val="single" w:sz="6" w:space="0" w:color="000000"/>
            </w:tcBorders>
            <w:shd w:val="clear" w:color="auto" w:fill="00FF00"/>
          </w:tcPr>
          <w:p w14:paraId="367AD9EF" w14:textId="139F64CA" w:rsidR="00A02D59" w:rsidRPr="001923C6" w:rsidRDefault="00A02D59" w:rsidP="00A02D59">
            <w:pPr>
              <w:rPr>
                <w:ins w:id="322" w:author="16a" w:date="2025-10-08T11:52:00Z"/>
                <w:sz w:val="20"/>
              </w:rPr>
            </w:pPr>
            <w:ins w:id="323" w:author="16a" w:date="2025-10-08T11:52:00Z">
              <w:r>
                <w:rPr>
                  <w:rFonts w:hint="eastAsia"/>
                  <w:sz w:val="20"/>
                </w:rPr>
                <w:t>egoro</w:t>
              </w:r>
            </w:ins>
          </w:p>
        </w:tc>
        <w:tc>
          <w:tcPr>
            <w:tcW w:w="1962" w:type="dxa"/>
            <w:tcBorders>
              <w:top w:val="single" w:sz="6" w:space="0" w:color="000000"/>
              <w:left w:val="single" w:sz="6" w:space="0" w:color="000000"/>
              <w:bottom w:val="single" w:sz="6" w:space="0" w:color="000000"/>
              <w:right w:val="single" w:sz="6" w:space="0" w:color="000000"/>
            </w:tcBorders>
            <w:shd w:val="clear" w:color="auto" w:fill="00FF00"/>
          </w:tcPr>
          <w:p w14:paraId="2207685D" w14:textId="64EA6462" w:rsidR="00A02D59" w:rsidRPr="001923C6" w:rsidRDefault="00A02D59" w:rsidP="00A02D59">
            <w:pPr>
              <w:rPr>
                <w:ins w:id="324" w:author="16a" w:date="2025-10-08T11:52:00Z"/>
                <w:sz w:val="20"/>
              </w:rPr>
            </w:pPr>
            <w:ins w:id="325" w:author="16a" w:date="2025-10-08T11:52:00Z">
              <w:r w:rsidRPr="006969C6">
                <w:rPr>
                  <w:rFonts w:hint="eastAsia"/>
                  <w:sz w:val="20"/>
                </w:rPr>
                <w:t>ｺﾞﾛｺﾞﾛ音対策実現部要求</w:t>
              </w:r>
            </w:ins>
          </w:p>
        </w:tc>
        <w:tc>
          <w:tcPr>
            <w:tcW w:w="1968" w:type="dxa"/>
            <w:tcBorders>
              <w:top w:val="single" w:sz="6" w:space="0" w:color="000000"/>
              <w:left w:val="single" w:sz="6" w:space="0" w:color="000000"/>
              <w:bottom w:val="single" w:sz="6" w:space="0" w:color="000000"/>
              <w:right w:val="single" w:sz="6" w:space="0" w:color="000000"/>
            </w:tcBorders>
            <w:shd w:val="clear" w:color="auto" w:fill="00FF00"/>
          </w:tcPr>
          <w:p w14:paraId="0F19FCFD" w14:textId="77777777" w:rsidR="00A02D59" w:rsidRDefault="00A02D59" w:rsidP="00A02D59">
            <w:pPr>
              <w:rPr>
                <w:ins w:id="326" w:author="16a" w:date="2025-10-08T11:52:00Z"/>
                <w:color w:val="000000"/>
                <w:sz w:val="20"/>
              </w:rPr>
            </w:pPr>
            <w:ins w:id="327" w:author="16a" w:date="2025-10-08T11:52:00Z">
              <w:r w:rsidRPr="006969C6">
                <w:rPr>
                  <w:color w:val="000000"/>
                  <w:sz w:val="20"/>
                </w:rPr>
                <w:t>EMINJ_GORO_ID</w:t>
              </w:r>
            </w:ins>
          </w:p>
          <w:p w14:paraId="113B76A7" w14:textId="730B3346" w:rsidR="00A02D59" w:rsidRPr="001923C6" w:rsidRDefault="00A02D59" w:rsidP="00A02D59">
            <w:pPr>
              <w:rPr>
                <w:ins w:id="328" w:author="16a" w:date="2025-10-08T11:52:00Z"/>
                <w:color w:val="000000"/>
                <w:sz w:val="20"/>
              </w:rPr>
            </w:pPr>
            <w:ins w:id="329" w:author="16a" w:date="2025-10-08T11:52:00Z">
              <w:r w:rsidRPr="006969C6">
                <w:rPr>
                  <w:color w:val="000000"/>
                  <w:sz w:val="20"/>
                </w:rPr>
                <w:t>(100)</w:t>
              </w:r>
            </w:ins>
          </w:p>
        </w:tc>
        <w:tc>
          <w:tcPr>
            <w:tcW w:w="1827" w:type="dxa"/>
            <w:tcBorders>
              <w:top w:val="single" w:sz="6" w:space="0" w:color="000000"/>
              <w:left w:val="single" w:sz="6" w:space="0" w:color="000000"/>
              <w:bottom w:val="single" w:sz="6" w:space="0" w:color="000000"/>
              <w:right w:val="single" w:sz="6" w:space="0" w:color="000000"/>
            </w:tcBorders>
            <w:shd w:val="clear" w:color="auto" w:fill="00FF00"/>
          </w:tcPr>
          <w:p w14:paraId="3143A75B" w14:textId="0FBAFB92" w:rsidR="00A02D59" w:rsidRPr="001923C6" w:rsidRDefault="00A02D59" w:rsidP="00A02D59">
            <w:pPr>
              <w:rPr>
                <w:ins w:id="330" w:author="16a" w:date="2025-10-08T11:52:00Z"/>
                <w:color w:val="000000"/>
                <w:sz w:val="20"/>
              </w:rPr>
            </w:pPr>
            <w:ins w:id="331" w:author="16a" w:date="2025-10-08T11:52:00Z">
              <w:r w:rsidRPr="006969C6">
                <w:rPr>
                  <w:color w:val="000000"/>
                  <w:sz w:val="20"/>
                </w:rPr>
                <w:t>egoro_einjgoro_pri(100)</w:t>
              </w:r>
            </w:ins>
          </w:p>
        </w:tc>
        <w:tc>
          <w:tcPr>
            <w:tcW w:w="1897" w:type="dxa"/>
            <w:tcBorders>
              <w:top w:val="single" w:sz="6" w:space="0" w:color="000000"/>
              <w:left w:val="single" w:sz="6" w:space="0" w:color="000000"/>
              <w:bottom w:val="single" w:sz="6" w:space="0" w:color="000000"/>
              <w:right w:val="single" w:sz="6" w:space="0" w:color="000000"/>
            </w:tcBorders>
            <w:shd w:val="clear" w:color="auto" w:fill="00FF00"/>
          </w:tcPr>
          <w:p w14:paraId="0B781ADD" w14:textId="6867D44D" w:rsidR="00A02D59" w:rsidRPr="001923C6" w:rsidRDefault="00A02D59" w:rsidP="00A02D59">
            <w:pPr>
              <w:rPr>
                <w:ins w:id="332" w:author="16a" w:date="2025-10-08T11:52:00Z"/>
                <w:sz w:val="20"/>
              </w:rPr>
            </w:pPr>
            <w:ins w:id="333" w:author="16a" w:date="2025-10-08T11:52:00Z">
              <w:r w:rsidRPr="0004736D">
                <w:rPr>
                  <w:rFonts w:hint="eastAsia"/>
                  <w:sz w:val="20"/>
                </w:rPr>
                <w:t>【ｺﾞﾛｺﾞﾛ音対策仕様適用】</w:t>
              </w:r>
            </w:ins>
          </w:p>
        </w:tc>
        <w:tc>
          <w:tcPr>
            <w:tcW w:w="993" w:type="dxa"/>
            <w:tcBorders>
              <w:top w:val="single" w:sz="6" w:space="0" w:color="000000"/>
              <w:left w:val="single" w:sz="6" w:space="0" w:color="000000"/>
              <w:bottom w:val="single" w:sz="6" w:space="0" w:color="000000"/>
              <w:right w:val="single" w:sz="6" w:space="0" w:color="000000"/>
            </w:tcBorders>
            <w:shd w:val="clear" w:color="auto" w:fill="00FF00"/>
          </w:tcPr>
          <w:p w14:paraId="19AB4ABB" w14:textId="41B27D0A" w:rsidR="00A02D59" w:rsidRPr="001923C6" w:rsidRDefault="00A02D59" w:rsidP="00A02D59">
            <w:pPr>
              <w:jc w:val="center"/>
              <w:rPr>
                <w:ins w:id="334" w:author="16a" w:date="2025-10-08T11:52:00Z"/>
                <w:sz w:val="20"/>
              </w:rPr>
            </w:pPr>
            <w:ins w:id="335" w:author="16a" w:date="2025-10-08T11:52:00Z">
              <w:r>
                <w:rPr>
                  <w:rFonts w:hint="eastAsia"/>
                  <w:sz w:val="20"/>
                </w:rPr>
                <w:t>○</w:t>
              </w:r>
            </w:ins>
          </w:p>
        </w:tc>
      </w:tr>
      <w:tr w:rsidR="00A02D59" w:rsidRPr="001923C6" w14:paraId="56A64D01"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3E577D6E" w14:textId="77777777" w:rsidR="00A02D59" w:rsidRPr="001923C6" w:rsidRDefault="00A02D59" w:rsidP="00A02D59">
            <w:pPr>
              <w:rPr>
                <w:sz w:val="20"/>
              </w:rPr>
            </w:pPr>
            <w:r w:rsidRPr="001923C6">
              <w:rPr>
                <w:sz w:val="20"/>
              </w:rPr>
              <w:t>eminj_efree0</w:t>
            </w:r>
          </w:p>
        </w:tc>
        <w:tc>
          <w:tcPr>
            <w:tcW w:w="1962" w:type="dxa"/>
            <w:tcBorders>
              <w:top w:val="single" w:sz="6" w:space="0" w:color="000000"/>
              <w:left w:val="single" w:sz="6" w:space="0" w:color="000000"/>
              <w:bottom w:val="single" w:sz="6" w:space="0" w:color="000000"/>
              <w:right w:val="single" w:sz="6" w:space="0" w:color="000000"/>
            </w:tcBorders>
          </w:tcPr>
          <w:p w14:paraId="3D73C804" w14:textId="77777777" w:rsidR="00A02D59" w:rsidRPr="001923C6" w:rsidRDefault="00A02D59" w:rsidP="00A02D59">
            <w:pPr>
              <w:rPr>
                <w:sz w:val="20"/>
              </w:rPr>
            </w:pPr>
            <w:r w:rsidRPr="001923C6">
              <w:rPr>
                <w:rFonts w:hint="eastAsia"/>
                <w:sz w:val="20"/>
              </w:rPr>
              <w:t>ﾌﾘｰﾎﾟｰﾄ</w:t>
            </w:r>
            <w:r w:rsidRPr="001923C6">
              <w:rPr>
                <w:sz w:val="20"/>
              </w:rPr>
              <w:t>0用噴射要求</w:t>
            </w:r>
          </w:p>
        </w:tc>
        <w:tc>
          <w:tcPr>
            <w:tcW w:w="1968" w:type="dxa"/>
            <w:tcBorders>
              <w:top w:val="single" w:sz="6" w:space="0" w:color="000000"/>
              <w:left w:val="single" w:sz="6" w:space="0" w:color="000000"/>
              <w:bottom w:val="single" w:sz="6" w:space="0" w:color="000000"/>
              <w:right w:val="single" w:sz="6" w:space="0" w:color="000000"/>
            </w:tcBorders>
          </w:tcPr>
          <w:p w14:paraId="1DCD203D" w14:textId="77777777" w:rsidR="00A02D59" w:rsidRPr="001923C6" w:rsidRDefault="00A02D59" w:rsidP="00A02D59">
            <w:pPr>
              <w:rPr>
                <w:color w:val="000000"/>
                <w:sz w:val="20"/>
              </w:rPr>
            </w:pPr>
            <w:r w:rsidRPr="001923C6">
              <w:rPr>
                <w:color w:val="000000"/>
                <w:sz w:val="20"/>
              </w:rPr>
              <w:t>EMINJ_FREE0_ID</w:t>
            </w:r>
          </w:p>
          <w:p w14:paraId="615A9561" w14:textId="77777777" w:rsidR="00A02D59" w:rsidRPr="001923C6" w:rsidRDefault="00A02D59" w:rsidP="00A02D59">
            <w:pPr>
              <w:rPr>
                <w:color w:val="000000"/>
                <w:sz w:val="20"/>
              </w:rPr>
            </w:pPr>
            <w:r w:rsidRPr="001923C6">
              <w:rPr>
                <w:color w:val="000000"/>
                <w:sz w:val="20"/>
              </w:rPr>
              <w:t>(200)</w:t>
            </w:r>
          </w:p>
        </w:tc>
        <w:tc>
          <w:tcPr>
            <w:tcW w:w="1827" w:type="dxa"/>
            <w:tcBorders>
              <w:top w:val="single" w:sz="6" w:space="0" w:color="000000"/>
              <w:left w:val="single" w:sz="6" w:space="0" w:color="000000"/>
              <w:bottom w:val="single" w:sz="6" w:space="0" w:color="000000"/>
              <w:right w:val="single" w:sz="6" w:space="0" w:color="000000"/>
            </w:tcBorders>
          </w:tcPr>
          <w:p w14:paraId="6B21A68B" w14:textId="77777777" w:rsidR="00A02D59" w:rsidRPr="001923C6" w:rsidRDefault="00A02D59" w:rsidP="00A02D59">
            <w:pPr>
              <w:rPr>
                <w:color w:val="000000"/>
                <w:sz w:val="20"/>
              </w:rPr>
            </w:pPr>
            <w:r w:rsidRPr="001923C6">
              <w:rPr>
                <w:sz w:val="20"/>
              </w:rPr>
              <w:t>eminj_efree0_pri</w:t>
            </w:r>
          </w:p>
        </w:tc>
        <w:tc>
          <w:tcPr>
            <w:tcW w:w="1897" w:type="dxa"/>
            <w:tcBorders>
              <w:top w:val="single" w:sz="6" w:space="0" w:color="000000"/>
              <w:left w:val="single" w:sz="6" w:space="0" w:color="000000"/>
              <w:bottom w:val="single" w:sz="6" w:space="0" w:color="000000"/>
              <w:right w:val="single" w:sz="6" w:space="0" w:color="000000"/>
            </w:tcBorders>
          </w:tcPr>
          <w:p w14:paraId="04FF0974" w14:textId="77777777" w:rsidR="00A02D59" w:rsidRPr="001923C6" w:rsidRDefault="00A02D59" w:rsidP="00A02D59">
            <w:pPr>
              <w:rPr>
                <w:sz w:val="20"/>
              </w:rPr>
            </w:pPr>
            <w:r w:rsidRPr="001923C6">
              <w:rPr>
                <w:rFonts w:hint="eastAsia"/>
                <w:sz w:val="20"/>
              </w:rPr>
              <w:t>【ﾌﾘｰﾎﾟｰﾄ</w:t>
            </w:r>
            <w:r w:rsidRPr="001923C6">
              <w:rPr>
                <w:sz w:val="20"/>
              </w:rPr>
              <w:t>0使用】</w:t>
            </w:r>
          </w:p>
        </w:tc>
        <w:tc>
          <w:tcPr>
            <w:tcW w:w="993" w:type="dxa"/>
            <w:tcBorders>
              <w:top w:val="single" w:sz="6" w:space="0" w:color="000000"/>
              <w:left w:val="single" w:sz="6" w:space="0" w:color="000000"/>
              <w:bottom w:val="single" w:sz="6" w:space="0" w:color="000000"/>
              <w:right w:val="single" w:sz="6" w:space="0" w:color="000000"/>
            </w:tcBorders>
          </w:tcPr>
          <w:p w14:paraId="471A4A6F" w14:textId="77777777" w:rsidR="00A02D59" w:rsidRPr="001923C6" w:rsidRDefault="00A02D59" w:rsidP="00A02D59">
            <w:pPr>
              <w:jc w:val="center"/>
              <w:rPr>
                <w:sz w:val="20"/>
              </w:rPr>
            </w:pPr>
          </w:p>
        </w:tc>
      </w:tr>
      <w:tr w:rsidR="00A02D59" w:rsidRPr="001923C6" w14:paraId="36F35677" w14:textId="77777777" w:rsidTr="00EA7380">
        <w:trPr>
          <w:cantSplit/>
          <w:trHeight w:val="216"/>
        </w:trPr>
        <w:tc>
          <w:tcPr>
            <w:tcW w:w="1418" w:type="dxa"/>
            <w:tcBorders>
              <w:top w:val="single" w:sz="6" w:space="0" w:color="000000"/>
              <w:left w:val="single" w:sz="6" w:space="0" w:color="000000"/>
              <w:bottom w:val="single" w:sz="6" w:space="0" w:color="000000"/>
              <w:right w:val="single" w:sz="6" w:space="0" w:color="000000"/>
            </w:tcBorders>
          </w:tcPr>
          <w:p w14:paraId="44E5008C" w14:textId="77777777" w:rsidR="00A02D59" w:rsidRPr="001923C6" w:rsidRDefault="00A02D59" w:rsidP="00A02D59">
            <w:pPr>
              <w:rPr>
                <w:sz w:val="20"/>
              </w:rPr>
            </w:pPr>
            <w:r w:rsidRPr="001923C6">
              <w:rPr>
                <w:sz w:val="20"/>
              </w:rPr>
              <w:lastRenderedPageBreak/>
              <w:t>eminj_efree1</w:t>
            </w:r>
          </w:p>
          <w:p w14:paraId="2052C4E4" w14:textId="77777777" w:rsidR="00A02D59" w:rsidRPr="001923C6" w:rsidRDefault="00A02D59" w:rsidP="00A02D59">
            <w:pPr>
              <w:rPr>
                <w:sz w:val="20"/>
              </w:rPr>
            </w:pPr>
          </w:p>
        </w:tc>
        <w:tc>
          <w:tcPr>
            <w:tcW w:w="1962" w:type="dxa"/>
            <w:tcBorders>
              <w:top w:val="single" w:sz="6" w:space="0" w:color="000000"/>
              <w:left w:val="single" w:sz="6" w:space="0" w:color="000000"/>
              <w:bottom w:val="single" w:sz="6" w:space="0" w:color="000000"/>
              <w:right w:val="single" w:sz="6" w:space="0" w:color="000000"/>
            </w:tcBorders>
          </w:tcPr>
          <w:p w14:paraId="225823FD" w14:textId="77777777" w:rsidR="00A02D59" w:rsidRPr="001923C6" w:rsidRDefault="00A02D59" w:rsidP="00A02D59">
            <w:pPr>
              <w:rPr>
                <w:sz w:val="20"/>
              </w:rPr>
            </w:pPr>
            <w:r w:rsidRPr="001923C6">
              <w:rPr>
                <w:rFonts w:hint="eastAsia"/>
                <w:sz w:val="20"/>
              </w:rPr>
              <w:t>ﾌﾘｰﾎﾟｰﾄ</w:t>
            </w:r>
            <w:r w:rsidRPr="001923C6">
              <w:rPr>
                <w:sz w:val="20"/>
              </w:rPr>
              <w:t>1用噴射要求</w:t>
            </w:r>
          </w:p>
        </w:tc>
        <w:tc>
          <w:tcPr>
            <w:tcW w:w="1968" w:type="dxa"/>
            <w:tcBorders>
              <w:top w:val="single" w:sz="6" w:space="0" w:color="000000"/>
              <w:left w:val="single" w:sz="6" w:space="0" w:color="000000"/>
              <w:bottom w:val="single" w:sz="6" w:space="0" w:color="000000"/>
              <w:right w:val="single" w:sz="6" w:space="0" w:color="000000"/>
            </w:tcBorders>
          </w:tcPr>
          <w:p w14:paraId="2A696D7D" w14:textId="77777777" w:rsidR="00A02D59" w:rsidRPr="001923C6" w:rsidRDefault="00A02D59" w:rsidP="00A02D59">
            <w:pPr>
              <w:rPr>
                <w:color w:val="000000"/>
                <w:sz w:val="20"/>
              </w:rPr>
            </w:pPr>
            <w:r w:rsidRPr="001923C6">
              <w:rPr>
                <w:color w:val="000000"/>
                <w:sz w:val="20"/>
              </w:rPr>
              <w:t>EMINJ_FREE1_ID</w:t>
            </w:r>
          </w:p>
          <w:p w14:paraId="299A2050" w14:textId="77777777" w:rsidR="00A02D59" w:rsidRPr="001923C6" w:rsidRDefault="00A02D59" w:rsidP="00A02D59">
            <w:pPr>
              <w:rPr>
                <w:color w:val="000000"/>
                <w:sz w:val="20"/>
              </w:rPr>
            </w:pPr>
            <w:r w:rsidRPr="001923C6">
              <w:rPr>
                <w:color w:val="000000"/>
                <w:sz w:val="20"/>
              </w:rPr>
              <w:t>(201)</w:t>
            </w:r>
          </w:p>
        </w:tc>
        <w:tc>
          <w:tcPr>
            <w:tcW w:w="1827" w:type="dxa"/>
            <w:tcBorders>
              <w:top w:val="single" w:sz="6" w:space="0" w:color="000000"/>
              <w:left w:val="single" w:sz="6" w:space="0" w:color="000000"/>
              <w:bottom w:val="single" w:sz="6" w:space="0" w:color="000000"/>
              <w:right w:val="single" w:sz="6" w:space="0" w:color="000000"/>
            </w:tcBorders>
          </w:tcPr>
          <w:p w14:paraId="18D676FB" w14:textId="77777777" w:rsidR="00A02D59" w:rsidRPr="001923C6" w:rsidRDefault="00A02D59" w:rsidP="00A02D59">
            <w:pPr>
              <w:rPr>
                <w:sz w:val="20"/>
              </w:rPr>
            </w:pPr>
            <w:r w:rsidRPr="001923C6">
              <w:rPr>
                <w:sz w:val="20"/>
              </w:rPr>
              <w:t>eminj_efree1_pri</w:t>
            </w:r>
          </w:p>
        </w:tc>
        <w:tc>
          <w:tcPr>
            <w:tcW w:w="1897" w:type="dxa"/>
            <w:tcBorders>
              <w:top w:val="single" w:sz="6" w:space="0" w:color="000000"/>
              <w:left w:val="single" w:sz="6" w:space="0" w:color="000000"/>
              <w:bottom w:val="single" w:sz="6" w:space="0" w:color="000000"/>
              <w:right w:val="single" w:sz="6" w:space="0" w:color="000000"/>
            </w:tcBorders>
          </w:tcPr>
          <w:p w14:paraId="769F2D75" w14:textId="77777777" w:rsidR="00A02D59" w:rsidRPr="001923C6" w:rsidRDefault="00A02D59" w:rsidP="00A02D59">
            <w:pPr>
              <w:rPr>
                <w:sz w:val="20"/>
              </w:rPr>
            </w:pPr>
            <w:r w:rsidRPr="001923C6">
              <w:rPr>
                <w:rFonts w:hint="eastAsia"/>
                <w:sz w:val="20"/>
              </w:rPr>
              <w:t>【ﾌﾘｰﾎﾟｰﾄ</w:t>
            </w:r>
            <w:r w:rsidRPr="001923C6">
              <w:rPr>
                <w:sz w:val="20"/>
              </w:rPr>
              <w:t>1使用】</w:t>
            </w:r>
          </w:p>
        </w:tc>
        <w:tc>
          <w:tcPr>
            <w:tcW w:w="993" w:type="dxa"/>
            <w:tcBorders>
              <w:top w:val="single" w:sz="6" w:space="0" w:color="000000"/>
              <w:left w:val="single" w:sz="6" w:space="0" w:color="000000"/>
              <w:bottom w:val="single" w:sz="6" w:space="0" w:color="000000"/>
              <w:right w:val="single" w:sz="6" w:space="0" w:color="000000"/>
            </w:tcBorders>
          </w:tcPr>
          <w:p w14:paraId="539FDD22" w14:textId="77777777" w:rsidR="00A02D59" w:rsidRPr="001923C6" w:rsidRDefault="00A02D59" w:rsidP="00A02D59">
            <w:pPr>
              <w:jc w:val="center"/>
              <w:rPr>
                <w:sz w:val="20"/>
              </w:rPr>
            </w:pPr>
          </w:p>
        </w:tc>
      </w:tr>
      <w:bookmarkEnd w:id="260"/>
      <w:bookmarkEnd w:id="261"/>
      <w:bookmarkEnd w:id="262"/>
    </w:tbl>
    <w:p w14:paraId="7BCB1CB1" w14:textId="77777777" w:rsidR="00BA331B" w:rsidRDefault="00BA331B" w:rsidP="00CE369A"/>
    <w:p w14:paraId="186C76BD" w14:textId="66B45CE7" w:rsidR="00270319" w:rsidRPr="00B15DB4" w:rsidRDefault="00270319" w:rsidP="00974980">
      <w:pPr>
        <w:rPr>
          <w:sz w:val="20"/>
          <w:shd w:val="clear" w:color="auto" w:fill="00FF00"/>
        </w:rPr>
      </w:pPr>
      <w:r w:rsidRPr="00FE26A2">
        <w:t>eminj_tbl2（</w:t>
      </w:r>
      <w:r w:rsidRPr="00FE26A2">
        <w:rPr>
          <w:rFonts w:hint="eastAsia"/>
        </w:rPr>
        <w:t>通常</w:t>
      </w:r>
      <w:r w:rsidRPr="00FE26A2">
        <w:t>優先選択テーブル</w:t>
      </w:r>
      <w:r w:rsidR="00D35734" w:rsidRPr="00FE26A2">
        <w:rPr>
          <w:rFonts w:hint="eastAsia"/>
        </w:rPr>
        <w:t>２</w:t>
      </w:r>
      <w:r w:rsidRPr="00FE26A2">
        <w:t>）の構成要素一覧</w:t>
      </w:r>
      <w:r w:rsidR="00E00EEB" w:rsidRPr="00FE26A2">
        <w:rPr>
          <w:rStyle w:val="a8"/>
        </w:rPr>
        <w:t xml:space="preserve"> </w:t>
      </w:r>
      <w:commentRangeStart w:id="336"/>
      <w:r w:rsidR="00E00EEB" w:rsidRPr="00015AE4">
        <w:rPr>
          <w:rStyle w:val="a8"/>
        </w:rPr>
        <w:t xml:space="preserve"> </w:t>
      </w:r>
      <w:commentRangeEnd w:id="336"/>
      <w:r w:rsidR="00E00EEB" w:rsidRPr="00015AE4">
        <w:rPr>
          <w:rStyle w:val="a8"/>
        </w:rPr>
        <w:commentReference w:id="336"/>
      </w:r>
    </w:p>
    <w:tbl>
      <w:tblPr>
        <w:tblW w:w="10095" w:type="dxa"/>
        <w:tblLayout w:type="fixed"/>
        <w:tblCellMar>
          <w:left w:w="30" w:type="dxa"/>
          <w:right w:w="30" w:type="dxa"/>
        </w:tblCellMar>
        <w:tblLook w:val="0000" w:firstRow="0" w:lastRow="0" w:firstColumn="0" w:lastColumn="0" w:noHBand="0" w:noVBand="0"/>
      </w:tblPr>
      <w:tblGrid>
        <w:gridCol w:w="1448"/>
        <w:gridCol w:w="1984"/>
        <w:gridCol w:w="1985"/>
        <w:gridCol w:w="1843"/>
        <w:gridCol w:w="1842"/>
        <w:gridCol w:w="993"/>
      </w:tblGrid>
      <w:tr w:rsidR="00270319" w:rsidRPr="00B15DB4" w14:paraId="2A6BCFE0" w14:textId="77777777" w:rsidTr="00EA7380">
        <w:trPr>
          <w:cantSplit/>
          <w:trHeight w:val="216"/>
        </w:trPr>
        <w:tc>
          <w:tcPr>
            <w:tcW w:w="1448" w:type="dxa"/>
            <w:tcBorders>
              <w:top w:val="single" w:sz="4" w:space="0" w:color="auto"/>
              <w:left w:val="single" w:sz="6" w:space="0" w:color="000000"/>
              <w:bottom w:val="single" w:sz="6" w:space="0" w:color="000000"/>
              <w:right w:val="single" w:sz="6" w:space="0" w:color="000000"/>
            </w:tcBorders>
            <w:shd w:val="clear" w:color="auto" w:fill="auto"/>
          </w:tcPr>
          <w:p w14:paraId="1413E018" w14:textId="77777777" w:rsidR="00270319" w:rsidRPr="00B15DB4" w:rsidRDefault="00270319" w:rsidP="005A6DDD">
            <w:pPr>
              <w:jc w:val="center"/>
              <w:rPr>
                <w:sz w:val="20"/>
                <w:shd w:val="clear" w:color="auto" w:fill="00FF00"/>
              </w:rPr>
            </w:pPr>
            <w:r w:rsidRPr="00015AE4">
              <w:rPr>
                <w:rFonts w:hint="eastAsia"/>
                <w:sz w:val="20"/>
              </w:rPr>
              <w:t>要求</w:t>
            </w:r>
          </w:p>
          <w:p w14:paraId="5988AB5E" w14:textId="77777777" w:rsidR="00270319" w:rsidRPr="00B15DB4" w:rsidRDefault="00270319" w:rsidP="005A6DDD">
            <w:pPr>
              <w:jc w:val="center"/>
              <w:rPr>
                <w:sz w:val="20"/>
                <w:shd w:val="clear" w:color="auto" w:fill="00FF00"/>
              </w:rPr>
            </w:pPr>
            <w:r w:rsidRPr="00015AE4">
              <w:rPr>
                <w:sz w:val="20"/>
              </w:rPr>
              <w:t>(ﾓｼﾞｭｰﾙ名)</w:t>
            </w:r>
          </w:p>
        </w:tc>
        <w:tc>
          <w:tcPr>
            <w:tcW w:w="1984" w:type="dxa"/>
            <w:tcBorders>
              <w:top w:val="single" w:sz="4" w:space="0" w:color="auto"/>
              <w:left w:val="single" w:sz="6" w:space="0" w:color="000000"/>
              <w:bottom w:val="single" w:sz="6" w:space="0" w:color="000000"/>
              <w:right w:val="single" w:sz="6" w:space="0" w:color="000000"/>
            </w:tcBorders>
            <w:shd w:val="clear" w:color="auto" w:fill="auto"/>
          </w:tcPr>
          <w:p w14:paraId="6B232D42" w14:textId="77777777" w:rsidR="00270319" w:rsidRPr="00B15DB4" w:rsidRDefault="00270319" w:rsidP="005A6DDD">
            <w:pPr>
              <w:jc w:val="center"/>
              <w:rPr>
                <w:sz w:val="20"/>
                <w:shd w:val="clear" w:color="auto" w:fill="00FF00"/>
              </w:rPr>
            </w:pPr>
            <w:r w:rsidRPr="00015AE4">
              <w:rPr>
                <w:rFonts w:hint="eastAsia"/>
                <w:sz w:val="20"/>
              </w:rPr>
              <w:t>要求</w:t>
            </w:r>
          </w:p>
          <w:p w14:paraId="3F8C1D56" w14:textId="77777777" w:rsidR="00270319" w:rsidRPr="00B15DB4" w:rsidRDefault="00270319" w:rsidP="005A6DDD">
            <w:pPr>
              <w:jc w:val="center"/>
              <w:rPr>
                <w:sz w:val="20"/>
                <w:shd w:val="clear" w:color="auto" w:fill="00FF00"/>
              </w:rPr>
            </w:pPr>
            <w:r w:rsidRPr="00015AE4">
              <w:rPr>
                <w:sz w:val="20"/>
              </w:rPr>
              <w:t>(機能名)</w:t>
            </w:r>
          </w:p>
        </w:tc>
        <w:tc>
          <w:tcPr>
            <w:tcW w:w="1985" w:type="dxa"/>
            <w:tcBorders>
              <w:top w:val="single" w:sz="4" w:space="0" w:color="auto"/>
              <w:left w:val="single" w:sz="6" w:space="0" w:color="000000"/>
              <w:bottom w:val="single" w:sz="6" w:space="0" w:color="000000"/>
              <w:right w:val="single" w:sz="6" w:space="0" w:color="000000"/>
            </w:tcBorders>
            <w:shd w:val="clear" w:color="auto" w:fill="auto"/>
          </w:tcPr>
          <w:p w14:paraId="7D4E367E" w14:textId="77777777" w:rsidR="00270319" w:rsidRPr="00B15DB4" w:rsidRDefault="00270319" w:rsidP="005A6DDD">
            <w:pPr>
              <w:jc w:val="center"/>
              <w:rPr>
                <w:sz w:val="20"/>
                <w:shd w:val="clear" w:color="auto" w:fill="00FF00"/>
              </w:rPr>
            </w:pPr>
            <w:r w:rsidRPr="00015AE4">
              <w:rPr>
                <w:rFonts w:hint="eastAsia"/>
                <w:color w:val="000000"/>
                <w:sz w:val="20"/>
              </w:rPr>
              <w:t>ＩＤ</w:t>
            </w:r>
          </w:p>
        </w:tc>
        <w:tc>
          <w:tcPr>
            <w:tcW w:w="1843" w:type="dxa"/>
            <w:tcBorders>
              <w:top w:val="single" w:sz="4" w:space="0" w:color="auto"/>
              <w:left w:val="single" w:sz="6" w:space="0" w:color="000000"/>
              <w:bottom w:val="single" w:sz="6" w:space="0" w:color="000000"/>
              <w:right w:val="single" w:sz="6" w:space="0" w:color="000000"/>
            </w:tcBorders>
            <w:shd w:val="clear" w:color="auto" w:fill="auto"/>
          </w:tcPr>
          <w:p w14:paraId="3C8D8033" w14:textId="77777777" w:rsidR="00270319" w:rsidRPr="00B15DB4" w:rsidRDefault="00270319" w:rsidP="005A6DDD">
            <w:pPr>
              <w:jc w:val="center"/>
              <w:rPr>
                <w:sz w:val="20"/>
                <w:shd w:val="clear" w:color="auto" w:fill="00FF00"/>
              </w:rPr>
            </w:pPr>
            <w:r w:rsidRPr="00015AE4">
              <w:rPr>
                <w:rFonts w:hint="eastAsia"/>
                <w:sz w:val="20"/>
              </w:rPr>
              <w:t>優先度</w:t>
            </w:r>
          </w:p>
        </w:tc>
        <w:tc>
          <w:tcPr>
            <w:tcW w:w="1842" w:type="dxa"/>
            <w:tcBorders>
              <w:top w:val="single" w:sz="4" w:space="0" w:color="auto"/>
              <w:left w:val="single" w:sz="6" w:space="0" w:color="000000"/>
              <w:bottom w:val="single" w:sz="6" w:space="0" w:color="000000"/>
              <w:right w:val="single" w:sz="6" w:space="0" w:color="000000"/>
            </w:tcBorders>
            <w:shd w:val="clear" w:color="auto" w:fill="auto"/>
          </w:tcPr>
          <w:p w14:paraId="1B7C0B42" w14:textId="77777777" w:rsidR="00270319" w:rsidRPr="00B15DB4" w:rsidRDefault="00270319" w:rsidP="005A6DDD">
            <w:pPr>
              <w:jc w:val="center"/>
              <w:rPr>
                <w:sz w:val="20"/>
                <w:shd w:val="clear" w:color="auto" w:fill="00FF00"/>
              </w:rPr>
            </w:pPr>
            <w:r w:rsidRPr="00015AE4">
              <w:rPr>
                <w:rFonts w:hint="eastAsia"/>
                <w:sz w:val="20"/>
              </w:rPr>
              <w:t>ｺﾝﾊﾟｲﾙ</w:t>
            </w:r>
            <w:r w:rsidRPr="00015AE4">
              <w:rPr>
                <w:sz w:val="20"/>
              </w:rPr>
              <w:t>SW</w:t>
            </w:r>
          </w:p>
        </w:tc>
        <w:tc>
          <w:tcPr>
            <w:tcW w:w="993" w:type="dxa"/>
            <w:tcBorders>
              <w:top w:val="single" w:sz="4" w:space="0" w:color="auto"/>
              <w:left w:val="single" w:sz="6" w:space="0" w:color="000000"/>
              <w:bottom w:val="single" w:sz="6" w:space="0" w:color="000000"/>
              <w:right w:val="single" w:sz="6" w:space="0" w:color="000000"/>
            </w:tcBorders>
            <w:shd w:val="clear" w:color="auto" w:fill="auto"/>
          </w:tcPr>
          <w:p w14:paraId="00C89795" w14:textId="77777777" w:rsidR="00270319" w:rsidRPr="00B15DB4" w:rsidRDefault="00270319" w:rsidP="005A6DDD">
            <w:pPr>
              <w:jc w:val="center"/>
              <w:rPr>
                <w:sz w:val="20"/>
                <w:shd w:val="clear" w:color="auto" w:fill="00FF00"/>
              </w:rPr>
            </w:pPr>
            <w:r w:rsidRPr="00015AE4">
              <w:rPr>
                <w:rFonts w:hint="eastAsia"/>
                <w:sz w:val="20"/>
              </w:rPr>
              <w:t>調停制約有無</w:t>
            </w:r>
          </w:p>
        </w:tc>
      </w:tr>
      <w:tr w:rsidR="00A02D59" w:rsidRPr="00B15DB4" w14:paraId="15873FAE" w14:textId="77777777" w:rsidTr="00A02D59">
        <w:trPr>
          <w:cantSplit/>
          <w:trHeight w:val="216"/>
          <w:ins w:id="337" w:author="16a" w:date="2025-10-08T11:53:00Z"/>
        </w:trPr>
        <w:tc>
          <w:tcPr>
            <w:tcW w:w="1448" w:type="dxa"/>
            <w:tcBorders>
              <w:top w:val="single" w:sz="4" w:space="0" w:color="auto"/>
              <w:left w:val="single" w:sz="6" w:space="0" w:color="000000"/>
              <w:bottom w:val="single" w:sz="6" w:space="0" w:color="000000"/>
              <w:right w:val="single" w:sz="6" w:space="0" w:color="000000"/>
            </w:tcBorders>
            <w:shd w:val="clear" w:color="auto" w:fill="00FF00"/>
          </w:tcPr>
          <w:p w14:paraId="38D0633B" w14:textId="44BB82E9" w:rsidR="00A02D59" w:rsidRPr="00015AE4" w:rsidRDefault="00A02D59" w:rsidP="00A02D59">
            <w:pPr>
              <w:jc w:val="left"/>
              <w:rPr>
                <w:ins w:id="338" w:author="16a" w:date="2025-10-08T11:53:00Z"/>
                <w:sz w:val="20"/>
              </w:rPr>
            </w:pPr>
            <w:ins w:id="339" w:author="16a" w:date="2025-10-08T11:53:00Z">
              <w:r w:rsidRPr="00F64515">
                <w:rPr>
                  <w:color w:val="000000"/>
                  <w:sz w:val="20"/>
                </w:rPr>
                <w:t>esjc</w:t>
              </w:r>
            </w:ins>
          </w:p>
        </w:tc>
        <w:tc>
          <w:tcPr>
            <w:tcW w:w="1984" w:type="dxa"/>
            <w:tcBorders>
              <w:top w:val="single" w:sz="4" w:space="0" w:color="auto"/>
              <w:left w:val="single" w:sz="6" w:space="0" w:color="000000"/>
              <w:bottom w:val="single" w:sz="6" w:space="0" w:color="000000"/>
              <w:right w:val="single" w:sz="6" w:space="0" w:color="000000"/>
            </w:tcBorders>
            <w:shd w:val="clear" w:color="auto" w:fill="00FF00"/>
          </w:tcPr>
          <w:p w14:paraId="2D7BB131" w14:textId="6899F258" w:rsidR="00A02D59" w:rsidRPr="00015AE4" w:rsidRDefault="00A02D59" w:rsidP="00A02D59">
            <w:pPr>
              <w:jc w:val="left"/>
              <w:rPr>
                <w:ins w:id="340" w:author="16a" w:date="2025-10-08T11:53:00Z"/>
                <w:sz w:val="20"/>
              </w:rPr>
            </w:pPr>
            <w:ins w:id="341" w:author="16a" w:date="2025-10-08T11:53:00Z">
              <w:r w:rsidRPr="00F64515">
                <w:rPr>
                  <w:rFonts w:hint="eastAsia"/>
                  <w:color w:val="000000"/>
                  <w:sz w:val="20"/>
                </w:rPr>
                <w:t>触媒急速暖機制御</w:t>
              </w:r>
            </w:ins>
          </w:p>
        </w:tc>
        <w:tc>
          <w:tcPr>
            <w:tcW w:w="1985" w:type="dxa"/>
            <w:tcBorders>
              <w:top w:val="single" w:sz="4" w:space="0" w:color="auto"/>
              <w:left w:val="single" w:sz="6" w:space="0" w:color="000000"/>
              <w:bottom w:val="single" w:sz="6" w:space="0" w:color="000000"/>
              <w:right w:val="single" w:sz="6" w:space="0" w:color="000000"/>
            </w:tcBorders>
            <w:shd w:val="clear" w:color="auto" w:fill="00FF00"/>
          </w:tcPr>
          <w:p w14:paraId="74F301AB" w14:textId="77777777" w:rsidR="00A02D59" w:rsidRPr="00F64515" w:rsidRDefault="00A02D59" w:rsidP="00A02D59">
            <w:pPr>
              <w:jc w:val="left"/>
              <w:rPr>
                <w:ins w:id="342" w:author="16a" w:date="2025-10-08T11:53:00Z"/>
                <w:color w:val="000000"/>
                <w:sz w:val="20"/>
              </w:rPr>
            </w:pPr>
            <w:ins w:id="343" w:author="16a" w:date="2025-10-08T11:53:00Z">
              <w:r w:rsidRPr="00F64515">
                <w:rPr>
                  <w:color w:val="000000"/>
                  <w:sz w:val="20"/>
                </w:rPr>
                <w:t>EMINJ_SJC_ID</w:t>
              </w:r>
            </w:ins>
          </w:p>
          <w:p w14:paraId="7D4967B5" w14:textId="2993E5F3" w:rsidR="00A02D59" w:rsidRPr="00015AE4" w:rsidRDefault="00A02D59" w:rsidP="00A02D59">
            <w:pPr>
              <w:jc w:val="left"/>
              <w:rPr>
                <w:ins w:id="344" w:author="16a" w:date="2025-10-08T11:53:00Z"/>
                <w:color w:val="000000"/>
                <w:sz w:val="20"/>
              </w:rPr>
            </w:pPr>
            <w:ins w:id="345" w:author="16a" w:date="2025-10-08T11:53:00Z">
              <w:r w:rsidRPr="00F64515">
                <w:rPr>
                  <w:color w:val="000000"/>
                  <w:sz w:val="20"/>
                </w:rPr>
                <w:t>(20)</w:t>
              </w:r>
            </w:ins>
          </w:p>
        </w:tc>
        <w:tc>
          <w:tcPr>
            <w:tcW w:w="1843" w:type="dxa"/>
            <w:tcBorders>
              <w:top w:val="single" w:sz="4" w:space="0" w:color="auto"/>
              <w:left w:val="single" w:sz="6" w:space="0" w:color="000000"/>
              <w:bottom w:val="single" w:sz="6" w:space="0" w:color="000000"/>
              <w:right w:val="single" w:sz="6" w:space="0" w:color="000000"/>
            </w:tcBorders>
            <w:shd w:val="clear" w:color="auto" w:fill="00FF00"/>
          </w:tcPr>
          <w:p w14:paraId="29E95340" w14:textId="77777777" w:rsidR="00A02D59" w:rsidRPr="00F64515" w:rsidRDefault="00A02D59" w:rsidP="00A02D59">
            <w:pPr>
              <w:jc w:val="left"/>
              <w:rPr>
                <w:ins w:id="346" w:author="16a" w:date="2025-10-08T11:53:00Z"/>
                <w:color w:val="000000"/>
                <w:sz w:val="20"/>
              </w:rPr>
            </w:pPr>
            <w:ins w:id="347" w:author="16a" w:date="2025-10-08T11:53:00Z">
              <w:r w:rsidRPr="00F64515">
                <w:rPr>
                  <w:color w:val="000000"/>
                  <w:sz w:val="20"/>
                </w:rPr>
                <w:t>esjc_einjsjc_pri</w:t>
              </w:r>
            </w:ins>
          </w:p>
          <w:p w14:paraId="041C92D4" w14:textId="772B8C06" w:rsidR="00A02D59" w:rsidRPr="00015AE4" w:rsidRDefault="00A02D59" w:rsidP="00A02D59">
            <w:pPr>
              <w:jc w:val="left"/>
              <w:rPr>
                <w:ins w:id="348" w:author="16a" w:date="2025-10-08T11:53:00Z"/>
                <w:sz w:val="20"/>
              </w:rPr>
            </w:pPr>
            <w:ins w:id="349" w:author="16a" w:date="2025-10-08T11:53:00Z">
              <w:r w:rsidRPr="00F64515">
                <w:rPr>
                  <w:color w:val="000000"/>
                  <w:sz w:val="20"/>
                </w:rPr>
                <w:t>(20)</w:t>
              </w:r>
            </w:ins>
          </w:p>
        </w:tc>
        <w:tc>
          <w:tcPr>
            <w:tcW w:w="1842" w:type="dxa"/>
            <w:tcBorders>
              <w:top w:val="single" w:sz="4" w:space="0" w:color="auto"/>
              <w:left w:val="single" w:sz="6" w:space="0" w:color="000000"/>
              <w:bottom w:val="single" w:sz="6" w:space="0" w:color="000000"/>
              <w:right w:val="single" w:sz="6" w:space="0" w:color="000000"/>
            </w:tcBorders>
            <w:shd w:val="clear" w:color="auto" w:fill="00FF00"/>
          </w:tcPr>
          <w:p w14:paraId="5CA7B0D9" w14:textId="77777777" w:rsidR="00A02D59" w:rsidRPr="00F64515" w:rsidRDefault="00A02D59" w:rsidP="00A02D59">
            <w:pPr>
              <w:jc w:val="left"/>
              <w:rPr>
                <w:ins w:id="350" w:author="16a" w:date="2025-10-08T11:53:00Z"/>
                <w:color w:val="000000"/>
                <w:sz w:val="20"/>
              </w:rPr>
            </w:pPr>
            <w:ins w:id="351" w:author="16a" w:date="2025-10-08T11:53:00Z">
              <w:r>
                <w:rPr>
                  <w:rFonts w:hint="eastAsia"/>
                  <w:color w:val="000000"/>
                  <w:sz w:val="20"/>
                </w:rPr>
                <w:t>(</w:t>
              </w:r>
              <w:r w:rsidRPr="00F64515">
                <w:rPr>
                  <w:rFonts w:hint="eastAsia"/>
                  <w:color w:val="000000"/>
                  <w:sz w:val="20"/>
                </w:rPr>
                <w:t>【ﾃﾞｭｱﾙ</w:t>
              </w:r>
              <w:r w:rsidRPr="00F64515">
                <w:rPr>
                  <w:color w:val="000000"/>
                  <w:sz w:val="20"/>
                </w:rPr>
                <w:t>INJ】</w:t>
              </w:r>
            </w:ins>
          </w:p>
          <w:p w14:paraId="57397D18" w14:textId="6F7DBF4E" w:rsidR="00A02D59" w:rsidRPr="00015AE4" w:rsidRDefault="00A02D59" w:rsidP="00A02D59">
            <w:pPr>
              <w:jc w:val="left"/>
              <w:rPr>
                <w:ins w:id="352" w:author="16a" w:date="2025-10-08T11:53:00Z"/>
                <w:sz w:val="20"/>
              </w:rPr>
            </w:pPr>
            <w:ins w:id="353" w:author="16a" w:date="2025-10-08T11:53:00Z">
              <w:r w:rsidRPr="00F64515">
                <w:rPr>
                  <w:color w:val="000000"/>
                  <w:sz w:val="20"/>
                </w:rPr>
                <w:t>OR【D-4】</w:t>
              </w:r>
              <w:r>
                <w:rPr>
                  <w:rFonts w:hint="eastAsia"/>
                  <w:color w:val="000000"/>
                  <w:sz w:val="20"/>
                </w:rPr>
                <w:t>)AND【</w:t>
              </w:r>
              <w:r w:rsidRPr="00A02D59">
                <w:rPr>
                  <w:rFonts w:hint="eastAsia"/>
                  <w:color w:val="000000"/>
                  <w:sz w:val="20"/>
                </w:rPr>
                <w:t>噴射調停構造体2</w:t>
              </w:r>
              <w:r w:rsidRPr="00A02D59">
                <w:rPr>
                  <w:color w:val="000000"/>
                  <w:sz w:val="20"/>
                </w:rPr>
                <w:t>対応(</w:t>
              </w:r>
              <w:r w:rsidRPr="00A02D59">
                <w:rPr>
                  <w:rFonts w:hint="eastAsia"/>
                  <w:color w:val="000000"/>
                  <w:sz w:val="20"/>
                </w:rPr>
                <w:t>SJC</w:t>
              </w:r>
              <w:r w:rsidRPr="00A02D59">
                <w:rPr>
                  <w:color w:val="000000"/>
                  <w:sz w:val="20"/>
                </w:rPr>
                <w:t>)</w:t>
              </w:r>
              <w:r w:rsidRPr="00A02D59">
                <w:rPr>
                  <w:rFonts w:hint="eastAsia"/>
                  <w:color w:val="000000"/>
                  <w:sz w:val="20"/>
                </w:rPr>
                <w:t>】</w:t>
              </w:r>
            </w:ins>
            <w:ins w:id="354" w:author="16a" w:date="2025-10-08T21:29:00Z">
              <w:r w:rsidR="00441FC1" w:rsidRPr="00A45408">
                <w:rPr>
                  <w:rFonts w:hint="eastAsia"/>
                  <w:sz w:val="20"/>
                  <w:shd w:val="clear" w:color="auto" w:fill="00FF00"/>
                </w:rPr>
                <w:t>AND【</w:t>
              </w:r>
              <w:r w:rsidR="00441FC1" w:rsidRPr="00441FC1">
                <w:rPr>
                  <w:rFonts w:hint="eastAsia"/>
                  <w:sz w:val="20"/>
                  <w:shd w:val="clear" w:color="auto" w:fill="00FF00"/>
                </w:rPr>
                <w:t>触媒急速暖機制御</w:t>
              </w:r>
              <w:r w:rsidR="00441FC1" w:rsidRPr="00A45408">
                <w:rPr>
                  <w:rFonts w:hint="eastAsia"/>
                  <w:sz w:val="20"/>
                  <w:shd w:val="clear" w:color="auto" w:fill="00FF00"/>
                </w:rPr>
                <w:t>要求使用】</w:t>
              </w:r>
            </w:ins>
          </w:p>
        </w:tc>
        <w:tc>
          <w:tcPr>
            <w:tcW w:w="993" w:type="dxa"/>
            <w:tcBorders>
              <w:top w:val="single" w:sz="4" w:space="0" w:color="auto"/>
              <w:left w:val="single" w:sz="6" w:space="0" w:color="000000"/>
              <w:bottom w:val="single" w:sz="6" w:space="0" w:color="000000"/>
              <w:right w:val="single" w:sz="6" w:space="0" w:color="000000"/>
            </w:tcBorders>
            <w:shd w:val="clear" w:color="auto" w:fill="00FF00"/>
          </w:tcPr>
          <w:p w14:paraId="5380F6C2" w14:textId="14D29B47" w:rsidR="00A02D59" w:rsidRPr="00015AE4" w:rsidRDefault="00A02D59" w:rsidP="00A02D59">
            <w:pPr>
              <w:jc w:val="center"/>
              <w:rPr>
                <w:ins w:id="355" w:author="16a" w:date="2025-10-08T11:53:00Z"/>
                <w:sz w:val="20"/>
              </w:rPr>
            </w:pPr>
            <w:ins w:id="356" w:author="16a" w:date="2025-10-08T11:53:00Z">
              <w:r w:rsidRPr="00F64515">
                <w:rPr>
                  <w:rFonts w:hint="eastAsia"/>
                  <w:sz w:val="20"/>
                </w:rPr>
                <w:t>○</w:t>
              </w:r>
            </w:ins>
          </w:p>
        </w:tc>
      </w:tr>
      <w:tr w:rsidR="00A02D59" w:rsidRPr="00B15DB4" w14:paraId="3CBF6220" w14:textId="77777777" w:rsidTr="00852B2A">
        <w:trPr>
          <w:cantSplit/>
          <w:trHeight w:val="216"/>
        </w:trPr>
        <w:tc>
          <w:tcPr>
            <w:tcW w:w="1448" w:type="dxa"/>
            <w:tcBorders>
              <w:top w:val="single" w:sz="4" w:space="0" w:color="auto"/>
              <w:left w:val="single" w:sz="6" w:space="0" w:color="000000"/>
              <w:bottom w:val="single" w:sz="6" w:space="0" w:color="000000"/>
              <w:right w:val="single" w:sz="6" w:space="0" w:color="000000"/>
            </w:tcBorders>
            <w:shd w:val="clear" w:color="auto" w:fill="auto"/>
          </w:tcPr>
          <w:p w14:paraId="7540B9AF" w14:textId="599A2905" w:rsidR="00A02D59" w:rsidRPr="00015AE4" w:rsidRDefault="00A02D59" w:rsidP="00A02D59">
            <w:pPr>
              <w:rPr>
                <w:sz w:val="20"/>
              </w:rPr>
            </w:pPr>
            <w:r w:rsidRPr="00854E22">
              <w:rPr>
                <w:sz w:val="20"/>
              </w:rPr>
              <w:t>ebinjplctr</w:t>
            </w:r>
          </w:p>
        </w:tc>
        <w:tc>
          <w:tcPr>
            <w:tcW w:w="1984" w:type="dxa"/>
            <w:tcBorders>
              <w:top w:val="single" w:sz="4" w:space="0" w:color="auto"/>
              <w:left w:val="single" w:sz="6" w:space="0" w:color="000000"/>
              <w:bottom w:val="single" w:sz="6" w:space="0" w:color="000000"/>
              <w:right w:val="single" w:sz="6" w:space="0" w:color="000000"/>
            </w:tcBorders>
            <w:shd w:val="clear" w:color="auto" w:fill="auto"/>
          </w:tcPr>
          <w:p w14:paraId="4F205D8B" w14:textId="0A249C7B" w:rsidR="00A02D59" w:rsidRPr="00015AE4" w:rsidRDefault="00A02D59" w:rsidP="00A02D59">
            <w:pPr>
              <w:rPr>
                <w:sz w:val="20"/>
              </w:rPr>
            </w:pPr>
            <w:r w:rsidRPr="00854E22">
              <w:rPr>
                <w:rFonts w:hint="eastAsia"/>
                <w:sz w:val="20"/>
              </w:rPr>
              <w:t>ﾊﾟｰｼｬﾙﾘﾌﾄ噴射を用いた基本噴射制御</w:t>
            </w:r>
            <w:r w:rsidRPr="00A66DEA">
              <w:rPr>
                <w:rStyle w:val="ui-provider"/>
                <w:sz w:val="20"/>
                <w:szCs w:val="18"/>
              </w:rPr>
              <w:t>(触媒暖機時)</w:t>
            </w:r>
          </w:p>
        </w:tc>
        <w:tc>
          <w:tcPr>
            <w:tcW w:w="1985" w:type="dxa"/>
            <w:tcBorders>
              <w:top w:val="single" w:sz="4" w:space="0" w:color="auto"/>
              <w:left w:val="single" w:sz="6" w:space="0" w:color="000000"/>
              <w:bottom w:val="single" w:sz="6" w:space="0" w:color="000000"/>
              <w:right w:val="single" w:sz="6" w:space="0" w:color="000000"/>
            </w:tcBorders>
            <w:shd w:val="clear" w:color="auto" w:fill="auto"/>
          </w:tcPr>
          <w:p w14:paraId="27B177C9" w14:textId="6050F5B4" w:rsidR="00A02D59" w:rsidRPr="00015AE4" w:rsidRDefault="00A02D59" w:rsidP="00A02D59">
            <w:pPr>
              <w:rPr>
                <w:color w:val="000000"/>
                <w:sz w:val="20"/>
              </w:rPr>
            </w:pPr>
            <w:r w:rsidRPr="00854E22">
              <w:rPr>
                <w:color w:val="000000"/>
                <w:sz w:val="20"/>
              </w:rPr>
              <w:t>EMINJ_BINJPLCTR_</w:t>
            </w:r>
            <w:r>
              <w:rPr>
                <w:color w:val="000000"/>
                <w:sz w:val="20"/>
              </w:rPr>
              <w:t>WC_</w:t>
            </w:r>
            <w:r w:rsidRPr="00854E22">
              <w:rPr>
                <w:color w:val="000000"/>
                <w:sz w:val="20"/>
              </w:rPr>
              <w:t>ID(</w:t>
            </w:r>
            <w:r>
              <w:rPr>
                <w:color w:val="000000"/>
                <w:sz w:val="20"/>
              </w:rPr>
              <w:t>22</w:t>
            </w:r>
            <w:r w:rsidRPr="00854E22">
              <w:rPr>
                <w:color w:val="000000"/>
                <w:sz w:val="20"/>
              </w:rPr>
              <w:t>)</w:t>
            </w:r>
          </w:p>
        </w:tc>
        <w:tc>
          <w:tcPr>
            <w:tcW w:w="1843" w:type="dxa"/>
            <w:tcBorders>
              <w:top w:val="single" w:sz="4" w:space="0" w:color="auto"/>
              <w:left w:val="single" w:sz="6" w:space="0" w:color="000000"/>
              <w:bottom w:val="single" w:sz="6" w:space="0" w:color="000000"/>
              <w:right w:val="single" w:sz="6" w:space="0" w:color="000000"/>
            </w:tcBorders>
            <w:shd w:val="clear" w:color="auto" w:fill="auto"/>
          </w:tcPr>
          <w:p w14:paraId="5E4D2F23" w14:textId="78D9CFB9" w:rsidR="00A02D59" w:rsidRPr="00015AE4" w:rsidRDefault="00A02D59" w:rsidP="00A02D59">
            <w:pPr>
              <w:rPr>
                <w:sz w:val="20"/>
              </w:rPr>
            </w:pPr>
            <w:r w:rsidRPr="00854E22">
              <w:rPr>
                <w:color w:val="000000"/>
                <w:sz w:val="20"/>
              </w:rPr>
              <w:t>ebinjplctr_pri(</w:t>
            </w:r>
            <w:r>
              <w:rPr>
                <w:color w:val="000000"/>
                <w:sz w:val="20"/>
              </w:rPr>
              <w:t>22</w:t>
            </w:r>
            <w:r w:rsidRPr="00854E22">
              <w:rPr>
                <w:color w:val="000000"/>
                <w:sz w:val="20"/>
              </w:rPr>
              <w:t>)</w:t>
            </w:r>
          </w:p>
        </w:tc>
        <w:tc>
          <w:tcPr>
            <w:tcW w:w="1842" w:type="dxa"/>
            <w:tcBorders>
              <w:top w:val="single" w:sz="4" w:space="0" w:color="auto"/>
              <w:left w:val="single" w:sz="6" w:space="0" w:color="000000"/>
              <w:bottom w:val="single" w:sz="6" w:space="0" w:color="000000"/>
              <w:right w:val="single" w:sz="6" w:space="0" w:color="000000"/>
            </w:tcBorders>
            <w:shd w:val="clear" w:color="auto" w:fill="auto"/>
          </w:tcPr>
          <w:p w14:paraId="521638BE" w14:textId="16ABC0AA" w:rsidR="00A02D59" w:rsidRPr="00015AE4" w:rsidRDefault="00A02D59" w:rsidP="00A02D59">
            <w:pPr>
              <w:rPr>
                <w:sz w:val="20"/>
              </w:rPr>
            </w:pPr>
            <w:r w:rsidRPr="001923C6">
              <w:rPr>
                <w:rFonts w:hint="eastAsia"/>
                <w:sz w:val="20"/>
              </w:rPr>
              <w:t>【</w:t>
            </w:r>
            <w:r w:rsidRPr="001923C6">
              <w:rPr>
                <w:sz w:val="20"/>
              </w:rPr>
              <w:t>ALL HV】</w:t>
            </w:r>
            <w:r w:rsidRPr="00B217C4">
              <w:rPr>
                <w:sz w:val="20"/>
              </w:rPr>
              <w:t>AND</w:t>
            </w:r>
            <w:r w:rsidRPr="00BC6FED">
              <w:rPr>
                <w:rFonts w:hint="eastAsia"/>
                <w:sz w:val="20"/>
              </w:rPr>
              <w:t>【PLﾏﾙﾁ噴射有】</w:t>
            </w:r>
            <w:r w:rsidRPr="00854E22">
              <w:rPr>
                <w:rFonts w:hint="eastAsia"/>
                <w:sz w:val="20"/>
              </w:rPr>
              <w:t>AND【ﾊﾟｰｼｬﾙﾘﾌﾄ噴射を用いた基本噴射制御</w:t>
            </w:r>
            <w:r w:rsidRPr="00B47316">
              <w:rPr>
                <w:sz w:val="20"/>
              </w:rPr>
              <w:t>(触媒暖機時)</w:t>
            </w:r>
            <w:r w:rsidRPr="00854E22">
              <w:rPr>
                <w:rFonts w:hint="eastAsia"/>
                <w:sz w:val="20"/>
              </w:rPr>
              <w:t>要求</w:t>
            </w:r>
            <w:r w:rsidRPr="0005161F">
              <w:rPr>
                <w:rFonts w:hint="eastAsia"/>
                <w:sz w:val="20"/>
              </w:rPr>
              <w:t>使用</w:t>
            </w:r>
            <w:r w:rsidRPr="00854E22">
              <w:rPr>
                <w:rFonts w:hint="eastAsia"/>
                <w:sz w:val="20"/>
              </w:rPr>
              <w:t>】</w:t>
            </w:r>
          </w:p>
        </w:tc>
        <w:tc>
          <w:tcPr>
            <w:tcW w:w="993" w:type="dxa"/>
            <w:tcBorders>
              <w:top w:val="single" w:sz="4" w:space="0" w:color="auto"/>
              <w:left w:val="single" w:sz="6" w:space="0" w:color="000000"/>
              <w:bottom w:val="single" w:sz="6" w:space="0" w:color="000000"/>
              <w:right w:val="single" w:sz="6" w:space="0" w:color="000000"/>
            </w:tcBorders>
            <w:shd w:val="clear" w:color="auto" w:fill="auto"/>
          </w:tcPr>
          <w:p w14:paraId="398BA17F" w14:textId="77777777" w:rsidR="00A02D59" w:rsidRPr="00015AE4" w:rsidRDefault="00A02D59" w:rsidP="00A02D59">
            <w:pPr>
              <w:jc w:val="center"/>
              <w:rPr>
                <w:sz w:val="20"/>
              </w:rPr>
            </w:pPr>
          </w:p>
        </w:tc>
      </w:tr>
      <w:tr w:rsidR="00FF228D" w:rsidRPr="00B15DB4" w14:paraId="304D15CE" w14:textId="77777777" w:rsidTr="00FF228D">
        <w:trPr>
          <w:cantSplit/>
          <w:trHeight w:val="216"/>
          <w:ins w:id="357" w:author="16a" w:date="2025-10-08T11:53:00Z"/>
        </w:trPr>
        <w:tc>
          <w:tcPr>
            <w:tcW w:w="1448" w:type="dxa"/>
            <w:tcBorders>
              <w:top w:val="single" w:sz="4" w:space="0" w:color="auto"/>
              <w:left w:val="single" w:sz="6" w:space="0" w:color="000000"/>
              <w:bottom w:val="single" w:sz="6" w:space="0" w:color="000000"/>
              <w:right w:val="single" w:sz="6" w:space="0" w:color="000000"/>
            </w:tcBorders>
            <w:shd w:val="clear" w:color="auto" w:fill="00FF00"/>
          </w:tcPr>
          <w:p w14:paraId="7C7AA68A" w14:textId="646AD979" w:rsidR="00FF228D" w:rsidRPr="00854E22" w:rsidRDefault="00FF228D" w:rsidP="00FF228D">
            <w:pPr>
              <w:rPr>
                <w:ins w:id="358" w:author="16a" w:date="2025-10-08T11:53:00Z"/>
                <w:sz w:val="20"/>
              </w:rPr>
            </w:pPr>
            <w:ins w:id="359" w:author="16a" w:date="2025-10-08T11:53:00Z">
              <w:r w:rsidRPr="00F64515">
                <w:rPr>
                  <w:color w:val="000000"/>
                  <w:sz w:val="20"/>
                </w:rPr>
                <w:t>ewu</w:t>
              </w:r>
              <w:r w:rsidRPr="00F64515">
                <w:rPr>
                  <w:rFonts w:hint="eastAsia"/>
                  <w:color w:val="000000"/>
                  <w:sz w:val="20"/>
                </w:rPr>
                <w:t>p</w:t>
              </w:r>
              <w:r w:rsidRPr="00F64515">
                <w:rPr>
                  <w:color w:val="000000"/>
                  <w:sz w:val="20"/>
                </w:rPr>
                <w:t>cat</w:t>
              </w:r>
            </w:ins>
          </w:p>
        </w:tc>
        <w:tc>
          <w:tcPr>
            <w:tcW w:w="1984" w:type="dxa"/>
            <w:tcBorders>
              <w:top w:val="single" w:sz="4" w:space="0" w:color="auto"/>
              <w:left w:val="single" w:sz="6" w:space="0" w:color="000000"/>
              <w:bottom w:val="single" w:sz="6" w:space="0" w:color="000000"/>
              <w:right w:val="single" w:sz="6" w:space="0" w:color="000000"/>
            </w:tcBorders>
            <w:shd w:val="clear" w:color="auto" w:fill="00FF00"/>
          </w:tcPr>
          <w:p w14:paraId="0853FC7D" w14:textId="7225E792" w:rsidR="00FF228D" w:rsidRPr="00854E22" w:rsidRDefault="00FF228D" w:rsidP="00FF228D">
            <w:pPr>
              <w:rPr>
                <w:ins w:id="360" w:author="16a" w:date="2025-10-08T11:53:00Z"/>
                <w:sz w:val="20"/>
              </w:rPr>
            </w:pPr>
            <w:ins w:id="361" w:author="16a" w:date="2025-10-08T11:53:00Z">
              <w:r w:rsidRPr="00F64515">
                <w:rPr>
                  <w:sz w:val="20"/>
                </w:rPr>
                <w:t>触媒暖機制御</w:t>
              </w:r>
            </w:ins>
          </w:p>
        </w:tc>
        <w:tc>
          <w:tcPr>
            <w:tcW w:w="1985" w:type="dxa"/>
            <w:tcBorders>
              <w:top w:val="single" w:sz="4" w:space="0" w:color="auto"/>
              <w:left w:val="single" w:sz="6" w:space="0" w:color="000000"/>
              <w:bottom w:val="single" w:sz="6" w:space="0" w:color="000000"/>
              <w:right w:val="single" w:sz="6" w:space="0" w:color="000000"/>
            </w:tcBorders>
            <w:shd w:val="clear" w:color="auto" w:fill="00FF00"/>
          </w:tcPr>
          <w:p w14:paraId="3331CC78" w14:textId="77777777" w:rsidR="00FF228D" w:rsidRPr="00F64515" w:rsidRDefault="00FF228D" w:rsidP="00FF228D">
            <w:pPr>
              <w:rPr>
                <w:ins w:id="362" w:author="16a" w:date="2025-10-08T11:53:00Z"/>
                <w:color w:val="000000"/>
                <w:sz w:val="20"/>
              </w:rPr>
            </w:pPr>
            <w:ins w:id="363" w:author="16a" w:date="2025-10-08T11:53:00Z">
              <w:r w:rsidRPr="00F64515">
                <w:rPr>
                  <w:color w:val="000000"/>
                  <w:sz w:val="20"/>
                </w:rPr>
                <w:t>EMINJ_WUPCAT_ID</w:t>
              </w:r>
            </w:ins>
          </w:p>
          <w:p w14:paraId="190A00BC" w14:textId="187DD7F6" w:rsidR="00FF228D" w:rsidRPr="00854E22" w:rsidRDefault="00FF228D" w:rsidP="00FF228D">
            <w:pPr>
              <w:rPr>
                <w:ins w:id="364" w:author="16a" w:date="2025-10-08T11:53:00Z"/>
                <w:color w:val="000000"/>
                <w:sz w:val="20"/>
              </w:rPr>
            </w:pPr>
            <w:ins w:id="365" w:author="16a" w:date="2025-10-08T11:53:00Z">
              <w:r w:rsidRPr="00F64515">
                <w:rPr>
                  <w:color w:val="000000"/>
                  <w:sz w:val="20"/>
                </w:rPr>
                <w:t>(24)</w:t>
              </w:r>
            </w:ins>
          </w:p>
        </w:tc>
        <w:tc>
          <w:tcPr>
            <w:tcW w:w="1843" w:type="dxa"/>
            <w:tcBorders>
              <w:top w:val="single" w:sz="4" w:space="0" w:color="auto"/>
              <w:left w:val="single" w:sz="6" w:space="0" w:color="000000"/>
              <w:bottom w:val="single" w:sz="6" w:space="0" w:color="000000"/>
              <w:right w:val="single" w:sz="6" w:space="0" w:color="000000"/>
            </w:tcBorders>
            <w:shd w:val="clear" w:color="auto" w:fill="00FF00"/>
          </w:tcPr>
          <w:p w14:paraId="2FCADE0D" w14:textId="2ED2ACF8" w:rsidR="00FF228D" w:rsidRPr="00854E22" w:rsidRDefault="00FF228D" w:rsidP="00FF228D">
            <w:pPr>
              <w:rPr>
                <w:ins w:id="366" w:author="16a" w:date="2025-10-08T11:53:00Z"/>
                <w:color w:val="000000"/>
                <w:sz w:val="20"/>
              </w:rPr>
            </w:pPr>
            <w:ins w:id="367" w:author="16a" w:date="2025-10-08T11:53:00Z">
              <w:r w:rsidRPr="00F64515">
                <w:rPr>
                  <w:color w:val="000000"/>
                  <w:sz w:val="20"/>
                </w:rPr>
                <w:t>ewupcat_einjmodwupcat_pri(24)</w:t>
              </w:r>
            </w:ins>
          </w:p>
        </w:tc>
        <w:tc>
          <w:tcPr>
            <w:tcW w:w="1842" w:type="dxa"/>
            <w:tcBorders>
              <w:top w:val="single" w:sz="4" w:space="0" w:color="auto"/>
              <w:left w:val="single" w:sz="6" w:space="0" w:color="000000"/>
              <w:bottom w:val="single" w:sz="6" w:space="0" w:color="000000"/>
              <w:right w:val="single" w:sz="6" w:space="0" w:color="000000"/>
            </w:tcBorders>
            <w:shd w:val="clear" w:color="auto" w:fill="00FF00"/>
          </w:tcPr>
          <w:p w14:paraId="14B56394" w14:textId="701121EF" w:rsidR="00FF228D" w:rsidRPr="001923C6" w:rsidRDefault="00FF228D" w:rsidP="00FF228D">
            <w:pPr>
              <w:rPr>
                <w:ins w:id="368" w:author="16a" w:date="2025-10-08T11:53:00Z"/>
                <w:sz w:val="20"/>
              </w:rPr>
            </w:pPr>
            <w:ins w:id="369" w:author="16a" w:date="2025-10-08T11:53:00Z">
              <w:r w:rsidRPr="00F64515">
                <w:rPr>
                  <w:rFonts w:hint="eastAsia"/>
                  <w:color w:val="000000"/>
                  <w:sz w:val="20"/>
                </w:rPr>
                <w:t>【</w:t>
              </w:r>
              <w:r w:rsidRPr="00F64515">
                <w:rPr>
                  <w:color w:val="000000"/>
                  <w:sz w:val="20"/>
                </w:rPr>
                <w:t>ALL</w:t>
              </w:r>
              <w:r w:rsidRPr="00F64515">
                <w:rPr>
                  <w:rFonts w:hint="eastAsia"/>
                  <w:color w:val="000000"/>
                  <w:sz w:val="20"/>
                </w:rPr>
                <w:t xml:space="preserve"> </w:t>
              </w:r>
              <w:r w:rsidRPr="00F64515">
                <w:rPr>
                  <w:color w:val="000000"/>
                  <w:sz w:val="20"/>
                </w:rPr>
                <w:t>HV】</w:t>
              </w:r>
              <w:r w:rsidRPr="00FF228D">
                <w:rPr>
                  <w:rFonts w:hint="eastAsia"/>
                  <w:color w:val="000000"/>
                  <w:sz w:val="20"/>
                </w:rPr>
                <w:t>AND【噴射調停構造体2</w:t>
              </w:r>
              <w:r w:rsidRPr="00FF228D">
                <w:rPr>
                  <w:color w:val="000000"/>
                  <w:sz w:val="20"/>
                </w:rPr>
                <w:t>対応(WUPCAT)</w:t>
              </w:r>
              <w:r w:rsidRPr="00FF228D">
                <w:rPr>
                  <w:rFonts w:hint="eastAsia"/>
                  <w:color w:val="000000"/>
                  <w:sz w:val="20"/>
                </w:rPr>
                <w:t>】</w:t>
              </w:r>
            </w:ins>
            <w:ins w:id="370" w:author="16a" w:date="2025-10-08T21:29:00Z">
              <w:r w:rsidR="00441FC1" w:rsidRPr="00A45408">
                <w:rPr>
                  <w:rFonts w:hint="eastAsia"/>
                  <w:sz w:val="20"/>
                  <w:shd w:val="clear" w:color="auto" w:fill="00FF00"/>
                </w:rPr>
                <w:t>AND【</w:t>
              </w:r>
              <w:r w:rsidR="00441FC1" w:rsidRPr="00441FC1">
                <w:rPr>
                  <w:rFonts w:hint="eastAsia"/>
                  <w:sz w:val="20"/>
                  <w:shd w:val="clear" w:color="auto" w:fill="00FF00"/>
                </w:rPr>
                <w:t>触媒暖機制御</w:t>
              </w:r>
              <w:r w:rsidR="00441FC1" w:rsidRPr="00A45408">
                <w:rPr>
                  <w:rFonts w:hint="eastAsia"/>
                  <w:sz w:val="20"/>
                  <w:shd w:val="clear" w:color="auto" w:fill="00FF00"/>
                </w:rPr>
                <w:t>要求使用】</w:t>
              </w:r>
            </w:ins>
          </w:p>
        </w:tc>
        <w:tc>
          <w:tcPr>
            <w:tcW w:w="993" w:type="dxa"/>
            <w:tcBorders>
              <w:top w:val="single" w:sz="4" w:space="0" w:color="auto"/>
              <w:left w:val="single" w:sz="6" w:space="0" w:color="000000"/>
              <w:bottom w:val="single" w:sz="6" w:space="0" w:color="000000"/>
              <w:right w:val="single" w:sz="6" w:space="0" w:color="000000"/>
            </w:tcBorders>
            <w:shd w:val="clear" w:color="auto" w:fill="00FF00"/>
          </w:tcPr>
          <w:p w14:paraId="0DB9E9DA" w14:textId="066425D5" w:rsidR="00FF228D" w:rsidRPr="00015AE4" w:rsidRDefault="00FF228D" w:rsidP="00FF228D">
            <w:pPr>
              <w:jc w:val="center"/>
              <w:rPr>
                <w:ins w:id="371" w:author="16a" w:date="2025-10-08T11:53:00Z"/>
                <w:sz w:val="20"/>
              </w:rPr>
            </w:pPr>
            <w:ins w:id="372" w:author="16a" w:date="2025-10-08T11:53:00Z">
              <w:r w:rsidRPr="00F64515">
                <w:rPr>
                  <w:rFonts w:hint="eastAsia"/>
                  <w:sz w:val="20"/>
                </w:rPr>
                <w:t>○</w:t>
              </w:r>
            </w:ins>
          </w:p>
        </w:tc>
      </w:tr>
      <w:tr w:rsidR="00FF228D" w:rsidRPr="00B15DB4" w14:paraId="00B3C46A" w14:textId="77777777" w:rsidTr="00FF228D">
        <w:trPr>
          <w:cantSplit/>
          <w:trHeight w:val="216"/>
          <w:ins w:id="373" w:author="16a" w:date="2025-10-08T11:53:00Z"/>
        </w:trPr>
        <w:tc>
          <w:tcPr>
            <w:tcW w:w="1448" w:type="dxa"/>
            <w:tcBorders>
              <w:top w:val="single" w:sz="4" w:space="0" w:color="auto"/>
              <w:left w:val="single" w:sz="6" w:space="0" w:color="000000"/>
              <w:bottom w:val="single" w:sz="6" w:space="0" w:color="000000"/>
              <w:right w:val="single" w:sz="6" w:space="0" w:color="000000"/>
            </w:tcBorders>
            <w:shd w:val="clear" w:color="auto" w:fill="00FF00"/>
          </w:tcPr>
          <w:p w14:paraId="71FA006B" w14:textId="4B0C09DC" w:rsidR="00FF228D" w:rsidRPr="00854E22" w:rsidRDefault="00FF228D" w:rsidP="00FF228D">
            <w:pPr>
              <w:rPr>
                <w:ins w:id="374" w:author="16a" w:date="2025-10-08T11:53:00Z"/>
                <w:sz w:val="20"/>
              </w:rPr>
            </w:pPr>
            <w:ins w:id="375" w:author="16a" w:date="2025-10-08T11:53:00Z">
              <w:r>
                <w:rPr>
                  <w:rFonts w:hint="eastAsia"/>
                  <w:color w:val="000000"/>
                  <w:sz w:val="20"/>
                </w:rPr>
                <w:t>ecimpalc</w:t>
              </w:r>
            </w:ins>
          </w:p>
        </w:tc>
        <w:tc>
          <w:tcPr>
            <w:tcW w:w="1984" w:type="dxa"/>
            <w:tcBorders>
              <w:top w:val="single" w:sz="4" w:space="0" w:color="auto"/>
              <w:left w:val="single" w:sz="6" w:space="0" w:color="000000"/>
              <w:bottom w:val="single" w:sz="6" w:space="0" w:color="000000"/>
              <w:right w:val="single" w:sz="6" w:space="0" w:color="000000"/>
            </w:tcBorders>
            <w:shd w:val="clear" w:color="auto" w:fill="00FF00"/>
          </w:tcPr>
          <w:p w14:paraId="1EEF033B" w14:textId="27E32094" w:rsidR="00FF228D" w:rsidRPr="00854E22" w:rsidRDefault="00FF228D" w:rsidP="00FF228D">
            <w:pPr>
              <w:rPr>
                <w:ins w:id="376" w:author="16a" w:date="2025-10-08T11:53:00Z"/>
                <w:sz w:val="20"/>
              </w:rPr>
            </w:pPr>
            <w:ins w:id="377" w:author="16a" w:date="2025-10-08T11:53:00Z">
              <w:r w:rsidRPr="003C3D69">
                <w:rPr>
                  <w:rFonts w:hint="eastAsia"/>
                  <w:sz w:val="20"/>
                </w:rPr>
                <w:t>ｱﾙｺｰﾙ燃料燃焼改善制御</w:t>
              </w:r>
            </w:ins>
          </w:p>
        </w:tc>
        <w:tc>
          <w:tcPr>
            <w:tcW w:w="1985" w:type="dxa"/>
            <w:tcBorders>
              <w:top w:val="single" w:sz="4" w:space="0" w:color="auto"/>
              <w:left w:val="single" w:sz="6" w:space="0" w:color="000000"/>
              <w:bottom w:val="single" w:sz="6" w:space="0" w:color="000000"/>
              <w:right w:val="single" w:sz="6" w:space="0" w:color="000000"/>
            </w:tcBorders>
            <w:shd w:val="clear" w:color="auto" w:fill="00FF00"/>
          </w:tcPr>
          <w:p w14:paraId="525BB9BC" w14:textId="4F659792" w:rsidR="00FF228D" w:rsidRPr="00854E22" w:rsidRDefault="00FF228D" w:rsidP="00FF228D">
            <w:pPr>
              <w:rPr>
                <w:ins w:id="378" w:author="16a" w:date="2025-10-08T11:53:00Z"/>
                <w:color w:val="000000"/>
                <w:sz w:val="20"/>
              </w:rPr>
            </w:pPr>
            <w:ins w:id="379" w:author="16a" w:date="2025-10-08T11:53:00Z">
              <w:r w:rsidRPr="003C3D69">
                <w:rPr>
                  <w:color w:val="000000"/>
                  <w:sz w:val="20"/>
                </w:rPr>
                <w:t>EMINJ_CIMPALC_ID</w:t>
              </w:r>
              <w:r>
                <w:rPr>
                  <w:rFonts w:hint="eastAsia"/>
                  <w:color w:val="000000"/>
                  <w:sz w:val="20"/>
                </w:rPr>
                <w:t>(46)</w:t>
              </w:r>
            </w:ins>
          </w:p>
        </w:tc>
        <w:tc>
          <w:tcPr>
            <w:tcW w:w="1843" w:type="dxa"/>
            <w:tcBorders>
              <w:top w:val="single" w:sz="4" w:space="0" w:color="auto"/>
              <w:left w:val="single" w:sz="6" w:space="0" w:color="000000"/>
              <w:bottom w:val="single" w:sz="6" w:space="0" w:color="000000"/>
              <w:right w:val="single" w:sz="6" w:space="0" w:color="000000"/>
            </w:tcBorders>
            <w:shd w:val="clear" w:color="auto" w:fill="00FF00"/>
          </w:tcPr>
          <w:p w14:paraId="23F15031" w14:textId="077492A9" w:rsidR="00FF228D" w:rsidRPr="00854E22" w:rsidRDefault="00FF228D" w:rsidP="00FF228D">
            <w:pPr>
              <w:rPr>
                <w:ins w:id="380" w:author="16a" w:date="2025-10-08T11:53:00Z"/>
                <w:color w:val="000000"/>
                <w:sz w:val="20"/>
              </w:rPr>
            </w:pPr>
            <w:ins w:id="381" w:author="16a" w:date="2025-10-08T11:53:00Z">
              <w:r w:rsidRPr="00597C1C">
                <w:rPr>
                  <w:color w:val="000000"/>
                  <w:sz w:val="20"/>
                </w:rPr>
                <w:t>ecimpalc_pri</w:t>
              </w:r>
              <w:r>
                <w:rPr>
                  <w:rFonts w:hint="eastAsia"/>
                  <w:color w:val="000000"/>
                  <w:sz w:val="20"/>
                </w:rPr>
                <w:t>(46)</w:t>
              </w:r>
            </w:ins>
          </w:p>
        </w:tc>
        <w:tc>
          <w:tcPr>
            <w:tcW w:w="1842" w:type="dxa"/>
            <w:tcBorders>
              <w:top w:val="single" w:sz="4" w:space="0" w:color="auto"/>
              <w:left w:val="single" w:sz="6" w:space="0" w:color="000000"/>
              <w:bottom w:val="single" w:sz="6" w:space="0" w:color="000000"/>
              <w:right w:val="single" w:sz="6" w:space="0" w:color="000000"/>
            </w:tcBorders>
            <w:shd w:val="clear" w:color="auto" w:fill="00FF00"/>
          </w:tcPr>
          <w:p w14:paraId="7B9E3B0B" w14:textId="1E2B0FF9" w:rsidR="00FF228D" w:rsidRPr="001923C6" w:rsidRDefault="00FF228D" w:rsidP="00EB250D">
            <w:pPr>
              <w:jc w:val="left"/>
              <w:rPr>
                <w:ins w:id="382" w:author="16a" w:date="2025-10-08T11:53:00Z"/>
                <w:sz w:val="20"/>
              </w:rPr>
            </w:pPr>
            <w:ins w:id="383" w:author="16a" w:date="2025-10-08T11:53:00Z">
              <w:r w:rsidRPr="00597C1C">
                <w:rPr>
                  <w:rFonts w:hint="eastAsia"/>
                  <w:color w:val="000000"/>
                  <w:sz w:val="20"/>
                </w:rPr>
                <w:t>【</w:t>
              </w:r>
              <w:r w:rsidRPr="00597C1C">
                <w:rPr>
                  <w:color w:val="000000"/>
                  <w:sz w:val="20"/>
                </w:rPr>
                <w:t>FFV制御有】AND(【ﾃﾞｭｱﾙINJ】OR【D-4】)AND【EG-MG遊星ｷﾞｱ】AND【MD-VVT有】</w:t>
              </w:r>
              <w:r w:rsidRPr="00F64515">
                <w:rPr>
                  <w:rFonts w:hint="eastAsia"/>
                  <w:sz w:val="20"/>
                </w:rPr>
                <w:t>AND【</w:t>
              </w:r>
              <w:r w:rsidRPr="003C3D69">
                <w:rPr>
                  <w:rFonts w:hint="eastAsia"/>
                  <w:sz w:val="20"/>
                </w:rPr>
                <w:t>ｱﾙｺｰﾙ燃料燃焼改善制御</w:t>
              </w:r>
              <w:r w:rsidRPr="00F64515">
                <w:rPr>
                  <w:rFonts w:hint="eastAsia"/>
                  <w:sz w:val="20"/>
                </w:rPr>
                <w:t>要求使用】</w:t>
              </w:r>
            </w:ins>
          </w:p>
        </w:tc>
        <w:tc>
          <w:tcPr>
            <w:tcW w:w="993" w:type="dxa"/>
            <w:tcBorders>
              <w:top w:val="single" w:sz="4" w:space="0" w:color="auto"/>
              <w:left w:val="single" w:sz="6" w:space="0" w:color="000000"/>
              <w:bottom w:val="single" w:sz="6" w:space="0" w:color="000000"/>
              <w:right w:val="single" w:sz="6" w:space="0" w:color="000000"/>
            </w:tcBorders>
            <w:shd w:val="clear" w:color="auto" w:fill="00FF00"/>
          </w:tcPr>
          <w:p w14:paraId="004C0DA3" w14:textId="77777777" w:rsidR="00FF228D" w:rsidRPr="00015AE4" w:rsidRDefault="00FF228D" w:rsidP="00FF228D">
            <w:pPr>
              <w:jc w:val="center"/>
              <w:rPr>
                <w:ins w:id="384" w:author="16a" w:date="2025-10-08T11:53:00Z"/>
                <w:sz w:val="20"/>
              </w:rPr>
            </w:pPr>
          </w:p>
        </w:tc>
      </w:tr>
      <w:tr w:rsidR="00FF228D" w:rsidRPr="00B15DB4" w14:paraId="142F68CA" w14:textId="77777777" w:rsidTr="00852B2A">
        <w:trPr>
          <w:cantSplit/>
          <w:trHeight w:val="216"/>
        </w:trPr>
        <w:tc>
          <w:tcPr>
            <w:tcW w:w="1448" w:type="dxa"/>
            <w:tcBorders>
              <w:top w:val="single" w:sz="4" w:space="0" w:color="auto"/>
              <w:left w:val="single" w:sz="6" w:space="0" w:color="000000"/>
              <w:bottom w:val="single" w:sz="6" w:space="0" w:color="000000"/>
              <w:right w:val="single" w:sz="6" w:space="0" w:color="000000"/>
            </w:tcBorders>
            <w:shd w:val="clear" w:color="auto" w:fill="auto"/>
          </w:tcPr>
          <w:p w14:paraId="61D2AE14" w14:textId="2665279F" w:rsidR="00FF228D" w:rsidRPr="00015AE4" w:rsidRDefault="00FF228D" w:rsidP="00FF228D">
            <w:pPr>
              <w:rPr>
                <w:sz w:val="20"/>
              </w:rPr>
            </w:pPr>
            <w:r w:rsidRPr="00854E22">
              <w:rPr>
                <w:sz w:val="20"/>
              </w:rPr>
              <w:t>ebinjplctr</w:t>
            </w:r>
          </w:p>
        </w:tc>
        <w:tc>
          <w:tcPr>
            <w:tcW w:w="1984" w:type="dxa"/>
            <w:tcBorders>
              <w:top w:val="single" w:sz="4" w:space="0" w:color="auto"/>
              <w:left w:val="single" w:sz="6" w:space="0" w:color="000000"/>
              <w:bottom w:val="single" w:sz="6" w:space="0" w:color="000000"/>
              <w:right w:val="single" w:sz="6" w:space="0" w:color="000000"/>
            </w:tcBorders>
            <w:shd w:val="clear" w:color="auto" w:fill="auto"/>
          </w:tcPr>
          <w:p w14:paraId="6A6D1732" w14:textId="11ADB876" w:rsidR="00FF228D" w:rsidRPr="00015AE4" w:rsidRDefault="00FF228D" w:rsidP="00FF228D">
            <w:pPr>
              <w:rPr>
                <w:sz w:val="20"/>
              </w:rPr>
            </w:pPr>
            <w:r w:rsidRPr="00854E22">
              <w:rPr>
                <w:rFonts w:hint="eastAsia"/>
                <w:sz w:val="20"/>
              </w:rPr>
              <w:t>ﾊﾟｰｼｬﾙﾘﾌﾄ噴射を用いた基本噴射制御</w:t>
            </w:r>
            <w:r w:rsidRPr="00A66DEA">
              <w:rPr>
                <w:rStyle w:val="ui-provider"/>
                <w:sz w:val="20"/>
                <w:szCs w:val="18"/>
              </w:rPr>
              <w:t>(</w:t>
            </w:r>
            <w:r>
              <w:rPr>
                <w:rStyle w:val="ui-provider"/>
                <w:sz w:val="20"/>
                <w:szCs w:val="18"/>
              </w:rPr>
              <w:t>HV</w:t>
            </w:r>
            <w:r>
              <w:rPr>
                <w:rStyle w:val="ui-provider"/>
                <w:rFonts w:hint="eastAsia"/>
                <w:sz w:val="20"/>
                <w:szCs w:val="18"/>
              </w:rPr>
              <w:t>始動制御</w:t>
            </w:r>
            <w:r w:rsidRPr="00A66DEA">
              <w:rPr>
                <w:rStyle w:val="ui-provider"/>
                <w:sz w:val="20"/>
                <w:szCs w:val="18"/>
              </w:rPr>
              <w:t>時)</w:t>
            </w:r>
          </w:p>
        </w:tc>
        <w:tc>
          <w:tcPr>
            <w:tcW w:w="1985" w:type="dxa"/>
            <w:tcBorders>
              <w:top w:val="single" w:sz="4" w:space="0" w:color="auto"/>
              <w:left w:val="single" w:sz="6" w:space="0" w:color="000000"/>
              <w:bottom w:val="single" w:sz="6" w:space="0" w:color="000000"/>
              <w:right w:val="single" w:sz="6" w:space="0" w:color="000000"/>
            </w:tcBorders>
            <w:shd w:val="clear" w:color="auto" w:fill="auto"/>
          </w:tcPr>
          <w:p w14:paraId="761FC283" w14:textId="508A3519" w:rsidR="00FF228D" w:rsidRPr="00015AE4" w:rsidRDefault="00FF228D" w:rsidP="00FF228D">
            <w:pPr>
              <w:rPr>
                <w:color w:val="000000"/>
                <w:sz w:val="20"/>
              </w:rPr>
            </w:pPr>
            <w:r w:rsidRPr="00854E22">
              <w:rPr>
                <w:color w:val="000000"/>
                <w:sz w:val="20"/>
              </w:rPr>
              <w:t>EMINJ_BINJPLCTR_</w:t>
            </w:r>
            <w:r>
              <w:rPr>
                <w:color w:val="000000"/>
                <w:sz w:val="20"/>
              </w:rPr>
              <w:t>STAHV_</w:t>
            </w:r>
            <w:r w:rsidRPr="00854E22">
              <w:rPr>
                <w:color w:val="000000"/>
                <w:sz w:val="20"/>
              </w:rPr>
              <w:t>ID(</w:t>
            </w:r>
            <w:r>
              <w:rPr>
                <w:color w:val="000000"/>
                <w:sz w:val="20"/>
              </w:rPr>
              <w:t>48</w:t>
            </w:r>
            <w:r w:rsidRPr="00854E22">
              <w:rPr>
                <w:color w:val="000000"/>
                <w:sz w:val="20"/>
              </w:rPr>
              <w:t>)</w:t>
            </w:r>
          </w:p>
        </w:tc>
        <w:tc>
          <w:tcPr>
            <w:tcW w:w="1843" w:type="dxa"/>
            <w:tcBorders>
              <w:top w:val="single" w:sz="4" w:space="0" w:color="auto"/>
              <w:left w:val="single" w:sz="6" w:space="0" w:color="000000"/>
              <w:bottom w:val="single" w:sz="6" w:space="0" w:color="000000"/>
              <w:right w:val="single" w:sz="6" w:space="0" w:color="000000"/>
            </w:tcBorders>
            <w:shd w:val="clear" w:color="auto" w:fill="auto"/>
          </w:tcPr>
          <w:p w14:paraId="3B760444" w14:textId="6123DCB1" w:rsidR="00FF228D" w:rsidRPr="00015AE4" w:rsidRDefault="00FF228D" w:rsidP="00FF228D">
            <w:pPr>
              <w:rPr>
                <w:sz w:val="20"/>
              </w:rPr>
            </w:pPr>
            <w:r w:rsidRPr="00854E22">
              <w:rPr>
                <w:color w:val="000000"/>
                <w:sz w:val="20"/>
              </w:rPr>
              <w:t>ebinjplctr_pri(</w:t>
            </w:r>
            <w:r>
              <w:rPr>
                <w:color w:val="000000"/>
                <w:sz w:val="20"/>
              </w:rPr>
              <w:t>48</w:t>
            </w:r>
            <w:r w:rsidRPr="00854E22">
              <w:rPr>
                <w:color w:val="000000"/>
                <w:sz w:val="20"/>
              </w:rPr>
              <w:t>)</w:t>
            </w:r>
          </w:p>
        </w:tc>
        <w:tc>
          <w:tcPr>
            <w:tcW w:w="1842" w:type="dxa"/>
            <w:tcBorders>
              <w:top w:val="single" w:sz="4" w:space="0" w:color="auto"/>
              <w:left w:val="single" w:sz="6" w:space="0" w:color="000000"/>
              <w:bottom w:val="single" w:sz="6" w:space="0" w:color="000000"/>
              <w:right w:val="single" w:sz="6" w:space="0" w:color="000000"/>
            </w:tcBorders>
            <w:shd w:val="clear" w:color="auto" w:fill="auto"/>
          </w:tcPr>
          <w:p w14:paraId="398E751A" w14:textId="0EB11BCB" w:rsidR="00FF228D" w:rsidRPr="00015AE4" w:rsidRDefault="00FF228D" w:rsidP="00FF228D">
            <w:pPr>
              <w:rPr>
                <w:sz w:val="20"/>
              </w:rPr>
            </w:pPr>
            <w:r w:rsidRPr="001923C6">
              <w:rPr>
                <w:rFonts w:hint="eastAsia"/>
                <w:sz w:val="20"/>
              </w:rPr>
              <w:t>【</w:t>
            </w:r>
            <w:r>
              <w:rPr>
                <w:rFonts w:hint="eastAsia"/>
                <w:sz w:val="20"/>
              </w:rPr>
              <w:t>E</w:t>
            </w:r>
            <w:r>
              <w:rPr>
                <w:sz w:val="20"/>
              </w:rPr>
              <w:t>G-MG</w:t>
            </w:r>
            <w:r>
              <w:rPr>
                <w:rFonts w:hint="eastAsia"/>
                <w:sz w:val="20"/>
              </w:rPr>
              <w:t>遊星ｷﾞｱ】A</w:t>
            </w:r>
            <w:r>
              <w:rPr>
                <w:sz w:val="20"/>
              </w:rPr>
              <w:t>ND</w:t>
            </w:r>
            <w:r>
              <w:rPr>
                <w:rFonts w:hint="eastAsia"/>
                <w:sz w:val="20"/>
              </w:rPr>
              <w:t>【FFV制御無</w:t>
            </w:r>
            <w:r w:rsidRPr="001923C6">
              <w:rPr>
                <w:sz w:val="20"/>
              </w:rPr>
              <w:t>】</w:t>
            </w:r>
            <w:r w:rsidRPr="00B217C4">
              <w:rPr>
                <w:sz w:val="20"/>
              </w:rPr>
              <w:t>AND</w:t>
            </w:r>
            <w:r w:rsidRPr="00BC6FED">
              <w:rPr>
                <w:rFonts w:hint="eastAsia"/>
                <w:sz w:val="20"/>
              </w:rPr>
              <w:t>【PLﾏﾙﾁ噴射有】</w:t>
            </w:r>
            <w:r w:rsidRPr="00854E22">
              <w:rPr>
                <w:rFonts w:hint="eastAsia"/>
                <w:sz w:val="20"/>
              </w:rPr>
              <w:t>AND【ﾊﾟｰｼｬﾙﾘﾌﾄ噴射を用いた基本噴射制御</w:t>
            </w:r>
            <w:r w:rsidRPr="00A66DEA">
              <w:rPr>
                <w:rStyle w:val="ui-provider"/>
                <w:sz w:val="20"/>
                <w:szCs w:val="18"/>
              </w:rPr>
              <w:t>(</w:t>
            </w:r>
            <w:r>
              <w:rPr>
                <w:rStyle w:val="ui-provider"/>
                <w:sz w:val="20"/>
                <w:szCs w:val="18"/>
              </w:rPr>
              <w:t>HV</w:t>
            </w:r>
            <w:r>
              <w:rPr>
                <w:rStyle w:val="ui-provider"/>
                <w:rFonts w:hint="eastAsia"/>
                <w:sz w:val="20"/>
                <w:szCs w:val="18"/>
              </w:rPr>
              <w:t>始動制御</w:t>
            </w:r>
            <w:r w:rsidRPr="00A66DEA">
              <w:rPr>
                <w:rStyle w:val="ui-provider"/>
                <w:sz w:val="20"/>
                <w:szCs w:val="18"/>
              </w:rPr>
              <w:t>時)</w:t>
            </w:r>
            <w:r w:rsidRPr="00854E22">
              <w:rPr>
                <w:rFonts w:hint="eastAsia"/>
                <w:sz w:val="20"/>
              </w:rPr>
              <w:t>要求</w:t>
            </w:r>
            <w:r w:rsidRPr="0005161F">
              <w:rPr>
                <w:rFonts w:hint="eastAsia"/>
                <w:sz w:val="20"/>
              </w:rPr>
              <w:t>使用</w:t>
            </w:r>
            <w:r w:rsidRPr="00854E22">
              <w:rPr>
                <w:rFonts w:hint="eastAsia"/>
                <w:sz w:val="20"/>
              </w:rPr>
              <w:t>】</w:t>
            </w:r>
          </w:p>
        </w:tc>
        <w:tc>
          <w:tcPr>
            <w:tcW w:w="993" w:type="dxa"/>
            <w:tcBorders>
              <w:top w:val="single" w:sz="4" w:space="0" w:color="auto"/>
              <w:left w:val="single" w:sz="6" w:space="0" w:color="000000"/>
              <w:bottom w:val="single" w:sz="6" w:space="0" w:color="000000"/>
              <w:right w:val="single" w:sz="6" w:space="0" w:color="000000"/>
            </w:tcBorders>
            <w:shd w:val="clear" w:color="auto" w:fill="auto"/>
          </w:tcPr>
          <w:p w14:paraId="292F3C77" w14:textId="77777777" w:rsidR="00FF228D" w:rsidRPr="00015AE4" w:rsidRDefault="00FF228D" w:rsidP="00FF228D">
            <w:pPr>
              <w:jc w:val="center"/>
              <w:rPr>
                <w:sz w:val="20"/>
              </w:rPr>
            </w:pPr>
          </w:p>
        </w:tc>
      </w:tr>
      <w:tr w:rsidR="00FF228D" w:rsidRPr="00B15DB4" w14:paraId="433E4F2B" w14:textId="77777777" w:rsidTr="001103C8">
        <w:trPr>
          <w:cantSplit/>
          <w:trHeight w:val="216"/>
          <w:ins w:id="385" w:author="16a" w:date="2025-10-08T11:54:00Z"/>
        </w:trPr>
        <w:tc>
          <w:tcPr>
            <w:tcW w:w="1448" w:type="dxa"/>
            <w:tcBorders>
              <w:top w:val="single" w:sz="4" w:space="0" w:color="auto"/>
              <w:left w:val="single" w:sz="6" w:space="0" w:color="000000"/>
              <w:bottom w:val="single" w:sz="6" w:space="0" w:color="000000"/>
              <w:right w:val="single" w:sz="6" w:space="0" w:color="000000"/>
            </w:tcBorders>
            <w:shd w:val="clear" w:color="auto" w:fill="00FF00"/>
          </w:tcPr>
          <w:p w14:paraId="2D7303E6" w14:textId="006FFBA2" w:rsidR="00FF228D" w:rsidRPr="00854E22" w:rsidRDefault="00FF228D" w:rsidP="00FF228D">
            <w:pPr>
              <w:rPr>
                <w:ins w:id="386" w:author="16a" w:date="2025-10-08T11:54:00Z"/>
                <w:sz w:val="20"/>
              </w:rPr>
            </w:pPr>
            <w:ins w:id="387" w:author="16a" w:date="2025-10-08T11:54:00Z">
              <w:r w:rsidRPr="00F64515">
                <w:rPr>
                  <w:sz w:val="20"/>
                </w:rPr>
                <w:t>edthrctrl</w:t>
              </w:r>
            </w:ins>
          </w:p>
        </w:tc>
        <w:tc>
          <w:tcPr>
            <w:tcW w:w="1984" w:type="dxa"/>
            <w:tcBorders>
              <w:top w:val="single" w:sz="4" w:space="0" w:color="auto"/>
              <w:left w:val="single" w:sz="6" w:space="0" w:color="000000"/>
              <w:bottom w:val="single" w:sz="6" w:space="0" w:color="000000"/>
              <w:right w:val="single" w:sz="6" w:space="0" w:color="000000"/>
            </w:tcBorders>
            <w:shd w:val="clear" w:color="auto" w:fill="00FF00"/>
          </w:tcPr>
          <w:p w14:paraId="30696A45" w14:textId="63152A26" w:rsidR="00FF228D" w:rsidRPr="00854E22" w:rsidRDefault="00FF228D" w:rsidP="00FF228D">
            <w:pPr>
              <w:rPr>
                <w:ins w:id="388" w:author="16a" w:date="2025-10-08T11:54:00Z"/>
                <w:sz w:val="20"/>
              </w:rPr>
            </w:pPr>
            <w:ins w:id="389" w:author="16a" w:date="2025-10-08T11:54:00Z">
              <w:r w:rsidRPr="00F64515">
                <w:rPr>
                  <w:rFonts w:hint="eastAsia"/>
                  <w:sz w:val="20"/>
                </w:rPr>
                <w:t>気筒別ﾃﾞｨｻﾞ制御</w:t>
              </w:r>
            </w:ins>
          </w:p>
        </w:tc>
        <w:tc>
          <w:tcPr>
            <w:tcW w:w="1985" w:type="dxa"/>
            <w:tcBorders>
              <w:top w:val="single" w:sz="4" w:space="0" w:color="auto"/>
              <w:left w:val="single" w:sz="6" w:space="0" w:color="000000"/>
              <w:bottom w:val="single" w:sz="6" w:space="0" w:color="000000"/>
              <w:right w:val="single" w:sz="6" w:space="0" w:color="000000"/>
            </w:tcBorders>
            <w:shd w:val="clear" w:color="auto" w:fill="00FF00"/>
          </w:tcPr>
          <w:p w14:paraId="3DFEEBC4" w14:textId="77777777" w:rsidR="00FF228D" w:rsidRPr="00F64515" w:rsidRDefault="00FF228D" w:rsidP="00FF228D">
            <w:pPr>
              <w:rPr>
                <w:ins w:id="390" w:author="16a" w:date="2025-10-08T11:54:00Z"/>
                <w:color w:val="000000"/>
                <w:sz w:val="20"/>
              </w:rPr>
            </w:pPr>
            <w:ins w:id="391" w:author="16a" w:date="2025-10-08T11:54:00Z">
              <w:r w:rsidRPr="00F64515">
                <w:rPr>
                  <w:color w:val="000000"/>
                  <w:sz w:val="20"/>
                </w:rPr>
                <w:t>EMINJ_DTHRCTRL_ID</w:t>
              </w:r>
            </w:ins>
          </w:p>
          <w:p w14:paraId="571E9921" w14:textId="77A79C16" w:rsidR="00FF228D" w:rsidRPr="00854E22" w:rsidRDefault="00FF228D" w:rsidP="00FF228D">
            <w:pPr>
              <w:rPr>
                <w:ins w:id="392" w:author="16a" w:date="2025-10-08T11:54:00Z"/>
                <w:color w:val="000000"/>
                <w:sz w:val="20"/>
              </w:rPr>
            </w:pPr>
            <w:ins w:id="393" w:author="16a" w:date="2025-10-08T11:54:00Z">
              <w:r w:rsidRPr="00F64515">
                <w:rPr>
                  <w:color w:val="000000"/>
                  <w:sz w:val="20"/>
                </w:rPr>
                <w:t>(64)</w:t>
              </w:r>
            </w:ins>
          </w:p>
        </w:tc>
        <w:tc>
          <w:tcPr>
            <w:tcW w:w="1843" w:type="dxa"/>
            <w:tcBorders>
              <w:top w:val="single" w:sz="4" w:space="0" w:color="auto"/>
              <w:left w:val="single" w:sz="6" w:space="0" w:color="000000"/>
              <w:bottom w:val="single" w:sz="6" w:space="0" w:color="000000"/>
              <w:right w:val="single" w:sz="6" w:space="0" w:color="000000"/>
            </w:tcBorders>
            <w:shd w:val="clear" w:color="auto" w:fill="00FF00"/>
          </w:tcPr>
          <w:p w14:paraId="4BE56C71" w14:textId="741BE8AE" w:rsidR="00FF228D" w:rsidRPr="00854E22" w:rsidRDefault="00FF228D" w:rsidP="00FF228D">
            <w:pPr>
              <w:rPr>
                <w:ins w:id="394" w:author="16a" w:date="2025-10-08T11:54:00Z"/>
                <w:color w:val="000000"/>
                <w:sz w:val="20"/>
              </w:rPr>
            </w:pPr>
            <w:ins w:id="395" w:author="16a" w:date="2025-10-08T11:54:00Z">
              <w:r w:rsidRPr="00F64515">
                <w:rPr>
                  <w:color w:val="000000"/>
                  <w:sz w:val="20"/>
                </w:rPr>
                <w:t>edthrctrl_einjmoddthrctrl_pri(64)</w:t>
              </w:r>
            </w:ins>
          </w:p>
        </w:tc>
        <w:tc>
          <w:tcPr>
            <w:tcW w:w="1842" w:type="dxa"/>
            <w:tcBorders>
              <w:top w:val="single" w:sz="4" w:space="0" w:color="auto"/>
              <w:left w:val="single" w:sz="6" w:space="0" w:color="000000"/>
              <w:bottom w:val="single" w:sz="6" w:space="0" w:color="000000"/>
              <w:right w:val="single" w:sz="6" w:space="0" w:color="000000"/>
            </w:tcBorders>
            <w:shd w:val="clear" w:color="auto" w:fill="00FF00"/>
          </w:tcPr>
          <w:p w14:paraId="3B7E02A4" w14:textId="4303FF6A" w:rsidR="00FF228D" w:rsidRPr="001923C6" w:rsidRDefault="00FF228D" w:rsidP="00FF228D">
            <w:pPr>
              <w:rPr>
                <w:ins w:id="396" w:author="16a" w:date="2025-10-08T11:54:00Z"/>
                <w:sz w:val="20"/>
              </w:rPr>
            </w:pPr>
            <w:ins w:id="397" w:author="16a" w:date="2025-10-08T11:54:00Z">
              <w:r w:rsidRPr="00F64515">
                <w:rPr>
                  <w:rFonts w:hint="eastAsia"/>
                  <w:color w:val="000000"/>
                  <w:sz w:val="20"/>
                </w:rPr>
                <w:t>【ﾃﾞｭｱﾙ</w:t>
              </w:r>
              <w:r w:rsidRPr="00F64515">
                <w:rPr>
                  <w:color w:val="000000"/>
                  <w:sz w:val="20"/>
                </w:rPr>
                <w:t>INJ】</w:t>
              </w:r>
              <w:r>
                <w:rPr>
                  <w:rFonts w:hint="eastAsia"/>
                  <w:color w:val="000000"/>
                  <w:sz w:val="20"/>
                </w:rPr>
                <w:t>AND【</w:t>
              </w:r>
              <w:r w:rsidRPr="00FF228D">
                <w:rPr>
                  <w:rFonts w:hint="eastAsia"/>
                  <w:color w:val="000000"/>
                  <w:sz w:val="20"/>
                </w:rPr>
                <w:t>噴射調停構造体2</w:t>
              </w:r>
              <w:r w:rsidRPr="00FF228D">
                <w:rPr>
                  <w:color w:val="000000"/>
                  <w:sz w:val="20"/>
                </w:rPr>
                <w:t>対応(</w:t>
              </w:r>
              <w:r w:rsidRPr="00FF228D">
                <w:rPr>
                  <w:rFonts w:hint="eastAsia"/>
                  <w:color w:val="000000"/>
                  <w:sz w:val="20"/>
                </w:rPr>
                <w:t>DTHRCTRL</w:t>
              </w:r>
              <w:r w:rsidRPr="00FF228D">
                <w:rPr>
                  <w:color w:val="000000"/>
                  <w:sz w:val="20"/>
                </w:rPr>
                <w:t>)</w:t>
              </w:r>
              <w:r w:rsidRPr="00FF228D">
                <w:rPr>
                  <w:rFonts w:hint="eastAsia"/>
                  <w:color w:val="000000"/>
                  <w:sz w:val="20"/>
                </w:rPr>
                <w:t>】</w:t>
              </w:r>
            </w:ins>
            <w:ins w:id="398" w:author="16a" w:date="2025-10-08T21:19:00Z">
              <w:del w:id="399" w:author="城戸 栄一郎" w:date="2025-10-28T16:04:00Z">
                <w:r w:rsidR="00A45408" w:rsidRPr="00D24822" w:rsidDel="009275D3">
                  <w:rPr>
                    <w:rFonts w:hint="eastAsia"/>
                    <w:color w:val="000000"/>
                    <w:sz w:val="20"/>
                  </w:rPr>
                  <w:delText>AND</w:delText>
                </w:r>
                <w:r w:rsidR="00A45408" w:rsidRPr="00D24822" w:rsidDel="009275D3">
                  <w:rPr>
                    <w:rFonts w:hint="eastAsia"/>
                    <w:sz w:val="20"/>
                  </w:rPr>
                  <w:delText xml:space="preserve"> </w:delText>
                </w:r>
              </w:del>
              <w:r w:rsidR="00A45408" w:rsidRPr="00D24822">
                <w:rPr>
                  <w:rFonts w:hint="eastAsia"/>
                  <w:sz w:val="20"/>
                </w:rPr>
                <w:t>AND【気筒別ﾃﾞｨｻﾞ制御要求使用】</w:t>
              </w:r>
            </w:ins>
          </w:p>
        </w:tc>
        <w:tc>
          <w:tcPr>
            <w:tcW w:w="993" w:type="dxa"/>
            <w:tcBorders>
              <w:top w:val="single" w:sz="4" w:space="0" w:color="auto"/>
              <w:left w:val="single" w:sz="6" w:space="0" w:color="000000"/>
              <w:bottom w:val="single" w:sz="6" w:space="0" w:color="000000"/>
              <w:right w:val="single" w:sz="6" w:space="0" w:color="000000"/>
            </w:tcBorders>
            <w:shd w:val="clear" w:color="auto" w:fill="00FF00"/>
          </w:tcPr>
          <w:p w14:paraId="6C383461" w14:textId="33242A8D" w:rsidR="00FF228D" w:rsidRPr="00015AE4" w:rsidRDefault="00FF228D" w:rsidP="00FF228D">
            <w:pPr>
              <w:jc w:val="center"/>
              <w:rPr>
                <w:ins w:id="400" w:author="16a" w:date="2025-10-08T11:54:00Z"/>
                <w:sz w:val="20"/>
              </w:rPr>
            </w:pPr>
            <w:ins w:id="401" w:author="16a" w:date="2025-10-08T11:54:00Z">
              <w:r w:rsidRPr="00F64515">
                <w:rPr>
                  <w:rFonts w:hint="eastAsia"/>
                  <w:sz w:val="20"/>
                </w:rPr>
                <w:t>○</w:t>
              </w:r>
            </w:ins>
          </w:p>
        </w:tc>
      </w:tr>
      <w:tr w:rsidR="00FF228D" w:rsidRPr="00B15DB4" w14:paraId="794AE6A6" w14:textId="77777777" w:rsidTr="00EA7380">
        <w:trPr>
          <w:cantSplit/>
          <w:trHeight w:val="216"/>
        </w:trPr>
        <w:tc>
          <w:tcPr>
            <w:tcW w:w="1448" w:type="dxa"/>
            <w:tcBorders>
              <w:top w:val="single" w:sz="4" w:space="0" w:color="auto"/>
              <w:left w:val="single" w:sz="6" w:space="0" w:color="000000"/>
              <w:bottom w:val="single" w:sz="6" w:space="0" w:color="000000"/>
              <w:right w:val="single" w:sz="6" w:space="0" w:color="000000"/>
            </w:tcBorders>
            <w:shd w:val="clear" w:color="auto" w:fill="auto"/>
          </w:tcPr>
          <w:p w14:paraId="33AAE906" w14:textId="1F3D04ED" w:rsidR="00FF228D" w:rsidRPr="0053665E" w:rsidRDefault="00FF228D" w:rsidP="00FF228D">
            <w:pPr>
              <w:jc w:val="left"/>
              <w:rPr>
                <w:sz w:val="20"/>
              </w:rPr>
            </w:pPr>
            <w:r w:rsidRPr="0053665E">
              <w:rPr>
                <w:sz w:val="20"/>
              </w:rPr>
              <w:t>eactlfg</w:t>
            </w:r>
          </w:p>
        </w:tc>
        <w:tc>
          <w:tcPr>
            <w:tcW w:w="1984" w:type="dxa"/>
            <w:tcBorders>
              <w:top w:val="single" w:sz="4" w:space="0" w:color="auto"/>
              <w:left w:val="single" w:sz="6" w:space="0" w:color="000000"/>
              <w:bottom w:val="single" w:sz="6" w:space="0" w:color="000000"/>
              <w:right w:val="single" w:sz="6" w:space="0" w:color="000000"/>
            </w:tcBorders>
            <w:shd w:val="clear" w:color="auto" w:fill="auto"/>
          </w:tcPr>
          <w:p w14:paraId="3EBA66AB" w14:textId="02F2B40B" w:rsidR="00FF228D" w:rsidRPr="0053665E" w:rsidRDefault="00FF228D" w:rsidP="00FF228D">
            <w:pPr>
              <w:jc w:val="left"/>
              <w:rPr>
                <w:sz w:val="20"/>
              </w:rPr>
            </w:pPr>
            <w:r w:rsidRPr="0053665E">
              <w:rPr>
                <w:rFonts w:hint="eastAsia"/>
                <w:sz w:val="20"/>
              </w:rPr>
              <w:t>ﾊﾟｰｼｬﾙﾘﾌﾄ学習の為のｱｸﾃｨﾌﾞ制御</w:t>
            </w:r>
          </w:p>
        </w:tc>
        <w:tc>
          <w:tcPr>
            <w:tcW w:w="1985" w:type="dxa"/>
            <w:tcBorders>
              <w:top w:val="single" w:sz="4" w:space="0" w:color="auto"/>
              <w:left w:val="single" w:sz="6" w:space="0" w:color="000000"/>
              <w:bottom w:val="single" w:sz="6" w:space="0" w:color="000000"/>
              <w:right w:val="single" w:sz="6" w:space="0" w:color="000000"/>
            </w:tcBorders>
            <w:shd w:val="clear" w:color="auto" w:fill="auto"/>
          </w:tcPr>
          <w:p w14:paraId="5DCA87F0" w14:textId="77777777" w:rsidR="00FF228D" w:rsidRPr="00854E22" w:rsidRDefault="00FF228D" w:rsidP="00FF228D">
            <w:pPr>
              <w:jc w:val="left"/>
              <w:rPr>
                <w:color w:val="000000"/>
                <w:sz w:val="20"/>
              </w:rPr>
            </w:pPr>
            <w:r w:rsidRPr="00854E22">
              <w:rPr>
                <w:color w:val="000000"/>
                <w:sz w:val="20"/>
              </w:rPr>
              <w:t>EMINJ_ACTLFG_ID</w:t>
            </w:r>
          </w:p>
          <w:p w14:paraId="10017FA5" w14:textId="20CF9EB8" w:rsidR="00FF228D" w:rsidRPr="00854E22" w:rsidRDefault="00FF228D" w:rsidP="00FF228D">
            <w:pPr>
              <w:jc w:val="left"/>
              <w:rPr>
                <w:color w:val="000000"/>
                <w:sz w:val="20"/>
              </w:rPr>
            </w:pPr>
            <w:r w:rsidRPr="00854E22">
              <w:rPr>
                <w:color w:val="000000"/>
                <w:sz w:val="20"/>
              </w:rPr>
              <w:t>(66)</w:t>
            </w:r>
          </w:p>
        </w:tc>
        <w:tc>
          <w:tcPr>
            <w:tcW w:w="1843" w:type="dxa"/>
            <w:tcBorders>
              <w:top w:val="single" w:sz="4" w:space="0" w:color="auto"/>
              <w:left w:val="single" w:sz="6" w:space="0" w:color="000000"/>
              <w:bottom w:val="single" w:sz="6" w:space="0" w:color="000000"/>
              <w:right w:val="single" w:sz="6" w:space="0" w:color="000000"/>
            </w:tcBorders>
            <w:shd w:val="clear" w:color="auto" w:fill="auto"/>
          </w:tcPr>
          <w:p w14:paraId="248AA865" w14:textId="728344F4" w:rsidR="00FF228D" w:rsidRPr="00854E22" w:rsidRDefault="00FF228D" w:rsidP="00FF228D">
            <w:pPr>
              <w:jc w:val="left"/>
              <w:rPr>
                <w:sz w:val="20"/>
              </w:rPr>
            </w:pPr>
            <w:r w:rsidRPr="00854E22">
              <w:rPr>
                <w:color w:val="000000"/>
                <w:sz w:val="20"/>
              </w:rPr>
              <w:t>eactlfg_einjmodactlfg_pri(66)</w:t>
            </w:r>
          </w:p>
        </w:tc>
        <w:tc>
          <w:tcPr>
            <w:tcW w:w="1842" w:type="dxa"/>
            <w:tcBorders>
              <w:top w:val="single" w:sz="4" w:space="0" w:color="auto"/>
              <w:left w:val="single" w:sz="6" w:space="0" w:color="000000"/>
              <w:bottom w:val="single" w:sz="6" w:space="0" w:color="000000"/>
              <w:right w:val="single" w:sz="6" w:space="0" w:color="000000"/>
            </w:tcBorders>
            <w:shd w:val="clear" w:color="auto" w:fill="auto"/>
          </w:tcPr>
          <w:p w14:paraId="766B0128" w14:textId="1BA71430" w:rsidR="00FF228D" w:rsidRPr="0053665E" w:rsidRDefault="00FF228D" w:rsidP="00FF228D">
            <w:pPr>
              <w:jc w:val="left"/>
              <w:rPr>
                <w:sz w:val="20"/>
              </w:rPr>
            </w:pPr>
            <w:r w:rsidRPr="0053665E">
              <w:rPr>
                <w:rFonts w:hint="eastAsia"/>
                <w:sz w:val="20"/>
              </w:rPr>
              <w:t>(【ﾃﾞｭｱﾙ</w:t>
            </w:r>
            <w:r w:rsidRPr="0053665E">
              <w:rPr>
                <w:sz w:val="20"/>
              </w:rPr>
              <w:t>INJ】OR【D-4】</w:t>
            </w:r>
            <w:r w:rsidRPr="0053665E">
              <w:rPr>
                <w:rFonts w:hint="eastAsia"/>
                <w:sz w:val="20"/>
              </w:rPr>
              <w:t>)</w:t>
            </w:r>
            <w:r w:rsidRPr="0053665E">
              <w:rPr>
                <w:sz w:val="20"/>
              </w:rPr>
              <w:t>AND</w:t>
            </w:r>
            <w:r w:rsidRPr="0053665E">
              <w:rPr>
                <w:rFonts w:hint="eastAsia"/>
                <w:sz w:val="20"/>
              </w:rPr>
              <w:t>【PLﾏﾙﾁ噴射有】AND【ﾊﾟｰｼｬﾙﾘﾌﾄ学習の為のｱｸﾃｨﾌﾞ制御要</w:t>
            </w:r>
            <w:r w:rsidRPr="008076DD">
              <w:rPr>
                <w:rFonts w:hint="eastAsia"/>
                <w:sz w:val="20"/>
              </w:rPr>
              <w:t>求使用】</w:t>
            </w:r>
          </w:p>
        </w:tc>
        <w:tc>
          <w:tcPr>
            <w:tcW w:w="993" w:type="dxa"/>
            <w:tcBorders>
              <w:top w:val="single" w:sz="4" w:space="0" w:color="auto"/>
              <w:left w:val="single" w:sz="6" w:space="0" w:color="000000"/>
              <w:bottom w:val="single" w:sz="6" w:space="0" w:color="000000"/>
              <w:right w:val="single" w:sz="6" w:space="0" w:color="000000"/>
            </w:tcBorders>
            <w:shd w:val="clear" w:color="auto" w:fill="auto"/>
          </w:tcPr>
          <w:p w14:paraId="02184CE7" w14:textId="77777777" w:rsidR="00FF228D" w:rsidRPr="00B15DB4" w:rsidRDefault="00FF228D" w:rsidP="00FF228D">
            <w:pPr>
              <w:jc w:val="center"/>
              <w:rPr>
                <w:sz w:val="20"/>
                <w:shd w:val="clear" w:color="auto" w:fill="00FF00"/>
              </w:rPr>
            </w:pPr>
          </w:p>
        </w:tc>
      </w:tr>
      <w:tr w:rsidR="00FF228D" w:rsidRPr="00B15DB4" w14:paraId="67D7AEA0" w14:textId="77777777" w:rsidTr="00EA7380">
        <w:trPr>
          <w:cantSplit/>
          <w:trHeight w:val="468"/>
        </w:trPr>
        <w:tc>
          <w:tcPr>
            <w:tcW w:w="1448" w:type="dxa"/>
            <w:tcBorders>
              <w:top w:val="single" w:sz="6" w:space="0" w:color="000000"/>
              <w:left w:val="single" w:sz="6" w:space="0" w:color="000000"/>
              <w:bottom w:val="single" w:sz="6" w:space="0" w:color="000000"/>
              <w:right w:val="single" w:sz="6" w:space="0" w:color="000000"/>
            </w:tcBorders>
            <w:shd w:val="clear" w:color="auto" w:fill="auto"/>
          </w:tcPr>
          <w:p w14:paraId="05128651" w14:textId="21C19A06" w:rsidR="00FF228D" w:rsidRPr="00B15DB4" w:rsidRDefault="00FF228D" w:rsidP="00FF228D">
            <w:pPr>
              <w:rPr>
                <w:color w:val="000000"/>
                <w:sz w:val="20"/>
                <w:shd w:val="clear" w:color="auto" w:fill="00FF00"/>
              </w:rPr>
            </w:pPr>
            <w:r w:rsidRPr="00854E22">
              <w:rPr>
                <w:sz w:val="20"/>
              </w:rPr>
              <w:t>ebinjplctr</w:t>
            </w:r>
          </w:p>
        </w:tc>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32B78A69" w14:textId="2F95F32F" w:rsidR="00FF228D" w:rsidRPr="00B15DB4" w:rsidRDefault="00FF228D" w:rsidP="00FF228D">
            <w:pPr>
              <w:rPr>
                <w:color w:val="000000"/>
                <w:sz w:val="20"/>
                <w:shd w:val="clear" w:color="auto" w:fill="00FF00"/>
              </w:rPr>
            </w:pPr>
            <w:r w:rsidRPr="00854E22">
              <w:rPr>
                <w:rFonts w:hint="eastAsia"/>
                <w:sz w:val="20"/>
              </w:rPr>
              <w:t>ﾊﾟｰｼｬﾙﾘﾌﾄ噴射を用いた基本噴射制御</w:t>
            </w:r>
          </w:p>
        </w:tc>
        <w:tc>
          <w:tcPr>
            <w:tcW w:w="1985" w:type="dxa"/>
            <w:tcBorders>
              <w:top w:val="single" w:sz="6" w:space="0" w:color="000000"/>
              <w:left w:val="single" w:sz="6" w:space="0" w:color="000000"/>
              <w:bottom w:val="single" w:sz="6" w:space="0" w:color="000000"/>
              <w:right w:val="single" w:sz="6" w:space="0" w:color="000000"/>
            </w:tcBorders>
            <w:shd w:val="clear" w:color="auto" w:fill="auto"/>
          </w:tcPr>
          <w:p w14:paraId="799AD835" w14:textId="3913BE2C" w:rsidR="00FF228D" w:rsidRPr="00B15DB4" w:rsidRDefault="00FF228D" w:rsidP="00FF228D">
            <w:pPr>
              <w:rPr>
                <w:color w:val="000000"/>
                <w:sz w:val="20"/>
                <w:shd w:val="clear" w:color="auto" w:fill="00FF00"/>
              </w:rPr>
            </w:pPr>
            <w:r w:rsidRPr="00854E22">
              <w:rPr>
                <w:color w:val="000000"/>
                <w:sz w:val="20"/>
              </w:rPr>
              <w:t>EMINJ_BINJPLCTR_ID (98)</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4465530D" w14:textId="54C76F99" w:rsidR="00FF228D" w:rsidRPr="00B15DB4" w:rsidRDefault="00FF228D" w:rsidP="00FF228D">
            <w:pPr>
              <w:rPr>
                <w:color w:val="000000"/>
                <w:sz w:val="20"/>
                <w:shd w:val="clear" w:color="auto" w:fill="00FF00"/>
              </w:rPr>
            </w:pPr>
            <w:r w:rsidRPr="00854E22">
              <w:rPr>
                <w:color w:val="000000"/>
                <w:sz w:val="20"/>
              </w:rPr>
              <w:t>ebinjplctr_epri (98)</w:t>
            </w:r>
          </w:p>
        </w:tc>
        <w:tc>
          <w:tcPr>
            <w:tcW w:w="1842" w:type="dxa"/>
            <w:tcBorders>
              <w:top w:val="single" w:sz="6" w:space="0" w:color="000000"/>
              <w:left w:val="single" w:sz="6" w:space="0" w:color="000000"/>
              <w:bottom w:val="single" w:sz="6" w:space="0" w:color="000000"/>
              <w:right w:val="single" w:sz="6" w:space="0" w:color="000000"/>
            </w:tcBorders>
            <w:shd w:val="clear" w:color="auto" w:fill="auto"/>
          </w:tcPr>
          <w:p w14:paraId="135D0D6F" w14:textId="77847BBF" w:rsidR="00FF228D" w:rsidRPr="00B15DB4" w:rsidRDefault="00FF228D" w:rsidP="00FF228D">
            <w:pPr>
              <w:jc w:val="left"/>
              <w:rPr>
                <w:sz w:val="20"/>
                <w:shd w:val="clear" w:color="auto" w:fill="00FF00"/>
              </w:rPr>
            </w:pPr>
            <w:r w:rsidRPr="00852B2A">
              <w:rPr>
                <w:rFonts w:hint="eastAsia"/>
                <w:sz w:val="20"/>
              </w:rPr>
              <w:t>【PLﾏﾙﾁ噴射有】</w:t>
            </w:r>
            <w:r w:rsidRPr="00854E22">
              <w:rPr>
                <w:rFonts w:hint="eastAsia"/>
                <w:sz w:val="20"/>
              </w:rPr>
              <w:t>AND【ﾊﾟｰｼｬﾙﾘﾌﾄ噴射を用いた基本噴射制御</w:t>
            </w:r>
            <w:r w:rsidRPr="008076DD">
              <w:rPr>
                <w:rFonts w:hint="eastAsia"/>
                <w:sz w:val="20"/>
              </w:rPr>
              <w:t>要求使用】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73D90668" w14:textId="46464823" w:rsidR="00FF228D" w:rsidRPr="00B15DB4" w:rsidRDefault="00FF228D" w:rsidP="00FF228D">
            <w:pPr>
              <w:jc w:val="center"/>
              <w:rPr>
                <w:sz w:val="20"/>
                <w:shd w:val="clear" w:color="auto" w:fill="00FF00"/>
              </w:rPr>
            </w:pPr>
          </w:p>
        </w:tc>
      </w:tr>
      <w:tr w:rsidR="00FF228D" w:rsidRPr="00B15DB4" w14:paraId="55AF9543" w14:textId="77777777" w:rsidTr="00EA7380">
        <w:trPr>
          <w:cantSplit/>
          <w:trHeight w:val="216"/>
        </w:trPr>
        <w:tc>
          <w:tcPr>
            <w:tcW w:w="1448" w:type="dxa"/>
            <w:tcBorders>
              <w:top w:val="single" w:sz="6" w:space="0" w:color="000000"/>
              <w:left w:val="single" w:sz="6" w:space="0" w:color="000000"/>
              <w:bottom w:val="single" w:sz="6" w:space="0" w:color="000000"/>
              <w:right w:val="single" w:sz="6" w:space="0" w:color="000000"/>
            </w:tcBorders>
            <w:shd w:val="clear" w:color="auto" w:fill="auto"/>
          </w:tcPr>
          <w:p w14:paraId="5853313A" w14:textId="692E6735" w:rsidR="00FF228D" w:rsidRPr="00B15DB4" w:rsidRDefault="00FF228D" w:rsidP="00FF228D">
            <w:pPr>
              <w:rPr>
                <w:sz w:val="20"/>
                <w:shd w:val="clear" w:color="auto" w:fill="00FF00"/>
              </w:rPr>
            </w:pPr>
            <w:r w:rsidRPr="00854E22">
              <w:rPr>
                <w:sz w:val="20"/>
              </w:rPr>
              <w:lastRenderedPageBreak/>
              <w:t>eminj_efree2</w:t>
            </w:r>
          </w:p>
        </w:tc>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0A9456A4" w14:textId="58BFDA47" w:rsidR="00FF228D" w:rsidRPr="00B15DB4" w:rsidRDefault="00FF228D" w:rsidP="00FF228D">
            <w:pPr>
              <w:rPr>
                <w:sz w:val="20"/>
                <w:shd w:val="clear" w:color="auto" w:fill="00FF00"/>
              </w:rPr>
            </w:pPr>
            <w:r w:rsidRPr="00854E22">
              <w:rPr>
                <w:rFonts w:hint="eastAsia"/>
                <w:sz w:val="20"/>
              </w:rPr>
              <w:t>ﾌﾘｰﾎﾟｰﾄ2</w:t>
            </w:r>
            <w:r w:rsidRPr="00854E22">
              <w:rPr>
                <w:sz w:val="20"/>
              </w:rPr>
              <w:t>用噴射要求</w:t>
            </w:r>
          </w:p>
        </w:tc>
        <w:tc>
          <w:tcPr>
            <w:tcW w:w="1985" w:type="dxa"/>
            <w:tcBorders>
              <w:top w:val="single" w:sz="6" w:space="0" w:color="000000"/>
              <w:left w:val="single" w:sz="6" w:space="0" w:color="000000"/>
              <w:bottom w:val="single" w:sz="6" w:space="0" w:color="000000"/>
              <w:right w:val="single" w:sz="6" w:space="0" w:color="000000"/>
            </w:tcBorders>
            <w:shd w:val="clear" w:color="auto" w:fill="auto"/>
          </w:tcPr>
          <w:p w14:paraId="2493493B" w14:textId="7D332005" w:rsidR="00FF228D" w:rsidRPr="00B15DB4" w:rsidRDefault="00FF228D" w:rsidP="00FF228D">
            <w:pPr>
              <w:rPr>
                <w:color w:val="000000"/>
                <w:sz w:val="20"/>
                <w:shd w:val="clear" w:color="auto" w:fill="00FF00"/>
              </w:rPr>
            </w:pPr>
            <w:r w:rsidRPr="00854E22">
              <w:rPr>
                <w:color w:val="000000"/>
                <w:sz w:val="20"/>
              </w:rPr>
              <w:t>EMINJ_FREE2_ID</w:t>
            </w:r>
          </w:p>
          <w:p w14:paraId="7A5E8FAC" w14:textId="3C19BBC6" w:rsidR="00FF228D" w:rsidRPr="00B15DB4" w:rsidRDefault="00FF228D" w:rsidP="00FF228D">
            <w:pPr>
              <w:rPr>
                <w:color w:val="000000"/>
                <w:sz w:val="20"/>
                <w:shd w:val="clear" w:color="auto" w:fill="00FF00"/>
              </w:rPr>
            </w:pPr>
            <w:r w:rsidRPr="00854E22">
              <w:rPr>
                <w:color w:val="000000"/>
                <w:sz w:val="20"/>
              </w:rPr>
              <w:t>(202)</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18BAA7B5" w14:textId="6519D3F2" w:rsidR="00FF228D" w:rsidRPr="00B15DB4" w:rsidRDefault="00FF228D" w:rsidP="00FF228D">
            <w:pPr>
              <w:rPr>
                <w:color w:val="000000"/>
                <w:sz w:val="20"/>
                <w:shd w:val="clear" w:color="auto" w:fill="00FF00"/>
              </w:rPr>
            </w:pPr>
            <w:r w:rsidRPr="00854E22">
              <w:rPr>
                <w:sz w:val="20"/>
              </w:rPr>
              <w:t>eminj_efree2_pri</w:t>
            </w:r>
          </w:p>
        </w:tc>
        <w:tc>
          <w:tcPr>
            <w:tcW w:w="1842" w:type="dxa"/>
            <w:tcBorders>
              <w:top w:val="single" w:sz="6" w:space="0" w:color="000000"/>
              <w:left w:val="single" w:sz="6" w:space="0" w:color="000000"/>
              <w:bottom w:val="single" w:sz="6" w:space="0" w:color="000000"/>
              <w:right w:val="single" w:sz="6" w:space="0" w:color="000000"/>
            </w:tcBorders>
            <w:shd w:val="clear" w:color="auto" w:fill="auto"/>
          </w:tcPr>
          <w:p w14:paraId="4BC085B9" w14:textId="25880FD9" w:rsidR="00FF228D" w:rsidRPr="00B15DB4" w:rsidRDefault="00FF228D" w:rsidP="00FF228D">
            <w:pPr>
              <w:rPr>
                <w:color w:val="000000"/>
                <w:sz w:val="20"/>
                <w:shd w:val="clear" w:color="auto" w:fill="00FF00"/>
              </w:rPr>
            </w:pPr>
            <w:r w:rsidRPr="00854E22">
              <w:rPr>
                <w:rFonts w:hint="eastAsia"/>
                <w:sz w:val="20"/>
              </w:rPr>
              <w:t>【ﾌﾘｰﾎﾟｰﾄ</w:t>
            </w:r>
            <w:r w:rsidRPr="00854E22">
              <w:rPr>
                <w:sz w:val="20"/>
              </w:rPr>
              <w:t>2使用】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3D6E22D" w14:textId="114A5084" w:rsidR="00FF228D" w:rsidRPr="00B15DB4" w:rsidRDefault="00FF228D" w:rsidP="00FF228D">
            <w:pPr>
              <w:jc w:val="center"/>
              <w:rPr>
                <w:sz w:val="20"/>
                <w:shd w:val="clear" w:color="auto" w:fill="00FF00"/>
              </w:rPr>
            </w:pPr>
          </w:p>
        </w:tc>
      </w:tr>
      <w:tr w:rsidR="00FF228D" w:rsidRPr="00B15DB4" w14:paraId="23C18564" w14:textId="77777777" w:rsidTr="00EA7380">
        <w:trPr>
          <w:cantSplit/>
          <w:trHeight w:val="216"/>
        </w:trPr>
        <w:tc>
          <w:tcPr>
            <w:tcW w:w="1448" w:type="dxa"/>
            <w:tcBorders>
              <w:top w:val="single" w:sz="6" w:space="0" w:color="000000"/>
              <w:left w:val="single" w:sz="6" w:space="0" w:color="000000"/>
              <w:bottom w:val="single" w:sz="6" w:space="0" w:color="000000"/>
              <w:right w:val="single" w:sz="6" w:space="0" w:color="000000"/>
            </w:tcBorders>
            <w:shd w:val="clear" w:color="auto" w:fill="auto"/>
          </w:tcPr>
          <w:p w14:paraId="1DD40F14" w14:textId="4EE78E69" w:rsidR="00FF228D" w:rsidRPr="00B15DB4" w:rsidRDefault="00FF228D" w:rsidP="00FF228D">
            <w:pPr>
              <w:rPr>
                <w:sz w:val="20"/>
                <w:shd w:val="clear" w:color="auto" w:fill="00FF00"/>
              </w:rPr>
            </w:pPr>
            <w:r w:rsidRPr="00854E22">
              <w:rPr>
                <w:sz w:val="20"/>
              </w:rPr>
              <w:t>eminj_efree3</w:t>
            </w:r>
          </w:p>
          <w:p w14:paraId="4BFE1F07" w14:textId="34C25217" w:rsidR="00FF228D" w:rsidRPr="00B15DB4" w:rsidRDefault="00FF228D" w:rsidP="00FF228D">
            <w:pPr>
              <w:rPr>
                <w:color w:val="000000"/>
                <w:sz w:val="20"/>
                <w:shd w:val="clear" w:color="auto" w:fill="00FF00"/>
              </w:rPr>
            </w:pPr>
          </w:p>
        </w:tc>
        <w:tc>
          <w:tcPr>
            <w:tcW w:w="1984" w:type="dxa"/>
            <w:tcBorders>
              <w:top w:val="single" w:sz="6" w:space="0" w:color="000000"/>
              <w:left w:val="single" w:sz="6" w:space="0" w:color="000000"/>
              <w:bottom w:val="single" w:sz="6" w:space="0" w:color="000000"/>
              <w:right w:val="single" w:sz="6" w:space="0" w:color="000000"/>
            </w:tcBorders>
            <w:shd w:val="clear" w:color="auto" w:fill="auto"/>
          </w:tcPr>
          <w:p w14:paraId="6EF93AC3" w14:textId="0DD2A327" w:rsidR="00FF228D" w:rsidRPr="00B15DB4" w:rsidRDefault="00FF228D" w:rsidP="00FF228D">
            <w:pPr>
              <w:rPr>
                <w:color w:val="000000"/>
                <w:sz w:val="20"/>
                <w:shd w:val="clear" w:color="auto" w:fill="00FF00"/>
              </w:rPr>
            </w:pPr>
            <w:r w:rsidRPr="00B9017B">
              <w:rPr>
                <w:rFonts w:hint="eastAsia"/>
                <w:sz w:val="20"/>
              </w:rPr>
              <w:t>ﾌﾘｰﾎﾟｰﾄ</w:t>
            </w:r>
            <w:r w:rsidRPr="00B9017B">
              <w:rPr>
                <w:sz w:val="20"/>
              </w:rPr>
              <w:t>3用噴射要求</w:t>
            </w:r>
          </w:p>
        </w:tc>
        <w:tc>
          <w:tcPr>
            <w:tcW w:w="1985" w:type="dxa"/>
            <w:tcBorders>
              <w:top w:val="single" w:sz="6" w:space="0" w:color="000000"/>
              <w:left w:val="single" w:sz="6" w:space="0" w:color="000000"/>
              <w:bottom w:val="single" w:sz="6" w:space="0" w:color="000000"/>
              <w:right w:val="single" w:sz="6" w:space="0" w:color="000000"/>
            </w:tcBorders>
            <w:shd w:val="clear" w:color="auto" w:fill="auto"/>
          </w:tcPr>
          <w:p w14:paraId="757D0BC2" w14:textId="54F73CF3" w:rsidR="00FF228D" w:rsidRPr="00B15DB4" w:rsidRDefault="00FF228D" w:rsidP="00FF228D">
            <w:pPr>
              <w:rPr>
                <w:color w:val="000000"/>
                <w:sz w:val="20"/>
                <w:shd w:val="clear" w:color="auto" w:fill="00FF00"/>
              </w:rPr>
            </w:pPr>
            <w:r w:rsidRPr="00B9017B">
              <w:rPr>
                <w:color w:val="000000"/>
                <w:sz w:val="20"/>
              </w:rPr>
              <w:t>EMINJ_FREE3_ID</w:t>
            </w:r>
          </w:p>
          <w:p w14:paraId="24F15B9B" w14:textId="2A23524A" w:rsidR="00FF228D" w:rsidRPr="00B15DB4" w:rsidRDefault="00FF228D" w:rsidP="00FF228D">
            <w:pPr>
              <w:rPr>
                <w:color w:val="000000"/>
                <w:sz w:val="20"/>
                <w:shd w:val="clear" w:color="auto" w:fill="00FF00"/>
              </w:rPr>
            </w:pPr>
            <w:r w:rsidRPr="00B9017B">
              <w:rPr>
                <w:color w:val="000000"/>
                <w:sz w:val="20"/>
              </w:rPr>
              <w:t>(203)</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5A54094C" w14:textId="5116B6ED" w:rsidR="00FF228D" w:rsidRPr="00B15DB4" w:rsidRDefault="00FF228D" w:rsidP="00FF228D">
            <w:pPr>
              <w:rPr>
                <w:color w:val="000000"/>
                <w:sz w:val="20"/>
                <w:shd w:val="clear" w:color="auto" w:fill="00FF00"/>
              </w:rPr>
            </w:pPr>
            <w:r w:rsidRPr="00B9017B">
              <w:rPr>
                <w:sz w:val="20"/>
              </w:rPr>
              <w:t>eminj_efree3_pri</w:t>
            </w:r>
          </w:p>
        </w:tc>
        <w:tc>
          <w:tcPr>
            <w:tcW w:w="1842" w:type="dxa"/>
            <w:tcBorders>
              <w:top w:val="single" w:sz="6" w:space="0" w:color="000000"/>
              <w:left w:val="single" w:sz="6" w:space="0" w:color="000000"/>
              <w:bottom w:val="single" w:sz="6" w:space="0" w:color="000000"/>
              <w:right w:val="single" w:sz="6" w:space="0" w:color="000000"/>
            </w:tcBorders>
            <w:shd w:val="clear" w:color="auto" w:fill="auto"/>
          </w:tcPr>
          <w:p w14:paraId="64F58718" w14:textId="650DDD7A" w:rsidR="00FF228D" w:rsidRPr="00B15DB4" w:rsidRDefault="00FF228D" w:rsidP="00FF228D">
            <w:pPr>
              <w:rPr>
                <w:color w:val="000000"/>
                <w:sz w:val="20"/>
                <w:shd w:val="clear" w:color="auto" w:fill="00FF00"/>
              </w:rPr>
            </w:pPr>
            <w:r w:rsidRPr="00B9017B">
              <w:rPr>
                <w:rFonts w:hint="eastAsia"/>
                <w:sz w:val="20"/>
              </w:rPr>
              <w:t>【ﾌﾘｰﾎﾟｰﾄ</w:t>
            </w:r>
            <w:r w:rsidRPr="00B9017B">
              <w:rPr>
                <w:sz w:val="20"/>
              </w:rPr>
              <w:t>3使用】</w:t>
            </w:r>
          </w:p>
        </w:tc>
        <w:tc>
          <w:tcPr>
            <w:tcW w:w="993" w:type="dxa"/>
            <w:tcBorders>
              <w:top w:val="single" w:sz="6" w:space="0" w:color="000000"/>
              <w:left w:val="single" w:sz="6" w:space="0" w:color="000000"/>
              <w:bottom w:val="single" w:sz="6" w:space="0" w:color="000000"/>
              <w:right w:val="single" w:sz="6" w:space="0" w:color="000000"/>
            </w:tcBorders>
            <w:shd w:val="clear" w:color="auto" w:fill="auto"/>
          </w:tcPr>
          <w:p w14:paraId="3A4C7F6F" w14:textId="6AFF9DB6" w:rsidR="00FF228D" w:rsidRPr="00B15DB4" w:rsidRDefault="00FF228D" w:rsidP="00FF228D">
            <w:pPr>
              <w:jc w:val="center"/>
              <w:rPr>
                <w:sz w:val="20"/>
                <w:shd w:val="clear" w:color="auto" w:fill="00FF00"/>
              </w:rPr>
            </w:pPr>
          </w:p>
        </w:tc>
      </w:tr>
    </w:tbl>
    <w:p w14:paraId="3048E966" w14:textId="13D79CF0" w:rsidR="00CE369A" w:rsidRPr="001923C6" w:rsidRDefault="00CE369A" w:rsidP="00CE369A">
      <w:r w:rsidRPr="001923C6">
        <w:t xml:space="preserve">      ※優先度は、数値が小さいほど優先度高い。ただし、優先度０は要求無しとする。</w:t>
      </w:r>
    </w:p>
    <w:p w14:paraId="782EC38B" w14:textId="04665E0D" w:rsidR="00CE369A" w:rsidRPr="001923C6" w:rsidRDefault="00CE369A" w:rsidP="00CE369A">
      <w:r w:rsidRPr="001923C6">
        <w:t xml:space="preserve">      ※優先度の要素の値は、要求有り時の優先度を表わす。</w:t>
      </w:r>
    </w:p>
    <w:p w14:paraId="3510B55D" w14:textId="77777777" w:rsidR="001D3EE6" w:rsidRPr="001923C6" w:rsidRDefault="001D3EE6" w:rsidP="001D3EE6">
      <w:pPr>
        <w:rPr>
          <w:color w:val="000000"/>
          <w:szCs w:val="21"/>
        </w:rPr>
      </w:pPr>
      <w:r w:rsidRPr="001923C6">
        <w:t xml:space="preserve">      ※調停制約有無は、</w:t>
      </w:r>
      <w:bookmarkStart w:id="402" w:name="OLE_LINK237"/>
      <w:r w:rsidRPr="001923C6">
        <w:rPr>
          <w:color w:val="000000"/>
          <w:szCs w:val="21"/>
        </w:rPr>
        <w:t xml:space="preserve">NE同期タスクが少ない（ene_ene </w:t>
      </w:r>
      <w:r w:rsidRPr="001923C6">
        <w:rPr>
          <w:rFonts w:hint="eastAsia"/>
          <w:color w:val="000000"/>
          <w:szCs w:val="21"/>
        </w:rPr>
        <w:t>＜</w:t>
      </w:r>
      <w:r w:rsidRPr="001923C6">
        <w:rPr>
          <w:color w:val="000000"/>
          <w:szCs w:val="21"/>
        </w:rPr>
        <w:t xml:space="preserve"> eminj_NE</w:t>
      </w:r>
      <w:r w:rsidR="00234DAB" w:rsidRPr="001923C6">
        <w:rPr>
          <w:color w:val="000000"/>
          <w:szCs w:val="21"/>
        </w:rPr>
        <w:t>_</w:t>
      </w:r>
      <w:r w:rsidRPr="001923C6">
        <w:rPr>
          <w:color w:val="000000"/>
          <w:szCs w:val="21"/>
        </w:rPr>
        <w:t>RCD(例 4000(rpm))）</w:t>
      </w:r>
      <w:r w:rsidRPr="001923C6">
        <w:rPr>
          <w:rFonts w:hint="eastAsia"/>
          <w:color w:val="000000"/>
          <w:szCs w:val="21"/>
        </w:rPr>
        <w:t>時のみ</w:t>
      </w:r>
    </w:p>
    <w:p w14:paraId="5D0A9304" w14:textId="77777777" w:rsidR="001D3EE6" w:rsidRPr="001923C6" w:rsidRDefault="001D3EE6" w:rsidP="001D3EE6">
      <w:pPr>
        <w:ind w:firstLineChars="400" w:firstLine="800"/>
        <w:rPr>
          <w:color w:val="000000"/>
          <w:szCs w:val="21"/>
        </w:rPr>
      </w:pPr>
      <w:r w:rsidRPr="001923C6">
        <w:rPr>
          <w:rFonts w:hint="eastAsia"/>
          <w:color w:val="000000"/>
          <w:szCs w:val="21"/>
        </w:rPr>
        <w:t>調停する要求を</w:t>
      </w:r>
      <w:r w:rsidRPr="001923C6">
        <w:rPr>
          <w:rFonts w:hint="eastAsia"/>
        </w:rPr>
        <w:t>表わす。</w:t>
      </w:r>
    </w:p>
    <w:p w14:paraId="3E41A504" w14:textId="748B25F8" w:rsidR="00285941" w:rsidRDefault="002B2413" w:rsidP="0061252E">
      <w:pPr>
        <w:ind w:rightChars="-283" w:right="-566"/>
      </w:pPr>
      <w:bookmarkStart w:id="403" w:name="OLE_LINK150"/>
      <w:bookmarkStart w:id="404" w:name="OLE_LINK160"/>
      <w:bookmarkStart w:id="405" w:name="OLE_LINK74"/>
      <w:bookmarkStart w:id="406" w:name="OLE_LINK75"/>
      <w:bookmarkStart w:id="407" w:name="OLE_LINK5"/>
      <w:bookmarkStart w:id="408" w:name="OLE_LINK154"/>
      <w:bookmarkEnd w:id="402"/>
      <w:r w:rsidRPr="001923C6">
        <w:t xml:space="preserve">      </w:t>
      </w:r>
      <w:r w:rsidRPr="0002309E">
        <w:t>※</w:t>
      </w:r>
      <w:r w:rsidR="00285941" w:rsidRPr="00852B2A">
        <w:rPr>
          <w:rFonts w:hint="eastAsia"/>
        </w:rPr>
        <w:t>構造体1の要求テーブルの要求を構造体2の要求テーブルに</w:t>
      </w:r>
      <w:r w:rsidRPr="0002309E">
        <w:rPr>
          <w:rFonts w:hint="eastAsia"/>
        </w:rPr>
        <w:t>差し直す場合、</w:t>
      </w:r>
    </w:p>
    <w:p w14:paraId="66BDEAC5" w14:textId="7301BC9E" w:rsidR="00FF228D" w:rsidRDefault="002B2413" w:rsidP="00FF228D">
      <w:pPr>
        <w:ind w:rightChars="-283" w:right="-566" w:firstLine="806"/>
        <w:rPr>
          <w:ins w:id="409" w:author="16a" w:date="2025-10-08T11:56:00Z"/>
        </w:rPr>
      </w:pPr>
      <w:r w:rsidRPr="0002309E">
        <w:rPr>
          <w:rFonts w:hint="eastAsia"/>
        </w:rPr>
        <w:t>要求</w:t>
      </w:r>
      <w:r w:rsidR="0061252E" w:rsidRPr="0002309E">
        <w:rPr>
          <w:rFonts w:hint="eastAsia"/>
        </w:rPr>
        <w:t>機能</w:t>
      </w:r>
      <w:r w:rsidRPr="0002309E">
        <w:rPr>
          <w:rFonts w:hint="eastAsia"/>
        </w:rPr>
        <w:t>側の同時性保証変数の取得</w:t>
      </w:r>
      <w:commentRangeStart w:id="410"/>
      <w:commentRangeEnd w:id="410"/>
      <w:r w:rsidR="00285941">
        <w:rPr>
          <w:rStyle w:val="a8"/>
        </w:rPr>
        <w:commentReference w:id="410"/>
      </w:r>
      <w:r w:rsidRPr="0002309E">
        <w:rPr>
          <w:rFonts w:hint="eastAsia"/>
        </w:rPr>
        <w:t>関数名</w:t>
      </w:r>
      <w:r w:rsidR="0061252E" w:rsidRPr="0002309E">
        <w:rPr>
          <w:rFonts w:hint="eastAsia"/>
        </w:rPr>
        <w:t>を</w:t>
      </w:r>
      <w:r w:rsidRPr="0002309E">
        <w:rPr>
          <w:rFonts w:hint="eastAsia"/>
        </w:rPr>
        <w:t>v</w:t>
      </w:r>
      <w:r w:rsidRPr="0002309E">
        <w:t>dg_[</w:t>
      </w:r>
      <w:r w:rsidR="0061252E" w:rsidRPr="0002309E">
        <w:rPr>
          <w:rFonts w:hint="eastAsia"/>
        </w:rPr>
        <w:t>ﾓｼﾞｭｰﾙ</w:t>
      </w:r>
      <w:r w:rsidRPr="0002309E">
        <w:rPr>
          <w:rFonts w:hint="eastAsia"/>
        </w:rPr>
        <w:t>名]</w:t>
      </w:r>
      <w:r w:rsidRPr="0002309E">
        <w:t>_</w:t>
      </w:r>
      <w:r w:rsidR="002A4FD6" w:rsidRPr="0002309E">
        <w:t>emedi_</w:t>
      </w:r>
      <w:r w:rsidRPr="0002309E">
        <w:t>dataget()</w:t>
      </w:r>
      <w:r w:rsidRPr="0002309E">
        <w:rPr>
          <w:rFonts w:hint="eastAsia"/>
        </w:rPr>
        <w:t>から</w:t>
      </w:r>
    </w:p>
    <w:p w14:paraId="6F5B5C87" w14:textId="0DAAA663" w:rsidR="002B2413" w:rsidRDefault="002B2413" w:rsidP="00FF228D">
      <w:pPr>
        <w:ind w:rightChars="-283" w:right="-566" w:firstLine="806"/>
      </w:pPr>
      <w:r w:rsidRPr="0002309E">
        <w:rPr>
          <w:rFonts w:hint="eastAsia"/>
        </w:rPr>
        <w:t>v</w:t>
      </w:r>
      <w:r w:rsidRPr="0002309E">
        <w:t>dg_[</w:t>
      </w:r>
      <w:r w:rsidR="0061252E" w:rsidRPr="0002309E">
        <w:rPr>
          <w:rFonts w:hint="eastAsia"/>
        </w:rPr>
        <w:t>ﾓｼﾞｭｰﾙ</w:t>
      </w:r>
      <w:r w:rsidRPr="0002309E">
        <w:rPr>
          <w:rFonts w:hint="eastAsia"/>
        </w:rPr>
        <w:t>名]</w:t>
      </w:r>
      <w:r w:rsidRPr="0002309E">
        <w:t>_</w:t>
      </w:r>
      <w:r w:rsidR="002A4FD6" w:rsidRPr="0002309E">
        <w:t>emedi_</w:t>
      </w:r>
      <w:r w:rsidRPr="0002309E">
        <w:t>dataget</w:t>
      </w:r>
      <w:r w:rsidRPr="0002309E">
        <w:rPr>
          <w:b/>
        </w:rPr>
        <w:t>2</w:t>
      </w:r>
      <w:r w:rsidRPr="0002309E">
        <w:t>()</w:t>
      </w:r>
      <w:r w:rsidRPr="0002309E">
        <w:rPr>
          <w:rFonts w:hint="eastAsia"/>
        </w:rPr>
        <w:t xml:space="preserve">に変えること。 </w:t>
      </w:r>
      <w:commentRangeStart w:id="411"/>
      <w:r w:rsidRPr="0080162D">
        <w:t xml:space="preserve"> </w:t>
      </w:r>
      <w:commentRangeEnd w:id="411"/>
      <w:r w:rsidRPr="0080162D">
        <w:rPr>
          <w:rStyle w:val="a8"/>
        </w:rPr>
        <w:commentReference w:id="411"/>
      </w:r>
    </w:p>
    <w:p w14:paraId="14E30095" w14:textId="03DA70B3" w:rsidR="00FF228D" w:rsidRPr="00F64515" w:rsidRDefault="00FF228D" w:rsidP="00FF228D">
      <w:pPr>
        <w:ind w:rightChars="-354" w:right="-708"/>
        <w:rPr>
          <w:ins w:id="412" w:author="16a" w:date="2025-10-08T11:56:00Z"/>
        </w:rPr>
      </w:pPr>
      <w:ins w:id="413" w:author="16a" w:date="2025-10-08T11:56:00Z">
        <w:r>
          <w:rPr>
            <w:rFonts w:hint="eastAsia"/>
          </w:rPr>
          <w:t xml:space="preserve">        </w:t>
        </w:r>
        <w:r w:rsidRPr="001103C8">
          <w:rPr>
            <w:rFonts w:hint="eastAsia"/>
            <w:shd w:val="clear" w:color="auto" w:fill="00FF00"/>
          </w:rPr>
          <w:t>上記の2つの取得関数は引数の</w:t>
        </w:r>
      </w:ins>
      <w:ins w:id="414" w:author="16a" w:date="2025-10-10T09:51:00Z">
        <w:r w:rsidR="00D24822" w:rsidRPr="001103C8">
          <w:rPr>
            <w:rFonts w:hint="eastAsia"/>
            <w:shd w:val="clear" w:color="auto" w:fill="00FF00"/>
          </w:rPr>
          <w:t>構造体</w:t>
        </w:r>
      </w:ins>
      <w:ins w:id="415" w:author="16a" w:date="2025-10-08T11:56:00Z">
        <w:r w:rsidRPr="001103C8">
          <w:rPr>
            <w:rFonts w:hint="eastAsia"/>
            <w:shd w:val="clear" w:color="auto" w:fill="00FF00"/>
          </w:rPr>
          <w:t>型が違うため、関数名リネーム</w:t>
        </w:r>
      </w:ins>
      <w:ins w:id="416" w:author="16a" w:date="2025-10-10T09:52:00Z">
        <w:r w:rsidR="00D24822" w:rsidRPr="001103C8">
          <w:rPr>
            <w:rFonts w:hint="eastAsia"/>
            <w:shd w:val="clear" w:color="auto" w:fill="00FF00"/>
          </w:rPr>
          <w:t>による</w:t>
        </w:r>
      </w:ins>
      <w:ins w:id="417" w:author="16a" w:date="2025-10-08T21:05:00Z">
        <w:r w:rsidR="00D616F6" w:rsidRPr="001103C8">
          <w:rPr>
            <w:rFonts w:hint="eastAsia"/>
            <w:shd w:val="clear" w:color="auto" w:fill="00FF00"/>
          </w:rPr>
          <w:t>IF整合</w:t>
        </w:r>
      </w:ins>
      <w:ins w:id="418" w:author="16a" w:date="2025-10-10T09:51:00Z">
        <w:r w:rsidR="00D24822" w:rsidRPr="001103C8">
          <w:rPr>
            <w:rFonts w:hint="eastAsia"/>
            <w:shd w:val="clear" w:color="auto" w:fill="00FF00"/>
          </w:rPr>
          <w:t>は</w:t>
        </w:r>
      </w:ins>
      <w:ins w:id="419" w:author="16a" w:date="2025-10-08T11:56:00Z">
        <w:r w:rsidRPr="001103C8">
          <w:rPr>
            <w:rFonts w:hint="eastAsia"/>
            <w:shd w:val="clear" w:color="auto" w:fill="00FF00"/>
          </w:rPr>
          <w:t>不可。</w:t>
        </w:r>
      </w:ins>
    </w:p>
    <w:p w14:paraId="3E525FD7" w14:textId="77777777" w:rsidR="00BD2C34" w:rsidRPr="00FF228D" w:rsidRDefault="00BD2C34" w:rsidP="00EC6F6D">
      <w:pPr>
        <w:ind w:rightChars="-354" w:right="-708"/>
      </w:pPr>
    </w:p>
    <w:p w14:paraId="0829B627" w14:textId="75005B7E" w:rsidR="001B390C" w:rsidRPr="0002309E" w:rsidRDefault="006660BA" w:rsidP="001B390C">
      <w:pPr>
        <w:ind w:rightChars="-354" w:right="-708"/>
      </w:pPr>
      <w:r w:rsidRPr="001923C6">
        <w:rPr>
          <w:rFonts w:hint="eastAsia"/>
        </w:rPr>
        <w:t>２</w:t>
      </w:r>
      <w:r w:rsidR="009B76BF" w:rsidRPr="001923C6">
        <w:rPr>
          <w:rFonts w:hint="eastAsia"/>
        </w:rPr>
        <w:t>．</w:t>
      </w:r>
      <w:bookmarkEnd w:id="403"/>
      <w:bookmarkEnd w:id="404"/>
      <w:r w:rsidR="00C837D1" w:rsidRPr="001923C6">
        <w:t>einjmod（噴射</w:t>
      </w:r>
      <w:r w:rsidR="00BB4FA4" w:rsidRPr="001923C6">
        <w:rPr>
          <w:rFonts w:hint="eastAsia"/>
        </w:rPr>
        <w:t>ﾓｰﾄﾞ</w:t>
      </w:r>
      <w:r w:rsidR="00C837D1" w:rsidRPr="001923C6">
        <w:t>）</w:t>
      </w:r>
      <w:bookmarkStart w:id="420" w:name="OLE_LINK180"/>
      <w:bookmarkStart w:id="421" w:name="OLE_LINK193"/>
      <w:r w:rsidR="00C837D1" w:rsidRPr="0002309E">
        <w:t>、</w:t>
      </w:r>
      <w:r w:rsidR="00D84BF9" w:rsidRPr="0002309E">
        <w:t>einjptn</w:t>
      </w:r>
      <w:r w:rsidR="00D84BF9" w:rsidRPr="0002309E">
        <w:rPr>
          <w:rFonts w:hint="eastAsia"/>
        </w:rPr>
        <w:t>（噴射ﾊﾟﾀｰﾝ）、</w:t>
      </w:r>
      <w:r w:rsidR="00C837D1" w:rsidRPr="0002309E">
        <w:t>eainjp</w:t>
      </w:r>
      <w:r w:rsidR="00291312" w:rsidRPr="0002309E">
        <w:t>1</w:t>
      </w:r>
      <w:r w:rsidR="00C837D1" w:rsidRPr="0002309E">
        <w:t>（</w:t>
      </w:r>
      <w:r w:rsidR="00BB4FA4" w:rsidRPr="0002309E">
        <w:rPr>
          <w:rFonts w:hint="eastAsia"/>
        </w:rPr>
        <w:t>ﾎﾟｰﾄ</w:t>
      </w:r>
      <w:r w:rsidR="00291312" w:rsidRPr="0002309E">
        <w:t>1</w:t>
      </w:r>
      <w:r w:rsidR="00291312" w:rsidRPr="0002309E">
        <w:rPr>
          <w:rFonts w:hint="eastAsia"/>
        </w:rPr>
        <w:t>回目</w:t>
      </w:r>
      <w:r w:rsidR="00C837D1" w:rsidRPr="0002309E">
        <w:t>噴射開始時期）</w:t>
      </w:r>
      <w:bookmarkStart w:id="422" w:name="OLE_LINK232"/>
      <w:bookmarkEnd w:id="420"/>
      <w:bookmarkEnd w:id="421"/>
      <w:r w:rsidR="00291312" w:rsidRPr="0002309E">
        <w:t>、</w:t>
      </w:r>
    </w:p>
    <w:p w14:paraId="59F3A376" w14:textId="0AE8F3D3" w:rsidR="00FD51B3" w:rsidRPr="0002309E" w:rsidRDefault="00291312" w:rsidP="00FD51B3">
      <w:pPr>
        <w:ind w:rightChars="-354" w:right="-708" w:firstLineChars="200" w:firstLine="400"/>
      </w:pPr>
      <w:r w:rsidRPr="0002309E">
        <w:t>eainjp2（</w:t>
      </w:r>
      <w:r w:rsidRPr="0002309E">
        <w:rPr>
          <w:rFonts w:hint="eastAsia"/>
        </w:rPr>
        <w:t>ﾎﾟｰﾄ</w:t>
      </w:r>
      <w:r w:rsidRPr="0002309E">
        <w:t>2</w:t>
      </w:r>
      <w:r w:rsidRPr="0002309E">
        <w:rPr>
          <w:rFonts w:hint="eastAsia"/>
        </w:rPr>
        <w:t>回目</w:t>
      </w:r>
      <w:r w:rsidRPr="0002309E">
        <w:t>噴射開始時期）</w:t>
      </w:r>
      <w:bookmarkStart w:id="423" w:name="OLE_LINK194"/>
      <w:bookmarkStart w:id="424" w:name="OLE_LINK198"/>
      <w:bookmarkEnd w:id="422"/>
      <w:r w:rsidR="00A041A7" w:rsidRPr="0002309E">
        <w:t>、eainjp3（</w:t>
      </w:r>
      <w:r w:rsidR="00A041A7" w:rsidRPr="0002309E">
        <w:rPr>
          <w:rFonts w:hint="eastAsia"/>
        </w:rPr>
        <w:t>ﾎﾟｰﾄ</w:t>
      </w:r>
      <w:r w:rsidR="00A041A7" w:rsidRPr="0002309E">
        <w:t>3回目噴射開始時期）、</w:t>
      </w:r>
    </w:p>
    <w:p w14:paraId="6A2CC4C7" w14:textId="4956CE56" w:rsidR="001B390C" w:rsidRPr="0002309E" w:rsidRDefault="00A041A7" w:rsidP="00FD51B3">
      <w:pPr>
        <w:ind w:rightChars="-354" w:right="-708" w:firstLineChars="200" w:firstLine="400"/>
      </w:pPr>
      <w:r w:rsidRPr="0002309E">
        <w:t>eainjp4（</w:t>
      </w:r>
      <w:r w:rsidRPr="0002309E">
        <w:rPr>
          <w:rFonts w:hint="eastAsia"/>
        </w:rPr>
        <w:t>ﾎﾟｰﾄ</w:t>
      </w:r>
      <w:r w:rsidRPr="0002309E">
        <w:t>4回目噴射開始時期）</w:t>
      </w:r>
      <w:r w:rsidR="00C837D1" w:rsidRPr="0002309E">
        <w:t>、</w:t>
      </w:r>
      <w:r w:rsidR="00FD51B3" w:rsidRPr="0002309E">
        <w:rPr>
          <w:rFonts w:hint="eastAsia"/>
        </w:rPr>
        <w:t>e</w:t>
      </w:r>
      <w:r w:rsidR="00FD51B3" w:rsidRPr="0002309E">
        <w:t>ainjpn[]</w:t>
      </w:r>
      <w:r w:rsidR="00FD51B3" w:rsidRPr="0002309E">
        <w:rPr>
          <w:rFonts w:hint="eastAsia"/>
        </w:rPr>
        <w:t>（ﾎﾟｰﾄ</w:t>
      </w:r>
      <w:r w:rsidR="00FD51B3" w:rsidRPr="0002309E">
        <w:t>n回目噴射開始時期（噴射回数配列）</w:t>
      </w:r>
      <w:r w:rsidR="00FD51B3" w:rsidRPr="0002309E">
        <w:rPr>
          <w:rFonts w:hint="eastAsia"/>
        </w:rPr>
        <w:t>）、</w:t>
      </w:r>
    </w:p>
    <w:p w14:paraId="22435D44" w14:textId="25DE95D5" w:rsidR="00D74315" w:rsidRPr="0002309E" w:rsidRDefault="00FF3E32" w:rsidP="001B390C">
      <w:pPr>
        <w:ind w:firstLineChars="200" w:firstLine="400"/>
      </w:pPr>
      <w:r w:rsidRPr="0002309E">
        <w:t>einjend（</w:t>
      </w:r>
      <w:r w:rsidR="00BB4FA4" w:rsidRPr="0002309E">
        <w:rPr>
          <w:rFonts w:hint="eastAsia"/>
        </w:rPr>
        <w:t>ﾎﾟｰﾄ</w:t>
      </w:r>
      <w:r w:rsidRPr="0002309E">
        <w:t>噴射</w:t>
      </w:r>
      <w:r w:rsidRPr="0002309E">
        <w:rPr>
          <w:rFonts w:hint="eastAsia"/>
        </w:rPr>
        <w:t>終了</w:t>
      </w:r>
      <w:r w:rsidRPr="0002309E">
        <w:t>時期）</w:t>
      </w:r>
      <w:bookmarkEnd w:id="405"/>
      <w:bookmarkEnd w:id="406"/>
      <w:bookmarkEnd w:id="423"/>
      <w:bookmarkEnd w:id="424"/>
      <w:r w:rsidR="004C006F" w:rsidRPr="0002309E">
        <w:rPr>
          <w:rFonts w:hint="eastAsia"/>
        </w:rPr>
        <w:t>、</w:t>
      </w:r>
      <w:r w:rsidR="00D74315" w:rsidRPr="0002309E">
        <w:t>e</w:t>
      </w:r>
      <w:r w:rsidR="00D74315" w:rsidRPr="0002309E">
        <w:rPr>
          <w:rFonts w:hint="eastAsia"/>
        </w:rPr>
        <w:t>ainjcutp</w:t>
      </w:r>
      <w:r w:rsidR="00D74315" w:rsidRPr="0002309E">
        <w:t>（</w:t>
      </w:r>
      <w:r w:rsidR="00D74315" w:rsidRPr="0002309E">
        <w:rPr>
          <w:rFonts w:hint="eastAsia"/>
        </w:rPr>
        <w:t>ﾎﾟｰﾄ噴射</w:t>
      </w:r>
      <w:r w:rsidR="004D73FB" w:rsidRPr="0002309E">
        <w:rPr>
          <w:rFonts w:hint="eastAsia"/>
        </w:rPr>
        <w:t>強制</w:t>
      </w:r>
      <w:r w:rsidR="00D74315" w:rsidRPr="0002309E">
        <w:rPr>
          <w:rFonts w:hint="eastAsia"/>
        </w:rPr>
        <w:t>ｶｯﾄ時期）、</w:t>
      </w:r>
    </w:p>
    <w:p w14:paraId="0D5DBB7E" w14:textId="517F98A5" w:rsidR="00D74315" w:rsidRPr="0002309E" w:rsidRDefault="00FC6BD0" w:rsidP="00FC6BD0">
      <w:r w:rsidRPr="0002309E">
        <w:t xml:space="preserve">    </w:t>
      </w:r>
      <w:r w:rsidR="00C837D1" w:rsidRPr="0002309E">
        <w:t>eainjd1（筒内</w:t>
      </w:r>
      <w:r w:rsidR="00BB4FA4" w:rsidRPr="0002309E">
        <w:t>1</w:t>
      </w:r>
      <w:r w:rsidR="00C837D1" w:rsidRPr="0002309E">
        <w:t>回目噴射開始時期）、eainjd2（筒内</w:t>
      </w:r>
      <w:r w:rsidR="00BB4FA4" w:rsidRPr="0002309E">
        <w:t>2</w:t>
      </w:r>
      <w:r w:rsidR="00C837D1" w:rsidRPr="0002309E">
        <w:t>回目噴射開始時期）、</w:t>
      </w:r>
    </w:p>
    <w:p w14:paraId="4124751A" w14:textId="223685BF" w:rsidR="001B390C" w:rsidRPr="0002309E" w:rsidRDefault="00FC6BD0" w:rsidP="00FC6BD0">
      <w:r w:rsidRPr="0002309E">
        <w:t xml:space="preserve">    </w:t>
      </w:r>
      <w:r w:rsidR="008706A4" w:rsidRPr="0002309E">
        <w:t>eainjd3（筒内</w:t>
      </w:r>
      <w:r w:rsidR="00BB4FA4" w:rsidRPr="0002309E">
        <w:t>3</w:t>
      </w:r>
      <w:r w:rsidR="008706A4" w:rsidRPr="0002309E">
        <w:t>回目噴射開始時期）</w:t>
      </w:r>
      <w:r w:rsidR="008706A4" w:rsidRPr="0002309E">
        <w:rPr>
          <w:rFonts w:hint="eastAsia"/>
        </w:rPr>
        <w:t>、</w:t>
      </w:r>
      <w:r w:rsidR="00692507" w:rsidRPr="0002309E">
        <w:t>eainjd4（筒内</w:t>
      </w:r>
      <w:r w:rsidR="00BB4FA4" w:rsidRPr="0002309E">
        <w:t>4</w:t>
      </w:r>
      <w:r w:rsidR="00692507" w:rsidRPr="0002309E">
        <w:t>回目噴射開始時期）</w:t>
      </w:r>
      <w:r w:rsidR="00692507" w:rsidRPr="0002309E">
        <w:rPr>
          <w:rFonts w:hint="eastAsia"/>
        </w:rPr>
        <w:t>、</w:t>
      </w:r>
    </w:p>
    <w:p w14:paraId="32760937" w14:textId="592CF198" w:rsidR="00FD51B3" w:rsidRDefault="00FD51B3" w:rsidP="00FD51B3">
      <w:r w:rsidRPr="0002309E">
        <w:rPr>
          <w:rFonts w:hint="eastAsia"/>
        </w:rPr>
        <w:t xml:space="preserve"> </w:t>
      </w:r>
      <w:r w:rsidRPr="0002309E">
        <w:t xml:space="preserve">   </w:t>
      </w:r>
      <w:r w:rsidRPr="0002309E">
        <w:rPr>
          <w:rFonts w:hint="eastAsia"/>
        </w:rPr>
        <w:t>e</w:t>
      </w:r>
      <w:r w:rsidRPr="0002309E">
        <w:t>ainjdn[]</w:t>
      </w:r>
      <w:r w:rsidRPr="0002309E">
        <w:rPr>
          <w:rFonts w:hint="eastAsia"/>
        </w:rPr>
        <w:t>（</w:t>
      </w:r>
      <w:r w:rsidR="00FB6DB5" w:rsidRPr="0002309E">
        <w:rPr>
          <w:rFonts w:hint="eastAsia"/>
        </w:rPr>
        <w:t>筒内</w:t>
      </w:r>
      <w:r w:rsidRPr="0002309E">
        <w:t>n回目噴射開始時期（噴射回数配列）</w:t>
      </w:r>
      <w:r w:rsidRPr="0002309E">
        <w:rPr>
          <w:rFonts w:hint="eastAsia"/>
        </w:rPr>
        <w:t>）、</w:t>
      </w:r>
      <w:r w:rsidR="00D74315" w:rsidRPr="0002309E">
        <w:t>e</w:t>
      </w:r>
      <w:r w:rsidR="00D74315" w:rsidRPr="001923C6">
        <w:rPr>
          <w:rFonts w:hint="eastAsia"/>
        </w:rPr>
        <w:t>ainjcutd</w:t>
      </w:r>
      <w:r w:rsidR="00D74315" w:rsidRPr="001923C6">
        <w:t>（</w:t>
      </w:r>
      <w:r w:rsidR="00D74315" w:rsidRPr="001923C6">
        <w:rPr>
          <w:rFonts w:hint="eastAsia"/>
        </w:rPr>
        <w:t>筒内噴射</w:t>
      </w:r>
      <w:r w:rsidR="004D73FB" w:rsidRPr="001923C6">
        <w:rPr>
          <w:rFonts w:hint="eastAsia"/>
        </w:rPr>
        <w:t>強制</w:t>
      </w:r>
      <w:r w:rsidR="00D74315" w:rsidRPr="001923C6">
        <w:rPr>
          <w:rFonts w:hint="eastAsia"/>
        </w:rPr>
        <w:t>ｶｯﾄ時期）、</w:t>
      </w:r>
    </w:p>
    <w:p w14:paraId="3B490114" w14:textId="43A69567" w:rsidR="00FB6DB5" w:rsidRDefault="00C837D1" w:rsidP="00FB6DB5">
      <w:pPr>
        <w:ind w:firstLineChars="200" w:firstLine="400"/>
      </w:pPr>
      <w:r w:rsidRPr="001923C6">
        <w:t>eainjpadd（</w:t>
      </w:r>
      <w:r w:rsidR="00BB4FA4" w:rsidRPr="001923C6">
        <w:rPr>
          <w:rFonts w:hint="eastAsia"/>
        </w:rPr>
        <w:t>ﾎﾟｰﾄ</w:t>
      </w:r>
      <w:r w:rsidRPr="001923C6">
        <w:t>追加噴射開始時期）、eainjdadd（筒内追加噴射開始時期）</w:t>
      </w:r>
      <w:bookmarkStart w:id="425" w:name="OLE_LINK203"/>
      <w:bookmarkStart w:id="426" w:name="OLE_LINK204"/>
      <w:r w:rsidRPr="001923C6">
        <w:t>、</w:t>
      </w:r>
    </w:p>
    <w:p w14:paraId="33532EEF" w14:textId="6D8EC5AB" w:rsidR="00FB6DB5" w:rsidRDefault="00C837D1" w:rsidP="00FB6DB5">
      <w:pPr>
        <w:ind w:firstLineChars="200" w:firstLine="400"/>
      </w:pPr>
      <w:r w:rsidRPr="001923C6">
        <w:t>eqinjstp</w:t>
      </w:r>
      <w:r w:rsidR="008F44AB" w:rsidRPr="001923C6">
        <w:t>1</w:t>
      </w:r>
      <w:r w:rsidRPr="001923C6">
        <w:t>（</w:t>
      </w:r>
      <w:r w:rsidR="00BB4FA4" w:rsidRPr="001923C6">
        <w:rPr>
          <w:rFonts w:hint="eastAsia"/>
        </w:rPr>
        <w:t>ﾎﾟｰﾄ</w:t>
      </w:r>
      <w:r w:rsidR="008F44AB" w:rsidRPr="001923C6">
        <w:t>1回目</w:t>
      </w:r>
      <w:r w:rsidRPr="001923C6">
        <w:t>始動時噴射量）</w:t>
      </w:r>
      <w:bookmarkStart w:id="427" w:name="OLE_LINK346"/>
      <w:bookmarkStart w:id="428" w:name="OLE_LINK347"/>
      <w:bookmarkEnd w:id="425"/>
      <w:bookmarkEnd w:id="426"/>
      <w:r w:rsidR="008F44AB" w:rsidRPr="001923C6">
        <w:t>、eqinjstp2（</w:t>
      </w:r>
      <w:r w:rsidR="008F44AB" w:rsidRPr="001923C6">
        <w:rPr>
          <w:rFonts w:hint="eastAsia"/>
        </w:rPr>
        <w:t>ﾎﾟｰﾄ</w:t>
      </w:r>
      <w:r w:rsidR="008F44AB" w:rsidRPr="001923C6">
        <w:t>2回目始動時噴射量）</w:t>
      </w:r>
      <w:bookmarkEnd w:id="427"/>
      <w:bookmarkEnd w:id="428"/>
      <w:r w:rsidR="005974ED" w:rsidRPr="001923C6">
        <w:t>、</w:t>
      </w:r>
    </w:p>
    <w:p w14:paraId="3D24221E" w14:textId="1BBE6B14" w:rsidR="00FB6DB5" w:rsidRPr="0002309E" w:rsidRDefault="005974ED" w:rsidP="00FB6DB5">
      <w:pPr>
        <w:ind w:firstLineChars="200" w:firstLine="400"/>
      </w:pPr>
      <w:r w:rsidRPr="0002309E">
        <w:t>eqinjstp3（</w:t>
      </w:r>
      <w:r w:rsidRPr="0002309E">
        <w:rPr>
          <w:rFonts w:hint="eastAsia"/>
        </w:rPr>
        <w:t>ﾎﾟｰﾄ</w:t>
      </w:r>
      <w:r w:rsidRPr="0002309E">
        <w:t>3回目始動時噴射量）、eqinjstp4（</w:t>
      </w:r>
      <w:r w:rsidRPr="0002309E">
        <w:rPr>
          <w:rFonts w:hint="eastAsia"/>
        </w:rPr>
        <w:t>ﾎﾟｰﾄ</w:t>
      </w:r>
      <w:r w:rsidRPr="0002309E">
        <w:t>4回目始動時噴射量）</w:t>
      </w:r>
      <w:r w:rsidR="00C837D1" w:rsidRPr="0002309E">
        <w:t>、</w:t>
      </w:r>
    </w:p>
    <w:p w14:paraId="3936CE61" w14:textId="77777777" w:rsidR="00FB6DB5" w:rsidRPr="0002309E" w:rsidRDefault="00FB6DB5" w:rsidP="00FB6DB5">
      <w:pPr>
        <w:ind w:firstLineChars="200" w:firstLine="400"/>
      </w:pPr>
      <w:r w:rsidRPr="0002309E">
        <w:t>eqinjstpn[]</w:t>
      </w:r>
      <w:r w:rsidRPr="0002309E">
        <w:rPr>
          <w:rFonts w:hint="eastAsia"/>
        </w:rPr>
        <w:t>（ﾎﾟｰﾄ</w:t>
      </w:r>
      <w:r w:rsidRPr="0002309E">
        <w:t>n回目始動時噴射量（噴射回数配列）</w:t>
      </w:r>
      <w:r w:rsidRPr="0002309E">
        <w:rPr>
          <w:rFonts w:hint="eastAsia"/>
        </w:rPr>
        <w:t>）、</w:t>
      </w:r>
    </w:p>
    <w:p w14:paraId="17D2BCEA" w14:textId="760F2019" w:rsidR="00FB6DB5" w:rsidRPr="0002309E" w:rsidRDefault="00C837D1" w:rsidP="00FB6DB5">
      <w:pPr>
        <w:ind w:firstLineChars="200" w:firstLine="400"/>
      </w:pPr>
      <w:r w:rsidRPr="0002309E">
        <w:t>eqinjstd1（</w:t>
      </w:r>
      <w:r w:rsidR="001F4F73" w:rsidRPr="0002309E">
        <w:t>筒内1回目</w:t>
      </w:r>
      <w:r w:rsidRPr="0002309E">
        <w:t>始動時噴射量）、</w:t>
      </w:r>
      <w:r w:rsidR="00CE6235" w:rsidRPr="0002309E">
        <w:t>eqinjstd2（</w:t>
      </w:r>
      <w:r w:rsidR="001F4F73" w:rsidRPr="0002309E">
        <w:t>筒内</w:t>
      </w:r>
      <w:r w:rsidR="00BB4FA4" w:rsidRPr="0002309E">
        <w:t>2</w:t>
      </w:r>
      <w:r w:rsidR="001F4F73" w:rsidRPr="0002309E">
        <w:t>回目</w:t>
      </w:r>
      <w:r w:rsidR="00CE6235" w:rsidRPr="0002309E">
        <w:t>始動時噴射量）、</w:t>
      </w:r>
    </w:p>
    <w:p w14:paraId="43A53E14" w14:textId="28DF0714" w:rsidR="00FB6DB5" w:rsidRPr="0002309E" w:rsidRDefault="00FF3E32" w:rsidP="00FB6DB5">
      <w:pPr>
        <w:ind w:firstLineChars="200" w:firstLine="400"/>
      </w:pPr>
      <w:r w:rsidRPr="0002309E">
        <w:t>eqinjstd3（筒内</w:t>
      </w:r>
      <w:r w:rsidR="005974ED" w:rsidRPr="0002309E">
        <w:t>3</w:t>
      </w:r>
      <w:r w:rsidRPr="0002309E">
        <w:t>回目始動時噴射量）、</w:t>
      </w:r>
      <w:r w:rsidR="00211335" w:rsidRPr="0002309E">
        <w:t>eqinjstd4（筒内</w:t>
      </w:r>
      <w:r w:rsidR="00BB4FA4" w:rsidRPr="0002309E">
        <w:t>4</w:t>
      </w:r>
      <w:r w:rsidR="00211335" w:rsidRPr="0002309E">
        <w:t>回目始動時噴射量）、</w:t>
      </w:r>
    </w:p>
    <w:p w14:paraId="0EF0B17F" w14:textId="42D616D9" w:rsidR="00FB6DB5" w:rsidRPr="0002309E" w:rsidRDefault="00FB6DB5" w:rsidP="00FB6DB5">
      <w:pPr>
        <w:ind w:firstLineChars="200" w:firstLine="400"/>
      </w:pPr>
      <w:r w:rsidRPr="0002309E">
        <w:t>eqinjstdn[]</w:t>
      </w:r>
      <w:r w:rsidRPr="0002309E">
        <w:rPr>
          <w:rFonts w:hint="eastAsia"/>
        </w:rPr>
        <w:t>（筒内</w:t>
      </w:r>
      <w:r w:rsidRPr="0002309E">
        <w:t>n回目始動時噴射量（噴射回数配列）</w:t>
      </w:r>
      <w:r w:rsidRPr="0002309E">
        <w:rPr>
          <w:rFonts w:hint="eastAsia"/>
        </w:rPr>
        <w:t>）、</w:t>
      </w:r>
    </w:p>
    <w:p w14:paraId="50C2987E" w14:textId="5AFBF4F1" w:rsidR="00D74315" w:rsidRPr="0002309E" w:rsidRDefault="00981D4E" w:rsidP="00FB6DB5">
      <w:pPr>
        <w:ind w:firstLineChars="200" w:firstLine="400"/>
      </w:pPr>
      <w:r w:rsidRPr="0002309E">
        <w:t>e</w:t>
      </w:r>
      <w:r w:rsidR="00BA15F5" w:rsidRPr="0002309E">
        <w:t>q</w:t>
      </w:r>
      <w:r w:rsidRPr="0002309E">
        <w:t>fc</w:t>
      </w:r>
      <w:r w:rsidR="00652AEE" w:rsidRPr="0002309E">
        <w:rPr>
          <w:rFonts w:hint="eastAsia"/>
        </w:rPr>
        <w:t>[]</w:t>
      </w:r>
      <w:r w:rsidRPr="0002309E">
        <w:t>（FC中噴射量）、</w:t>
      </w:r>
      <w:r w:rsidR="00D74315" w:rsidRPr="0002309E">
        <w:t>e</w:t>
      </w:r>
      <w:r w:rsidR="00D74315" w:rsidRPr="0002309E">
        <w:rPr>
          <w:rFonts w:hint="eastAsia"/>
        </w:rPr>
        <w:t>qinjexp</w:t>
      </w:r>
      <w:r w:rsidR="00D74315" w:rsidRPr="0002309E">
        <w:t>（</w:t>
      </w:r>
      <w:r w:rsidR="00D74315" w:rsidRPr="0002309E">
        <w:rPr>
          <w:rFonts w:hint="eastAsia"/>
        </w:rPr>
        <w:t>膨張行程噴射量）、</w:t>
      </w:r>
    </w:p>
    <w:p w14:paraId="0B42AC68" w14:textId="3FC666C6" w:rsidR="00D84BF9" w:rsidRDefault="00D84BF9" w:rsidP="00C46199">
      <w:pPr>
        <w:ind w:rightChars="-496" w:right="-992"/>
        <w:rPr>
          <w:ins w:id="429" w:author="16a" w:date="2025-10-08T11:57:00Z"/>
        </w:rPr>
      </w:pPr>
      <w:r w:rsidRPr="0002309E">
        <w:rPr>
          <w:rFonts w:hint="eastAsia"/>
        </w:rPr>
        <w:t xml:space="preserve"> </w:t>
      </w:r>
      <w:r w:rsidRPr="0002309E">
        <w:t xml:space="preserve">   eqinjflfix</w:t>
      </w:r>
      <w:r w:rsidR="00C46199" w:rsidRPr="0002309E">
        <w:rPr>
          <w:rFonts w:hint="eastAsia"/>
        </w:rPr>
        <w:t>[]</w:t>
      </w:r>
      <w:r w:rsidR="00B26A52" w:rsidRPr="0002309E">
        <w:rPr>
          <w:rFonts w:hint="eastAsia"/>
        </w:rPr>
        <w:t>（</w:t>
      </w:r>
      <w:r w:rsidRPr="0002309E">
        <w:t>FL固定噴射量</w:t>
      </w:r>
      <w:r w:rsidR="00C46199" w:rsidRPr="0002309E">
        <w:t>（噴射回数配列）</w:t>
      </w:r>
      <w:r w:rsidRPr="0002309E">
        <w:rPr>
          <w:rFonts w:hint="eastAsia"/>
        </w:rPr>
        <w:t>）、</w:t>
      </w:r>
      <w:r w:rsidRPr="0002309E">
        <w:t>eqinjplfix</w:t>
      </w:r>
      <w:r w:rsidR="00C46199" w:rsidRPr="0002309E">
        <w:rPr>
          <w:rFonts w:hint="eastAsia"/>
        </w:rPr>
        <w:t>[</w:t>
      </w:r>
      <w:r w:rsidR="00C46199" w:rsidRPr="0002309E">
        <w:t>]</w:t>
      </w:r>
      <w:r w:rsidR="00B26A52" w:rsidRPr="0002309E">
        <w:rPr>
          <w:rFonts w:hint="eastAsia"/>
        </w:rPr>
        <w:t>（</w:t>
      </w:r>
      <w:r w:rsidRPr="0002309E">
        <w:t>PL固定噴射量</w:t>
      </w:r>
      <w:r w:rsidR="00C46199" w:rsidRPr="0002309E">
        <w:t>（噴射回数配列）</w:t>
      </w:r>
      <w:r w:rsidRPr="0002309E">
        <w:rPr>
          <w:rFonts w:hint="eastAsia"/>
        </w:rPr>
        <w:t>）、</w:t>
      </w:r>
    </w:p>
    <w:p w14:paraId="370C9768" w14:textId="0CC28FAF" w:rsidR="00FF228D" w:rsidDel="0004153F" w:rsidRDefault="00FF228D" w:rsidP="00FC6BD0">
      <w:pPr>
        <w:ind w:rightChars="-496" w:right="-992"/>
        <w:rPr>
          <w:del w:id="430" w:author="16a" w:date="2025-10-08T11:57:00Z"/>
          <w:shd w:val="clear" w:color="auto" w:fill="00FF00"/>
        </w:rPr>
      </w:pPr>
      <w:ins w:id="431" w:author="16a" w:date="2025-10-08T11:57:00Z">
        <w:r w:rsidRPr="00595585">
          <w:rPr>
            <w:shd w:val="clear" w:color="auto" w:fill="00FF00"/>
          </w:rPr>
          <w:t>e</w:t>
        </w:r>
        <w:r>
          <w:rPr>
            <w:rFonts w:hint="eastAsia"/>
            <w:shd w:val="clear" w:color="auto" w:fill="00FF00"/>
          </w:rPr>
          <w:t>stepkcyl</w:t>
        </w:r>
        <w:r w:rsidRPr="00595585">
          <w:rPr>
            <w:shd w:val="clear" w:color="auto" w:fill="00FF00"/>
          </w:rPr>
          <w:t>（</w:t>
        </w:r>
        <w:r>
          <w:rPr>
            <w:rFonts w:hint="eastAsia"/>
            <w:shd w:val="clear" w:color="auto" w:fill="00FF00"/>
          </w:rPr>
          <w:t>気筒別</w:t>
        </w:r>
        <w:r w:rsidRPr="00595585">
          <w:rPr>
            <w:rFonts w:hint="eastAsia"/>
            <w:shd w:val="clear" w:color="auto" w:fill="00FF00"/>
          </w:rPr>
          <w:t>噴射</w:t>
        </w:r>
        <w:r>
          <w:rPr>
            <w:rFonts w:hint="eastAsia"/>
            <w:shd w:val="clear" w:color="auto" w:fill="00FF00"/>
          </w:rPr>
          <w:t>量</w:t>
        </w:r>
        <w:r w:rsidRPr="00595585">
          <w:rPr>
            <w:rFonts w:hint="eastAsia"/>
            <w:shd w:val="clear" w:color="auto" w:fill="00FF00"/>
          </w:rPr>
          <w:t>補正段</w:t>
        </w:r>
        <w:r w:rsidRPr="00595585">
          <w:rPr>
            <w:shd w:val="clear" w:color="auto" w:fill="00FF00"/>
          </w:rPr>
          <w:t>）、e</w:t>
        </w:r>
        <w:r w:rsidRPr="00595585">
          <w:rPr>
            <w:rFonts w:hint="eastAsia"/>
            <w:shd w:val="clear" w:color="auto" w:fill="00FF00"/>
          </w:rPr>
          <w:t>kqcyl[]</w:t>
        </w:r>
        <w:r w:rsidRPr="00595585">
          <w:rPr>
            <w:shd w:val="clear" w:color="auto" w:fill="00FF00"/>
          </w:rPr>
          <w:t>（</w:t>
        </w:r>
        <w:r>
          <w:rPr>
            <w:rFonts w:hint="eastAsia"/>
            <w:shd w:val="clear" w:color="auto" w:fill="00FF00"/>
          </w:rPr>
          <w:t>気筒別</w:t>
        </w:r>
        <w:r w:rsidRPr="00595585">
          <w:rPr>
            <w:rFonts w:hint="eastAsia"/>
            <w:shd w:val="clear" w:color="auto" w:fill="00FF00"/>
          </w:rPr>
          <w:t>噴射</w:t>
        </w:r>
        <w:r>
          <w:rPr>
            <w:rFonts w:hint="eastAsia"/>
            <w:shd w:val="clear" w:color="auto" w:fill="00FF00"/>
          </w:rPr>
          <w:t>量</w:t>
        </w:r>
        <w:r w:rsidRPr="00595585">
          <w:rPr>
            <w:rFonts w:hint="eastAsia"/>
            <w:shd w:val="clear" w:color="auto" w:fill="00FF00"/>
          </w:rPr>
          <w:t>補正</w:t>
        </w:r>
        <w:r>
          <w:rPr>
            <w:rFonts w:hint="eastAsia"/>
            <w:shd w:val="clear" w:color="auto" w:fill="00FF00"/>
          </w:rPr>
          <w:t>係数</w:t>
        </w:r>
        <w:r w:rsidRPr="00595585">
          <w:rPr>
            <w:rFonts w:hint="eastAsia"/>
            <w:shd w:val="clear" w:color="auto" w:fill="00FF00"/>
          </w:rPr>
          <w:t>）、</w:t>
        </w:r>
      </w:ins>
    </w:p>
    <w:p w14:paraId="5161D904" w14:textId="77777777" w:rsidR="0004153F" w:rsidRDefault="0004153F" w:rsidP="00A322DB">
      <w:pPr>
        <w:ind w:rightChars="-496" w:right="-992" w:firstLineChars="200" w:firstLine="400"/>
        <w:rPr>
          <w:ins w:id="432" w:author="16a" w:date="2025-10-20T21:29:00Z"/>
          <w:shd w:val="clear" w:color="auto" w:fill="00FF00"/>
        </w:rPr>
      </w:pPr>
    </w:p>
    <w:p w14:paraId="5460F1BD" w14:textId="22179CE3" w:rsidR="00D74315" w:rsidRPr="001923C6" w:rsidRDefault="00FC6BD0" w:rsidP="00FC6BD0">
      <w:pPr>
        <w:ind w:rightChars="-496" w:right="-992"/>
        <w:rPr>
          <w:szCs w:val="21"/>
        </w:rPr>
      </w:pPr>
      <w:r w:rsidRPr="001923C6">
        <w:t xml:space="preserve">    </w:t>
      </w:r>
      <w:r w:rsidR="00C837D1" w:rsidRPr="001923C6">
        <w:t>ek1f</w:t>
      </w:r>
      <w:r w:rsidR="006D1639" w:rsidRPr="001923C6">
        <w:rPr>
          <w:rFonts w:hint="eastAsia"/>
        </w:rPr>
        <w:t>、</w:t>
      </w:r>
      <w:r w:rsidR="006D1639" w:rsidRPr="001923C6">
        <w:t>ek1f</w:t>
      </w:r>
      <w:r w:rsidR="00C42AE7" w:rsidRPr="001923C6">
        <w:t>n</w:t>
      </w:r>
      <w:r w:rsidR="006D1639" w:rsidRPr="001923C6">
        <w:t>[]</w:t>
      </w:r>
      <w:r w:rsidR="00EB07E9" w:rsidRPr="001923C6">
        <w:t>（</w:t>
      </w:r>
      <w:r w:rsidR="00BB4FA4" w:rsidRPr="001923C6">
        <w:t>1</w:t>
      </w:r>
      <w:r w:rsidR="00C837D1" w:rsidRPr="001923C6">
        <w:t>回目噴射量算出係数）</w:t>
      </w:r>
      <w:r w:rsidR="00CA08E7" w:rsidRPr="001923C6">
        <w:rPr>
          <w:rFonts w:hint="eastAsia"/>
        </w:rPr>
        <w:t>、</w:t>
      </w:r>
      <w:bookmarkStart w:id="433" w:name="OLE_LINK295"/>
      <w:bookmarkStart w:id="434" w:name="OLE_LINK348"/>
      <w:r w:rsidR="00CE6235" w:rsidRPr="001923C6">
        <w:t>ek2f</w:t>
      </w:r>
      <w:r w:rsidR="00C42AE7" w:rsidRPr="001923C6">
        <w:rPr>
          <w:rFonts w:hint="eastAsia"/>
        </w:rPr>
        <w:t>、</w:t>
      </w:r>
      <w:r w:rsidR="00C42AE7" w:rsidRPr="001923C6">
        <w:t>ek2fn[]</w:t>
      </w:r>
      <w:r w:rsidR="00CE6235" w:rsidRPr="001923C6">
        <w:t>（</w:t>
      </w:r>
      <w:r w:rsidR="00BB4FA4" w:rsidRPr="001923C6">
        <w:t>2</w:t>
      </w:r>
      <w:r w:rsidR="00CE6235" w:rsidRPr="001923C6">
        <w:rPr>
          <w:szCs w:val="21"/>
        </w:rPr>
        <w:t>回目噴射量算出係数）</w:t>
      </w:r>
      <w:r w:rsidR="00CE6235" w:rsidRPr="001923C6">
        <w:rPr>
          <w:rFonts w:hint="eastAsia"/>
          <w:szCs w:val="21"/>
        </w:rPr>
        <w:t>、</w:t>
      </w:r>
    </w:p>
    <w:p w14:paraId="26F4E5E0" w14:textId="0764F205" w:rsidR="00C442FA" w:rsidRDefault="00FC6BD0" w:rsidP="00C46199">
      <w:pPr>
        <w:ind w:rightChars="-496" w:right="-992"/>
        <w:rPr>
          <w:szCs w:val="21"/>
        </w:rPr>
      </w:pPr>
      <w:r w:rsidRPr="001923C6">
        <w:t xml:space="preserve">    </w:t>
      </w:r>
      <w:r w:rsidR="003000BE" w:rsidRPr="001923C6">
        <w:rPr>
          <w:szCs w:val="21"/>
        </w:rPr>
        <w:t>ek3f</w:t>
      </w:r>
      <w:r w:rsidR="00C42AE7" w:rsidRPr="001923C6">
        <w:rPr>
          <w:rFonts w:hint="eastAsia"/>
          <w:szCs w:val="21"/>
        </w:rPr>
        <w:t>、</w:t>
      </w:r>
      <w:r w:rsidR="00C42AE7" w:rsidRPr="001923C6">
        <w:rPr>
          <w:szCs w:val="21"/>
        </w:rPr>
        <w:t>ek3fn[]</w:t>
      </w:r>
      <w:r w:rsidR="003000BE" w:rsidRPr="001923C6">
        <w:rPr>
          <w:rFonts w:hint="eastAsia"/>
          <w:szCs w:val="21"/>
        </w:rPr>
        <w:t>（</w:t>
      </w:r>
      <w:r w:rsidR="003000BE" w:rsidRPr="001923C6">
        <w:rPr>
          <w:szCs w:val="21"/>
        </w:rPr>
        <w:t>3回目噴射量算出係数）</w:t>
      </w:r>
      <w:bookmarkEnd w:id="433"/>
      <w:bookmarkEnd w:id="434"/>
      <w:r w:rsidR="003000BE" w:rsidRPr="001923C6">
        <w:rPr>
          <w:szCs w:val="21"/>
        </w:rPr>
        <w:t>、</w:t>
      </w:r>
      <w:r w:rsidR="002954BC" w:rsidRPr="001923C6">
        <w:rPr>
          <w:noProof/>
          <w:szCs w:val="21"/>
        </w:rPr>
        <w:t>ekrchref</w:t>
      </w:r>
      <w:r w:rsidR="00A311C6" w:rsidRPr="001923C6">
        <w:rPr>
          <w:szCs w:val="21"/>
        </w:rPr>
        <w:t>[]</w:t>
      </w:r>
      <w:r w:rsidR="00CA08E7" w:rsidRPr="001923C6">
        <w:rPr>
          <w:szCs w:val="21"/>
        </w:rPr>
        <w:t>（</w:t>
      </w:r>
      <w:r w:rsidR="007E5679" w:rsidRPr="001923C6">
        <w:rPr>
          <w:rFonts w:hint="eastAsia"/>
          <w:szCs w:val="21"/>
        </w:rPr>
        <w:t>噴射量</w:t>
      </w:r>
      <w:r w:rsidR="00CA08E7" w:rsidRPr="001923C6">
        <w:rPr>
          <w:rFonts w:hint="eastAsia"/>
          <w:szCs w:val="21"/>
        </w:rPr>
        <w:t>補正係数</w:t>
      </w:r>
      <w:r w:rsidR="00CA08E7" w:rsidRPr="001923C6">
        <w:rPr>
          <w:szCs w:val="21"/>
        </w:rPr>
        <w:t>）</w:t>
      </w:r>
      <w:r w:rsidR="00145992" w:rsidRPr="001923C6">
        <w:rPr>
          <w:rFonts w:hint="eastAsia"/>
          <w:szCs w:val="21"/>
        </w:rPr>
        <w:t>、</w:t>
      </w:r>
    </w:p>
    <w:p w14:paraId="092A8625" w14:textId="4777F644" w:rsidR="00C46199" w:rsidRDefault="00C46199" w:rsidP="00C46199">
      <w:pPr>
        <w:ind w:rightChars="-496" w:right="-992"/>
      </w:pPr>
      <w:r w:rsidRPr="001923C6">
        <w:t xml:space="preserve">    </w:t>
      </w:r>
      <w:r w:rsidR="00145992" w:rsidRPr="001923C6">
        <w:rPr>
          <w:szCs w:val="21"/>
        </w:rPr>
        <w:t>eprreq（</w:t>
      </w:r>
      <w:r w:rsidR="00145992" w:rsidRPr="001923C6">
        <w:rPr>
          <w:rFonts w:hint="eastAsia"/>
          <w:szCs w:val="21"/>
        </w:rPr>
        <w:t>高圧</w:t>
      </w:r>
      <w:r w:rsidR="00BB4FA4" w:rsidRPr="001923C6">
        <w:rPr>
          <w:rFonts w:hint="eastAsia"/>
          <w:szCs w:val="21"/>
        </w:rPr>
        <w:t>ﾎﾟﾝﾌﾟ</w:t>
      </w:r>
      <w:r w:rsidR="008A1F2D" w:rsidRPr="001923C6">
        <w:rPr>
          <w:rFonts w:hint="eastAsia"/>
          <w:szCs w:val="21"/>
        </w:rPr>
        <w:t>目標</w:t>
      </w:r>
      <w:r w:rsidR="00145992" w:rsidRPr="001923C6">
        <w:rPr>
          <w:rFonts w:hint="eastAsia"/>
          <w:szCs w:val="21"/>
        </w:rPr>
        <w:t>燃圧</w:t>
      </w:r>
      <w:r w:rsidR="00145992" w:rsidRPr="001923C6">
        <w:rPr>
          <w:szCs w:val="21"/>
        </w:rPr>
        <w:t>）</w:t>
      </w:r>
      <w:r w:rsidR="00145992" w:rsidRPr="001923C6">
        <w:rPr>
          <w:rFonts w:hint="eastAsia"/>
          <w:szCs w:val="21"/>
        </w:rPr>
        <w:t>、</w:t>
      </w:r>
      <w:r w:rsidR="00145992" w:rsidRPr="001923C6">
        <w:rPr>
          <w:szCs w:val="21"/>
        </w:rPr>
        <w:t>eqfreq</w:t>
      </w:r>
      <w:r w:rsidR="00145992" w:rsidRPr="001923C6">
        <w:t>（</w:t>
      </w:r>
      <w:r w:rsidR="00145992" w:rsidRPr="001923C6">
        <w:rPr>
          <w:rFonts w:hint="eastAsia"/>
        </w:rPr>
        <w:t>燃料</w:t>
      </w:r>
      <w:r w:rsidR="00BB4FA4" w:rsidRPr="001923C6">
        <w:rPr>
          <w:rFonts w:hint="eastAsia"/>
        </w:rPr>
        <w:t>ﾎﾟﾝﾌﾟ</w:t>
      </w:r>
      <w:r w:rsidR="00145992" w:rsidRPr="001923C6">
        <w:rPr>
          <w:rFonts w:hint="eastAsia"/>
        </w:rPr>
        <w:t>吐出流量</w:t>
      </w:r>
      <w:r w:rsidR="00145992" w:rsidRPr="001923C6">
        <w:t>）</w:t>
      </w:r>
      <w:r w:rsidR="00FF3E32" w:rsidRPr="001923C6">
        <w:rPr>
          <w:rFonts w:hint="eastAsia"/>
        </w:rPr>
        <w:t>、</w:t>
      </w:r>
      <w:r w:rsidR="00FF3E32" w:rsidRPr="001923C6">
        <w:t>exqinjast（</w:t>
      </w:r>
      <w:r w:rsidR="00FF3E32" w:rsidRPr="001923C6">
        <w:rPr>
          <w:rFonts w:hint="eastAsia"/>
        </w:rPr>
        <w:t>始動後噴射量要求</w:t>
      </w:r>
      <w:r w:rsidR="00BB4FA4" w:rsidRPr="001923C6">
        <w:rPr>
          <w:rFonts w:hint="eastAsia"/>
        </w:rPr>
        <w:t>ﾌﾗｸﾞ</w:t>
      </w:r>
      <w:r w:rsidR="00FF3E32" w:rsidRPr="001923C6">
        <w:t>）</w:t>
      </w:r>
      <w:r w:rsidR="00FF3E32" w:rsidRPr="001923C6">
        <w:rPr>
          <w:rFonts w:hint="eastAsia"/>
        </w:rPr>
        <w:t>、</w:t>
      </w:r>
    </w:p>
    <w:p w14:paraId="59EA54A6" w14:textId="1593D0A1" w:rsidR="00697FF8" w:rsidRPr="001923C6" w:rsidRDefault="00C46199" w:rsidP="00C46199">
      <w:pPr>
        <w:ind w:rightChars="-496" w:right="-992"/>
      </w:pPr>
      <w:r w:rsidRPr="001923C6">
        <w:t xml:space="preserve">    </w:t>
      </w:r>
      <w:r w:rsidR="00A5325C" w:rsidRPr="001923C6">
        <w:t>eprreql</w:t>
      </w:r>
      <w:r w:rsidR="00A5325C" w:rsidRPr="001923C6">
        <w:rPr>
          <w:rFonts w:hint="eastAsia"/>
        </w:rPr>
        <w:t>（低圧ﾎﾟﾝﾌﾟ</w:t>
      </w:r>
      <w:r w:rsidR="00B47B6B" w:rsidRPr="001923C6">
        <w:rPr>
          <w:rFonts w:hint="eastAsia"/>
        </w:rPr>
        <w:t>目標</w:t>
      </w:r>
      <w:r w:rsidR="00A5325C" w:rsidRPr="001923C6">
        <w:rPr>
          <w:rFonts w:hint="eastAsia"/>
        </w:rPr>
        <w:t>燃圧）</w:t>
      </w:r>
      <w:r w:rsidR="003000BE" w:rsidRPr="001923C6">
        <w:rPr>
          <w:rFonts w:hint="eastAsia"/>
        </w:rPr>
        <w:t>、</w:t>
      </w:r>
      <w:r w:rsidR="00291312" w:rsidRPr="001923C6">
        <w:t>explr</w:t>
      </w:r>
      <w:r w:rsidR="009678B6" w:rsidRPr="001923C6">
        <w:t>e</w:t>
      </w:r>
      <w:r w:rsidR="00291312" w:rsidRPr="001923C6">
        <w:t>q（PL</w:t>
      </w:r>
      <w:r w:rsidR="00777811" w:rsidRPr="001923C6">
        <w:rPr>
          <w:rFonts w:hint="eastAsia"/>
        </w:rPr>
        <w:t>噴射</w:t>
      </w:r>
      <w:r w:rsidR="00291312" w:rsidRPr="001923C6">
        <w:rPr>
          <w:rFonts w:hint="eastAsia"/>
        </w:rPr>
        <w:t>実施要求）</w:t>
      </w:r>
      <w:r w:rsidR="009B76BF" w:rsidRPr="001923C6">
        <w:rPr>
          <w:rFonts w:hint="eastAsia"/>
        </w:rPr>
        <w:t>の算出</w:t>
      </w:r>
      <w:r w:rsidR="005974ED" w:rsidRPr="001923C6">
        <w:t xml:space="preserve">    </w:t>
      </w:r>
      <w:r w:rsidR="009B76BF" w:rsidRPr="001923C6">
        <w:rPr>
          <w:rFonts w:hint="eastAsia"/>
        </w:rPr>
        <w:t>（</w:t>
      </w:r>
      <w:r w:rsidR="009B76BF" w:rsidRPr="001923C6">
        <w:t>8ms</w:t>
      </w:r>
      <w:r w:rsidR="00F46E5F" w:rsidRPr="001923C6">
        <w:rPr>
          <w:rFonts w:hint="eastAsia"/>
        </w:rPr>
        <w:t>中</w:t>
      </w:r>
      <w:r w:rsidR="009B76BF" w:rsidRPr="001923C6">
        <w:t>）</w:t>
      </w:r>
      <w:r w:rsidR="00652AEE" w:rsidRPr="001923C6">
        <w:rPr>
          <w:rFonts w:hint="eastAsia"/>
        </w:rPr>
        <w:t xml:space="preserve"> </w:t>
      </w:r>
      <w:commentRangeStart w:id="435"/>
      <w:commentRangeStart w:id="436"/>
      <w:commentRangeStart w:id="437"/>
      <w:r w:rsidR="00652AEE" w:rsidRPr="001923C6">
        <w:rPr>
          <w:rFonts w:hint="eastAsia"/>
        </w:rPr>
        <w:t xml:space="preserve"> </w:t>
      </w:r>
      <w:commentRangeEnd w:id="435"/>
      <w:commentRangeEnd w:id="436"/>
      <w:commentRangeEnd w:id="437"/>
      <w:r w:rsidR="00E00EEB">
        <w:rPr>
          <w:rStyle w:val="a8"/>
        </w:rPr>
        <w:commentReference w:id="435"/>
      </w:r>
      <w:r w:rsidR="009F7EB6" w:rsidRPr="001923C6">
        <w:rPr>
          <w:rStyle w:val="a8"/>
        </w:rPr>
        <w:commentReference w:id="436"/>
      </w:r>
      <w:r w:rsidR="00652AEE" w:rsidRPr="001923C6">
        <w:rPr>
          <w:rStyle w:val="a8"/>
        </w:rPr>
        <w:commentReference w:id="437"/>
      </w:r>
    </w:p>
    <w:p w14:paraId="0DBE40B2" w14:textId="15E1F250" w:rsidR="009B76BF" w:rsidRPr="001923C6" w:rsidRDefault="00697FF8" w:rsidP="00FF228D">
      <w:pPr>
        <w:ind w:rightChars="-283" w:right="-566"/>
      </w:pPr>
      <w:r w:rsidRPr="001923C6">
        <w:t xml:space="preserve">                                                             </w:t>
      </w:r>
      <w:r w:rsidR="007B2B5B" w:rsidRPr="001923C6">
        <w:t>(</w:t>
      </w:r>
      <w:r w:rsidR="004F2F2C" w:rsidRPr="001923C6">
        <w:rPr>
          <w:rFonts w:hint="eastAsia"/>
        </w:rPr>
        <w:t>２－１</w:t>
      </w:r>
      <w:r w:rsidR="007B2B5B" w:rsidRPr="001923C6">
        <w:t>～</w:t>
      </w:r>
      <w:r w:rsidR="004F2F2C" w:rsidRPr="001923C6">
        <w:rPr>
          <w:rFonts w:hint="eastAsia"/>
        </w:rPr>
        <w:t>２－</w:t>
      </w:r>
      <w:ins w:id="438" w:author="16a" w:date="2025-10-08T11:57:00Z">
        <w:r w:rsidR="00FF228D" w:rsidRPr="001103C8">
          <w:rPr>
            <w:rFonts w:hint="eastAsia"/>
            <w:shd w:val="clear" w:color="auto" w:fill="00FF00"/>
          </w:rPr>
          <w:t>４</w:t>
        </w:r>
      </w:ins>
      <w:del w:id="439" w:author="16a" w:date="2025-10-08T11:57:00Z">
        <w:r w:rsidR="009F7C14" w:rsidRPr="00FF228D" w:rsidDel="00FF228D">
          <w:rPr>
            <w:rFonts w:hint="eastAsia"/>
            <w:shd w:val="clear" w:color="auto" w:fill="00FF00"/>
          </w:rPr>
          <w:delText>３</w:delText>
        </w:r>
      </w:del>
      <w:r w:rsidR="007B2B5B" w:rsidRPr="001923C6">
        <w:t xml:space="preserve"> 上から順に</w:t>
      </w:r>
      <w:r w:rsidR="007B2B5B" w:rsidRPr="001923C6">
        <w:rPr>
          <w:rFonts w:hint="eastAsia"/>
        </w:rPr>
        <w:t>処理</w:t>
      </w:r>
      <w:r w:rsidR="007B2B5B" w:rsidRPr="001923C6">
        <w:t>)</w:t>
      </w:r>
      <w:commentRangeStart w:id="440"/>
      <w:commentRangeEnd w:id="440"/>
      <w:r w:rsidR="009F7C14" w:rsidRPr="001923C6">
        <w:rPr>
          <w:rStyle w:val="a8"/>
        </w:rPr>
        <w:commentReference w:id="440"/>
      </w:r>
    </w:p>
    <w:p w14:paraId="45854D38" w14:textId="77777777" w:rsidR="006A7E31" w:rsidRDefault="006A7E31" w:rsidP="009B76BF"/>
    <w:p w14:paraId="56C49EB7" w14:textId="73A2BEF9" w:rsidR="007B2B5B" w:rsidRPr="001923C6" w:rsidRDefault="004F2F2C" w:rsidP="009B76BF">
      <w:r w:rsidRPr="001923C6">
        <w:rPr>
          <w:rFonts w:hint="eastAsia"/>
        </w:rPr>
        <w:t>２－１．</w:t>
      </w:r>
      <w:bookmarkStart w:id="441" w:name="OLE_LINK76"/>
      <w:r w:rsidR="007B2B5B" w:rsidRPr="001923C6">
        <w:t>基本情報の作成</w:t>
      </w:r>
    </w:p>
    <w:p w14:paraId="5009B935" w14:textId="5741FC3B" w:rsidR="007F6016" w:rsidRPr="0002309E" w:rsidRDefault="00AB0A19" w:rsidP="006C2C19">
      <w:pPr>
        <w:rPr>
          <w:color w:val="000000"/>
          <w:szCs w:val="21"/>
        </w:rPr>
      </w:pPr>
      <w:r w:rsidRPr="001923C6">
        <w:rPr>
          <w:szCs w:val="21"/>
        </w:rPr>
        <w:t xml:space="preserve">      </w:t>
      </w:r>
      <w:r w:rsidRPr="0002309E">
        <w:rPr>
          <w:color w:val="000000"/>
          <w:szCs w:val="21"/>
        </w:rPr>
        <w:t>einjmod ← ebinjctr_einjmod</w:t>
      </w:r>
      <w:bookmarkStart w:id="442" w:name="OLE_LINK274"/>
      <w:bookmarkStart w:id="443" w:name="OLE_LINK161"/>
      <w:bookmarkStart w:id="444" w:name="OLE_LINK79"/>
      <w:bookmarkStart w:id="445" w:name="OLE_LINK153"/>
      <w:bookmarkEnd w:id="441"/>
    </w:p>
    <w:p w14:paraId="0D9CBB81" w14:textId="68895431" w:rsidR="00AC1A53" w:rsidRPr="0002309E" w:rsidRDefault="00E40F44" w:rsidP="006C2C19">
      <w:pPr>
        <w:rPr>
          <w:color w:val="000000"/>
          <w:szCs w:val="21"/>
        </w:rPr>
      </w:pPr>
      <w:r w:rsidRPr="0002309E">
        <w:rPr>
          <w:rFonts w:hint="eastAsia"/>
          <w:color w:val="000000"/>
          <w:szCs w:val="21"/>
        </w:rPr>
        <w:t xml:space="preserve"> </w:t>
      </w:r>
      <w:r w:rsidRPr="0002309E">
        <w:rPr>
          <w:color w:val="000000"/>
          <w:szCs w:val="21"/>
        </w:rPr>
        <w:t xml:space="preserve">     einjptn </w:t>
      </w:r>
      <w:r w:rsidRPr="0002309E">
        <w:rPr>
          <w:rFonts w:hint="eastAsia"/>
          <w:color w:val="000000"/>
          <w:szCs w:val="21"/>
        </w:rPr>
        <w:t>←</w:t>
      </w:r>
      <w:r w:rsidRPr="0002309E">
        <w:rPr>
          <w:color w:val="000000"/>
          <w:szCs w:val="21"/>
        </w:rPr>
        <w:t xml:space="preserve"> </w:t>
      </w:r>
      <w:r w:rsidR="00AC1A53" w:rsidRPr="0002309E">
        <w:rPr>
          <w:color w:val="000000"/>
          <w:szCs w:val="21"/>
        </w:rPr>
        <w:t>EMINJ_INJPTN_VD(</w:t>
      </w:r>
      <w:ins w:id="446" w:author="16a" w:date="2025-10-08T11:58:00Z">
        <w:r w:rsidR="009A0AA0" w:rsidRPr="003A1943">
          <w:rPr>
            <w:color w:val="000000"/>
            <w:szCs w:val="21"/>
            <w:shd w:val="clear" w:color="auto" w:fill="00FF00"/>
          </w:rPr>
          <w:t>0x</w:t>
        </w:r>
        <w:r w:rsidR="009A0AA0" w:rsidRPr="003A1943">
          <w:rPr>
            <w:rFonts w:hint="eastAsia"/>
            <w:color w:val="000000"/>
            <w:szCs w:val="21"/>
            <w:shd w:val="clear" w:color="auto" w:fill="00FF00"/>
          </w:rPr>
          <w:t>0</w:t>
        </w:r>
        <w:r w:rsidR="009A0AA0" w:rsidRPr="003A1943">
          <w:rPr>
            <w:color w:val="000000"/>
            <w:szCs w:val="21"/>
            <w:shd w:val="clear" w:color="auto" w:fill="00FF00"/>
          </w:rPr>
          <w:t>0000000</w:t>
        </w:r>
      </w:ins>
      <w:del w:id="447" w:author="16a" w:date="2025-10-08T11:58:00Z">
        <w:r w:rsidR="00AC1A53" w:rsidRPr="009A0AA0" w:rsidDel="009A0AA0">
          <w:rPr>
            <w:color w:val="000000"/>
            <w:szCs w:val="21"/>
            <w:shd w:val="clear" w:color="auto" w:fill="00FF00"/>
          </w:rPr>
          <w:delText>0x10000000</w:delText>
        </w:r>
        <w:r w:rsidR="00AC1A53" w:rsidRPr="009A0AA0" w:rsidDel="009A0AA0">
          <w:rPr>
            <w:rFonts w:hint="eastAsia"/>
            <w:color w:val="000000"/>
            <w:szCs w:val="21"/>
            <w:shd w:val="clear" w:color="auto" w:fill="00FF00"/>
          </w:rPr>
          <w:delText>【</w:delText>
        </w:r>
        <w:r w:rsidR="000D2122" w:rsidRPr="009A0AA0" w:rsidDel="009A0AA0">
          <w:rPr>
            <w:rFonts w:hint="eastAsia"/>
            <w:color w:val="000000"/>
            <w:szCs w:val="21"/>
            <w:shd w:val="clear" w:color="auto" w:fill="00FF00"/>
          </w:rPr>
          <w:delText>D</w:delText>
        </w:r>
        <w:r w:rsidR="000D2122" w:rsidRPr="009A0AA0" w:rsidDel="009A0AA0">
          <w:rPr>
            <w:color w:val="000000"/>
            <w:szCs w:val="21"/>
            <w:shd w:val="clear" w:color="auto" w:fill="00FF00"/>
          </w:rPr>
          <w:delText>-4</w:delText>
        </w:r>
        <w:r w:rsidR="000D2122" w:rsidRPr="009A0AA0" w:rsidDel="009A0AA0">
          <w:rPr>
            <w:rFonts w:hint="eastAsia"/>
            <w:color w:val="000000"/>
            <w:szCs w:val="21"/>
            <w:shd w:val="clear" w:color="auto" w:fill="00FF00"/>
          </w:rPr>
          <w:delText>以外</w:delText>
        </w:r>
        <w:r w:rsidR="00AC1A53" w:rsidRPr="009A0AA0" w:rsidDel="009A0AA0">
          <w:rPr>
            <w:rFonts w:hint="eastAsia"/>
            <w:color w:val="000000"/>
            <w:szCs w:val="21"/>
            <w:shd w:val="clear" w:color="auto" w:fill="00FF00"/>
          </w:rPr>
          <w:delText>】、0x20000000【</w:delText>
        </w:r>
        <w:r w:rsidR="000D2122" w:rsidRPr="009A0AA0" w:rsidDel="009A0AA0">
          <w:rPr>
            <w:rFonts w:hint="eastAsia"/>
            <w:color w:val="000000"/>
            <w:szCs w:val="21"/>
            <w:shd w:val="clear" w:color="auto" w:fill="00FF00"/>
          </w:rPr>
          <w:delText>D-4</w:delText>
        </w:r>
        <w:r w:rsidR="00AC1A53" w:rsidRPr="009A0AA0" w:rsidDel="009A0AA0">
          <w:rPr>
            <w:rFonts w:hint="eastAsia"/>
            <w:color w:val="000000"/>
            <w:szCs w:val="21"/>
            <w:shd w:val="clear" w:color="auto" w:fill="00FF00"/>
          </w:rPr>
          <w:delText>】</w:delText>
        </w:r>
      </w:del>
      <w:r w:rsidR="00AC1A53" w:rsidRPr="0002309E">
        <w:rPr>
          <w:rFonts w:hint="eastAsia"/>
          <w:color w:val="000000"/>
          <w:szCs w:val="21"/>
        </w:rPr>
        <w:t>)</w:t>
      </w:r>
      <w:r w:rsidR="00E00EEB" w:rsidRPr="0002309E">
        <w:rPr>
          <w:color w:val="000000"/>
          <w:szCs w:val="21"/>
        </w:rPr>
        <w:t xml:space="preserve"> </w:t>
      </w:r>
      <w:commentRangeStart w:id="448"/>
      <w:r w:rsidR="00E00EEB" w:rsidRPr="0002309E">
        <w:rPr>
          <w:color w:val="000000"/>
          <w:szCs w:val="21"/>
        </w:rPr>
        <w:t xml:space="preserve"> </w:t>
      </w:r>
      <w:commentRangeEnd w:id="448"/>
      <w:r w:rsidR="00E00EEB" w:rsidRPr="0002309E">
        <w:rPr>
          <w:rStyle w:val="a8"/>
        </w:rPr>
        <w:commentReference w:id="448"/>
      </w:r>
    </w:p>
    <w:p w14:paraId="20130138" w14:textId="77777777" w:rsidR="006C2C19" w:rsidRPr="0002309E" w:rsidRDefault="006C2C19" w:rsidP="006C2C19">
      <w:pPr>
        <w:rPr>
          <w:color w:val="000000"/>
          <w:szCs w:val="21"/>
        </w:rPr>
      </w:pPr>
      <w:r w:rsidRPr="0002309E">
        <w:rPr>
          <w:szCs w:val="21"/>
        </w:rPr>
        <w:t xml:space="preserve">      eainjp</w:t>
      </w:r>
      <w:r w:rsidR="00380109" w:rsidRPr="0002309E">
        <w:rPr>
          <w:szCs w:val="21"/>
        </w:rPr>
        <w:t>1</w:t>
      </w:r>
      <w:r w:rsidRPr="0002309E">
        <w:rPr>
          <w:color w:val="000000"/>
          <w:szCs w:val="21"/>
        </w:rPr>
        <w:t xml:space="preserve"> ← ebinjctr_eainjpb</w:t>
      </w:r>
      <w:r w:rsidR="003E538C" w:rsidRPr="0002309E">
        <w:rPr>
          <w:color w:val="000000"/>
          <w:szCs w:val="21"/>
        </w:rPr>
        <w:t>1</w:t>
      </w:r>
      <w:r w:rsidRPr="0002309E">
        <w:rPr>
          <w:rFonts w:hint="eastAsia"/>
          <w:color w:val="000000"/>
          <w:szCs w:val="21"/>
        </w:rPr>
        <w:t>【</w:t>
      </w:r>
      <w:r w:rsidRPr="0002309E">
        <w:rPr>
          <w:color w:val="000000"/>
          <w:szCs w:val="21"/>
        </w:rPr>
        <w:t>D-4以外】</w:t>
      </w:r>
    </w:p>
    <w:p w14:paraId="14228874" w14:textId="77777777" w:rsidR="00AB0A19" w:rsidRPr="0002309E" w:rsidRDefault="00AB0A19" w:rsidP="00AB0A19">
      <w:pPr>
        <w:rPr>
          <w:color w:val="000000"/>
          <w:szCs w:val="21"/>
        </w:rPr>
      </w:pPr>
      <w:bookmarkStart w:id="449" w:name="OLE_LINK260"/>
      <w:bookmarkStart w:id="450" w:name="OLE_LINK261"/>
      <w:bookmarkEnd w:id="442"/>
      <w:r w:rsidRPr="0002309E">
        <w:rPr>
          <w:szCs w:val="21"/>
        </w:rPr>
        <w:t xml:space="preserve">      eainjp2</w:t>
      </w:r>
      <w:r w:rsidRPr="0002309E">
        <w:rPr>
          <w:color w:val="000000"/>
          <w:szCs w:val="21"/>
        </w:rPr>
        <w:t xml:space="preserve"> ←</w:t>
      </w:r>
      <w:r w:rsidR="004C006F" w:rsidRPr="0002309E">
        <w:rPr>
          <w:color w:val="000000"/>
          <w:szCs w:val="21"/>
        </w:rPr>
        <w:t xml:space="preserve"> EMINJ_AINJ</w:t>
      </w:r>
      <w:r w:rsidR="0044691B" w:rsidRPr="0002309E">
        <w:rPr>
          <w:color w:val="000000"/>
          <w:szCs w:val="21"/>
        </w:rPr>
        <w:t>P</w:t>
      </w:r>
      <w:r w:rsidR="004C006F" w:rsidRPr="0002309E">
        <w:rPr>
          <w:color w:val="000000"/>
          <w:szCs w:val="21"/>
        </w:rPr>
        <w:t>_VD</w:t>
      </w:r>
      <w:r w:rsidR="00710E7A" w:rsidRPr="0002309E">
        <w:rPr>
          <w:rFonts w:hint="eastAsia"/>
          <w:color w:val="000000"/>
          <w:szCs w:val="21"/>
        </w:rPr>
        <w:t>(</w:t>
      </w:r>
      <w:r w:rsidR="0044691B" w:rsidRPr="0002309E">
        <w:rPr>
          <w:color w:val="000000"/>
          <w:szCs w:val="21"/>
        </w:rPr>
        <w:t>12</w:t>
      </w:r>
      <w:r w:rsidR="004C006F" w:rsidRPr="0002309E">
        <w:rPr>
          <w:color w:val="000000"/>
          <w:szCs w:val="21"/>
        </w:rPr>
        <w:t>0</w:t>
      </w:r>
      <w:r w:rsidR="00710E7A" w:rsidRPr="0002309E">
        <w:rPr>
          <w:rFonts w:hint="eastAsia"/>
          <w:color w:val="000000"/>
          <w:szCs w:val="21"/>
        </w:rPr>
        <w:t>.03125</w:t>
      </w:r>
      <w:r w:rsidR="004C006F" w:rsidRPr="0002309E">
        <w:rPr>
          <w:color w:val="000000"/>
          <w:szCs w:val="21"/>
        </w:rPr>
        <w:t>(BTDC)</w:t>
      </w:r>
      <w:r w:rsidR="00710E7A" w:rsidRPr="0002309E">
        <w:rPr>
          <w:rFonts w:hint="eastAsia"/>
          <w:color w:val="000000"/>
          <w:szCs w:val="21"/>
        </w:rPr>
        <w:t>)</w:t>
      </w:r>
      <w:r w:rsidRPr="0002309E">
        <w:rPr>
          <w:color w:val="000000"/>
          <w:szCs w:val="21"/>
        </w:rPr>
        <w:t>【D-4以外】</w:t>
      </w:r>
    </w:p>
    <w:p w14:paraId="0BD98C15" w14:textId="77777777" w:rsidR="00AB0A19" w:rsidRPr="0002309E" w:rsidRDefault="00AB0A19" w:rsidP="00AB0A19">
      <w:pPr>
        <w:rPr>
          <w:color w:val="000000"/>
          <w:szCs w:val="21"/>
        </w:rPr>
      </w:pPr>
      <w:r w:rsidRPr="0002309E">
        <w:rPr>
          <w:szCs w:val="21"/>
        </w:rPr>
        <w:lastRenderedPageBreak/>
        <w:t xml:space="preserve">      eainjp3</w:t>
      </w:r>
      <w:r w:rsidRPr="0002309E">
        <w:rPr>
          <w:color w:val="000000"/>
          <w:szCs w:val="21"/>
        </w:rPr>
        <w:t xml:space="preserve"> ←</w:t>
      </w:r>
      <w:r w:rsidR="004C006F" w:rsidRPr="0002309E">
        <w:rPr>
          <w:color w:val="000000"/>
          <w:szCs w:val="21"/>
        </w:rPr>
        <w:t xml:space="preserve"> EMINJ_AINJ</w:t>
      </w:r>
      <w:r w:rsidR="0044691B" w:rsidRPr="0002309E">
        <w:rPr>
          <w:color w:val="000000"/>
          <w:szCs w:val="21"/>
        </w:rPr>
        <w:t>P</w:t>
      </w:r>
      <w:r w:rsidR="004C006F" w:rsidRPr="0002309E">
        <w:rPr>
          <w:color w:val="000000"/>
          <w:szCs w:val="21"/>
        </w:rPr>
        <w:t>_VD</w:t>
      </w:r>
      <w:r w:rsidR="00710E7A" w:rsidRPr="0002309E">
        <w:rPr>
          <w:rFonts w:hint="eastAsia"/>
          <w:color w:val="000000"/>
          <w:szCs w:val="21"/>
        </w:rPr>
        <w:t>(</w:t>
      </w:r>
      <w:r w:rsidR="0044691B" w:rsidRPr="0002309E">
        <w:rPr>
          <w:color w:val="000000"/>
          <w:szCs w:val="21"/>
        </w:rPr>
        <w:t>120</w:t>
      </w:r>
      <w:r w:rsidR="00710E7A" w:rsidRPr="0002309E">
        <w:rPr>
          <w:rFonts w:hint="eastAsia"/>
          <w:color w:val="000000"/>
          <w:szCs w:val="21"/>
        </w:rPr>
        <w:t>.03125</w:t>
      </w:r>
      <w:r w:rsidR="0044691B" w:rsidRPr="0002309E">
        <w:rPr>
          <w:color w:val="000000"/>
          <w:szCs w:val="21"/>
        </w:rPr>
        <w:t>(BTDC)</w:t>
      </w:r>
      <w:r w:rsidR="00710E7A" w:rsidRPr="0002309E">
        <w:rPr>
          <w:rFonts w:hint="eastAsia"/>
          <w:color w:val="000000"/>
          <w:szCs w:val="21"/>
        </w:rPr>
        <w:t>)</w:t>
      </w:r>
      <w:r w:rsidRPr="0002309E">
        <w:rPr>
          <w:color w:val="000000"/>
          <w:szCs w:val="21"/>
        </w:rPr>
        <w:t>【D-4以外】</w:t>
      </w:r>
    </w:p>
    <w:p w14:paraId="33DFAF1D" w14:textId="66794C03" w:rsidR="00AB0A19" w:rsidRPr="0002309E" w:rsidRDefault="00AB0A19" w:rsidP="00AB0A19">
      <w:pPr>
        <w:rPr>
          <w:color w:val="000000"/>
          <w:szCs w:val="21"/>
        </w:rPr>
      </w:pPr>
      <w:r w:rsidRPr="0002309E">
        <w:rPr>
          <w:szCs w:val="21"/>
        </w:rPr>
        <w:t xml:space="preserve">      eainjp4</w:t>
      </w:r>
      <w:r w:rsidRPr="0002309E">
        <w:rPr>
          <w:color w:val="000000"/>
          <w:szCs w:val="21"/>
        </w:rPr>
        <w:t xml:space="preserve"> ←</w:t>
      </w:r>
      <w:r w:rsidR="004C006F" w:rsidRPr="0002309E">
        <w:rPr>
          <w:color w:val="000000"/>
          <w:szCs w:val="21"/>
        </w:rPr>
        <w:t xml:space="preserve"> EMINJ_AINJ</w:t>
      </w:r>
      <w:r w:rsidR="0044691B" w:rsidRPr="0002309E">
        <w:rPr>
          <w:color w:val="000000"/>
          <w:szCs w:val="21"/>
        </w:rPr>
        <w:t>P</w:t>
      </w:r>
      <w:r w:rsidR="004C006F" w:rsidRPr="0002309E">
        <w:rPr>
          <w:color w:val="000000"/>
          <w:szCs w:val="21"/>
        </w:rPr>
        <w:t>_VD</w:t>
      </w:r>
      <w:r w:rsidR="00710E7A" w:rsidRPr="0002309E">
        <w:rPr>
          <w:rFonts w:hint="eastAsia"/>
          <w:color w:val="000000"/>
          <w:szCs w:val="21"/>
        </w:rPr>
        <w:t>(</w:t>
      </w:r>
      <w:r w:rsidR="0044691B" w:rsidRPr="0002309E">
        <w:rPr>
          <w:color w:val="000000"/>
          <w:szCs w:val="21"/>
        </w:rPr>
        <w:t>120</w:t>
      </w:r>
      <w:r w:rsidR="00710E7A" w:rsidRPr="0002309E">
        <w:rPr>
          <w:rFonts w:hint="eastAsia"/>
          <w:color w:val="000000"/>
          <w:szCs w:val="21"/>
        </w:rPr>
        <w:t>.03125</w:t>
      </w:r>
      <w:r w:rsidR="0044691B" w:rsidRPr="0002309E">
        <w:rPr>
          <w:color w:val="000000"/>
          <w:szCs w:val="21"/>
        </w:rPr>
        <w:t>(BTDC)</w:t>
      </w:r>
      <w:r w:rsidR="00710E7A" w:rsidRPr="0002309E">
        <w:rPr>
          <w:rFonts w:hint="eastAsia"/>
          <w:color w:val="000000"/>
          <w:szCs w:val="21"/>
        </w:rPr>
        <w:t>)</w:t>
      </w:r>
      <w:r w:rsidRPr="0002309E">
        <w:rPr>
          <w:color w:val="000000"/>
          <w:szCs w:val="21"/>
        </w:rPr>
        <w:t>【D-4以外】</w:t>
      </w:r>
    </w:p>
    <w:p w14:paraId="5665FAC3" w14:textId="2A6617CF" w:rsidR="00A26815" w:rsidRPr="0002309E" w:rsidRDefault="00A26815" w:rsidP="00AB0A19">
      <w:pPr>
        <w:rPr>
          <w:color w:val="000000"/>
          <w:szCs w:val="21"/>
        </w:rPr>
      </w:pPr>
      <w:r w:rsidRPr="0002309E">
        <w:rPr>
          <w:szCs w:val="21"/>
        </w:rPr>
        <w:t xml:space="preserve">      eainjp</w:t>
      </w:r>
      <w:r w:rsidR="00FD51B3" w:rsidRPr="0002309E">
        <w:rPr>
          <w:szCs w:val="21"/>
        </w:rPr>
        <w:t>n[0]</w:t>
      </w:r>
      <w:r w:rsidRPr="0002309E">
        <w:rPr>
          <w:color w:val="000000"/>
          <w:szCs w:val="21"/>
        </w:rPr>
        <w:t xml:space="preserve"> ← </w:t>
      </w:r>
      <w:r w:rsidR="00FB6DB5" w:rsidRPr="0002309E">
        <w:rPr>
          <w:color w:val="000000"/>
          <w:szCs w:val="21"/>
        </w:rPr>
        <w:t>ebinjctr_eainjpb1</w:t>
      </w:r>
      <w:r w:rsidRPr="0002309E">
        <w:rPr>
          <w:color w:val="000000"/>
          <w:szCs w:val="21"/>
        </w:rPr>
        <w:t>【D-4以外】</w:t>
      </w:r>
      <w:r w:rsidR="00E00EEB" w:rsidRPr="0002309E">
        <w:rPr>
          <w:rFonts w:hint="eastAsia"/>
          <w:color w:val="000000"/>
          <w:szCs w:val="21"/>
        </w:rPr>
        <w:t xml:space="preserve"> </w:t>
      </w:r>
      <w:commentRangeStart w:id="451"/>
      <w:r w:rsidR="00E00EEB" w:rsidRPr="0002309E">
        <w:rPr>
          <w:color w:val="000000"/>
          <w:szCs w:val="21"/>
        </w:rPr>
        <w:t xml:space="preserve"> </w:t>
      </w:r>
      <w:commentRangeEnd w:id="451"/>
      <w:r w:rsidR="00E00EEB" w:rsidRPr="0002309E">
        <w:rPr>
          <w:rStyle w:val="a8"/>
        </w:rPr>
        <w:commentReference w:id="451"/>
      </w:r>
    </w:p>
    <w:p w14:paraId="2F8A91FF" w14:textId="7CAAA2E6" w:rsidR="00FB6DB5" w:rsidRPr="0002309E" w:rsidRDefault="00FB6DB5" w:rsidP="00AB0A19">
      <w:pPr>
        <w:rPr>
          <w:color w:val="000000"/>
          <w:szCs w:val="21"/>
        </w:rPr>
      </w:pPr>
      <w:r w:rsidRPr="0002309E">
        <w:rPr>
          <w:szCs w:val="21"/>
        </w:rPr>
        <w:t xml:space="preserve">      eainjpn[1]</w:t>
      </w:r>
      <w:r w:rsidRPr="0002309E">
        <w:rPr>
          <w:color w:val="000000"/>
          <w:szCs w:val="21"/>
        </w:rPr>
        <w:t xml:space="preserve"> ← EMINJ_AINJP_VD</w:t>
      </w:r>
      <w:r w:rsidRPr="0002309E">
        <w:rPr>
          <w:rFonts w:hint="eastAsia"/>
          <w:color w:val="000000"/>
          <w:szCs w:val="21"/>
        </w:rPr>
        <w:t>(</w:t>
      </w:r>
      <w:r w:rsidRPr="0002309E">
        <w:rPr>
          <w:color w:val="000000"/>
          <w:szCs w:val="21"/>
        </w:rPr>
        <w:t>120</w:t>
      </w:r>
      <w:r w:rsidRPr="0002309E">
        <w:rPr>
          <w:rFonts w:hint="eastAsia"/>
          <w:color w:val="000000"/>
          <w:szCs w:val="21"/>
        </w:rPr>
        <w:t>.03125</w:t>
      </w:r>
      <w:r w:rsidRPr="0002309E">
        <w:rPr>
          <w:color w:val="000000"/>
          <w:szCs w:val="21"/>
        </w:rPr>
        <w:t>(BTDC)</w:t>
      </w:r>
      <w:r w:rsidRPr="0002309E">
        <w:rPr>
          <w:rFonts w:hint="eastAsia"/>
          <w:color w:val="000000"/>
          <w:szCs w:val="21"/>
        </w:rPr>
        <w:t>)</w:t>
      </w:r>
      <w:r w:rsidRPr="0002309E">
        <w:rPr>
          <w:color w:val="000000"/>
          <w:szCs w:val="21"/>
        </w:rPr>
        <w:t>【D-4以外】</w:t>
      </w:r>
      <w:r w:rsidR="00E00EEB" w:rsidRPr="0002309E">
        <w:rPr>
          <w:rFonts w:hint="eastAsia"/>
          <w:color w:val="000000"/>
          <w:szCs w:val="21"/>
        </w:rPr>
        <w:t xml:space="preserve"> </w:t>
      </w:r>
      <w:commentRangeStart w:id="452"/>
      <w:r w:rsidR="00E00EEB" w:rsidRPr="0002309E">
        <w:rPr>
          <w:color w:val="000000"/>
          <w:szCs w:val="21"/>
        </w:rPr>
        <w:t xml:space="preserve"> </w:t>
      </w:r>
      <w:commentRangeEnd w:id="452"/>
      <w:r w:rsidR="00E00EEB" w:rsidRPr="0002309E">
        <w:rPr>
          <w:rStyle w:val="a8"/>
        </w:rPr>
        <w:commentReference w:id="452"/>
      </w:r>
    </w:p>
    <w:p w14:paraId="4E018EDA" w14:textId="625AC1F7" w:rsidR="00FB6DB5" w:rsidRPr="0002309E" w:rsidRDefault="00FB6DB5" w:rsidP="00FB6DB5">
      <w:pPr>
        <w:rPr>
          <w:color w:val="000000"/>
          <w:szCs w:val="21"/>
        </w:rPr>
      </w:pPr>
      <w:r w:rsidRPr="0002309E">
        <w:rPr>
          <w:szCs w:val="21"/>
        </w:rPr>
        <w:t xml:space="preserve">      eainjpn[2]</w:t>
      </w:r>
      <w:r w:rsidRPr="0002309E">
        <w:rPr>
          <w:color w:val="000000"/>
          <w:szCs w:val="21"/>
        </w:rPr>
        <w:t xml:space="preserve"> ← EMINJ_AINJP_VD</w:t>
      </w:r>
      <w:r w:rsidRPr="0002309E">
        <w:rPr>
          <w:rFonts w:hint="eastAsia"/>
          <w:color w:val="000000"/>
          <w:szCs w:val="21"/>
        </w:rPr>
        <w:t>(</w:t>
      </w:r>
      <w:r w:rsidRPr="0002309E">
        <w:rPr>
          <w:color w:val="000000"/>
          <w:szCs w:val="21"/>
        </w:rPr>
        <w:t>120</w:t>
      </w:r>
      <w:r w:rsidRPr="0002309E">
        <w:rPr>
          <w:rFonts w:hint="eastAsia"/>
          <w:color w:val="000000"/>
          <w:szCs w:val="21"/>
        </w:rPr>
        <w:t>.03125</w:t>
      </w:r>
      <w:r w:rsidRPr="0002309E">
        <w:rPr>
          <w:color w:val="000000"/>
          <w:szCs w:val="21"/>
        </w:rPr>
        <w:t>(BTDC)</w:t>
      </w:r>
      <w:r w:rsidRPr="0002309E">
        <w:rPr>
          <w:rFonts w:hint="eastAsia"/>
          <w:color w:val="000000"/>
          <w:szCs w:val="21"/>
        </w:rPr>
        <w:t>)</w:t>
      </w:r>
      <w:r w:rsidRPr="0002309E">
        <w:rPr>
          <w:color w:val="000000"/>
          <w:szCs w:val="21"/>
        </w:rPr>
        <w:t>【D-4以外】</w:t>
      </w:r>
      <w:r w:rsidR="00E00EEB" w:rsidRPr="0002309E">
        <w:rPr>
          <w:rFonts w:hint="eastAsia"/>
          <w:color w:val="000000"/>
          <w:szCs w:val="21"/>
        </w:rPr>
        <w:t xml:space="preserve"> </w:t>
      </w:r>
      <w:commentRangeStart w:id="453"/>
      <w:r w:rsidR="00E00EEB" w:rsidRPr="0002309E">
        <w:rPr>
          <w:color w:val="000000"/>
          <w:szCs w:val="21"/>
        </w:rPr>
        <w:t xml:space="preserve"> </w:t>
      </w:r>
      <w:commentRangeEnd w:id="453"/>
      <w:r w:rsidR="00E00EEB" w:rsidRPr="0002309E">
        <w:rPr>
          <w:rStyle w:val="a8"/>
        </w:rPr>
        <w:commentReference w:id="453"/>
      </w:r>
    </w:p>
    <w:p w14:paraId="1801E15E" w14:textId="23EBDAF1" w:rsidR="00FB6DB5" w:rsidRPr="0002309E" w:rsidRDefault="00FB6DB5" w:rsidP="00AB0A19">
      <w:pPr>
        <w:rPr>
          <w:color w:val="000000"/>
          <w:szCs w:val="21"/>
        </w:rPr>
      </w:pPr>
      <w:r w:rsidRPr="0002309E">
        <w:rPr>
          <w:szCs w:val="21"/>
        </w:rPr>
        <w:t xml:space="preserve">      eainjpn[3]</w:t>
      </w:r>
      <w:r w:rsidRPr="0002309E">
        <w:rPr>
          <w:color w:val="000000"/>
          <w:szCs w:val="21"/>
        </w:rPr>
        <w:t xml:space="preserve"> ← EMINJ_AINJP_VD</w:t>
      </w:r>
      <w:r w:rsidRPr="0002309E">
        <w:rPr>
          <w:rFonts w:hint="eastAsia"/>
          <w:color w:val="000000"/>
          <w:szCs w:val="21"/>
        </w:rPr>
        <w:t>(</w:t>
      </w:r>
      <w:r w:rsidRPr="0002309E">
        <w:rPr>
          <w:color w:val="000000"/>
          <w:szCs w:val="21"/>
        </w:rPr>
        <w:t>120</w:t>
      </w:r>
      <w:r w:rsidRPr="0002309E">
        <w:rPr>
          <w:rFonts w:hint="eastAsia"/>
          <w:color w:val="000000"/>
          <w:szCs w:val="21"/>
        </w:rPr>
        <w:t>.03125</w:t>
      </w:r>
      <w:r w:rsidRPr="0002309E">
        <w:rPr>
          <w:color w:val="000000"/>
          <w:szCs w:val="21"/>
        </w:rPr>
        <w:t>(BTDC)</w:t>
      </w:r>
      <w:r w:rsidRPr="0002309E">
        <w:rPr>
          <w:rFonts w:hint="eastAsia"/>
          <w:color w:val="000000"/>
          <w:szCs w:val="21"/>
        </w:rPr>
        <w:t>)</w:t>
      </w:r>
      <w:r w:rsidRPr="0002309E">
        <w:rPr>
          <w:color w:val="000000"/>
          <w:szCs w:val="21"/>
        </w:rPr>
        <w:t>【D-4以外】</w:t>
      </w:r>
      <w:r w:rsidR="00E00EEB" w:rsidRPr="0002309E">
        <w:rPr>
          <w:rFonts w:hint="eastAsia"/>
          <w:color w:val="000000"/>
          <w:szCs w:val="21"/>
        </w:rPr>
        <w:t xml:space="preserve"> </w:t>
      </w:r>
      <w:commentRangeStart w:id="454"/>
      <w:r w:rsidR="00E00EEB" w:rsidRPr="0002309E">
        <w:rPr>
          <w:color w:val="000000"/>
          <w:szCs w:val="21"/>
        </w:rPr>
        <w:t xml:space="preserve"> </w:t>
      </w:r>
      <w:commentRangeEnd w:id="454"/>
      <w:r w:rsidR="00E00EEB" w:rsidRPr="0002309E">
        <w:rPr>
          <w:rStyle w:val="a8"/>
        </w:rPr>
        <w:commentReference w:id="454"/>
      </w:r>
    </w:p>
    <w:p w14:paraId="274DA8D4" w14:textId="77777777" w:rsidR="006C2C19" w:rsidRPr="0002309E" w:rsidRDefault="006C2C19" w:rsidP="006C2C19">
      <w:pPr>
        <w:rPr>
          <w:color w:val="000000"/>
          <w:szCs w:val="21"/>
        </w:rPr>
      </w:pPr>
      <w:bookmarkStart w:id="455" w:name="OLE_LINK277"/>
      <w:r w:rsidRPr="0002309E">
        <w:rPr>
          <w:szCs w:val="21"/>
        </w:rPr>
        <w:t xml:space="preserve">      </w:t>
      </w:r>
      <w:bookmarkEnd w:id="449"/>
      <w:bookmarkEnd w:id="450"/>
      <w:r w:rsidRPr="0002309E">
        <w:rPr>
          <w:szCs w:val="21"/>
        </w:rPr>
        <w:t>einjend</w:t>
      </w:r>
      <w:r w:rsidRPr="0002309E">
        <w:rPr>
          <w:color w:val="000000"/>
          <w:szCs w:val="21"/>
        </w:rPr>
        <w:t xml:space="preserve"> ← ebinjctr_einjendb</w:t>
      </w:r>
      <w:r w:rsidRPr="0002309E">
        <w:rPr>
          <w:rFonts w:hint="eastAsia"/>
          <w:color w:val="000000"/>
          <w:szCs w:val="21"/>
        </w:rPr>
        <w:t>【</w:t>
      </w:r>
      <w:r w:rsidRPr="0002309E">
        <w:rPr>
          <w:color w:val="000000"/>
          <w:szCs w:val="21"/>
        </w:rPr>
        <w:t>D-4以外】</w:t>
      </w:r>
    </w:p>
    <w:p w14:paraId="695296D1" w14:textId="77777777" w:rsidR="00D74315" w:rsidRPr="001923C6" w:rsidRDefault="00D74315" w:rsidP="00D74315">
      <w:pPr>
        <w:rPr>
          <w:color w:val="000000"/>
          <w:szCs w:val="21"/>
        </w:rPr>
      </w:pPr>
      <w:bookmarkStart w:id="456" w:name="OLE_LINK325"/>
      <w:bookmarkStart w:id="457" w:name="OLE_LINK326"/>
      <w:bookmarkEnd w:id="443"/>
      <w:bookmarkEnd w:id="455"/>
      <w:r w:rsidRPr="001923C6">
        <w:rPr>
          <w:szCs w:val="21"/>
        </w:rPr>
        <w:t xml:space="preserve">      e</w:t>
      </w:r>
      <w:r w:rsidRPr="001923C6">
        <w:rPr>
          <w:rFonts w:hint="eastAsia"/>
          <w:szCs w:val="21"/>
        </w:rPr>
        <w:t>ainjcutp</w:t>
      </w:r>
      <w:r w:rsidRPr="001923C6">
        <w:rPr>
          <w:color w:val="000000"/>
          <w:szCs w:val="21"/>
        </w:rPr>
        <w:t xml:space="preserve"> ← e</w:t>
      </w:r>
      <w:r w:rsidRPr="001923C6">
        <w:rPr>
          <w:rFonts w:hint="eastAsia"/>
          <w:color w:val="000000"/>
          <w:szCs w:val="21"/>
        </w:rPr>
        <w:t>ainjcut</w:t>
      </w:r>
      <w:r w:rsidRPr="001923C6">
        <w:rPr>
          <w:color w:val="000000"/>
          <w:szCs w:val="21"/>
        </w:rPr>
        <w:t>_e</w:t>
      </w:r>
      <w:r w:rsidRPr="001923C6">
        <w:rPr>
          <w:rFonts w:hint="eastAsia"/>
          <w:color w:val="000000"/>
          <w:szCs w:val="21"/>
        </w:rPr>
        <w:t>ainjcutp</w:t>
      </w:r>
      <w:r w:rsidRPr="001923C6">
        <w:rPr>
          <w:color w:val="000000"/>
          <w:szCs w:val="21"/>
        </w:rPr>
        <w:t>【D-4</w:t>
      </w:r>
      <w:r w:rsidRPr="001923C6">
        <w:rPr>
          <w:rFonts w:hint="eastAsia"/>
          <w:color w:val="000000"/>
          <w:szCs w:val="21"/>
        </w:rPr>
        <w:t>以外</w:t>
      </w:r>
      <w:r w:rsidRPr="001923C6">
        <w:rPr>
          <w:color w:val="000000"/>
          <w:szCs w:val="21"/>
        </w:rPr>
        <w:t>】</w:t>
      </w:r>
    </w:p>
    <w:p w14:paraId="2070CCE9" w14:textId="482E7F4A" w:rsidR="002C2C2F" w:rsidRPr="001923C6" w:rsidRDefault="002D17AC" w:rsidP="00821768">
      <w:pPr>
        <w:rPr>
          <w:color w:val="000000"/>
          <w:szCs w:val="21"/>
        </w:rPr>
      </w:pPr>
      <w:r w:rsidRPr="001923C6">
        <w:rPr>
          <w:szCs w:val="21"/>
        </w:rPr>
        <w:t xml:space="preserve">      </w:t>
      </w:r>
      <w:r w:rsidR="006C2C19" w:rsidRPr="001923C6">
        <w:rPr>
          <w:szCs w:val="21"/>
        </w:rPr>
        <w:t>eainjd1</w:t>
      </w:r>
      <w:r w:rsidR="006C2C19" w:rsidRPr="001923C6">
        <w:rPr>
          <w:color w:val="000000"/>
          <w:szCs w:val="21"/>
        </w:rPr>
        <w:t xml:space="preserve"> ← </w:t>
      </w:r>
      <w:r w:rsidR="00BF6843" w:rsidRPr="001923C6">
        <w:rPr>
          <w:color w:val="000000"/>
          <w:szCs w:val="21"/>
        </w:rPr>
        <w:t>eainjdb_eainjdb1</w:t>
      </w:r>
      <w:r w:rsidR="006C2C19" w:rsidRPr="001923C6">
        <w:rPr>
          <w:rFonts w:hint="eastAsia"/>
          <w:color w:val="000000"/>
          <w:szCs w:val="21"/>
        </w:rPr>
        <w:t>【ﾃﾞｭｱﾙ</w:t>
      </w:r>
      <w:r w:rsidR="006C2C19" w:rsidRPr="001923C6">
        <w:rPr>
          <w:color w:val="000000"/>
          <w:szCs w:val="21"/>
        </w:rPr>
        <w:t>INJ】OR【D-4】</w:t>
      </w:r>
      <w:bookmarkEnd w:id="456"/>
      <w:bookmarkEnd w:id="457"/>
      <w:r w:rsidR="00D40ECA" w:rsidRPr="001923C6">
        <w:rPr>
          <w:color w:val="000000"/>
          <w:szCs w:val="21"/>
        </w:rPr>
        <w:t xml:space="preserve"> </w:t>
      </w:r>
      <w:commentRangeStart w:id="458"/>
      <w:commentRangeStart w:id="459"/>
      <w:r w:rsidR="00D40ECA" w:rsidRPr="001923C6">
        <w:rPr>
          <w:color w:val="000000"/>
          <w:szCs w:val="21"/>
        </w:rPr>
        <w:t xml:space="preserve"> </w:t>
      </w:r>
      <w:commentRangeEnd w:id="458"/>
      <w:commentRangeEnd w:id="459"/>
      <w:r w:rsidR="008B493E" w:rsidRPr="001923C6">
        <w:rPr>
          <w:rStyle w:val="a8"/>
        </w:rPr>
        <w:commentReference w:id="458"/>
      </w:r>
      <w:r w:rsidR="00D40ECA" w:rsidRPr="001923C6">
        <w:rPr>
          <w:rStyle w:val="a8"/>
        </w:rPr>
        <w:commentReference w:id="459"/>
      </w:r>
    </w:p>
    <w:p w14:paraId="2271B939" w14:textId="77777777" w:rsidR="00D676E3" w:rsidRPr="0002309E" w:rsidRDefault="00C837D1" w:rsidP="00D676E3">
      <w:pPr>
        <w:rPr>
          <w:color w:val="000000"/>
          <w:szCs w:val="21"/>
        </w:rPr>
      </w:pPr>
      <w:r w:rsidRPr="001923C6">
        <w:rPr>
          <w:szCs w:val="21"/>
        </w:rPr>
        <w:t xml:space="preserve">      </w:t>
      </w:r>
      <w:r w:rsidR="00D676E3" w:rsidRPr="001923C6">
        <w:rPr>
          <w:szCs w:val="21"/>
        </w:rPr>
        <w:t>eainjd2</w:t>
      </w:r>
      <w:r w:rsidR="00D676E3" w:rsidRPr="001923C6">
        <w:rPr>
          <w:color w:val="000000"/>
          <w:szCs w:val="21"/>
        </w:rPr>
        <w:t xml:space="preserve"> ←</w:t>
      </w:r>
      <w:r w:rsidR="00EC1040" w:rsidRPr="001923C6">
        <w:rPr>
          <w:color w:val="000000"/>
          <w:szCs w:val="21"/>
        </w:rPr>
        <w:t xml:space="preserve"> </w:t>
      </w:r>
      <w:r w:rsidR="006E1373" w:rsidRPr="0002309E">
        <w:rPr>
          <w:color w:val="000000"/>
          <w:szCs w:val="21"/>
        </w:rPr>
        <w:t>ebinjctr_eainjd2</w:t>
      </w:r>
      <w:r w:rsidR="007E5679" w:rsidRPr="0002309E">
        <w:rPr>
          <w:rFonts w:hint="eastAsia"/>
          <w:color w:val="000000"/>
          <w:szCs w:val="21"/>
        </w:rPr>
        <w:t>【ﾃﾞｭｱﾙ</w:t>
      </w:r>
      <w:r w:rsidR="007E5679" w:rsidRPr="0002309E">
        <w:rPr>
          <w:color w:val="000000"/>
          <w:szCs w:val="21"/>
        </w:rPr>
        <w:t>INJ】</w:t>
      </w:r>
      <w:r w:rsidR="00900FA5" w:rsidRPr="0002309E">
        <w:rPr>
          <w:color w:val="000000"/>
          <w:szCs w:val="21"/>
        </w:rPr>
        <w:t>OR【D-4】</w:t>
      </w:r>
    </w:p>
    <w:p w14:paraId="7FDB8A7B" w14:textId="77777777" w:rsidR="008706A4" w:rsidRPr="0002309E" w:rsidRDefault="008706A4" w:rsidP="008706A4">
      <w:pPr>
        <w:rPr>
          <w:color w:val="000000"/>
          <w:szCs w:val="21"/>
        </w:rPr>
      </w:pPr>
      <w:r w:rsidRPr="0002309E">
        <w:rPr>
          <w:szCs w:val="21"/>
        </w:rPr>
        <w:t xml:space="preserve">      eainjd3</w:t>
      </w:r>
      <w:r w:rsidRPr="0002309E">
        <w:rPr>
          <w:color w:val="000000"/>
          <w:szCs w:val="21"/>
        </w:rPr>
        <w:t xml:space="preserve"> ← </w:t>
      </w:r>
      <w:r w:rsidR="006E1373" w:rsidRPr="0002309E">
        <w:rPr>
          <w:color w:val="000000"/>
          <w:szCs w:val="21"/>
        </w:rPr>
        <w:t>ebinjctr_eainjd3</w:t>
      </w:r>
      <w:r w:rsidRPr="0002309E">
        <w:rPr>
          <w:rFonts w:hint="eastAsia"/>
          <w:color w:val="000000"/>
          <w:szCs w:val="21"/>
        </w:rPr>
        <w:t>【ﾃﾞｭｱﾙ</w:t>
      </w:r>
      <w:r w:rsidRPr="0002309E">
        <w:rPr>
          <w:color w:val="000000"/>
          <w:szCs w:val="21"/>
        </w:rPr>
        <w:t>INJ】</w:t>
      </w:r>
      <w:r w:rsidR="00900FA5" w:rsidRPr="0002309E">
        <w:rPr>
          <w:color w:val="000000"/>
          <w:szCs w:val="21"/>
        </w:rPr>
        <w:t>OR【D-4】</w:t>
      </w:r>
    </w:p>
    <w:bookmarkEnd w:id="444"/>
    <w:p w14:paraId="245C9B87" w14:textId="62B76516" w:rsidR="00AE61BA" w:rsidRPr="0002309E" w:rsidRDefault="00AE61BA" w:rsidP="00D676E3">
      <w:pPr>
        <w:rPr>
          <w:color w:val="000000"/>
          <w:szCs w:val="21"/>
        </w:rPr>
      </w:pPr>
      <w:r w:rsidRPr="0002309E">
        <w:rPr>
          <w:szCs w:val="21"/>
        </w:rPr>
        <w:t xml:space="preserve">      eainjd4</w:t>
      </w:r>
      <w:r w:rsidRPr="0002309E">
        <w:rPr>
          <w:color w:val="000000"/>
          <w:szCs w:val="21"/>
        </w:rPr>
        <w:t xml:space="preserve"> ←</w:t>
      </w:r>
      <w:r w:rsidR="0044691B" w:rsidRPr="0002309E">
        <w:rPr>
          <w:color w:val="000000"/>
          <w:szCs w:val="21"/>
        </w:rPr>
        <w:t xml:space="preserve"> EMINJ_AINJD_VD</w:t>
      </w:r>
      <w:r w:rsidR="00710E7A" w:rsidRPr="0002309E">
        <w:rPr>
          <w:rFonts w:hint="eastAsia"/>
          <w:color w:val="000000"/>
          <w:szCs w:val="21"/>
        </w:rPr>
        <w:t>(</w:t>
      </w:r>
      <w:r w:rsidR="00CE5A85" w:rsidRPr="0002309E">
        <w:rPr>
          <w:color w:val="000000"/>
          <w:szCs w:val="21"/>
        </w:rPr>
        <w:t>-180</w:t>
      </w:r>
      <w:r w:rsidR="0044691B" w:rsidRPr="0002309E">
        <w:rPr>
          <w:color w:val="000000"/>
          <w:szCs w:val="21"/>
        </w:rPr>
        <w:t>(BTDC)</w:t>
      </w:r>
      <w:r w:rsidR="00710E7A" w:rsidRPr="0002309E">
        <w:rPr>
          <w:rFonts w:hint="eastAsia"/>
          <w:color w:val="000000"/>
          <w:szCs w:val="21"/>
        </w:rPr>
        <w:t>)</w:t>
      </w:r>
      <w:r w:rsidRPr="0002309E">
        <w:rPr>
          <w:rFonts w:hint="eastAsia"/>
          <w:color w:val="000000"/>
          <w:szCs w:val="21"/>
        </w:rPr>
        <w:t>【ﾃﾞｭｱﾙ</w:t>
      </w:r>
      <w:r w:rsidRPr="0002309E">
        <w:rPr>
          <w:color w:val="000000"/>
          <w:szCs w:val="21"/>
        </w:rPr>
        <w:t>INJ】OR【D-4】</w:t>
      </w:r>
      <w:r w:rsidR="00CE5A85" w:rsidRPr="0002309E">
        <w:rPr>
          <w:rFonts w:hint="eastAsia"/>
          <w:color w:val="000000"/>
          <w:szCs w:val="21"/>
        </w:rPr>
        <w:t xml:space="preserve"> </w:t>
      </w:r>
      <w:commentRangeStart w:id="460"/>
      <w:r w:rsidR="00CE5A85" w:rsidRPr="0002309E">
        <w:rPr>
          <w:color w:val="000000"/>
          <w:szCs w:val="21"/>
        </w:rPr>
        <w:t xml:space="preserve"> </w:t>
      </w:r>
      <w:commentRangeEnd w:id="460"/>
      <w:r w:rsidR="00CE5A85" w:rsidRPr="0002309E">
        <w:rPr>
          <w:rStyle w:val="a8"/>
        </w:rPr>
        <w:commentReference w:id="460"/>
      </w:r>
    </w:p>
    <w:p w14:paraId="3A361086" w14:textId="0CFBDB5D" w:rsidR="00FB6DB5" w:rsidRPr="0002309E" w:rsidRDefault="00FB6DB5" w:rsidP="00FB6DB5">
      <w:pPr>
        <w:rPr>
          <w:color w:val="000000"/>
          <w:szCs w:val="21"/>
        </w:rPr>
      </w:pPr>
      <w:r w:rsidRPr="0002309E">
        <w:rPr>
          <w:szCs w:val="21"/>
        </w:rPr>
        <w:t xml:space="preserve">      eainjdn[0]</w:t>
      </w:r>
      <w:r w:rsidRPr="0002309E">
        <w:rPr>
          <w:color w:val="000000"/>
          <w:szCs w:val="21"/>
        </w:rPr>
        <w:t xml:space="preserve"> ← eainjdb_eainjdb1</w:t>
      </w:r>
      <w:r w:rsidRPr="0002309E">
        <w:rPr>
          <w:rFonts w:hint="eastAsia"/>
          <w:color w:val="000000"/>
          <w:szCs w:val="21"/>
        </w:rPr>
        <w:t>【ﾃﾞｭｱﾙ</w:t>
      </w:r>
      <w:r w:rsidRPr="0002309E">
        <w:rPr>
          <w:color w:val="000000"/>
          <w:szCs w:val="21"/>
        </w:rPr>
        <w:t>INJ】OR【D-4】</w:t>
      </w:r>
      <w:r w:rsidR="00E00EEB" w:rsidRPr="0002309E">
        <w:rPr>
          <w:rFonts w:hint="eastAsia"/>
          <w:color w:val="000000"/>
          <w:szCs w:val="21"/>
        </w:rPr>
        <w:t xml:space="preserve"> </w:t>
      </w:r>
      <w:commentRangeStart w:id="461"/>
      <w:r w:rsidR="00E00EEB" w:rsidRPr="0002309E">
        <w:rPr>
          <w:color w:val="000000"/>
          <w:szCs w:val="21"/>
        </w:rPr>
        <w:t xml:space="preserve"> </w:t>
      </w:r>
      <w:commentRangeEnd w:id="461"/>
      <w:r w:rsidR="00E00EEB" w:rsidRPr="0002309E">
        <w:rPr>
          <w:rStyle w:val="a8"/>
        </w:rPr>
        <w:commentReference w:id="461"/>
      </w:r>
    </w:p>
    <w:p w14:paraId="4724A5A4" w14:textId="16BF7B01" w:rsidR="00FB6DB5" w:rsidRPr="0002309E" w:rsidRDefault="00FB6DB5" w:rsidP="00FB6DB5">
      <w:pPr>
        <w:rPr>
          <w:color w:val="000000"/>
          <w:szCs w:val="21"/>
        </w:rPr>
      </w:pPr>
      <w:r w:rsidRPr="0002309E">
        <w:rPr>
          <w:szCs w:val="21"/>
        </w:rPr>
        <w:t xml:space="preserve">      eainjdn[1]</w:t>
      </w:r>
      <w:r w:rsidRPr="0002309E">
        <w:rPr>
          <w:color w:val="000000"/>
          <w:szCs w:val="21"/>
        </w:rPr>
        <w:t xml:space="preserve"> ← </w:t>
      </w:r>
      <w:r w:rsidR="00EA14D9" w:rsidRPr="0002309E">
        <w:rPr>
          <w:color w:val="000000"/>
          <w:szCs w:val="21"/>
        </w:rPr>
        <w:t>ebinjctr_eainjd2</w:t>
      </w:r>
      <w:r w:rsidR="00EA14D9" w:rsidRPr="0002309E">
        <w:rPr>
          <w:rFonts w:hint="eastAsia"/>
          <w:color w:val="000000"/>
          <w:szCs w:val="21"/>
        </w:rPr>
        <w:t>【ﾃﾞｭｱﾙ</w:t>
      </w:r>
      <w:r w:rsidR="00EA14D9" w:rsidRPr="0002309E">
        <w:rPr>
          <w:color w:val="000000"/>
          <w:szCs w:val="21"/>
        </w:rPr>
        <w:t>INJ】OR【D-4】</w:t>
      </w:r>
      <w:r w:rsidR="00E00EEB" w:rsidRPr="0002309E">
        <w:rPr>
          <w:rFonts w:hint="eastAsia"/>
          <w:color w:val="000000"/>
          <w:szCs w:val="21"/>
        </w:rPr>
        <w:t xml:space="preserve"> </w:t>
      </w:r>
      <w:commentRangeStart w:id="462"/>
      <w:r w:rsidR="00E00EEB" w:rsidRPr="0002309E">
        <w:rPr>
          <w:color w:val="000000"/>
          <w:szCs w:val="21"/>
        </w:rPr>
        <w:t xml:space="preserve"> </w:t>
      </w:r>
      <w:commentRangeEnd w:id="462"/>
      <w:r w:rsidR="00E00EEB" w:rsidRPr="0002309E">
        <w:rPr>
          <w:rStyle w:val="a8"/>
        </w:rPr>
        <w:commentReference w:id="462"/>
      </w:r>
    </w:p>
    <w:p w14:paraId="63F370EC" w14:textId="7C458659" w:rsidR="00FB6DB5" w:rsidRPr="0002309E" w:rsidRDefault="00FB6DB5" w:rsidP="00FB6DB5">
      <w:pPr>
        <w:rPr>
          <w:color w:val="000000"/>
          <w:szCs w:val="21"/>
        </w:rPr>
      </w:pPr>
      <w:r w:rsidRPr="0002309E">
        <w:rPr>
          <w:szCs w:val="21"/>
        </w:rPr>
        <w:t xml:space="preserve">      eainjdn[2]</w:t>
      </w:r>
      <w:r w:rsidRPr="0002309E">
        <w:rPr>
          <w:color w:val="000000"/>
          <w:szCs w:val="21"/>
        </w:rPr>
        <w:t xml:space="preserve"> ← </w:t>
      </w:r>
      <w:r w:rsidR="00EA14D9" w:rsidRPr="0002309E">
        <w:rPr>
          <w:color w:val="000000"/>
          <w:szCs w:val="21"/>
        </w:rPr>
        <w:t>ebinjctr_eainjd3</w:t>
      </w:r>
      <w:r w:rsidR="00EA14D9" w:rsidRPr="0002309E">
        <w:rPr>
          <w:rFonts w:hint="eastAsia"/>
          <w:color w:val="000000"/>
          <w:szCs w:val="21"/>
        </w:rPr>
        <w:t>【ﾃﾞｭｱﾙ</w:t>
      </w:r>
      <w:r w:rsidR="00EA14D9" w:rsidRPr="0002309E">
        <w:rPr>
          <w:color w:val="000000"/>
          <w:szCs w:val="21"/>
        </w:rPr>
        <w:t>INJ】OR【D-4】</w:t>
      </w:r>
      <w:r w:rsidR="00E00EEB" w:rsidRPr="0002309E">
        <w:rPr>
          <w:rFonts w:hint="eastAsia"/>
          <w:color w:val="000000"/>
          <w:szCs w:val="21"/>
        </w:rPr>
        <w:t xml:space="preserve"> </w:t>
      </w:r>
      <w:commentRangeStart w:id="463"/>
      <w:r w:rsidR="00E00EEB" w:rsidRPr="0002309E">
        <w:rPr>
          <w:color w:val="000000"/>
          <w:szCs w:val="21"/>
        </w:rPr>
        <w:t xml:space="preserve"> </w:t>
      </w:r>
      <w:commentRangeEnd w:id="463"/>
      <w:r w:rsidR="00E00EEB" w:rsidRPr="0002309E">
        <w:rPr>
          <w:rStyle w:val="a8"/>
        </w:rPr>
        <w:commentReference w:id="463"/>
      </w:r>
    </w:p>
    <w:p w14:paraId="0D40009A" w14:textId="5115D188" w:rsidR="00FB6DB5" w:rsidRPr="0002309E" w:rsidRDefault="00FB6DB5" w:rsidP="00FB6DB5">
      <w:pPr>
        <w:rPr>
          <w:color w:val="000000"/>
          <w:szCs w:val="21"/>
        </w:rPr>
      </w:pPr>
      <w:r w:rsidRPr="0002309E">
        <w:rPr>
          <w:szCs w:val="21"/>
        </w:rPr>
        <w:t xml:space="preserve">      eainjdn[3]</w:t>
      </w:r>
      <w:r w:rsidRPr="0002309E">
        <w:rPr>
          <w:color w:val="000000"/>
          <w:szCs w:val="21"/>
        </w:rPr>
        <w:t xml:space="preserve"> ← </w:t>
      </w:r>
      <w:r w:rsidR="00EA14D9" w:rsidRPr="0002309E">
        <w:rPr>
          <w:color w:val="000000"/>
          <w:szCs w:val="21"/>
        </w:rPr>
        <w:t>EMINJ_AINJD_VD</w:t>
      </w:r>
      <w:r w:rsidR="00EA14D9" w:rsidRPr="0002309E">
        <w:rPr>
          <w:rFonts w:hint="eastAsia"/>
          <w:color w:val="000000"/>
          <w:szCs w:val="21"/>
        </w:rPr>
        <w:t>(</w:t>
      </w:r>
      <w:r w:rsidR="00CE5A85" w:rsidRPr="0002309E">
        <w:rPr>
          <w:color w:val="000000"/>
          <w:szCs w:val="21"/>
        </w:rPr>
        <w:t>-18</w:t>
      </w:r>
      <w:r w:rsidR="00EA14D9" w:rsidRPr="0002309E">
        <w:rPr>
          <w:color w:val="000000"/>
          <w:szCs w:val="21"/>
        </w:rPr>
        <w:t>0(BTDC)</w:t>
      </w:r>
      <w:r w:rsidR="00EA14D9" w:rsidRPr="0002309E">
        <w:rPr>
          <w:rFonts w:hint="eastAsia"/>
          <w:color w:val="000000"/>
          <w:szCs w:val="21"/>
        </w:rPr>
        <w:t>)【ﾃﾞｭｱﾙ</w:t>
      </w:r>
      <w:r w:rsidR="00EA14D9" w:rsidRPr="0002309E">
        <w:rPr>
          <w:color w:val="000000"/>
          <w:szCs w:val="21"/>
        </w:rPr>
        <w:t>INJ】OR【D-4】</w:t>
      </w:r>
      <w:r w:rsidR="00E00EEB" w:rsidRPr="0002309E">
        <w:rPr>
          <w:rFonts w:hint="eastAsia"/>
          <w:color w:val="000000"/>
          <w:szCs w:val="21"/>
        </w:rPr>
        <w:t xml:space="preserve"> </w:t>
      </w:r>
      <w:commentRangeStart w:id="464"/>
      <w:r w:rsidR="00E00EEB" w:rsidRPr="0002309E">
        <w:rPr>
          <w:color w:val="000000"/>
          <w:szCs w:val="21"/>
        </w:rPr>
        <w:t xml:space="preserve"> </w:t>
      </w:r>
      <w:commentRangeEnd w:id="464"/>
      <w:r w:rsidR="00E00EEB" w:rsidRPr="0002309E">
        <w:rPr>
          <w:rStyle w:val="a8"/>
        </w:rPr>
        <w:commentReference w:id="464"/>
      </w:r>
    </w:p>
    <w:p w14:paraId="4B24D1CA" w14:textId="77777777" w:rsidR="00BC6FED" w:rsidRPr="00852B2A" w:rsidRDefault="00BC6FED" w:rsidP="00BC6FED">
      <w:pPr>
        <w:rPr>
          <w:color w:val="000000"/>
          <w:szCs w:val="21"/>
        </w:rPr>
      </w:pPr>
      <w:r w:rsidRPr="0002309E">
        <w:rPr>
          <w:szCs w:val="21"/>
        </w:rPr>
        <w:t xml:space="preserve">      </w:t>
      </w:r>
      <w:r w:rsidRPr="00852B2A">
        <w:rPr>
          <w:szCs w:val="21"/>
        </w:rPr>
        <w:t>eainjdn[4]</w:t>
      </w:r>
      <w:r w:rsidRPr="00852B2A">
        <w:rPr>
          <w:color w:val="000000"/>
          <w:szCs w:val="21"/>
        </w:rPr>
        <w:t xml:space="preserve"> ← EMINJ_AINJD_VD</w:t>
      </w:r>
      <w:r w:rsidRPr="00852B2A">
        <w:rPr>
          <w:rFonts w:hint="eastAsia"/>
          <w:color w:val="000000"/>
          <w:szCs w:val="21"/>
        </w:rPr>
        <w:t>(</w:t>
      </w:r>
      <w:r w:rsidRPr="00852B2A">
        <w:rPr>
          <w:color w:val="000000"/>
          <w:szCs w:val="21"/>
        </w:rPr>
        <w:t>-180(BTDC)</w:t>
      </w:r>
      <w:r w:rsidRPr="00852B2A">
        <w:rPr>
          <w:rFonts w:hint="eastAsia"/>
          <w:color w:val="000000"/>
          <w:szCs w:val="21"/>
        </w:rPr>
        <w:t>)【ﾃﾞｭｱﾙ</w:t>
      </w:r>
      <w:r w:rsidRPr="00852B2A">
        <w:rPr>
          <w:color w:val="000000"/>
          <w:szCs w:val="21"/>
        </w:rPr>
        <w:t>INJ】OR【D-4】</w:t>
      </w:r>
    </w:p>
    <w:p w14:paraId="5E9115E3" w14:textId="77777777" w:rsidR="00BC6FED" w:rsidRPr="00852B2A" w:rsidRDefault="00BC6FED" w:rsidP="00BC6FED">
      <w:pPr>
        <w:rPr>
          <w:color w:val="000000"/>
          <w:szCs w:val="21"/>
        </w:rPr>
      </w:pPr>
      <w:r w:rsidRPr="00852B2A">
        <w:rPr>
          <w:szCs w:val="21"/>
        </w:rPr>
        <w:t xml:space="preserve">      eainjdn[5]</w:t>
      </w:r>
      <w:r w:rsidRPr="00852B2A">
        <w:rPr>
          <w:color w:val="000000"/>
          <w:szCs w:val="21"/>
        </w:rPr>
        <w:t xml:space="preserve"> ← EMINJ_AINJD_VD</w:t>
      </w:r>
      <w:r w:rsidRPr="00852B2A">
        <w:rPr>
          <w:rFonts w:hint="eastAsia"/>
          <w:color w:val="000000"/>
          <w:szCs w:val="21"/>
        </w:rPr>
        <w:t>(</w:t>
      </w:r>
      <w:r w:rsidRPr="00852B2A">
        <w:rPr>
          <w:color w:val="000000"/>
          <w:szCs w:val="21"/>
        </w:rPr>
        <w:t>-180(BTDC)</w:t>
      </w:r>
      <w:r w:rsidRPr="00852B2A">
        <w:rPr>
          <w:rFonts w:hint="eastAsia"/>
          <w:color w:val="000000"/>
          <w:szCs w:val="21"/>
        </w:rPr>
        <w:t>)【ﾃﾞｭｱﾙ</w:t>
      </w:r>
      <w:r w:rsidRPr="00852B2A">
        <w:rPr>
          <w:color w:val="000000"/>
          <w:szCs w:val="21"/>
        </w:rPr>
        <w:t>INJ】OR【D-4】</w:t>
      </w:r>
    </w:p>
    <w:p w14:paraId="0FC753DA" w14:textId="77777777" w:rsidR="00D74315" w:rsidRPr="0002309E" w:rsidRDefault="00D74315" w:rsidP="00D676E3">
      <w:pPr>
        <w:rPr>
          <w:szCs w:val="21"/>
        </w:rPr>
      </w:pPr>
      <w:r w:rsidRPr="0002309E">
        <w:rPr>
          <w:szCs w:val="21"/>
        </w:rPr>
        <w:t xml:space="preserve">      e</w:t>
      </w:r>
      <w:r w:rsidRPr="0002309E">
        <w:rPr>
          <w:rFonts w:hint="eastAsia"/>
          <w:szCs w:val="21"/>
        </w:rPr>
        <w:t>ainjcutd</w:t>
      </w:r>
      <w:r w:rsidRPr="0002309E">
        <w:rPr>
          <w:color w:val="000000"/>
          <w:szCs w:val="21"/>
        </w:rPr>
        <w:t xml:space="preserve"> ← e</w:t>
      </w:r>
      <w:r w:rsidRPr="0002309E">
        <w:rPr>
          <w:rFonts w:hint="eastAsia"/>
          <w:color w:val="000000"/>
          <w:szCs w:val="21"/>
        </w:rPr>
        <w:t>ainjcut</w:t>
      </w:r>
      <w:r w:rsidRPr="0002309E">
        <w:rPr>
          <w:color w:val="000000"/>
          <w:szCs w:val="21"/>
        </w:rPr>
        <w:t>_e</w:t>
      </w:r>
      <w:r w:rsidRPr="0002309E">
        <w:rPr>
          <w:rFonts w:hint="eastAsia"/>
          <w:color w:val="000000"/>
          <w:szCs w:val="21"/>
        </w:rPr>
        <w:t>ainjcutd【ﾃﾞｭｱﾙ</w:t>
      </w:r>
      <w:r w:rsidRPr="0002309E">
        <w:rPr>
          <w:color w:val="000000"/>
          <w:szCs w:val="21"/>
        </w:rPr>
        <w:t>INJ】OR【D-4】</w:t>
      </w:r>
    </w:p>
    <w:p w14:paraId="6CE88272" w14:textId="3AD61BF7" w:rsidR="00AB0A19" w:rsidRPr="0002309E" w:rsidRDefault="00AB0A19" w:rsidP="00D676E3">
      <w:pPr>
        <w:rPr>
          <w:color w:val="000000"/>
          <w:szCs w:val="21"/>
        </w:rPr>
      </w:pPr>
      <w:r w:rsidRPr="0002309E">
        <w:rPr>
          <w:szCs w:val="21"/>
        </w:rPr>
        <w:t xml:space="preserve">      eprreq</w:t>
      </w:r>
      <w:r w:rsidRPr="0002309E">
        <w:rPr>
          <w:color w:val="000000"/>
          <w:szCs w:val="21"/>
        </w:rPr>
        <w:t xml:space="preserve"> ← </w:t>
      </w:r>
      <w:r w:rsidR="008B493E" w:rsidRPr="0002309E">
        <w:rPr>
          <w:color w:val="000000"/>
          <w:szCs w:val="21"/>
        </w:rPr>
        <w:t>eprhpb_eprhpb</w:t>
      </w:r>
      <w:r w:rsidRPr="0002309E">
        <w:rPr>
          <w:color w:val="000000"/>
          <w:szCs w:val="21"/>
        </w:rPr>
        <w:t>【ﾃﾞｭｱﾙINJ】OR【D-4】</w:t>
      </w:r>
      <w:r w:rsidR="008B493E" w:rsidRPr="0002309E">
        <w:rPr>
          <w:rFonts w:hint="eastAsia"/>
          <w:color w:val="000000"/>
          <w:szCs w:val="21"/>
        </w:rPr>
        <w:t xml:space="preserve"> </w:t>
      </w:r>
      <w:commentRangeStart w:id="465"/>
      <w:r w:rsidR="008B493E" w:rsidRPr="0002309E">
        <w:rPr>
          <w:color w:val="000000"/>
          <w:szCs w:val="21"/>
        </w:rPr>
        <w:t xml:space="preserve"> </w:t>
      </w:r>
      <w:commentRangeEnd w:id="465"/>
      <w:r w:rsidR="008B493E" w:rsidRPr="0002309E">
        <w:rPr>
          <w:rStyle w:val="a8"/>
        </w:rPr>
        <w:commentReference w:id="465"/>
      </w:r>
      <w:r w:rsidR="008B493E" w:rsidRPr="0002309E">
        <w:rPr>
          <w:rFonts w:hint="eastAsia"/>
          <w:color w:val="000000"/>
          <w:szCs w:val="21"/>
        </w:rPr>
        <w:t xml:space="preserve"> </w:t>
      </w:r>
    </w:p>
    <w:p w14:paraId="2EE14EB8" w14:textId="77777777" w:rsidR="00D676E3" w:rsidRPr="0002309E" w:rsidRDefault="00C837D1" w:rsidP="00D676E3">
      <w:pPr>
        <w:rPr>
          <w:color w:val="000000"/>
          <w:szCs w:val="21"/>
        </w:rPr>
      </w:pPr>
      <w:r w:rsidRPr="0002309E">
        <w:rPr>
          <w:szCs w:val="21"/>
        </w:rPr>
        <w:t xml:space="preserve">      </w:t>
      </w:r>
      <w:r w:rsidR="00D676E3" w:rsidRPr="0002309E">
        <w:rPr>
          <w:szCs w:val="21"/>
        </w:rPr>
        <w:t>eainjpadd</w:t>
      </w:r>
      <w:r w:rsidR="00D676E3" w:rsidRPr="0002309E">
        <w:rPr>
          <w:color w:val="000000"/>
          <w:szCs w:val="21"/>
        </w:rPr>
        <w:t xml:space="preserve"> ←</w:t>
      </w:r>
      <w:r w:rsidR="00EC1040" w:rsidRPr="0002309E">
        <w:rPr>
          <w:color w:val="000000"/>
          <w:szCs w:val="21"/>
        </w:rPr>
        <w:t xml:space="preserve"> </w:t>
      </w:r>
      <w:r w:rsidR="0076484A" w:rsidRPr="0002309E">
        <w:rPr>
          <w:color w:val="000000"/>
          <w:szCs w:val="21"/>
        </w:rPr>
        <w:t>einjadd</w:t>
      </w:r>
      <w:r w:rsidR="00EC1040" w:rsidRPr="0002309E">
        <w:rPr>
          <w:color w:val="000000"/>
          <w:szCs w:val="21"/>
        </w:rPr>
        <w:t>_eainjpadd</w:t>
      </w:r>
      <w:r w:rsidR="00900FA5" w:rsidRPr="0002309E">
        <w:rPr>
          <w:rFonts w:hint="eastAsia"/>
          <w:color w:val="000000"/>
          <w:szCs w:val="21"/>
        </w:rPr>
        <w:t>【ﾎﾟｰﾄ】</w:t>
      </w:r>
    </w:p>
    <w:p w14:paraId="1495B3B3" w14:textId="77777777" w:rsidR="00D676E3" w:rsidRPr="0002309E" w:rsidRDefault="00C837D1" w:rsidP="00D676E3">
      <w:pPr>
        <w:rPr>
          <w:color w:val="000000"/>
          <w:szCs w:val="21"/>
        </w:rPr>
      </w:pPr>
      <w:r w:rsidRPr="0002309E">
        <w:rPr>
          <w:szCs w:val="21"/>
        </w:rPr>
        <w:t xml:space="preserve">      </w:t>
      </w:r>
      <w:r w:rsidR="00D676E3" w:rsidRPr="0002309E">
        <w:rPr>
          <w:szCs w:val="21"/>
        </w:rPr>
        <w:t>eainjdadd</w:t>
      </w:r>
      <w:r w:rsidR="00D676E3" w:rsidRPr="0002309E">
        <w:rPr>
          <w:color w:val="000000"/>
          <w:szCs w:val="21"/>
        </w:rPr>
        <w:t xml:space="preserve"> ←</w:t>
      </w:r>
      <w:r w:rsidR="00EC1040" w:rsidRPr="0002309E">
        <w:rPr>
          <w:color w:val="000000"/>
          <w:szCs w:val="21"/>
        </w:rPr>
        <w:t xml:space="preserve"> </w:t>
      </w:r>
      <w:r w:rsidR="00D8115B" w:rsidRPr="0002309E">
        <w:rPr>
          <w:rFonts w:hint="eastAsia"/>
          <w:color w:val="000000"/>
          <w:szCs w:val="21"/>
        </w:rPr>
        <w:t>最小値</w:t>
      </w:r>
      <w:r w:rsidR="00D8115B" w:rsidRPr="0002309E">
        <w:rPr>
          <w:color w:val="000000"/>
          <w:szCs w:val="21"/>
        </w:rPr>
        <w:t xml:space="preserve"> { </w:t>
      </w:r>
      <w:r w:rsidR="00EC1040" w:rsidRPr="0002309E">
        <w:rPr>
          <w:color w:val="000000"/>
          <w:szCs w:val="21"/>
        </w:rPr>
        <w:t>e</w:t>
      </w:r>
      <w:r w:rsidR="0076484A" w:rsidRPr="0002309E">
        <w:rPr>
          <w:color w:val="000000"/>
          <w:szCs w:val="21"/>
        </w:rPr>
        <w:t>injadd</w:t>
      </w:r>
      <w:r w:rsidR="00EC1040" w:rsidRPr="0002309E">
        <w:rPr>
          <w:color w:val="000000"/>
          <w:szCs w:val="21"/>
        </w:rPr>
        <w:t>_eainjdadd</w:t>
      </w:r>
      <w:r w:rsidR="00DE4147" w:rsidRPr="0002309E">
        <w:rPr>
          <w:color w:val="000000"/>
          <w:szCs w:val="21"/>
        </w:rPr>
        <w:t xml:space="preserve"> 、 </w:t>
      </w:r>
      <w:r w:rsidR="00D8115B" w:rsidRPr="0002309E">
        <w:rPr>
          <w:color w:val="000000"/>
          <w:szCs w:val="21"/>
        </w:rPr>
        <w:t>ecatotp_eainjadd }</w:t>
      </w:r>
      <w:r w:rsidR="007E5679" w:rsidRPr="0002309E">
        <w:rPr>
          <w:rFonts w:hint="eastAsia"/>
          <w:color w:val="000000"/>
          <w:szCs w:val="21"/>
        </w:rPr>
        <w:t>【ﾃﾞｭｱﾙ</w:t>
      </w:r>
      <w:r w:rsidR="007E5679" w:rsidRPr="0002309E">
        <w:rPr>
          <w:color w:val="000000"/>
          <w:szCs w:val="21"/>
        </w:rPr>
        <w:t>INJ】</w:t>
      </w:r>
      <w:r w:rsidR="00900FA5" w:rsidRPr="0002309E">
        <w:rPr>
          <w:color w:val="000000"/>
          <w:szCs w:val="21"/>
        </w:rPr>
        <w:t>OR【D-4】</w:t>
      </w:r>
    </w:p>
    <w:p w14:paraId="4E1B9F1C" w14:textId="44DEC160" w:rsidR="005E2803" w:rsidRPr="0002309E" w:rsidRDefault="005E2803" w:rsidP="005E2803">
      <w:pPr>
        <w:rPr>
          <w:color w:val="000000"/>
          <w:szCs w:val="21"/>
        </w:rPr>
      </w:pPr>
      <w:r w:rsidRPr="0002309E">
        <w:rPr>
          <w:szCs w:val="21"/>
        </w:rPr>
        <w:t xml:space="preserve">      e</w:t>
      </w:r>
      <w:r w:rsidRPr="0002309E">
        <w:rPr>
          <w:rFonts w:hint="eastAsia"/>
          <w:szCs w:val="21"/>
        </w:rPr>
        <w:t>qinjexp</w:t>
      </w:r>
      <w:r w:rsidRPr="0002309E">
        <w:rPr>
          <w:color w:val="000000"/>
          <w:szCs w:val="21"/>
        </w:rPr>
        <w:t xml:space="preserve"> ←</w:t>
      </w:r>
      <w:r w:rsidRPr="0002309E">
        <w:rPr>
          <w:rFonts w:hint="eastAsia"/>
          <w:color w:val="000000"/>
          <w:szCs w:val="21"/>
        </w:rPr>
        <w:t xml:space="preserve"> </w:t>
      </w:r>
      <w:r w:rsidRPr="0002309E">
        <w:rPr>
          <w:color w:val="000000"/>
          <w:szCs w:val="21"/>
        </w:rPr>
        <w:t>EMINJ_QINJ_VD(0(mg/st))</w:t>
      </w:r>
      <w:r w:rsidRPr="0002309E">
        <w:rPr>
          <w:rFonts w:hint="eastAsia"/>
          <w:color w:val="000000"/>
          <w:szCs w:val="21"/>
        </w:rPr>
        <w:t xml:space="preserve"> 【ｽﾌﾟﾚｰｶﾞｲﾄﾞ】</w:t>
      </w:r>
    </w:p>
    <w:p w14:paraId="30AD6854" w14:textId="4154B1E8" w:rsidR="002966FA" w:rsidRPr="0002309E" w:rsidRDefault="002966FA" w:rsidP="005E2803">
      <w:pPr>
        <w:rPr>
          <w:color w:val="000000"/>
          <w:szCs w:val="21"/>
        </w:rPr>
      </w:pPr>
      <w:r w:rsidRPr="0002309E">
        <w:rPr>
          <w:rFonts w:hint="eastAsia"/>
          <w:color w:val="000000"/>
          <w:szCs w:val="21"/>
        </w:rPr>
        <w:t xml:space="preserve"> </w:t>
      </w:r>
      <w:r w:rsidRPr="0002309E">
        <w:rPr>
          <w:color w:val="000000"/>
          <w:szCs w:val="21"/>
        </w:rPr>
        <w:t xml:space="preserve">     eqinjflfix[</w:t>
      </w:r>
      <w:r w:rsidR="00CA284C" w:rsidRPr="0002309E">
        <w:rPr>
          <w:color w:val="000000"/>
          <w:szCs w:val="21"/>
        </w:rPr>
        <w:t>8</w:t>
      </w:r>
      <w:r w:rsidRPr="0002309E">
        <w:rPr>
          <w:color w:val="000000"/>
          <w:szCs w:val="21"/>
        </w:rPr>
        <w:t xml:space="preserve">] </w:t>
      </w:r>
      <w:r w:rsidRPr="0002309E">
        <w:rPr>
          <w:rFonts w:hint="eastAsia"/>
          <w:color w:val="000000"/>
          <w:szCs w:val="21"/>
        </w:rPr>
        <w:t xml:space="preserve">← </w:t>
      </w:r>
      <w:r w:rsidR="003B2AD8" w:rsidRPr="0002309E">
        <w:rPr>
          <w:rFonts w:hint="eastAsia"/>
          <w:color w:val="000000"/>
          <w:szCs w:val="21"/>
        </w:rPr>
        <w:t>E</w:t>
      </w:r>
      <w:r w:rsidR="003B2AD8" w:rsidRPr="0002309E">
        <w:rPr>
          <w:color w:val="000000"/>
          <w:szCs w:val="21"/>
        </w:rPr>
        <w:t>MINJ_QINJFLFIX_VD(0(mg/st))</w:t>
      </w:r>
      <w:r w:rsidRPr="0002309E">
        <w:rPr>
          <w:color w:val="000000"/>
          <w:szCs w:val="21"/>
        </w:rPr>
        <w:t xml:space="preserve">  (</w:t>
      </w:r>
      <w:r w:rsidR="00AC1A53" w:rsidRPr="0002309E">
        <w:rPr>
          <w:rFonts w:hint="eastAsia"/>
          <w:color w:val="000000"/>
          <w:szCs w:val="21"/>
        </w:rPr>
        <w:t>全噴射段数(8段)</w:t>
      </w:r>
      <w:r w:rsidRPr="0002309E">
        <w:rPr>
          <w:color w:val="000000"/>
          <w:szCs w:val="21"/>
        </w:rPr>
        <w:t>繰り返し)</w:t>
      </w:r>
      <w:r w:rsidR="00E00EEB" w:rsidRPr="0002309E">
        <w:rPr>
          <w:color w:val="000000"/>
          <w:szCs w:val="21"/>
        </w:rPr>
        <w:t xml:space="preserve"> </w:t>
      </w:r>
      <w:commentRangeStart w:id="466"/>
      <w:r w:rsidR="00E00EEB" w:rsidRPr="0002309E">
        <w:rPr>
          <w:color w:val="000000"/>
          <w:szCs w:val="21"/>
        </w:rPr>
        <w:t xml:space="preserve"> </w:t>
      </w:r>
      <w:commentRangeEnd w:id="466"/>
      <w:r w:rsidR="00E00EEB" w:rsidRPr="0002309E">
        <w:rPr>
          <w:rStyle w:val="a8"/>
        </w:rPr>
        <w:commentReference w:id="466"/>
      </w:r>
    </w:p>
    <w:p w14:paraId="45B7E287" w14:textId="5DE302C3" w:rsidR="002966FA" w:rsidRDefault="002966FA" w:rsidP="005E2803">
      <w:pPr>
        <w:rPr>
          <w:ins w:id="467" w:author="16a" w:date="2025-10-08T11:58:00Z"/>
          <w:color w:val="000000"/>
          <w:szCs w:val="21"/>
        </w:rPr>
      </w:pPr>
      <w:r w:rsidRPr="0002309E">
        <w:rPr>
          <w:rFonts w:hint="eastAsia"/>
          <w:color w:val="000000"/>
          <w:szCs w:val="21"/>
        </w:rPr>
        <w:t xml:space="preserve"> </w:t>
      </w:r>
      <w:r w:rsidRPr="0002309E">
        <w:rPr>
          <w:color w:val="000000"/>
          <w:szCs w:val="21"/>
        </w:rPr>
        <w:t xml:space="preserve">     eqinjplfix[</w:t>
      </w:r>
      <w:r w:rsidR="00CA284C" w:rsidRPr="0002309E">
        <w:rPr>
          <w:color w:val="000000"/>
          <w:szCs w:val="21"/>
        </w:rPr>
        <w:t>8</w:t>
      </w:r>
      <w:r w:rsidRPr="0002309E">
        <w:rPr>
          <w:color w:val="000000"/>
          <w:szCs w:val="21"/>
        </w:rPr>
        <w:t xml:space="preserve">] </w:t>
      </w:r>
      <w:r w:rsidRPr="0002309E">
        <w:rPr>
          <w:rFonts w:hint="eastAsia"/>
          <w:color w:val="000000"/>
          <w:szCs w:val="21"/>
        </w:rPr>
        <w:t xml:space="preserve">← </w:t>
      </w:r>
      <w:r w:rsidR="003B2AD8" w:rsidRPr="0002309E">
        <w:rPr>
          <w:rFonts w:hint="eastAsia"/>
          <w:color w:val="000000"/>
          <w:szCs w:val="21"/>
        </w:rPr>
        <w:t>E</w:t>
      </w:r>
      <w:r w:rsidR="003B2AD8" w:rsidRPr="0002309E">
        <w:rPr>
          <w:color w:val="000000"/>
          <w:szCs w:val="21"/>
        </w:rPr>
        <w:t>MINJ_QINJPLFIX_VD(0(mg/st))</w:t>
      </w:r>
      <w:r w:rsidRPr="0002309E">
        <w:rPr>
          <w:color w:val="000000"/>
          <w:szCs w:val="21"/>
        </w:rPr>
        <w:t xml:space="preserve">  (</w:t>
      </w:r>
      <w:r w:rsidR="00AC1A53" w:rsidRPr="0002309E">
        <w:rPr>
          <w:rFonts w:hint="eastAsia"/>
          <w:color w:val="000000"/>
          <w:szCs w:val="21"/>
        </w:rPr>
        <w:t>全噴射段数(8段)</w:t>
      </w:r>
      <w:r w:rsidRPr="0002309E">
        <w:rPr>
          <w:color w:val="000000"/>
          <w:szCs w:val="21"/>
        </w:rPr>
        <w:t>繰り返し)</w:t>
      </w:r>
      <w:r w:rsidR="00E00EEB" w:rsidRPr="0002309E">
        <w:rPr>
          <w:color w:val="000000"/>
          <w:szCs w:val="21"/>
        </w:rPr>
        <w:t xml:space="preserve"> </w:t>
      </w:r>
      <w:commentRangeStart w:id="468"/>
      <w:r w:rsidR="00E00EEB" w:rsidRPr="0002309E">
        <w:rPr>
          <w:color w:val="000000"/>
          <w:szCs w:val="21"/>
        </w:rPr>
        <w:t xml:space="preserve"> </w:t>
      </w:r>
      <w:commentRangeEnd w:id="468"/>
      <w:r w:rsidR="00E00EEB" w:rsidRPr="0002309E">
        <w:rPr>
          <w:rStyle w:val="a8"/>
        </w:rPr>
        <w:commentReference w:id="468"/>
      </w:r>
    </w:p>
    <w:p w14:paraId="5DB9E441" w14:textId="77777777" w:rsidR="009A0AA0" w:rsidRDefault="009A0AA0" w:rsidP="009A0AA0">
      <w:pPr>
        <w:rPr>
          <w:ins w:id="469" w:author="16a" w:date="2025-10-08T11:59:00Z"/>
          <w:color w:val="000000"/>
          <w:szCs w:val="21"/>
        </w:rPr>
      </w:pPr>
      <w:ins w:id="470" w:author="16a" w:date="2025-10-08T11:59:00Z">
        <w:r w:rsidRPr="00F64515">
          <w:rPr>
            <w:szCs w:val="21"/>
          </w:rPr>
          <w:t xml:space="preserve">      </w:t>
        </w:r>
        <w:r w:rsidRPr="00595585">
          <w:rPr>
            <w:szCs w:val="21"/>
            <w:shd w:val="clear" w:color="auto" w:fill="00FF00"/>
          </w:rPr>
          <w:t>e</w:t>
        </w:r>
        <w:r>
          <w:rPr>
            <w:rFonts w:hint="eastAsia"/>
            <w:szCs w:val="21"/>
            <w:shd w:val="clear" w:color="auto" w:fill="00FF00"/>
          </w:rPr>
          <w:t>stepkcyl</w:t>
        </w:r>
        <w:r w:rsidRPr="00595585">
          <w:rPr>
            <w:color w:val="000000"/>
            <w:szCs w:val="21"/>
            <w:shd w:val="clear" w:color="auto" w:fill="00FF00"/>
          </w:rPr>
          <w:t xml:space="preserve"> ←</w:t>
        </w:r>
        <w:r w:rsidRPr="00595585">
          <w:rPr>
            <w:rFonts w:hint="eastAsia"/>
            <w:color w:val="000000"/>
            <w:szCs w:val="21"/>
            <w:shd w:val="clear" w:color="auto" w:fill="00FF00"/>
          </w:rPr>
          <w:t xml:space="preserve"> </w:t>
        </w:r>
        <w:r w:rsidRPr="00595585">
          <w:rPr>
            <w:color w:val="000000"/>
            <w:szCs w:val="21"/>
            <w:shd w:val="clear" w:color="auto" w:fill="00FF00"/>
          </w:rPr>
          <w:t>EMINJ_</w:t>
        </w:r>
        <w:r>
          <w:rPr>
            <w:rFonts w:hint="eastAsia"/>
            <w:color w:val="000000"/>
            <w:szCs w:val="21"/>
            <w:shd w:val="clear" w:color="auto" w:fill="00FF00"/>
          </w:rPr>
          <w:t>STEPKCYL</w:t>
        </w:r>
        <w:r w:rsidRPr="00595585">
          <w:rPr>
            <w:color w:val="000000"/>
            <w:szCs w:val="21"/>
            <w:shd w:val="clear" w:color="auto" w:fill="00FF00"/>
          </w:rPr>
          <w:t>_VD(0</w:t>
        </w:r>
        <w:r w:rsidRPr="00595585">
          <w:rPr>
            <w:rFonts w:hint="eastAsia"/>
            <w:color w:val="000000"/>
            <w:szCs w:val="21"/>
            <w:shd w:val="clear" w:color="auto" w:fill="00FF00"/>
          </w:rPr>
          <w:t>b</w:t>
        </w:r>
        <w:r>
          <w:rPr>
            <w:rFonts w:hint="eastAsia"/>
            <w:color w:val="000000"/>
            <w:szCs w:val="21"/>
            <w:shd w:val="clear" w:color="auto" w:fill="00FF00"/>
          </w:rPr>
          <w:t>11111111</w:t>
        </w:r>
        <w:r w:rsidRPr="00595585">
          <w:rPr>
            <w:color w:val="000000"/>
            <w:szCs w:val="21"/>
            <w:shd w:val="clear" w:color="auto" w:fill="00FF00"/>
          </w:rPr>
          <w:t>)</w:t>
        </w:r>
      </w:ins>
    </w:p>
    <w:p w14:paraId="3CAE61DC" w14:textId="15110E1E" w:rsidR="009A0AA0" w:rsidDel="008960A8" w:rsidRDefault="009A0AA0" w:rsidP="00D676E3">
      <w:pPr>
        <w:rPr>
          <w:del w:id="471" w:author="16a" w:date="2025-10-08T11:59:00Z"/>
          <w:szCs w:val="21"/>
          <w:shd w:val="clear" w:color="auto" w:fill="00FF00"/>
        </w:rPr>
      </w:pPr>
      <w:ins w:id="472" w:author="16a" w:date="2025-10-08T11:59:00Z">
        <w:r w:rsidRPr="00F64515">
          <w:rPr>
            <w:szCs w:val="21"/>
          </w:rPr>
          <w:t xml:space="preserve">      </w:t>
        </w:r>
        <w:r w:rsidRPr="00595585">
          <w:rPr>
            <w:szCs w:val="21"/>
            <w:shd w:val="clear" w:color="auto" w:fill="00FF00"/>
          </w:rPr>
          <w:t>e</w:t>
        </w:r>
        <w:r w:rsidRPr="00595585">
          <w:rPr>
            <w:rFonts w:hint="eastAsia"/>
            <w:szCs w:val="21"/>
            <w:shd w:val="clear" w:color="auto" w:fill="00FF00"/>
          </w:rPr>
          <w:t>kqcyl[t_cyl]</w:t>
        </w:r>
        <w:r w:rsidRPr="00595585">
          <w:rPr>
            <w:color w:val="000000"/>
            <w:szCs w:val="21"/>
            <w:shd w:val="clear" w:color="auto" w:fill="00FF00"/>
          </w:rPr>
          <w:t xml:space="preserve"> ←</w:t>
        </w:r>
        <w:r w:rsidRPr="00595585">
          <w:rPr>
            <w:rFonts w:hint="eastAsia"/>
            <w:color w:val="000000"/>
            <w:szCs w:val="21"/>
            <w:shd w:val="clear" w:color="auto" w:fill="00FF00"/>
          </w:rPr>
          <w:t xml:space="preserve"> </w:t>
        </w:r>
        <w:r>
          <w:rPr>
            <w:rFonts w:hint="eastAsia"/>
            <w:color w:val="000000"/>
            <w:szCs w:val="21"/>
            <w:shd w:val="clear" w:color="auto" w:fill="00FF00"/>
          </w:rPr>
          <w:t>EMINJ</w:t>
        </w:r>
        <w:r w:rsidRPr="00595585">
          <w:rPr>
            <w:color w:val="000000"/>
            <w:szCs w:val="21"/>
            <w:shd w:val="clear" w:color="auto" w:fill="00FF00"/>
          </w:rPr>
          <w:t>_</w:t>
        </w:r>
        <w:r>
          <w:rPr>
            <w:rFonts w:hint="eastAsia"/>
            <w:color w:val="000000"/>
            <w:szCs w:val="21"/>
            <w:shd w:val="clear" w:color="auto" w:fill="00FF00"/>
          </w:rPr>
          <w:t>K</w:t>
        </w:r>
        <w:r w:rsidRPr="00595585">
          <w:rPr>
            <w:color w:val="000000"/>
            <w:szCs w:val="21"/>
            <w:shd w:val="clear" w:color="auto" w:fill="00FF00"/>
          </w:rPr>
          <w:t>Q</w:t>
        </w:r>
        <w:r>
          <w:rPr>
            <w:rFonts w:hint="eastAsia"/>
            <w:color w:val="000000"/>
            <w:szCs w:val="21"/>
            <w:shd w:val="clear" w:color="auto" w:fill="00FF00"/>
          </w:rPr>
          <w:t>CYL</w:t>
        </w:r>
        <w:r w:rsidRPr="00595585">
          <w:rPr>
            <w:color w:val="000000"/>
            <w:szCs w:val="21"/>
            <w:shd w:val="clear" w:color="auto" w:fill="00FF00"/>
          </w:rPr>
          <w:t>_VD(</w:t>
        </w:r>
        <w:r>
          <w:rPr>
            <w:rFonts w:hint="eastAsia"/>
            <w:color w:val="000000"/>
            <w:szCs w:val="21"/>
            <w:shd w:val="clear" w:color="auto" w:fill="00FF00"/>
          </w:rPr>
          <w:t>1</w:t>
        </w:r>
        <w:r w:rsidRPr="00595585">
          <w:rPr>
            <w:color w:val="000000"/>
            <w:szCs w:val="21"/>
            <w:shd w:val="clear" w:color="auto" w:fill="00FF00"/>
          </w:rPr>
          <w:t>(</w:t>
        </w:r>
        <w:r w:rsidRPr="00595585">
          <w:rPr>
            <w:rFonts w:hint="eastAsia"/>
            <w:color w:val="000000"/>
            <w:szCs w:val="21"/>
            <w:shd w:val="clear" w:color="auto" w:fill="00FF00"/>
          </w:rPr>
          <w:t>倍</w:t>
        </w:r>
        <w:r w:rsidRPr="00595585">
          <w:rPr>
            <w:color w:val="000000"/>
            <w:szCs w:val="21"/>
            <w:shd w:val="clear" w:color="auto" w:fill="00FF00"/>
          </w:rPr>
          <w:t>))</w:t>
        </w:r>
        <w:r w:rsidRPr="00595585">
          <w:rPr>
            <w:szCs w:val="21"/>
            <w:shd w:val="clear" w:color="auto" w:fill="00FF00"/>
          </w:rPr>
          <w:t xml:space="preserve"> (</w:t>
        </w:r>
        <w:r w:rsidRPr="00595585">
          <w:rPr>
            <w:rFonts w:hint="eastAsia"/>
            <w:szCs w:val="21"/>
            <w:shd w:val="clear" w:color="auto" w:fill="00FF00"/>
          </w:rPr>
          <w:t>気筒</w:t>
        </w:r>
        <w:r w:rsidRPr="00595585">
          <w:rPr>
            <w:szCs w:val="21"/>
            <w:shd w:val="clear" w:color="auto" w:fill="00FF00"/>
          </w:rPr>
          <w:t>数繰り返し)</w:t>
        </w:r>
      </w:ins>
    </w:p>
    <w:p w14:paraId="05173DE3" w14:textId="77777777" w:rsidR="008960A8" w:rsidRPr="009A0AA0" w:rsidRDefault="008960A8" w:rsidP="005E2803">
      <w:pPr>
        <w:rPr>
          <w:ins w:id="473" w:author="16a" w:date="2025-10-08T20:57:00Z"/>
          <w:szCs w:val="21"/>
        </w:rPr>
      </w:pPr>
    </w:p>
    <w:p w14:paraId="14B3E126" w14:textId="77777777" w:rsidR="00D676E3" w:rsidRPr="0002309E" w:rsidRDefault="00C837D1" w:rsidP="00D676E3">
      <w:pPr>
        <w:rPr>
          <w:color w:val="000000"/>
          <w:szCs w:val="21"/>
        </w:rPr>
      </w:pPr>
      <w:r w:rsidRPr="0002309E">
        <w:rPr>
          <w:szCs w:val="21"/>
        </w:rPr>
        <w:t xml:space="preserve">      </w:t>
      </w:r>
      <w:r w:rsidR="00D676E3" w:rsidRPr="0002309E">
        <w:rPr>
          <w:szCs w:val="21"/>
        </w:rPr>
        <w:t>ek1f</w:t>
      </w:r>
      <w:r w:rsidR="00D676E3" w:rsidRPr="0002309E">
        <w:rPr>
          <w:color w:val="000000"/>
          <w:szCs w:val="21"/>
        </w:rPr>
        <w:t xml:space="preserve"> ←</w:t>
      </w:r>
      <w:r w:rsidRPr="0002309E">
        <w:rPr>
          <w:color w:val="000000"/>
          <w:szCs w:val="21"/>
        </w:rPr>
        <w:t xml:space="preserve"> </w:t>
      </w:r>
      <w:bookmarkStart w:id="474" w:name="OLE_LINK68"/>
      <w:r w:rsidR="00AE20D4" w:rsidRPr="0002309E">
        <w:rPr>
          <w:color w:val="000000"/>
          <w:szCs w:val="21"/>
        </w:rPr>
        <w:t>ebinjctr_ek1f</w:t>
      </w:r>
      <w:bookmarkEnd w:id="474"/>
    </w:p>
    <w:p w14:paraId="53D11877" w14:textId="77777777" w:rsidR="00BB6CA6" w:rsidRPr="001923C6" w:rsidRDefault="00BB6CA6" w:rsidP="00D676E3">
      <w:pPr>
        <w:rPr>
          <w:szCs w:val="21"/>
        </w:rPr>
      </w:pPr>
      <w:r w:rsidRPr="001923C6">
        <w:rPr>
          <w:color w:val="000000"/>
          <w:szCs w:val="21"/>
        </w:rPr>
        <w:t xml:space="preserve">      ek1fn[</w:t>
      </w:r>
      <w:r w:rsidR="003476AD" w:rsidRPr="001923C6">
        <w:rPr>
          <w:color w:val="000000"/>
          <w:szCs w:val="21"/>
        </w:rPr>
        <w:t>t_mox</w:t>
      </w:r>
      <w:r w:rsidRPr="001923C6">
        <w:rPr>
          <w:color w:val="000000"/>
          <w:szCs w:val="21"/>
        </w:rPr>
        <w:t xml:space="preserve">] </w:t>
      </w:r>
      <w:r w:rsidRPr="001923C6">
        <w:rPr>
          <w:rFonts w:hint="eastAsia"/>
          <w:color w:val="000000"/>
          <w:szCs w:val="21"/>
        </w:rPr>
        <w:t>←</w:t>
      </w:r>
      <w:r w:rsidRPr="001923C6">
        <w:rPr>
          <w:color w:val="000000"/>
          <w:szCs w:val="21"/>
        </w:rPr>
        <w:t xml:space="preserve"> ebinjctr_ek1f</w:t>
      </w:r>
      <w:r w:rsidR="006D1639" w:rsidRPr="001923C6">
        <w:rPr>
          <w:color w:val="000000"/>
          <w:szCs w:val="21"/>
        </w:rPr>
        <w:t xml:space="preserve">  </w:t>
      </w:r>
      <w:r w:rsidR="003476AD" w:rsidRPr="001923C6">
        <w:rPr>
          <w:color w:val="000000"/>
          <w:szCs w:val="21"/>
        </w:rPr>
        <w:t>(センサ数繰り返し)</w:t>
      </w:r>
    </w:p>
    <w:p w14:paraId="17A466C6" w14:textId="77777777" w:rsidR="008706A4" w:rsidRPr="001923C6" w:rsidRDefault="008706A4" w:rsidP="008706A4">
      <w:pPr>
        <w:rPr>
          <w:color w:val="000000"/>
          <w:szCs w:val="21"/>
        </w:rPr>
      </w:pPr>
      <w:r w:rsidRPr="001923C6">
        <w:rPr>
          <w:szCs w:val="21"/>
        </w:rPr>
        <w:t xml:space="preserve">      ek2f</w:t>
      </w:r>
      <w:r w:rsidRPr="001923C6">
        <w:rPr>
          <w:color w:val="000000"/>
          <w:szCs w:val="21"/>
        </w:rPr>
        <w:t xml:space="preserve"> ← </w:t>
      </w:r>
      <w:bookmarkStart w:id="475" w:name="OLE_LINK177"/>
      <w:bookmarkStart w:id="476" w:name="OLE_LINK228"/>
      <w:r w:rsidR="00AE20D4" w:rsidRPr="001923C6">
        <w:rPr>
          <w:szCs w:val="21"/>
        </w:rPr>
        <w:t>ebinjctr_ek2f</w:t>
      </w:r>
      <w:r w:rsidR="00A8775E" w:rsidRPr="001923C6">
        <w:rPr>
          <w:rFonts w:hint="eastAsia"/>
          <w:szCs w:val="21"/>
        </w:rPr>
        <w:t xml:space="preserve"> </w:t>
      </w:r>
      <w:commentRangeStart w:id="477"/>
      <w:r w:rsidR="00A8775E" w:rsidRPr="001923C6">
        <w:rPr>
          <w:rFonts w:hint="eastAsia"/>
          <w:szCs w:val="21"/>
        </w:rPr>
        <w:t xml:space="preserve"> </w:t>
      </w:r>
      <w:commentRangeEnd w:id="477"/>
      <w:r w:rsidR="00A8775E" w:rsidRPr="001923C6">
        <w:rPr>
          <w:rStyle w:val="a8"/>
        </w:rPr>
        <w:commentReference w:id="477"/>
      </w:r>
      <w:bookmarkEnd w:id="475"/>
      <w:bookmarkEnd w:id="476"/>
    </w:p>
    <w:p w14:paraId="19076FBB" w14:textId="77777777" w:rsidR="00D23B4D" w:rsidRPr="001923C6" w:rsidRDefault="00911DF6" w:rsidP="008706A4">
      <w:pPr>
        <w:rPr>
          <w:color w:val="000000"/>
          <w:szCs w:val="21"/>
        </w:rPr>
      </w:pPr>
      <w:r w:rsidRPr="001923C6">
        <w:rPr>
          <w:color w:val="000000"/>
          <w:szCs w:val="21"/>
        </w:rPr>
        <w:t xml:space="preserve">      ek2fn[t_mox</w:t>
      </w:r>
      <w:r w:rsidR="00D23B4D" w:rsidRPr="001923C6">
        <w:rPr>
          <w:color w:val="000000"/>
          <w:szCs w:val="21"/>
        </w:rPr>
        <w:t xml:space="preserve">] ← </w:t>
      </w:r>
      <w:r w:rsidR="00D23B4D" w:rsidRPr="001923C6">
        <w:rPr>
          <w:szCs w:val="21"/>
        </w:rPr>
        <w:t>ebinjctr_ek2f</w:t>
      </w:r>
      <w:r w:rsidR="00A8775E" w:rsidRPr="001923C6">
        <w:rPr>
          <w:rFonts w:hint="eastAsia"/>
          <w:szCs w:val="21"/>
        </w:rPr>
        <w:t xml:space="preserve"> </w:t>
      </w:r>
      <w:r w:rsidR="00A8775E" w:rsidRPr="001923C6">
        <w:rPr>
          <w:rFonts w:hint="eastAsia"/>
          <w:color w:val="000000"/>
          <w:szCs w:val="21"/>
        </w:rPr>
        <w:t xml:space="preserve"> </w:t>
      </w:r>
      <w:r w:rsidR="003476AD" w:rsidRPr="001923C6">
        <w:rPr>
          <w:color w:val="000000"/>
          <w:szCs w:val="21"/>
        </w:rPr>
        <w:t>(センサ数繰り返し)</w:t>
      </w:r>
    </w:p>
    <w:p w14:paraId="4D561C72" w14:textId="77777777" w:rsidR="003000BE" w:rsidRPr="001923C6" w:rsidRDefault="003000BE" w:rsidP="008706A4">
      <w:pPr>
        <w:rPr>
          <w:color w:val="000000"/>
          <w:szCs w:val="21"/>
        </w:rPr>
      </w:pPr>
      <w:r w:rsidRPr="001923C6">
        <w:rPr>
          <w:color w:val="000000"/>
          <w:szCs w:val="21"/>
        </w:rPr>
        <w:t xml:space="preserve">      </w:t>
      </w:r>
      <w:bookmarkStart w:id="478" w:name="OLE_LINK229"/>
      <w:bookmarkStart w:id="479" w:name="OLE_LINK242"/>
      <w:r w:rsidRPr="001923C6">
        <w:rPr>
          <w:color w:val="000000"/>
          <w:szCs w:val="21"/>
        </w:rPr>
        <w:t xml:space="preserve">ek3f </w:t>
      </w:r>
      <w:r w:rsidRPr="001923C6">
        <w:rPr>
          <w:rFonts w:hint="eastAsia"/>
          <w:color w:val="000000"/>
          <w:szCs w:val="21"/>
        </w:rPr>
        <w:t>←</w:t>
      </w:r>
      <w:r w:rsidRPr="001923C6">
        <w:rPr>
          <w:color w:val="000000"/>
          <w:szCs w:val="21"/>
        </w:rPr>
        <w:t xml:space="preserve"> ebinjctr_ek3f</w:t>
      </w:r>
      <w:r w:rsidR="00A8775E" w:rsidRPr="001923C6">
        <w:rPr>
          <w:szCs w:val="21"/>
        </w:rPr>
        <w:t xml:space="preserve"> </w:t>
      </w:r>
      <w:commentRangeStart w:id="480"/>
      <w:r w:rsidR="00A8775E" w:rsidRPr="001923C6">
        <w:rPr>
          <w:szCs w:val="21"/>
        </w:rPr>
        <w:t xml:space="preserve"> </w:t>
      </w:r>
      <w:commentRangeEnd w:id="480"/>
      <w:r w:rsidR="00A8775E" w:rsidRPr="001923C6">
        <w:rPr>
          <w:rStyle w:val="a8"/>
        </w:rPr>
        <w:commentReference w:id="480"/>
      </w:r>
      <w:bookmarkEnd w:id="478"/>
      <w:bookmarkEnd w:id="479"/>
    </w:p>
    <w:p w14:paraId="7B8E0E23" w14:textId="69ABAAB2" w:rsidR="00D23B4D" w:rsidRDefault="00911DF6" w:rsidP="008706A4">
      <w:pPr>
        <w:rPr>
          <w:color w:val="000000"/>
          <w:szCs w:val="21"/>
        </w:rPr>
      </w:pPr>
      <w:r w:rsidRPr="001923C6">
        <w:rPr>
          <w:color w:val="000000"/>
          <w:szCs w:val="21"/>
        </w:rPr>
        <w:t xml:space="preserve">      ek3fn[t_mox</w:t>
      </w:r>
      <w:r w:rsidR="00D23B4D" w:rsidRPr="001923C6">
        <w:rPr>
          <w:color w:val="000000"/>
          <w:szCs w:val="21"/>
        </w:rPr>
        <w:t xml:space="preserve">] </w:t>
      </w:r>
      <w:r w:rsidR="00D23B4D" w:rsidRPr="001923C6">
        <w:rPr>
          <w:rFonts w:hint="eastAsia"/>
          <w:color w:val="000000"/>
          <w:szCs w:val="21"/>
        </w:rPr>
        <w:t>←</w:t>
      </w:r>
      <w:r w:rsidR="00D23B4D" w:rsidRPr="001923C6">
        <w:rPr>
          <w:color w:val="000000"/>
          <w:szCs w:val="21"/>
        </w:rPr>
        <w:t xml:space="preserve"> ebinjctr_ek3f</w:t>
      </w:r>
      <w:r w:rsidR="00A8775E" w:rsidRPr="001923C6">
        <w:rPr>
          <w:rFonts w:hint="eastAsia"/>
          <w:szCs w:val="21"/>
        </w:rPr>
        <w:t xml:space="preserve"> </w:t>
      </w:r>
      <w:commentRangeStart w:id="481"/>
      <w:r w:rsidR="00A8775E" w:rsidRPr="001923C6">
        <w:rPr>
          <w:rFonts w:hint="eastAsia"/>
          <w:szCs w:val="21"/>
        </w:rPr>
        <w:t xml:space="preserve"> </w:t>
      </w:r>
      <w:commentRangeEnd w:id="481"/>
      <w:r w:rsidR="00A8775E" w:rsidRPr="001923C6">
        <w:rPr>
          <w:rStyle w:val="a8"/>
        </w:rPr>
        <w:commentReference w:id="481"/>
      </w:r>
      <w:r w:rsidR="00221789" w:rsidRPr="001923C6">
        <w:rPr>
          <w:color w:val="000000"/>
          <w:szCs w:val="21"/>
        </w:rPr>
        <w:t>(センサ数繰り返し)</w:t>
      </w:r>
    </w:p>
    <w:p w14:paraId="13C154EC" w14:textId="77777777" w:rsidR="001E3496" w:rsidRPr="001923C6" w:rsidRDefault="001E3496" w:rsidP="001E3496">
      <w:pPr>
        <w:rPr>
          <w:color w:val="000000"/>
          <w:szCs w:val="21"/>
        </w:rPr>
      </w:pPr>
      <w:r w:rsidRPr="001923C6">
        <w:rPr>
          <w:szCs w:val="21"/>
        </w:rPr>
        <w:t xml:space="preserve">      eqfreq</w:t>
      </w:r>
      <w:r w:rsidRPr="001923C6">
        <w:rPr>
          <w:color w:val="000000"/>
          <w:szCs w:val="21"/>
        </w:rPr>
        <w:t xml:space="preserve"> ← </w:t>
      </w:r>
      <w:r w:rsidR="00792BAC" w:rsidRPr="001923C6">
        <w:rPr>
          <w:color w:val="000000"/>
          <w:szCs w:val="21"/>
        </w:rPr>
        <w:t>emqlp_eqlp</w:t>
      </w:r>
      <w:r w:rsidR="007A7D71" w:rsidRPr="001923C6">
        <w:rPr>
          <w:rFonts w:hint="eastAsia"/>
          <w:color w:val="000000"/>
          <w:szCs w:val="21"/>
        </w:rPr>
        <w:t>【可変燃圧制御無】</w:t>
      </w:r>
    </w:p>
    <w:p w14:paraId="7AE38D1D" w14:textId="77777777" w:rsidR="007A7D71" w:rsidRPr="001923C6" w:rsidRDefault="007A7D71" w:rsidP="001E3496">
      <w:pPr>
        <w:rPr>
          <w:color w:val="000000"/>
          <w:szCs w:val="21"/>
        </w:rPr>
      </w:pPr>
      <w:r w:rsidRPr="001923C6">
        <w:rPr>
          <w:color w:val="000000"/>
          <w:szCs w:val="21"/>
        </w:rPr>
        <w:t xml:space="preserve">      eprreql ← emprlp_eprlp【可変燃圧制御有】</w:t>
      </w:r>
    </w:p>
    <w:bookmarkEnd w:id="407"/>
    <w:p w14:paraId="1F02694D" w14:textId="307BC97D" w:rsidR="00D77B52" w:rsidRPr="001923C6" w:rsidRDefault="00B04F4A" w:rsidP="00E5600A">
      <w:pPr>
        <w:rPr>
          <w:szCs w:val="21"/>
        </w:rPr>
      </w:pPr>
      <w:r w:rsidRPr="001923C6">
        <w:rPr>
          <w:szCs w:val="21"/>
        </w:rPr>
        <w:t xml:space="preserve">      exqinjast</w:t>
      </w:r>
      <w:r w:rsidRPr="001923C6">
        <w:rPr>
          <w:color w:val="000000"/>
          <w:szCs w:val="21"/>
        </w:rPr>
        <w:t xml:space="preserve"> ← </w:t>
      </w:r>
      <w:r w:rsidR="00A13FBB" w:rsidRPr="001923C6">
        <w:rPr>
          <w:color w:val="000000"/>
          <w:szCs w:val="21"/>
        </w:rPr>
        <w:t xml:space="preserve">t_xqinjast </w:t>
      </w:r>
      <w:commentRangeStart w:id="482"/>
      <w:r w:rsidR="00A13FBB" w:rsidRPr="001923C6">
        <w:rPr>
          <w:color w:val="000000"/>
          <w:szCs w:val="21"/>
        </w:rPr>
        <w:t xml:space="preserve"> </w:t>
      </w:r>
      <w:commentRangeEnd w:id="482"/>
      <w:r w:rsidR="00A13FBB" w:rsidRPr="001923C6">
        <w:rPr>
          <w:rStyle w:val="a8"/>
        </w:rPr>
        <w:commentReference w:id="482"/>
      </w:r>
      <w:bookmarkStart w:id="483" w:name="OLE_LINK84"/>
    </w:p>
    <w:p w14:paraId="28873F80" w14:textId="1B517501" w:rsidR="00291312" w:rsidRPr="001923C6" w:rsidRDefault="00291312" w:rsidP="00E5600A">
      <w:pPr>
        <w:rPr>
          <w:color w:val="000000"/>
          <w:szCs w:val="21"/>
        </w:rPr>
      </w:pPr>
      <w:r w:rsidRPr="001923C6">
        <w:rPr>
          <w:szCs w:val="21"/>
        </w:rPr>
        <w:t xml:space="preserve">      explr</w:t>
      </w:r>
      <w:r w:rsidR="009678B6" w:rsidRPr="001923C6">
        <w:rPr>
          <w:szCs w:val="21"/>
        </w:rPr>
        <w:t>e</w:t>
      </w:r>
      <w:r w:rsidRPr="001923C6">
        <w:rPr>
          <w:szCs w:val="21"/>
        </w:rPr>
        <w:t>q</w:t>
      </w:r>
      <w:r w:rsidRPr="001923C6">
        <w:rPr>
          <w:color w:val="000000"/>
          <w:szCs w:val="21"/>
        </w:rPr>
        <w:t xml:space="preserve"> ← ebinjctr_explr</w:t>
      </w:r>
      <w:r w:rsidR="00BD69AD" w:rsidRPr="001923C6">
        <w:rPr>
          <w:color w:val="000000"/>
          <w:szCs w:val="21"/>
        </w:rPr>
        <w:t>e</w:t>
      </w:r>
      <w:r w:rsidRPr="001923C6">
        <w:rPr>
          <w:color w:val="000000"/>
          <w:szCs w:val="21"/>
        </w:rPr>
        <w:t>q</w:t>
      </w:r>
      <w:r w:rsidR="00380E4B" w:rsidRPr="001923C6">
        <w:rPr>
          <w:rFonts w:hint="eastAsia"/>
          <w:color w:val="000000"/>
          <w:szCs w:val="21"/>
        </w:rPr>
        <w:t>【ﾃﾞｭｱﾙ</w:t>
      </w:r>
      <w:r w:rsidR="00380E4B" w:rsidRPr="001923C6">
        <w:rPr>
          <w:color w:val="000000"/>
          <w:szCs w:val="21"/>
        </w:rPr>
        <w:t>INJ】OR【D-4】</w:t>
      </w:r>
    </w:p>
    <w:bookmarkEnd w:id="408"/>
    <w:bookmarkEnd w:id="445"/>
    <w:p w14:paraId="679BD1B6" w14:textId="29014475" w:rsidR="00F9637F" w:rsidRPr="001923C6" w:rsidRDefault="00F9637F" w:rsidP="00F9637F">
      <w:pPr>
        <w:rPr>
          <w:color w:val="000000"/>
          <w:szCs w:val="21"/>
        </w:rPr>
      </w:pPr>
    </w:p>
    <w:p w14:paraId="0E1724FC" w14:textId="55F34FD7" w:rsidR="008A140C" w:rsidRPr="001923C6" w:rsidRDefault="008A140C" w:rsidP="008A140C">
      <w:r w:rsidRPr="001923C6">
        <w:t xml:space="preserve">      ここで、</w:t>
      </w:r>
      <w:r w:rsidR="00A13FBB" w:rsidRPr="001923C6">
        <w:rPr>
          <w:rFonts w:hint="eastAsia"/>
        </w:rPr>
        <w:t>・</w:t>
      </w:r>
      <w:r w:rsidR="00A13FBB" w:rsidRPr="001923C6">
        <w:rPr>
          <w:szCs w:val="21"/>
        </w:rPr>
        <w:t>t_</w:t>
      </w:r>
      <w:r w:rsidRPr="001923C6">
        <w:rPr>
          <w:szCs w:val="21"/>
        </w:rPr>
        <w:t>xqinjast</w:t>
      </w:r>
      <w:r w:rsidRPr="001923C6">
        <w:t>(</w:t>
      </w:r>
      <w:r w:rsidRPr="001923C6">
        <w:rPr>
          <w:rFonts w:hint="eastAsia"/>
        </w:rPr>
        <w:t>始動後噴射量要求ﾌﾗｸﾞ</w:t>
      </w:r>
      <w:r w:rsidRPr="001923C6">
        <w:t>)の算出</w:t>
      </w:r>
      <w:r w:rsidR="00C65017" w:rsidRPr="001923C6">
        <w:t xml:space="preserve"> </w:t>
      </w:r>
      <w:commentRangeStart w:id="484"/>
      <w:r w:rsidR="00C65017" w:rsidRPr="001923C6">
        <w:t xml:space="preserve"> </w:t>
      </w:r>
      <w:commentRangeEnd w:id="484"/>
      <w:r w:rsidR="00C65017" w:rsidRPr="001923C6">
        <w:rPr>
          <w:rStyle w:val="a8"/>
        </w:rPr>
        <w:commentReference w:id="484"/>
      </w:r>
    </w:p>
    <w:p w14:paraId="06638548" w14:textId="43206451" w:rsidR="00002455" w:rsidRPr="001923C6" w:rsidRDefault="00A13FBB" w:rsidP="001923C6">
      <w:pPr>
        <w:ind w:firstLineChars="750" w:firstLine="1500"/>
      </w:pPr>
      <w:r w:rsidRPr="001923C6">
        <w:t>(1)</w:t>
      </w:r>
      <w:r w:rsidR="00002455" w:rsidRPr="001923C6">
        <w:t xml:space="preserve"> 始動時（</w:t>
      </w:r>
      <w:r w:rsidRPr="001923C6">
        <w:t>t_</w:t>
      </w:r>
      <w:r w:rsidR="00002455" w:rsidRPr="001923C6">
        <w:t>xast</w:t>
      </w:r>
      <w:r w:rsidRPr="001923C6">
        <w:rPr>
          <w:rFonts w:hint="eastAsia"/>
        </w:rPr>
        <w:t>＝</w:t>
      </w:r>
      <w:r w:rsidRPr="001923C6">
        <w:t xml:space="preserve"> </w:t>
      </w:r>
      <w:r w:rsidR="00002455" w:rsidRPr="001923C6">
        <w:t>ON</w:t>
      </w:r>
      <w:r w:rsidR="00002455" w:rsidRPr="001923C6">
        <w:rPr>
          <w:rFonts w:hint="eastAsia"/>
        </w:rPr>
        <w:t>→</w:t>
      </w:r>
      <w:r w:rsidR="00002455" w:rsidRPr="001923C6">
        <w:t>OFF</w:t>
      </w:r>
      <w:r w:rsidR="00002455" w:rsidRPr="001923C6">
        <w:rPr>
          <w:rFonts w:hint="eastAsia"/>
        </w:rPr>
        <w:t>）</w:t>
      </w:r>
    </w:p>
    <w:p w14:paraId="55109FEE" w14:textId="15A8EAB9" w:rsidR="008A140C" w:rsidRPr="001923C6" w:rsidRDefault="00A13FBB" w:rsidP="001923C6">
      <w:pPr>
        <w:ind w:firstLineChars="900" w:firstLine="1800"/>
        <w:rPr>
          <w:color w:val="000000"/>
          <w:szCs w:val="21"/>
        </w:rPr>
      </w:pPr>
      <w:r w:rsidRPr="001923C6">
        <w:rPr>
          <w:szCs w:val="21"/>
        </w:rPr>
        <w:lastRenderedPageBreak/>
        <w:t>t_</w:t>
      </w:r>
      <w:r w:rsidR="008A140C" w:rsidRPr="001923C6">
        <w:rPr>
          <w:szCs w:val="21"/>
        </w:rPr>
        <w:t>xqinjast</w:t>
      </w:r>
      <w:r w:rsidR="008A140C" w:rsidRPr="001923C6">
        <w:rPr>
          <w:color w:val="000000"/>
          <w:szCs w:val="21"/>
        </w:rPr>
        <w:t xml:space="preserve"> ← OFF</w:t>
      </w:r>
    </w:p>
    <w:p w14:paraId="79D44353" w14:textId="61C7F3B5" w:rsidR="008A140C" w:rsidRPr="001923C6" w:rsidRDefault="00A13FBB" w:rsidP="001923C6">
      <w:pPr>
        <w:ind w:firstLineChars="750" w:firstLine="1500"/>
      </w:pPr>
      <w:r w:rsidRPr="001923C6">
        <w:t>(2)</w:t>
      </w:r>
      <w:r w:rsidR="008A140C" w:rsidRPr="001923C6">
        <w:t xml:space="preserve"> </w:t>
      </w:r>
      <w:r w:rsidRPr="001923C6">
        <w:t>(1)</w:t>
      </w:r>
      <w:r w:rsidR="008A140C" w:rsidRPr="001923C6">
        <w:t>不成立、かつ、</w:t>
      </w:r>
      <w:r w:rsidR="004E4373" w:rsidRPr="001923C6">
        <w:rPr>
          <w:rFonts w:hint="eastAsia"/>
        </w:rPr>
        <w:t>機能要求による</w:t>
      </w:r>
      <w:r w:rsidR="008A140C" w:rsidRPr="001923C6">
        <w:rPr>
          <w:rFonts w:hint="eastAsia"/>
        </w:rPr>
        <w:t>始動後</w:t>
      </w:r>
      <w:r w:rsidR="004E4373" w:rsidRPr="001923C6">
        <w:rPr>
          <w:rFonts w:hint="eastAsia"/>
        </w:rPr>
        <w:t>要求が無い</w:t>
      </w:r>
      <w:r w:rsidR="008A140C" w:rsidRPr="001923C6">
        <w:t>（</w:t>
      </w:r>
      <w:r w:rsidR="008A140C" w:rsidRPr="001923C6">
        <w:rPr>
          <w:rFonts w:hint="eastAsia"/>
        </w:rPr>
        <w:t>前回</w:t>
      </w:r>
      <w:r w:rsidR="008A140C" w:rsidRPr="001923C6">
        <w:rPr>
          <w:szCs w:val="21"/>
        </w:rPr>
        <w:t>exqinjast</w:t>
      </w:r>
      <w:r w:rsidRPr="001923C6">
        <w:rPr>
          <w:szCs w:val="21"/>
        </w:rPr>
        <w:t xml:space="preserve"> </w:t>
      </w:r>
      <w:r w:rsidRPr="001923C6">
        <w:rPr>
          <w:rFonts w:hint="eastAsia"/>
          <w:szCs w:val="21"/>
        </w:rPr>
        <w:t>＝</w:t>
      </w:r>
      <w:r w:rsidRPr="001923C6">
        <w:rPr>
          <w:szCs w:val="21"/>
        </w:rPr>
        <w:t xml:space="preserve"> </w:t>
      </w:r>
      <w:r w:rsidR="008A140C" w:rsidRPr="001923C6">
        <w:t>OFF</w:t>
      </w:r>
      <w:r w:rsidR="008A140C" w:rsidRPr="001923C6">
        <w:rPr>
          <w:rFonts w:hint="eastAsia"/>
        </w:rPr>
        <w:t>）</w:t>
      </w:r>
    </w:p>
    <w:p w14:paraId="5F27CD7F" w14:textId="48B8782B" w:rsidR="008A140C" w:rsidRPr="001923C6" w:rsidRDefault="00A13FBB" w:rsidP="001923C6">
      <w:pPr>
        <w:ind w:firstLineChars="900" w:firstLine="1800"/>
      </w:pPr>
      <w:r w:rsidRPr="001923C6">
        <w:rPr>
          <w:szCs w:val="21"/>
        </w:rPr>
        <w:t>t_</w:t>
      </w:r>
      <w:r w:rsidR="008A140C" w:rsidRPr="001923C6">
        <w:rPr>
          <w:szCs w:val="21"/>
        </w:rPr>
        <w:t>xqinjast</w:t>
      </w:r>
      <w:r w:rsidR="008A140C" w:rsidRPr="001923C6">
        <w:rPr>
          <w:color w:val="000000"/>
          <w:szCs w:val="21"/>
        </w:rPr>
        <w:t xml:space="preserve"> ← ebstactr_exqinjastb</w:t>
      </w:r>
    </w:p>
    <w:p w14:paraId="15037534" w14:textId="1E59E7E1" w:rsidR="008A140C" w:rsidRPr="001923C6" w:rsidRDefault="00A13FBB" w:rsidP="001923C6">
      <w:pPr>
        <w:ind w:firstLineChars="750" w:firstLine="1500"/>
        <w:rPr>
          <w:szCs w:val="21"/>
        </w:rPr>
      </w:pPr>
      <w:r w:rsidRPr="001923C6">
        <w:rPr>
          <w:szCs w:val="21"/>
        </w:rPr>
        <w:t>(3)</w:t>
      </w:r>
      <w:r w:rsidR="00002455" w:rsidRPr="001923C6">
        <w:rPr>
          <w:szCs w:val="21"/>
        </w:rPr>
        <w:t xml:space="preserve"> </w:t>
      </w:r>
      <w:r w:rsidR="008A140C" w:rsidRPr="001923C6">
        <w:rPr>
          <w:rFonts w:hint="eastAsia"/>
          <w:szCs w:val="21"/>
        </w:rPr>
        <w:t>上記以外</w:t>
      </w:r>
    </w:p>
    <w:p w14:paraId="74B42D8D" w14:textId="276D6228" w:rsidR="00A13FBB" w:rsidRPr="001923C6" w:rsidRDefault="00C03366" w:rsidP="001923C6">
      <w:pPr>
        <w:ind w:firstLineChars="600" w:firstLine="1200"/>
        <w:rPr>
          <w:szCs w:val="21"/>
          <w:highlight w:val="yellow"/>
        </w:rPr>
      </w:pPr>
      <w:r w:rsidRPr="001923C6">
        <w:rPr>
          <w:szCs w:val="21"/>
        </w:rPr>
        <w:t>t_xqinjast ← 前回exqinjast</w:t>
      </w:r>
      <w:commentRangeStart w:id="485"/>
      <w:commentRangeEnd w:id="485"/>
      <w:r w:rsidRPr="001923C6">
        <w:rPr>
          <w:rStyle w:val="a8"/>
        </w:rPr>
        <w:commentReference w:id="485"/>
      </w:r>
    </w:p>
    <w:p w14:paraId="725D2658" w14:textId="152C87C6" w:rsidR="00A13FBB" w:rsidRPr="001923C6" w:rsidRDefault="00A13FBB" w:rsidP="001923C6">
      <w:pPr>
        <w:ind w:firstLineChars="650" w:firstLine="1300"/>
        <w:rPr>
          <w:szCs w:val="21"/>
        </w:rPr>
      </w:pPr>
      <w:r w:rsidRPr="001923C6">
        <w:rPr>
          <w:rFonts w:hint="eastAsia"/>
        </w:rPr>
        <w:t>・</w:t>
      </w:r>
      <w:r w:rsidRPr="001923C6">
        <w:rPr>
          <w:szCs w:val="21"/>
        </w:rPr>
        <w:t>t_xast</w:t>
      </w:r>
      <w:r w:rsidRPr="001923C6">
        <w:t>(</w:t>
      </w:r>
      <w:r w:rsidRPr="001923C6">
        <w:rPr>
          <w:rFonts w:hint="eastAsia"/>
        </w:rPr>
        <w:t>始動後ﾌﾗｸﾞ</w:t>
      </w:r>
      <w:r w:rsidRPr="001923C6">
        <w:t>)の</w:t>
      </w:r>
      <w:r w:rsidRPr="001923C6">
        <w:rPr>
          <w:rFonts w:hint="eastAsia"/>
        </w:rPr>
        <w:t>取得</w:t>
      </w:r>
      <w:r w:rsidRPr="001923C6">
        <w:t xml:space="preserve"> </w:t>
      </w:r>
      <w:commentRangeStart w:id="486"/>
      <w:r w:rsidRPr="001923C6">
        <w:t xml:space="preserve"> </w:t>
      </w:r>
      <w:commentRangeEnd w:id="486"/>
      <w:r w:rsidRPr="001923C6">
        <w:rPr>
          <w:rStyle w:val="a8"/>
        </w:rPr>
        <w:commentReference w:id="486"/>
      </w:r>
    </w:p>
    <w:p w14:paraId="05870DCB" w14:textId="0711EAE4" w:rsidR="00A13FBB" w:rsidRPr="00A75142" w:rsidRDefault="00A13FBB" w:rsidP="001923C6">
      <w:pPr>
        <w:ind w:firstLineChars="750" w:firstLine="1500"/>
        <w:rPr>
          <w:color w:val="000000"/>
          <w:szCs w:val="21"/>
        </w:rPr>
      </w:pPr>
      <w:r w:rsidRPr="001923C6">
        <w:rPr>
          <w:szCs w:val="21"/>
        </w:rPr>
        <w:t>t_xast</w:t>
      </w:r>
      <w:r w:rsidRPr="001923C6">
        <w:rPr>
          <w:color w:val="000000"/>
          <w:szCs w:val="21"/>
        </w:rPr>
        <w:t xml:space="preserve"> ← </w:t>
      </w:r>
      <w:r w:rsidRPr="001923C6">
        <w:t>ectrlhv_e</w:t>
      </w:r>
      <w:r w:rsidRPr="00A75142">
        <w:t xml:space="preserve">xast   </w:t>
      </w:r>
      <w:r w:rsidRPr="00A75142">
        <w:rPr>
          <w:rFonts w:hint="eastAsia"/>
        </w:rPr>
        <w:t>【</w:t>
      </w:r>
      <w:r w:rsidRPr="00A75142">
        <w:t>EG-MGｸﾗｯﾁ</w:t>
      </w:r>
      <w:r w:rsidRPr="00A75142">
        <w:rPr>
          <w:rFonts w:hint="eastAsia"/>
        </w:rPr>
        <w:t>】</w:t>
      </w:r>
      <w:r w:rsidR="002807F3" w:rsidRPr="00A75142">
        <w:rPr>
          <w:rFonts w:hint="eastAsia"/>
        </w:rPr>
        <w:t xml:space="preserve"> </w:t>
      </w:r>
      <w:commentRangeStart w:id="487"/>
      <w:r w:rsidR="002807F3" w:rsidRPr="00A75142">
        <w:t xml:space="preserve"> </w:t>
      </w:r>
      <w:commentRangeEnd w:id="487"/>
      <w:r w:rsidR="002807F3" w:rsidRPr="00A75142">
        <w:rPr>
          <w:rStyle w:val="a8"/>
        </w:rPr>
        <w:commentReference w:id="487"/>
      </w:r>
    </w:p>
    <w:p w14:paraId="55C08CFD" w14:textId="236E8298" w:rsidR="00A13FBB" w:rsidRPr="00A75142" w:rsidRDefault="00A13FBB" w:rsidP="00A13FBB">
      <w:pPr>
        <w:ind w:firstLineChars="750" w:firstLine="1500"/>
        <w:rPr>
          <w:color w:val="000000"/>
          <w:szCs w:val="21"/>
        </w:rPr>
      </w:pPr>
      <w:r w:rsidRPr="00A75142">
        <w:rPr>
          <w:szCs w:val="21"/>
        </w:rPr>
        <w:t>t_xast</w:t>
      </w:r>
      <w:r w:rsidRPr="00A75142">
        <w:rPr>
          <w:color w:val="000000"/>
          <w:szCs w:val="21"/>
        </w:rPr>
        <w:t xml:space="preserve"> ← </w:t>
      </w:r>
      <w:r w:rsidRPr="00A75142">
        <w:t xml:space="preserve">exst_exastefi  </w:t>
      </w:r>
      <w:r w:rsidR="002807F3" w:rsidRPr="00A75142">
        <w:t xml:space="preserve"> </w:t>
      </w:r>
      <w:r w:rsidRPr="00A75142">
        <w:rPr>
          <w:rFonts w:hint="eastAsia"/>
        </w:rPr>
        <w:t>【</w:t>
      </w:r>
      <w:r w:rsidRPr="00A75142">
        <w:t>EG-MGｸﾗｯﾁ</w:t>
      </w:r>
      <w:r w:rsidR="002807F3" w:rsidRPr="00A75142">
        <w:rPr>
          <w:rFonts w:hint="eastAsia"/>
        </w:rPr>
        <w:t>以外</w:t>
      </w:r>
      <w:r w:rsidRPr="00A75142">
        <w:rPr>
          <w:rFonts w:hint="eastAsia"/>
        </w:rPr>
        <w:t>】</w:t>
      </w:r>
      <w:r w:rsidR="002807F3" w:rsidRPr="00A75142">
        <w:rPr>
          <w:rFonts w:hint="eastAsia"/>
        </w:rPr>
        <w:t xml:space="preserve"> </w:t>
      </w:r>
      <w:commentRangeStart w:id="488"/>
      <w:r w:rsidR="002807F3" w:rsidRPr="00A75142">
        <w:t xml:space="preserve"> </w:t>
      </w:r>
      <w:commentRangeEnd w:id="488"/>
      <w:r w:rsidR="002807F3" w:rsidRPr="00A75142">
        <w:rPr>
          <w:rStyle w:val="a8"/>
        </w:rPr>
        <w:commentReference w:id="488"/>
      </w:r>
    </w:p>
    <w:p w14:paraId="0C24BCAD" w14:textId="77777777" w:rsidR="008A140C" w:rsidRPr="00A75142" w:rsidRDefault="008A140C" w:rsidP="00F9637F">
      <w:pPr>
        <w:rPr>
          <w:color w:val="000000"/>
          <w:szCs w:val="21"/>
        </w:rPr>
      </w:pPr>
    </w:p>
    <w:p w14:paraId="5FC92681" w14:textId="77777777" w:rsidR="00F9637F" w:rsidRPr="00A75142" w:rsidRDefault="00F9637F" w:rsidP="00F9637F">
      <w:pPr>
        <w:rPr>
          <w:color w:val="000000"/>
          <w:szCs w:val="21"/>
        </w:rPr>
      </w:pPr>
      <w:r w:rsidRPr="00A75142">
        <w:rPr>
          <w:color w:val="000000"/>
          <w:szCs w:val="21"/>
        </w:rPr>
        <w:t xml:space="preserve">     ただし、NE同期タスクが少ない（ene_ene ＜ eminj_NE</w:t>
      </w:r>
      <w:r w:rsidR="00234DAB" w:rsidRPr="00A75142">
        <w:rPr>
          <w:color w:val="000000"/>
          <w:szCs w:val="21"/>
        </w:rPr>
        <w:t>_</w:t>
      </w:r>
      <w:r w:rsidRPr="00A75142">
        <w:rPr>
          <w:color w:val="000000"/>
          <w:szCs w:val="21"/>
        </w:rPr>
        <w:t>RCD(例 4000(rpm))）</w:t>
      </w:r>
      <w:r w:rsidRPr="00A75142">
        <w:rPr>
          <w:rFonts w:hint="eastAsia"/>
          <w:color w:val="000000"/>
          <w:szCs w:val="21"/>
        </w:rPr>
        <w:t>時、以下を実施</w:t>
      </w:r>
    </w:p>
    <w:p w14:paraId="42D71893" w14:textId="3D568412" w:rsidR="00F9637F" w:rsidRPr="00A75142" w:rsidRDefault="00F9637F" w:rsidP="00F9637F">
      <w:pPr>
        <w:rPr>
          <w:color w:val="000000"/>
          <w:szCs w:val="21"/>
        </w:rPr>
      </w:pPr>
      <w:bookmarkStart w:id="489" w:name="OLE_LINK201"/>
      <w:r w:rsidRPr="00A75142">
        <w:rPr>
          <w:color w:val="000000"/>
          <w:szCs w:val="21"/>
        </w:rPr>
        <w:t xml:space="preserve">      eqinjstp</w:t>
      </w:r>
      <w:r w:rsidR="008F44AB" w:rsidRPr="00A75142">
        <w:rPr>
          <w:color w:val="000000"/>
          <w:szCs w:val="21"/>
        </w:rPr>
        <w:t>1</w:t>
      </w:r>
      <w:r w:rsidRPr="00A75142">
        <w:rPr>
          <w:color w:val="000000"/>
          <w:szCs w:val="21"/>
        </w:rPr>
        <w:t xml:space="preserve"> ← ebstactr_eqinjstapb</w:t>
      </w:r>
      <w:r w:rsidR="00601F7D" w:rsidRPr="00A75142">
        <w:rPr>
          <w:rFonts w:hint="eastAsia"/>
          <w:color w:val="000000"/>
          <w:szCs w:val="21"/>
        </w:rPr>
        <w:t xml:space="preserve">    </w:t>
      </w:r>
      <w:r w:rsidR="00EA14D9" w:rsidRPr="00A75142">
        <w:rPr>
          <w:color w:val="000000"/>
          <w:szCs w:val="21"/>
        </w:rPr>
        <w:t xml:space="preserve">   </w:t>
      </w:r>
      <w:r w:rsidRPr="00A75142">
        <w:rPr>
          <w:color w:val="000000"/>
          <w:szCs w:val="21"/>
        </w:rPr>
        <w:t>【D-4以外】</w:t>
      </w:r>
    </w:p>
    <w:p w14:paraId="50D6A6F4" w14:textId="0DD19BE6" w:rsidR="008F44AB" w:rsidRPr="00A75142" w:rsidRDefault="008F44AB" w:rsidP="008F44AB">
      <w:pPr>
        <w:rPr>
          <w:color w:val="000000"/>
          <w:szCs w:val="21"/>
        </w:rPr>
      </w:pPr>
      <w:bookmarkStart w:id="490" w:name="OLE_LINK225"/>
      <w:bookmarkEnd w:id="489"/>
      <w:r w:rsidRPr="00A75142">
        <w:rPr>
          <w:color w:val="000000"/>
          <w:szCs w:val="21"/>
        </w:rPr>
        <w:t xml:space="preserve">      eqinjstp2 ←</w:t>
      </w:r>
      <w:r w:rsidR="00211FDF" w:rsidRPr="00A75142">
        <w:rPr>
          <w:color w:val="000000"/>
          <w:szCs w:val="21"/>
        </w:rPr>
        <w:t xml:space="preserve"> EMINJ_QINJ_VD</w:t>
      </w:r>
      <w:r w:rsidRPr="00A75142">
        <w:rPr>
          <w:color w:val="000000"/>
          <w:szCs w:val="21"/>
        </w:rPr>
        <w:t>(</w:t>
      </w:r>
      <w:r w:rsidR="00211FDF" w:rsidRPr="00A75142">
        <w:rPr>
          <w:color w:val="000000"/>
          <w:szCs w:val="21"/>
        </w:rPr>
        <w:t>0(</w:t>
      </w:r>
      <w:r w:rsidRPr="00A75142">
        <w:rPr>
          <w:color w:val="000000"/>
          <w:szCs w:val="21"/>
        </w:rPr>
        <w:t>mg/st</w:t>
      </w:r>
      <w:r w:rsidR="00211FDF" w:rsidRPr="00A75142">
        <w:rPr>
          <w:color w:val="000000"/>
          <w:szCs w:val="21"/>
        </w:rPr>
        <w:t>)</w:t>
      </w:r>
      <w:r w:rsidRPr="00A75142">
        <w:rPr>
          <w:color w:val="000000"/>
          <w:szCs w:val="21"/>
        </w:rPr>
        <w:t>)</w:t>
      </w:r>
      <w:r w:rsidR="00EA14D9" w:rsidRPr="00A75142">
        <w:rPr>
          <w:color w:val="000000"/>
          <w:szCs w:val="21"/>
        </w:rPr>
        <w:t xml:space="preserve">   </w:t>
      </w:r>
      <w:r w:rsidRPr="00A75142">
        <w:rPr>
          <w:color w:val="000000"/>
          <w:szCs w:val="21"/>
        </w:rPr>
        <w:t>【D-4以外】</w:t>
      </w:r>
    </w:p>
    <w:bookmarkEnd w:id="490"/>
    <w:p w14:paraId="55CFB987" w14:textId="34EAE4D4" w:rsidR="00A041A7" w:rsidRPr="00A75142" w:rsidRDefault="00A041A7" w:rsidP="00A041A7">
      <w:pPr>
        <w:rPr>
          <w:color w:val="000000"/>
          <w:szCs w:val="21"/>
        </w:rPr>
      </w:pPr>
      <w:r w:rsidRPr="00A75142">
        <w:rPr>
          <w:color w:val="000000"/>
          <w:szCs w:val="21"/>
        </w:rPr>
        <w:t xml:space="preserve">      eqinjstp3 ←</w:t>
      </w:r>
      <w:r w:rsidR="00211FDF" w:rsidRPr="00A75142">
        <w:rPr>
          <w:color w:val="000000"/>
          <w:szCs w:val="21"/>
        </w:rPr>
        <w:t xml:space="preserve"> EMINJ_QINJ_VD(0(mg/st))</w:t>
      </w:r>
      <w:r w:rsidR="00EA14D9" w:rsidRPr="00A75142">
        <w:rPr>
          <w:color w:val="000000"/>
          <w:szCs w:val="21"/>
        </w:rPr>
        <w:t xml:space="preserve">   </w:t>
      </w:r>
      <w:r w:rsidRPr="00A75142">
        <w:rPr>
          <w:color w:val="000000"/>
          <w:szCs w:val="21"/>
        </w:rPr>
        <w:t>【D-4以外】</w:t>
      </w:r>
    </w:p>
    <w:p w14:paraId="1D0D568C" w14:textId="0E4E2FB5" w:rsidR="00A041A7" w:rsidRPr="00A75142" w:rsidRDefault="00A041A7" w:rsidP="00A041A7">
      <w:pPr>
        <w:rPr>
          <w:color w:val="000000"/>
          <w:szCs w:val="21"/>
        </w:rPr>
      </w:pPr>
      <w:r w:rsidRPr="00A75142">
        <w:rPr>
          <w:color w:val="000000"/>
          <w:szCs w:val="21"/>
        </w:rPr>
        <w:t xml:space="preserve">      eqinjstp4 ←</w:t>
      </w:r>
      <w:r w:rsidR="00211FDF" w:rsidRPr="00A75142">
        <w:rPr>
          <w:color w:val="000000"/>
          <w:szCs w:val="21"/>
        </w:rPr>
        <w:t xml:space="preserve"> EMINJ_QINJ_VD(0(mg/st))</w:t>
      </w:r>
      <w:r w:rsidR="00EA14D9" w:rsidRPr="00A75142">
        <w:rPr>
          <w:color w:val="000000"/>
          <w:szCs w:val="21"/>
        </w:rPr>
        <w:t xml:space="preserve">   </w:t>
      </w:r>
      <w:r w:rsidRPr="00A75142">
        <w:rPr>
          <w:color w:val="000000"/>
          <w:szCs w:val="21"/>
        </w:rPr>
        <w:t>【D-4以外】</w:t>
      </w:r>
    </w:p>
    <w:p w14:paraId="572A30E8" w14:textId="6CB4C1A3" w:rsidR="00A26815" w:rsidRPr="00A75142" w:rsidRDefault="00A26815" w:rsidP="00A041A7">
      <w:pPr>
        <w:rPr>
          <w:color w:val="000000"/>
          <w:szCs w:val="21"/>
        </w:rPr>
      </w:pPr>
      <w:r w:rsidRPr="00A75142">
        <w:rPr>
          <w:color w:val="000000"/>
          <w:szCs w:val="21"/>
        </w:rPr>
        <w:t xml:space="preserve">      eqinjstp</w:t>
      </w:r>
      <w:r w:rsidR="00EA14D9" w:rsidRPr="00A75142">
        <w:rPr>
          <w:color w:val="000000"/>
          <w:szCs w:val="21"/>
        </w:rPr>
        <w:t>n[0]</w:t>
      </w:r>
      <w:r w:rsidRPr="00A75142">
        <w:rPr>
          <w:color w:val="000000"/>
          <w:szCs w:val="21"/>
        </w:rPr>
        <w:t xml:space="preserve"> ← </w:t>
      </w:r>
      <w:r w:rsidR="00EA14D9" w:rsidRPr="00A75142">
        <w:rPr>
          <w:color w:val="000000"/>
          <w:szCs w:val="21"/>
        </w:rPr>
        <w:t xml:space="preserve">ebstactr_eqinjstapb    </w:t>
      </w:r>
      <w:r w:rsidRPr="00A75142">
        <w:rPr>
          <w:color w:val="000000"/>
          <w:szCs w:val="21"/>
        </w:rPr>
        <w:t>【D-4以外】</w:t>
      </w:r>
      <w:r w:rsidR="0049211D" w:rsidRPr="00A75142">
        <w:rPr>
          <w:rFonts w:hint="eastAsia"/>
          <w:color w:val="000000"/>
          <w:szCs w:val="21"/>
        </w:rPr>
        <w:t xml:space="preserve"> </w:t>
      </w:r>
      <w:commentRangeStart w:id="491"/>
      <w:r w:rsidR="0049211D" w:rsidRPr="00A75142">
        <w:rPr>
          <w:color w:val="000000"/>
          <w:szCs w:val="21"/>
        </w:rPr>
        <w:t xml:space="preserve"> </w:t>
      </w:r>
      <w:commentRangeEnd w:id="491"/>
      <w:r w:rsidR="0049211D" w:rsidRPr="00A75142">
        <w:rPr>
          <w:rStyle w:val="a8"/>
        </w:rPr>
        <w:commentReference w:id="491"/>
      </w:r>
    </w:p>
    <w:p w14:paraId="6C0A7ABB" w14:textId="1EFDEE2B" w:rsidR="00EA14D9" w:rsidRPr="00A75142" w:rsidRDefault="00EA14D9" w:rsidP="00EA14D9">
      <w:pPr>
        <w:rPr>
          <w:color w:val="000000"/>
          <w:szCs w:val="21"/>
        </w:rPr>
      </w:pPr>
      <w:r w:rsidRPr="00A75142">
        <w:rPr>
          <w:color w:val="000000"/>
          <w:szCs w:val="21"/>
        </w:rPr>
        <w:t xml:space="preserve">      eqinjstpn[1] ← EMINJ_QINJ_VD(0(mg/st))【D-4以外】</w:t>
      </w:r>
      <w:r w:rsidR="0049211D" w:rsidRPr="00A75142">
        <w:rPr>
          <w:rFonts w:hint="eastAsia"/>
          <w:color w:val="000000"/>
          <w:szCs w:val="21"/>
        </w:rPr>
        <w:t xml:space="preserve"> </w:t>
      </w:r>
      <w:commentRangeStart w:id="492"/>
      <w:r w:rsidR="0049211D" w:rsidRPr="00A75142">
        <w:rPr>
          <w:color w:val="000000"/>
          <w:szCs w:val="21"/>
        </w:rPr>
        <w:t xml:space="preserve"> </w:t>
      </w:r>
      <w:commentRangeEnd w:id="492"/>
      <w:r w:rsidR="0049211D" w:rsidRPr="00A75142">
        <w:rPr>
          <w:rStyle w:val="a8"/>
        </w:rPr>
        <w:commentReference w:id="492"/>
      </w:r>
    </w:p>
    <w:p w14:paraId="0655C90E" w14:textId="6028581F" w:rsidR="00EA14D9" w:rsidRPr="00A75142" w:rsidRDefault="00EA14D9" w:rsidP="00A041A7">
      <w:pPr>
        <w:rPr>
          <w:color w:val="000000"/>
          <w:szCs w:val="21"/>
        </w:rPr>
      </w:pPr>
      <w:r w:rsidRPr="00A75142">
        <w:rPr>
          <w:color w:val="000000"/>
          <w:szCs w:val="21"/>
        </w:rPr>
        <w:t xml:space="preserve">      eqinjstpn[2] ← EMINJ_QINJ_VD(0(mg/st))【D-4以外】</w:t>
      </w:r>
      <w:r w:rsidR="0049211D" w:rsidRPr="00A75142">
        <w:rPr>
          <w:rFonts w:hint="eastAsia"/>
          <w:color w:val="000000"/>
          <w:szCs w:val="21"/>
        </w:rPr>
        <w:t xml:space="preserve"> </w:t>
      </w:r>
      <w:commentRangeStart w:id="493"/>
      <w:r w:rsidR="0049211D" w:rsidRPr="00A75142">
        <w:rPr>
          <w:color w:val="000000"/>
          <w:szCs w:val="21"/>
        </w:rPr>
        <w:t xml:space="preserve"> </w:t>
      </w:r>
      <w:commentRangeEnd w:id="493"/>
      <w:r w:rsidR="0049211D" w:rsidRPr="00A75142">
        <w:rPr>
          <w:rStyle w:val="a8"/>
        </w:rPr>
        <w:commentReference w:id="493"/>
      </w:r>
    </w:p>
    <w:p w14:paraId="51891DA1" w14:textId="00CE7F8F" w:rsidR="00EA14D9" w:rsidRPr="00863AE4" w:rsidRDefault="00EA14D9" w:rsidP="00A041A7">
      <w:pPr>
        <w:rPr>
          <w:color w:val="000000"/>
          <w:szCs w:val="21"/>
          <w:shd w:val="clear" w:color="auto" w:fill="CC99FF"/>
        </w:rPr>
      </w:pPr>
      <w:r w:rsidRPr="00A75142">
        <w:rPr>
          <w:color w:val="000000"/>
          <w:szCs w:val="21"/>
        </w:rPr>
        <w:t xml:space="preserve">      eqinjstpn[3] ← EMINJ_QINJ_VD(0(mg/st))【D-4以外】</w:t>
      </w:r>
      <w:r w:rsidR="0049211D" w:rsidRPr="00A75142">
        <w:rPr>
          <w:rFonts w:hint="eastAsia"/>
          <w:color w:val="000000"/>
          <w:szCs w:val="21"/>
        </w:rPr>
        <w:t xml:space="preserve"> </w:t>
      </w:r>
      <w:commentRangeStart w:id="494"/>
      <w:r w:rsidR="0049211D" w:rsidRPr="00A75142">
        <w:rPr>
          <w:color w:val="000000"/>
          <w:szCs w:val="21"/>
        </w:rPr>
        <w:t xml:space="preserve"> </w:t>
      </w:r>
      <w:commentRangeEnd w:id="494"/>
      <w:r w:rsidR="0049211D" w:rsidRPr="00863AE4">
        <w:rPr>
          <w:rStyle w:val="a8"/>
          <w:shd w:val="clear" w:color="auto" w:fill="CC99FF"/>
        </w:rPr>
        <w:commentReference w:id="494"/>
      </w:r>
    </w:p>
    <w:p w14:paraId="23BDFEEB" w14:textId="06FFD3E1" w:rsidR="00F9637F" w:rsidRPr="001923C6" w:rsidRDefault="00F9637F" w:rsidP="00F9637F">
      <w:pPr>
        <w:rPr>
          <w:color w:val="000000"/>
          <w:szCs w:val="21"/>
        </w:rPr>
      </w:pPr>
      <w:r w:rsidRPr="001923C6">
        <w:rPr>
          <w:color w:val="000000"/>
          <w:szCs w:val="21"/>
        </w:rPr>
        <w:t xml:space="preserve">      eqinjstd1 ← ebstactr_eqinjstad1b</w:t>
      </w:r>
      <w:r w:rsidR="00601F7D" w:rsidRPr="001923C6">
        <w:rPr>
          <w:rFonts w:hint="eastAsia"/>
          <w:color w:val="000000"/>
          <w:szCs w:val="21"/>
        </w:rPr>
        <w:t xml:space="preserve">   </w:t>
      </w:r>
      <w:r w:rsidR="00EA14D9">
        <w:rPr>
          <w:color w:val="000000"/>
          <w:szCs w:val="21"/>
        </w:rPr>
        <w:t xml:space="preserve">   </w:t>
      </w:r>
      <w:r w:rsidRPr="001923C6">
        <w:rPr>
          <w:color w:val="000000"/>
          <w:szCs w:val="21"/>
        </w:rPr>
        <w:t>【ﾃﾞｭｱﾙINJ】OR【D-4】</w:t>
      </w:r>
    </w:p>
    <w:p w14:paraId="4AE950D7" w14:textId="1DCC8C5E" w:rsidR="00F9637F" w:rsidRPr="001923C6" w:rsidRDefault="00F9637F" w:rsidP="00F9637F">
      <w:pPr>
        <w:rPr>
          <w:color w:val="000000"/>
          <w:szCs w:val="21"/>
        </w:rPr>
      </w:pPr>
      <w:r w:rsidRPr="001923C6">
        <w:rPr>
          <w:color w:val="000000"/>
          <w:szCs w:val="21"/>
        </w:rPr>
        <w:t xml:space="preserve">      eqinjstd2 ←</w:t>
      </w:r>
      <w:r w:rsidR="00211FDF" w:rsidRPr="001923C6">
        <w:rPr>
          <w:color w:val="000000"/>
          <w:szCs w:val="21"/>
        </w:rPr>
        <w:t xml:space="preserve"> EMINJ_QINJ_VD(0(mg/st))</w:t>
      </w:r>
      <w:r w:rsidR="00EA14D9">
        <w:rPr>
          <w:color w:val="000000"/>
          <w:szCs w:val="21"/>
        </w:rPr>
        <w:t xml:space="preserve">   </w:t>
      </w:r>
      <w:r w:rsidRPr="001923C6">
        <w:rPr>
          <w:color w:val="000000"/>
          <w:szCs w:val="21"/>
        </w:rPr>
        <w:t>【ﾃﾞｭｱﾙINJ】OR【D-4】</w:t>
      </w:r>
    </w:p>
    <w:p w14:paraId="73CF2F47" w14:textId="05F29F06" w:rsidR="00F9637F" w:rsidRPr="00A75142" w:rsidRDefault="00F9637F" w:rsidP="00F9637F">
      <w:pPr>
        <w:rPr>
          <w:color w:val="000000"/>
          <w:szCs w:val="21"/>
        </w:rPr>
      </w:pPr>
      <w:r w:rsidRPr="001923C6">
        <w:rPr>
          <w:color w:val="000000"/>
          <w:szCs w:val="21"/>
        </w:rPr>
        <w:t xml:space="preserve">      eqinjstd3 ←</w:t>
      </w:r>
      <w:r w:rsidR="00211FDF" w:rsidRPr="001923C6">
        <w:rPr>
          <w:color w:val="000000"/>
          <w:szCs w:val="21"/>
        </w:rPr>
        <w:t xml:space="preserve"> EMINJ_QINJ_VD(0(mg/st))</w:t>
      </w:r>
      <w:r w:rsidR="00EA14D9" w:rsidRPr="00A75142">
        <w:rPr>
          <w:color w:val="000000"/>
          <w:szCs w:val="21"/>
        </w:rPr>
        <w:t xml:space="preserve">   </w:t>
      </w:r>
      <w:r w:rsidRPr="00A75142">
        <w:rPr>
          <w:color w:val="000000"/>
          <w:szCs w:val="21"/>
        </w:rPr>
        <w:t>【ﾃﾞｭｱﾙINJ】OR【D-4】</w:t>
      </w:r>
    </w:p>
    <w:p w14:paraId="6E55BB90" w14:textId="6E35F551" w:rsidR="00F9637F" w:rsidRPr="00A75142" w:rsidRDefault="00F9637F" w:rsidP="00F9637F">
      <w:pPr>
        <w:rPr>
          <w:color w:val="000000"/>
          <w:szCs w:val="21"/>
        </w:rPr>
      </w:pPr>
      <w:r w:rsidRPr="00A75142">
        <w:rPr>
          <w:color w:val="000000"/>
          <w:szCs w:val="21"/>
        </w:rPr>
        <w:t xml:space="preserve">      eqinjstd4 ←</w:t>
      </w:r>
      <w:r w:rsidR="00211FDF" w:rsidRPr="00A75142">
        <w:rPr>
          <w:color w:val="000000"/>
          <w:szCs w:val="21"/>
        </w:rPr>
        <w:t xml:space="preserve"> EMINJ_QINJ_VD(0(mg/st))</w:t>
      </w:r>
      <w:r w:rsidR="00EA14D9" w:rsidRPr="00A75142">
        <w:rPr>
          <w:color w:val="000000"/>
          <w:szCs w:val="21"/>
        </w:rPr>
        <w:t xml:space="preserve">   </w:t>
      </w:r>
      <w:r w:rsidRPr="00A75142">
        <w:rPr>
          <w:color w:val="000000"/>
          <w:szCs w:val="21"/>
        </w:rPr>
        <w:t>【ﾃﾞｭｱﾙINJ】OR【D-4】</w:t>
      </w:r>
    </w:p>
    <w:p w14:paraId="01C3182F" w14:textId="463F79D6" w:rsidR="00A26815" w:rsidRPr="00A75142" w:rsidRDefault="00A26815" w:rsidP="00F9637F">
      <w:pPr>
        <w:rPr>
          <w:color w:val="000000"/>
          <w:szCs w:val="21"/>
        </w:rPr>
      </w:pPr>
      <w:r w:rsidRPr="00A75142">
        <w:rPr>
          <w:color w:val="000000"/>
          <w:szCs w:val="21"/>
        </w:rPr>
        <w:t xml:space="preserve">      eqinjstd</w:t>
      </w:r>
      <w:r w:rsidR="00EA14D9" w:rsidRPr="00A75142">
        <w:rPr>
          <w:color w:val="000000"/>
          <w:szCs w:val="21"/>
        </w:rPr>
        <w:t>n[0]</w:t>
      </w:r>
      <w:r w:rsidRPr="00A75142">
        <w:rPr>
          <w:color w:val="000000"/>
          <w:szCs w:val="21"/>
        </w:rPr>
        <w:t xml:space="preserve"> ← </w:t>
      </w:r>
      <w:r w:rsidR="00EA14D9" w:rsidRPr="00A75142">
        <w:rPr>
          <w:color w:val="000000"/>
          <w:szCs w:val="21"/>
        </w:rPr>
        <w:t>ebstactr_eqinjstad1b</w:t>
      </w:r>
      <w:r w:rsidR="00EA14D9" w:rsidRPr="00A75142">
        <w:rPr>
          <w:rFonts w:hint="eastAsia"/>
          <w:color w:val="000000"/>
          <w:szCs w:val="21"/>
        </w:rPr>
        <w:t xml:space="preserve">   </w:t>
      </w:r>
      <w:r w:rsidR="00EA14D9" w:rsidRPr="00A75142">
        <w:rPr>
          <w:color w:val="000000"/>
          <w:szCs w:val="21"/>
        </w:rPr>
        <w:t>【ﾃﾞｭｱﾙINJ】OR【D-4】</w:t>
      </w:r>
      <w:r w:rsidR="0049211D" w:rsidRPr="00A75142">
        <w:rPr>
          <w:rFonts w:hint="eastAsia"/>
          <w:color w:val="000000"/>
          <w:szCs w:val="21"/>
        </w:rPr>
        <w:t xml:space="preserve"> </w:t>
      </w:r>
      <w:commentRangeStart w:id="495"/>
      <w:r w:rsidR="0049211D" w:rsidRPr="00A75142">
        <w:rPr>
          <w:color w:val="000000"/>
          <w:szCs w:val="21"/>
        </w:rPr>
        <w:t xml:space="preserve"> </w:t>
      </w:r>
      <w:commentRangeEnd w:id="495"/>
      <w:r w:rsidR="0049211D" w:rsidRPr="00A75142">
        <w:rPr>
          <w:rStyle w:val="a8"/>
        </w:rPr>
        <w:commentReference w:id="495"/>
      </w:r>
    </w:p>
    <w:p w14:paraId="496FF6DA" w14:textId="51D6C7CC" w:rsidR="00EA14D9" w:rsidRPr="00A75142" w:rsidRDefault="00EA14D9" w:rsidP="00F9637F">
      <w:pPr>
        <w:rPr>
          <w:color w:val="000000"/>
          <w:szCs w:val="21"/>
        </w:rPr>
      </w:pPr>
      <w:r w:rsidRPr="00A75142">
        <w:rPr>
          <w:color w:val="000000"/>
          <w:szCs w:val="21"/>
        </w:rPr>
        <w:t xml:space="preserve">      eqinjstdn[1] ← EMINJ_QINJ_VD(0(mg/st))【ﾃﾞｭｱﾙINJ】OR【D-4】</w:t>
      </w:r>
      <w:r w:rsidR="0049211D" w:rsidRPr="00A75142">
        <w:rPr>
          <w:rFonts w:hint="eastAsia"/>
          <w:color w:val="000000"/>
          <w:szCs w:val="21"/>
        </w:rPr>
        <w:t xml:space="preserve"> </w:t>
      </w:r>
      <w:commentRangeStart w:id="496"/>
      <w:r w:rsidR="0049211D" w:rsidRPr="00A75142">
        <w:rPr>
          <w:color w:val="000000"/>
          <w:szCs w:val="21"/>
        </w:rPr>
        <w:t xml:space="preserve"> </w:t>
      </w:r>
      <w:commentRangeEnd w:id="496"/>
      <w:r w:rsidR="0049211D" w:rsidRPr="00A75142">
        <w:rPr>
          <w:rStyle w:val="a8"/>
        </w:rPr>
        <w:commentReference w:id="496"/>
      </w:r>
    </w:p>
    <w:p w14:paraId="5B537BC9" w14:textId="71D7E02F" w:rsidR="00EA14D9" w:rsidRPr="00A75142" w:rsidRDefault="00EA14D9" w:rsidP="00F9637F">
      <w:pPr>
        <w:rPr>
          <w:color w:val="000000"/>
          <w:szCs w:val="21"/>
        </w:rPr>
      </w:pPr>
      <w:r w:rsidRPr="00A75142">
        <w:rPr>
          <w:color w:val="000000"/>
          <w:szCs w:val="21"/>
        </w:rPr>
        <w:t xml:space="preserve">      eqinjstdn[2] ← EMINJ_QINJ_VD(0(mg/st))【ﾃﾞｭｱﾙINJ】OR【D-4】</w:t>
      </w:r>
      <w:r w:rsidR="0049211D" w:rsidRPr="00A75142">
        <w:rPr>
          <w:rFonts w:hint="eastAsia"/>
          <w:color w:val="000000"/>
          <w:szCs w:val="21"/>
        </w:rPr>
        <w:t xml:space="preserve"> </w:t>
      </w:r>
      <w:commentRangeStart w:id="497"/>
      <w:r w:rsidR="0049211D" w:rsidRPr="00A75142">
        <w:rPr>
          <w:color w:val="000000"/>
          <w:szCs w:val="21"/>
        </w:rPr>
        <w:t xml:space="preserve"> </w:t>
      </w:r>
      <w:commentRangeEnd w:id="497"/>
      <w:r w:rsidR="0049211D" w:rsidRPr="00A75142">
        <w:rPr>
          <w:rStyle w:val="a8"/>
        </w:rPr>
        <w:commentReference w:id="497"/>
      </w:r>
    </w:p>
    <w:p w14:paraId="3DEB8A65" w14:textId="3EE8474F" w:rsidR="00EA14D9" w:rsidRPr="00A75142" w:rsidRDefault="00EA14D9" w:rsidP="00F9637F">
      <w:pPr>
        <w:rPr>
          <w:color w:val="000000"/>
          <w:szCs w:val="21"/>
        </w:rPr>
      </w:pPr>
      <w:r w:rsidRPr="00A75142">
        <w:rPr>
          <w:color w:val="000000"/>
          <w:szCs w:val="21"/>
        </w:rPr>
        <w:t xml:space="preserve">      eqinjstdn[3] ← EMINJ_QINJ_VD(0(mg/st))【ﾃﾞｭｱﾙINJ】OR【D-4】</w:t>
      </w:r>
      <w:r w:rsidR="0049211D" w:rsidRPr="00A75142">
        <w:rPr>
          <w:rFonts w:hint="eastAsia"/>
          <w:color w:val="000000"/>
          <w:szCs w:val="21"/>
        </w:rPr>
        <w:t xml:space="preserve"> </w:t>
      </w:r>
      <w:commentRangeStart w:id="498"/>
      <w:r w:rsidR="0049211D" w:rsidRPr="00A75142">
        <w:rPr>
          <w:color w:val="000000"/>
          <w:szCs w:val="21"/>
        </w:rPr>
        <w:t xml:space="preserve"> </w:t>
      </w:r>
      <w:commentRangeEnd w:id="498"/>
      <w:r w:rsidR="0049211D" w:rsidRPr="00A75142">
        <w:rPr>
          <w:rStyle w:val="a8"/>
        </w:rPr>
        <w:commentReference w:id="498"/>
      </w:r>
    </w:p>
    <w:p w14:paraId="20ABF586" w14:textId="77777777" w:rsidR="00BC6FED" w:rsidRPr="00852B2A" w:rsidRDefault="00BC6FED" w:rsidP="00BC6FED">
      <w:pPr>
        <w:rPr>
          <w:color w:val="000000"/>
          <w:szCs w:val="21"/>
        </w:rPr>
      </w:pPr>
      <w:r w:rsidRPr="00A75142">
        <w:rPr>
          <w:color w:val="000000"/>
          <w:szCs w:val="21"/>
        </w:rPr>
        <w:t xml:space="preserve">      </w:t>
      </w:r>
      <w:r w:rsidRPr="00852B2A">
        <w:rPr>
          <w:color w:val="000000"/>
          <w:szCs w:val="21"/>
        </w:rPr>
        <w:t>eqinjstdn[4] ← EMINJ_QINJ_VD(0(mg/st))【ﾃﾞｭｱﾙINJ】OR【D-4】</w:t>
      </w:r>
    </w:p>
    <w:p w14:paraId="7FF6CA0D" w14:textId="77777777" w:rsidR="00BC6FED" w:rsidRPr="00852B2A" w:rsidRDefault="00BC6FED" w:rsidP="00BC6FED">
      <w:pPr>
        <w:rPr>
          <w:color w:val="000000"/>
          <w:szCs w:val="21"/>
        </w:rPr>
      </w:pPr>
      <w:r w:rsidRPr="00852B2A">
        <w:rPr>
          <w:color w:val="000000"/>
          <w:szCs w:val="21"/>
        </w:rPr>
        <w:t xml:space="preserve">      eqinjstdn[5] ← EMINJ_QINJ_VD(0(mg/st))【ﾃﾞｭｱﾙINJ】OR【D-4】</w:t>
      </w:r>
    </w:p>
    <w:p w14:paraId="6A097E6B" w14:textId="77777777" w:rsidR="00F9637F" w:rsidRPr="00BC6FED" w:rsidRDefault="00F9637F" w:rsidP="00F9637F">
      <w:pPr>
        <w:rPr>
          <w:color w:val="000000"/>
          <w:szCs w:val="21"/>
        </w:rPr>
      </w:pPr>
    </w:p>
    <w:p w14:paraId="1E76103D" w14:textId="2A5B6855" w:rsidR="003234D1" w:rsidRPr="00A75142" w:rsidRDefault="00F9637F" w:rsidP="001923C6">
      <w:pPr>
        <w:ind w:rightChars="-283" w:right="-566"/>
        <w:rPr>
          <w:color w:val="000000"/>
          <w:szCs w:val="21"/>
        </w:rPr>
      </w:pPr>
      <w:bookmarkStart w:id="499" w:name="OLE_LINK327"/>
      <w:bookmarkStart w:id="500" w:name="OLE_LINK328"/>
      <w:r w:rsidRPr="00A75142">
        <w:rPr>
          <w:color w:val="000000"/>
          <w:szCs w:val="21"/>
        </w:rPr>
        <w:t xml:space="preserve">     </w:t>
      </w:r>
      <w:r w:rsidR="002F3DF4" w:rsidRPr="00A75142">
        <w:rPr>
          <w:color w:val="000000"/>
          <w:szCs w:val="21"/>
        </w:rPr>
        <w:t xml:space="preserve">  </w:t>
      </w:r>
      <w:r w:rsidR="009D225A" w:rsidRPr="00A75142">
        <w:rPr>
          <w:rFonts w:hint="eastAsia"/>
          <w:color w:val="000000"/>
          <w:szCs w:val="21"/>
        </w:rPr>
        <w:t>①</w:t>
      </w:r>
      <w:r w:rsidR="009D225A" w:rsidRPr="00A75142">
        <w:rPr>
          <w:color w:val="000000"/>
          <w:szCs w:val="21"/>
        </w:rPr>
        <w:t xml:space="preserve"> </w:t>
      </w:r>
      <w:r w:rsidRPr="00A75142">
        <w:rPr>
          <w:rFonts w:hint="eastAsia"/>
          <w:color w:val="000000"/>
          <w:szCs w:val="21"/>
        </w:rPr>
        <w:t>基本始動時ポート噴射要求有り</w:t>
      </w:r>
      <w:r w:rsidR="003234D1" w:rsidRPr="00A75142">
        <w:rPr>
          <w:rFonts w:hint="eastAsia"/>
          <w:color w:val="000000"/>
          <w:szCs w:val="21"/>
        </w:rPr>
        <w:t>、かつ、</w:t>
      </w:r>
      <w:r w:rsidR="00C74269" w:rsidRPr="00A75142">
        <w:rPr>
          <w:rFonts w:hint="eastAsia"/>
          <w:color w:val="000000"/>
          <w:szCs w:val="21"/>
        </w:rPr>
        <w:t>機能要求による</w:t>
      </w:r>
      <w:r w:rsidR="003234D1" w:rsidRPr="00A75142">
        <w:t>始動</w:t>
      </w:r>
      <w:r w:rsidR="003234D1" w:rsidRPr="00A75142">
        <w:rPr>
          <w:rFonts w:hint="eastAsia"/>
        </w:rPr>
        <w:t>後要求が</w:t>
      </w:r>
      <w:r w:rsidR="00C74269" w:rsidRPr="00A75142">
        <w:rPr>
          <w:rFonts w:hint="eastAsia"/>
        </w:rPr>
        <w:t>無い</w:t>
      </w:r>
      <w:r w:rsidRPr="00A75142">
        <w:rPr>
          <w:rFonts w:hint="eastAsia"/>
          <w:color w:val="000000"/>
          <w:szCs w:val="21"/>
        </w:rPr>
        <w:t>時</w:t>
      </w:r>
      <w:r w:rsidR="003234D1" w:rsidRPr="00A75142">
        <w:rPr>
          <w:rFonts w:hint="eastAsia"/>
          <w:color w:val="000000"/>
          <w:szCs w:val="21"/>
        </w:rPr>
        <w:t xml:space="preserve">  </w:t>
      </w:r>
      <w:r w:rsidR="003234D1" w:rsidRPr="00A75142">
        <w:rPr>
          <w:color w:val="000000"/>
          <w:szCs w:val="21"/>
        </w:rPr>
        <w:t>【D-4以外】</w:t>
      </w:r>
      <w:r w:rsidR="00861658" w:rsidRPr="00A75142">
        <w:rPr>
          <w:rFonts w:hint="eastAsia"/>
          <w:color w:val="000000"/>
          <w:szCs w:val="21"/>
        </w:rPr>
        <w:t xml:space="preserve"> </w:t>
      </w:r>
      <w:commentRangeStart w:id="501"/>
      <w:r w:rsidR="00861658" w:rsidRPr="00A75142">
        <w:rPr>
          <w:rFonts w:hint="eastAsia"/>
          <w:color w:val="000000"/>
          <w:szCs w:val="21"/>
        </w:rPr>
        <w:t xml:space="preserve"> </w:t>
      </w:r>
      <w:commentRangeEnd w:id="501"/>
      <w:r w:rsidR="00861658" w:rsidRPr="00A75142">
        <w:rPr>
          <w:rStyle w:val="a8"/>
        </w:rPr>
        <w:commentReference w:id="501"/>
      </w:r>
    </w:p>
    <w:p w14:paraId="0943B97F" w14:textId="19ABB44A" w:rsidR="00165F68" w:rsidRPr="00A75142" w:rsidRDefault="00F9637F" w:rsidP="001923C6">
      <w:pPr>
        <w:ind w:firstLineChars="450" w:firstLine="900"/>
        <w:rPr>
          <w:color w:val="000000"/>
          <w:szCs w:val="21"/>
        </w:rPr>
      </w:pPr>
      <w:r w:rsidRPr="00A75142">
        <w:rPr>
          <w:rFonts w:hint="eastAsia"/>
          <w:color w:val="000000"/>
          <w:szCs w:val="21"/>
        </w:rPr>
        <w:t>（</w:t>
      </w:r>
      <w:r w:rsidRPr="00A75142">
        <w:rPr>
          <w:color w:val="000000"/>
          <w:szCs w:val="21"/>
        </w:rPr>
        <w:t>ebstactr_exainjstab ＝ ON</w:t>
      </w:r>
      <w:r w:rsidR="003234D1" w:rsidRPr="00A75142">
        <w:rPr>
          <w:rFonts w:hint="eastAsia"/>
          <w:color w:val="000000"/>
          <w:szCs w:val="21"/>
        </w:rPr>
        <w:t>、かつ、前回</w:t>
      </w:r>
      <w:r w:rsidR="003234D1" w:rsidRPr="00A75142">
        <w:rPr>
          <w:color w:val="000000"/>
          <w:szCs w:val="21"/>
        </w:rPr>
        <w:t xml:space="preserve">exqinjast </w:t>
      </w:r>
      <w:r w:rsidR="003234D1" w:rsidRPr="00A75142">
        <w:rPr>
          <w:rFonts w:hint="eastAsia"/>
          <w:color w:val="000000"/>
          <w:szCs w:val="21"/>
        </w:rPr>
        <w:t>＝</w:t>
      </w:r>
      <w:r w:rsidR="003234D1" w:rsidRPr="00A75142">
        <w:rPr>
          <w:color w:val="000000"/>
          <w:szCs w:val="21"/>
        </w:rPr>
        <w:t xml:space="preserve"> OFF</w:t>
      </w:r>
      <w:r w:rsidRPr="00A75142">
        <w:rPr>
          <w:color w:val="000000"/>
          <w:szCs w:val="21"/>
        </w:rPr>
        <w:t>）</w:t>
      </w:r>
      <w:r w:rsidR="00165F68" w:rsidRPr="00A75142">
        <w:rPr>
          <w:color w:val="000000"/>
          <w:szCs w:val="21"/>
        </w:rPr>
        <w:t xml:space="preserve">  </w:t>
      </w:r>
    </w:p>
    <w:p w14:paraId="063002D3" w14:textId="7F194462" w:rsidR="00F9637F" w:rsidRPr="00A75142" w:rsidRDefault="00165F68" w:rsidP="008C7503">
      <w:pPr>
        <w:rPr>
          <w:color w:val="000000"/>
          <w:szCs w:val="21"/>
        </w:rPr>
      </w:pPr>
      <w:bookmarkStart w:id="502" w:name="OLE_LINK30"/>
      <w:bookmarkStart w:id="503" w:name="OLE_LINK57"/>
      <w:r w:rsidRPr="00A75142">
        <w:rPr>
          <w:color w:val="000000"/>
          <w:szCs w:val="21"/>
        </w:rPr>
        <w:t xml:space="preserve">      </w:t>
      </w:r>
      <w:r w:rsidR="002F3DF4" w:rsidRPr="00A75142">
        <w:rPr>
          <w:color w:val="000000"/>
          <w:szCs w:val="21"/>
        </w:rPr>
        <w:t xml:space="preserve">    </w:t>
      </w:r>
      <w:r w:rsidR="00F9637F" w:rsidRPr="00A75142">
        <w:rPr>
          <w:color w:val="000000"/>
          <w:szCs w:val="21"/>
        </w:rPr>
        <w:t>eainjp</w:t>
      </w:r>
      <w:r w:rsidR="009678B6" w:rsidRPr="00A75142">
        <w:rPr>
          <w:color w:val="000000"/>
          <w:szCs w:val="21"/>
        </w:rPr>
        <w:t>1</w:t>
      </w:r>
      <w:r w:rsidR="00F9637F" w:rsidRPr="00A75142">
        <w:rPr>
          <w:color w:val="000000"/>
          <w:szCs w:val="21"/>
        </w:rPr>
        <w:t xml:space="preserve"> ← ebstactr_eainjpstab</w:t>
      </w:r>
    </w:p>
    <w:p w14:paraId="07616ED2" w14:textId="08007B68" w:rsidR="004C717C" w:rsidRPr="00863AE4" w:rsidRDefault="004C717C" w:rsidP="008C7503">
      <w:pPr>
        <w:rPr>
          <w:color w:val="000000"/>
          <w:szCs w:val="21"/>
          <w:shd w:val="clear" w:color="auto" w:fill="CC99FF"/>
        </w:rPr>
      </w:pPr>
      <w:r w:rsidRPr="00A75142">
        <w:rPr>
          <w:color w:val="000000"/>
          <w:szCs w:val="21"/>
        </w:rPr>
        <w:t xml:space="preserve">          eainjpn[0] ← ebstactr_eainjpstab</w:t>
      </w:r>
      <w:r w:rsidR="0049211D" w:rsidRPr="00A75142">
        <w:rPr>
          <w:rFonts w:hint="eastAsia"/>
          <w:color w:val="000000"/>
          <w:szCs w:val="21"/>
        </w:rPr>
        <w:t xml:space="preserve"> </w:t>
      </w:r>
      <w:commentRangeStart w:id="504"/>
      <w:r w:rsidR="0049211D" w:rsidRPr="00A75142">
        <w:rPr>
          <w:color w:val="000000"/>
          <w:szCs w:val="21"/>
        </w:rPr>
        <w:t xml:space="preserve"> </w:t>
      </w:r>
      <w:commentRangeEnd w:id="504"/>
      <w:r w:rsidR="0049211D" w:rsidRPr="00863AE4">
        <w:rPr>
          <w:rStyle w:val="a8"/>
          <w:shd w:val="clear" w:color="auto" w:fill="CC99FF"/>
        </w:rPr>
        <w:commentReference w:id="504"/>
      </w:r>
    </w:p>
    <w:bookmarkEnd w:id="502"/>
    <w:bookmarkEnd w:id="503"/>
    <w:p w14:paraId="7AE90947" w14:textId="35EF6461" w:rsidR="00F9637F" w:rsidRPr="001923C6" w:rsidRDefault="00F9637F" w:rsidP="004C717C">
      <w:pPr>
        <w:rPr>
          <w:color w:val="000000"/>
          <w:szCs w:val="21"/>
        </w:rPr>
      </w:pPr>
      <w:r w:rsidRPr="001923C6">
        <w:rPr>
          <w:color w:val="000000"/>
          <w:szCs w:val="21"/>
        </w:rPr>
        <w:t xml:space="preserve">      </w:t>
      </w:r>
      <w:r w:rsidR="002F3DF4" w:rsidRPr="001923C6">
        <w:rPr>
          <w:color w:val="000000"/>
          <w:szCs w:val="21"/>
        </w:rPr>
        <w:t xml:space="preserve">    </w:t>
      </w:r>
      <w:r w:rsidRPr="001923C6">
        <w:rPr>
          <w:color w:val="000000"/>
          <w:szCs w:val="21"/>
        </w:rPr>
        <w:t>einjend ← ebstactr_einjendstab</w:t>
      </w:r>
    </w:p>
    <w:p w14:paraId="62268E50" w14:textId="24DF2A2E" w:rsidR="003234D1" w:rsidRPr="001923C6" w:rsidRDefault="00F9637F" w:rsidP="008C7503">
      <w:pPr>
        <w:rPr>
          <w:color w:val="000000"/>
          <w:szCs w:val="21"/>
        </w:rPr>
      </w:pPr>
      <w:bookmarkStart w:id="505" w:name="OLE_LINK443"/>
      <w:bookmarkStart w:id="506" w:name="OLE_LINK444"/>
      <w:bookmarkStart w:id="507" w:name="OLE_LINK433"/>
      <w:bookmarkStart w:id="508" w:name="OLE_LINK434"/>
      <w:bookmarkEnd w:id="499"/>
      <w:bookmarkEnd w:id="500"/>
      <w:r w:rsidRPr="001923C6">
        <w:rPr>
          <w:color w:val="000000"/>
          <w:szCs w:val="21"/>
        </w:rPr>
        <w:t xml:space="preserve">     </w:t>
      </w:r>
      <w:r w:rsidR="002F3DF4" w:rsidRPr="001923C6">
        <w:rPr>
          <w:color w:val="000000"/>
          <w:szCs w:val="21"/>
        </w:rPr>
        <w:t xml:space="preserve">  </w:t>
      </w:r>
      <w:bookmarkEnd w:id="505"/>
      <w:bookmarkEnd w:id="506"/>
      <w:r w:rsidR="009D225A" w:rsidRPr="001923C6">
        <w:rPr>
          <w:rFonts w:hint="eastAsia"/>
          <w:color w:val="000000"/>
          <w:szCs w:val="21"/>
        </w:rPr>
        <w:t>②</w:t>
      </w:r>
      <w:r w:rsidR="009D225A" w:rsidRPr="001923C6">
        <w:rPr>
          <w:color w:val="000000"/>
          <w:szCs w:val="21"/>
        </w:rPr>
        <w:t xml:space="preserve"> </w:t>
      </w:r>
      <w:r w:rsidRPr="001923C6">
        <w:rPr>
          <w:rFonts w:hint="eastAsia"/>
          <w:color w:val="000000"/>
          <w:szCs w:val="21"/>
        </w:rPr>
        <w:t>基本始動後噴射量要求無し</w:t>
      </w:r>
      <w:r w:rsidR="003234D1" w:rsidRPr="001923C6">
        <w:rPr>
          <w:rFonts w:hint="eastAsia"/>
          <w:color w:val="000000"/>
          <w:szCs w:val="21"/>
        </w:rPr>
        <w:t>、かつ、</w:t>
      </w:r>
      <w:r w:rsidR="00C74269" w:rsidRPr="001923C6">
        <w:rPr>
          <w:rFonts w:hint="eastAsia"/>
          <w:color w:val="000000"/>
          <w:szCs w:val="21"/>
        </w:rPr>
        <w:t>機能要求による</w:t>
      </w:r>
      <w:r w:rsidR="003234D1" w:rsidRPr="001923C6">
        <w:t>始動</w:t>
      </w:r>
      <w:r w:rsidR="003234D1" w:rsidRPr="001923C6">
        <w:rPr>
          <w:rFonts w:hint="eastAsia"/>
        </w:rPr>
        <w:t>後要求が</w:t>
      </w:r>
      <w:r w:rsidR="00C74269" w:rsidRPr="001923C6">
        <w:rPr>
          <w:rFonts w:hint="eastAsia"/>
        </w:rPr>
        <w:t>無い</w:t>
      </w:r>
      <w:r w:rsidRPr="001923C6">
        <w:rPr>
          <w:rFonts w:hint="eastAsia"/>
          <w:color w:val="000000"/>
          <w:szCs w:val="21"/>
        </w:rPr>
        <w:t>時</w:t>
      </w:r>
      <w:r w:rsidR="00861658" w:rsidRPr="001923C6">
        <w:rPr>
          <w:rFonts w:hint="eastAsia"/>
          <w:color w:val="000000"/>
          <w:szCs w:val="21"/>
        </w:rPr>
        <w:t xml:space="preserve"> </w:t>
      </w:r>
      <w:commentRangeStart w:id="509"/>
      <w:r w:rsidR="00861658" w:rsidRPr="001923C6">
        <w:rPr>
          <w:rFonts w:hint="eastAsia"/>
          <w:color w:val="000000"/>
          <w:szCs w:val="21"/>
        </w:rPr>
        <w:t xml:space="preserve"> </w:t>
      </w:r>
      <w:commentRangeEnd w:id="509"/>
      <w:r w:rsidR="00861658" w:rsidRPr="001923C6">
        <w:rPr>
          <w:rStyle w:val="a8"/>
        </w:rPr>
        <w:commentReference w:id="509"/>
      </w:r>
    </w:p>
    <w:p w14:paraId="5915E493" w14:textId="4B7316A1" w:rsidR="00F9637F" w:rsidRPr="001923C6" w:rsidRDefault="00F9637F" w:rsidP="001923C6">
      <w:pPr>
        <w:ind w:firstLineChars="450" w:firstLine="900"/>
        <w:rPr>
          <w:color w:val="000000"/>
          <w:szCs w:val="21"/>
        </w:rPr>
      </w:pPr>
      <w:r w:rsidRPr="001923C6">
        <w:rPr>
          <w:rFonts w:hint="eastAsia"/>
          <w:color w:val="000000"/>
          <w:szCs w:val="21"/>
        </w:rPr>
        <w:t>（</w:t>
      </w:r>
      <w:r w:rsidRPr="001923C6">
        <w:rPr>
          <w:color w:val="000000"/>
          <w:szCs w:val="21"/>
        </w:rPr>
        <w:t>ebstactr_exqinjastb ＝ OFF</w:t>
      </w:r>
      <w:r w:rsidR="003234D1" w:rsidRPr="001923C6">
        <w:rPr>
          <w:rFonts w:hint="eastAsia"/>
          <w:color w:val="000000"/>
          <w:szCs w:val="21"/>
        </w:rPr>
        <w:t>、かつ、前回</w:t>
      </w:r>
      <w:r w:rsidR="003234D1" w:rsidRPr="001923C6">
        <w:rPr>
          <w:color w:val="000000"/>
          <w:szCs w:val="21"/>
        </w:rPr>
        <w:t xml:space="preserve">exqinjast </w:t>
      </w:r>
      <w:r w:rsidR="003234D1" w:rsidRPr="001923C6">
        <w:rPr>
          <w:rFonts w:hint="eastAsia"/>
          <w:color w:val="000000"/>
          <w:szCs w:val="21"/>
        </w:rPr>
        <w:t>＝</w:t>
      </w:r>
      <w:r w:rsidR="003234D1" w:rsidRPr="001923C6">
        <w:rPr>
          <w:color w:val="000000"/>
          <w:szCs w:val="21"/>
        </w:rPr>
        <w:t xml:space="preserve"> OFF</w:t>
      </w:r>
      <w:r w:rsidRPr="001923C6">
        <w:rPr>
          <w:color w:val="000000"/>
          <w:szCs w:val="21"/>
        </w:rPr>
        <w:t>）</w:t>
      </w:r>
    </w:p>
    <w:p w14:paraId="37EEB7F1" w14:textId="77777777" w:rsidR="00F9637F" w:rsidRPr="00A75142" w:rsidRDefault="002F3DF4" w:rsidP="008C7503">
      <w:pPr>
        <w:rPr>
          <w:color w:val="000000"/>
          <w:szCs w:val="21"/>
        </w:rPr>
      </w:pPr>
      <w:bookmarkStart w:id="510" w:name="OLE_LINK435"/>
      <w:bookmarkStart w:id="511" w:name="OLE_LINK436"/>
      <w:bookmarkEnd w:id="507"/>
      <w:bookmarkEnd w:id="508"/>
      <w:r w:rsidRPr="001923C6">
        <w:rPr>
          <w:color w:val="000000"/>
          <w:szCs w:val="21"/>
        </w:rPr>
        <w:t xml:space="preserve">          </w:t>
      </w:r>
      <w:r w:rsidR="00F9637F" w:rsidRPr="001923C6">
        <w:rPr>
          <w:color w:val="000000"/>
          <w:szCs w:val="21"/>
        </w:rPr>
        <w:t>einjmod ← ebstactr_ei</w:t>
      </w:r>
      <w:r w:rsidR="00F9637F" w:rsidRPr="00A75142">
        <w:rPr>
          <w:color w:val="000000"/>
          <w:szCs w:val="21"/>
        </w:rPr>
        <w:t>njmod</w:t>
      </w:r>
    </w:p>
    <w:p w14:paraId="5C13588A" w14:textId="71B90373" w:rsidR="00F9637F" w:rsidRPr="00A75142" w:rsidRDefault="00F9637F" w:rsidP="008C7503">
      <w:pPr>
        <w:rPr>
          <w:color w:val="000000"/>
          <w:szCs w:val="21"/>
        </w:rPr>
      </w:pPr>
      <w:bookmarkStart w:id="512" w:name="OLE_LINK303"/>
      <w:bookmarkEnd w:id="510"/>
      <w:bookmarkEnd w:id="511"/>
      <w:r w:rsidRPr="00A75142">
        <w:rPr>
          <w:color w:val="000000"/>
          <w:szCs w:val="21"/>
        </w:rPr>
        <w:t xml:space="preserve">      </w:t>
      </w:r>
      <w:r w:rsidR="002F3DF4" w:rsidRPr="00A75142">
        <w:rPr>
          <w:color w:val="000000"/>
          <w:szCs w:val="21"/>
        </w:rPr>
        <w:t xml:space="preserve">    </w:t>
      </w:r>
      <w:r w:rsidRPr="00A75142">
        <w:rPr>
          <w:color w:val="000000"/>
          <w:szCs w:val="21"/>
        </w:rPr>
        <w:t>eainjd1 ← ebstactr_eainjdsta1b【ﾃﾞｭｱﾙINJ】OR【D-4】</w:t>
      </w:r>
      <w:bookmarkEnd w:id="512"/>
    </w:p>
    <w:p w14:paraId="61C657C6" w14:textId="4D2F9AE5" w:rsidR="004C717C" w:rsidRPr="00A75142" w:rsidRDefault="004C717C" w:rsidP="008C7503">
      <w:pPr>
        <w:rPr>
          <w:color w:val="000000"/>
          <w:szCs w:val="21"/>
        </w:rPr>
      </w:pPr>
      <w:r w:rsidRPr="00A75142">
        <w:rPr>
          <w:color w:val="000000"/>
          <w:szCs w:val="21"/>
        </w:rPr>
        <w:t xml:space="preserve">          eainjdn[0] ← ebstactr_eainjdsta1b【ﾃﾞｭｱﾙINJ】OR【D-4】</w:t>
      </w:r>
      <w:r w:rsidR="0049211D" w:rsidRPr="00A75142">
        <w:rPr>
          <w:rFonts w:hint="eastAsia"/>
          <w:color w:val="000000"/>
          <w:szCs w:val="21"/>
        </w:rPr>
        <w:t xml:space="preserve"> </w:t>
      </w:r>
      <w:commentRangeStart w:id="513"/>
      <w:r w:rsidR="0049211D" w:rsidRPr="00A75142">
        <w:rPr>
          <w:color w:val="000000"/>
          <w:szCs w:val="21"/>
        </w:rPr>
        <w:t xml:space="preserve"> </w:t>
      </w:r>
      <w:commentRangeEnd w:id="513"/>
      <w:r w:rsidR="0049211D" w:rsidRPr="00A75142">
        <w:rPr>
          <w:rStyle w:val="a8"/>
        </w:rPr>
        <w:commentReference w:id="513"/>
      </w:r>
    </w:p>
    <w:p w14:paraId="6D38849D" w14:textId="77777777" w:rsidR="00F9637F" w:rsidRPr="00A75142" w:rsidRDefault="00F9637F" w:rsidP="008C7503">
      <w:pPr>
        <w:rPr>
          <w:color w:val="000000"/>
          <w:szCs w:val="21"/>
        </w:rPr>
      </w:pPr>
      <w:r w:rsidRPr="00A75142">
        <w:rPr>
          <w:color w:val="000000"/>
          <w:szCs w:val="21"/>
        </w:rPr>
        <w:t xml:space="preserve">      </w:t>
      </w:r>
      <w:r w:rsidR="002F3DF4" w:rsidRPr="00A75142">
        <w:rPr>
          <w:color w:val="000000"/>
          <w:szCs w:val="21"/>
        </w:rPr>
        <w:t xml:space="preserve">    </w:t>
      </w:r>
      <w:r w:rsidRPr="00A75142">
        <w:rPr>
          <w:color w:val="000000"/>
          <w:szCs w:val="21"/>
        </w:rPr>
        <w:t>eprreq ← ebstactr_eprreqhstab【ﾃﾞｭｱﾙINJ】OR【D-4】</w:t>
      </w:r>
    </w:p>
    <w:p w14:paraId="2C447D1D" w14:textId="77777777" w:rsidR="00E9553F" w:rsidRDefault="00E9553F" w:rsidP="0030314D">
      <w:pPr>
        <w:rPr>
          <w:ins w:id="514" w:author="16a" w:date="2025-10-08T12:01:00Z"/>
          <w:b/>
          <w:color w:val="000000"/>
          <w:szCs w:val="21"/>
        </w:rPr>
      </w:pPr>
    </w:p>
    <w:p w14:paraId="7AB6D921" w14:textId="3D7260C7" w:rsidR="00EF5936" w:rsidRPr="001103C8" w:rsidRDefault="00EF5936" w:rsidP="00EF5936">
      <w:pPr>
        <w:rPr>
          <w:ins w:id="515" w:author="16a" w:date="2025-10-08T12:01:00Z"/>
          <w:rFonts w:asciiTheme="majorEastAsia" w:eastAsiaTheme="majorEastAsia" w:hAnsiTheme="majorEastAsia"/>
          <w:bCs/>
          <w:color w:val="000000"/>
          <w:szCs w:val="21"/>
          <w:shd w:val="clear" w:color="auto" w:fill="00FF00"/>
        </w:rPr>
      </w:pPr>
      <w:ins w:id="516" w:author="16a" w:date="2025-10-08T12:01:00Z">
        <w:r w:rsidRPr="001103C8">
          <w:rPr>
            <w:rFonts w:asciiTheme="majorEastAsia" w:eastAsiaTheme="majorEastAsia" w:hAnsiTheme="majorEastAsia" w:hint="eastAsia"/>
            <w:bCs/>
            <w:color w:val="000000"/>
            <w:szCs w:val="21"/>
            <w:shd w:val="clear" w:color="auto" w:fill="00FF00"/>
          </w:rPr>
          <w:t>２－２．基本情報の書き換え</w:t>
        </w:r>
      </w:ins>
      <w:ins w:id="517" w:author="16a" w:date="2025-10-09T18:25:00Z">
        <w:r w:rsidR="00E44343" w:rsidRPr="001103C8">
          <w:rPr>
            <w:rFonts w:asciiTheme="majorEastAsia" w:eastAsiaTheme="majorEastAsia" w:hAnsiTheme="majorEastAsia" w:hint="eastAsia"/>
            <w:bCs/>
            <w:color w:val="000000"/>
            <w:szCs w:val="21"/>
            <w:shd w:val="clear" w:color="auto" w:fill="00FF00"/>
          </w:rPr>
          <w:t xml:space="preserve">  </w:t>
        </w:r>
      </w:ins>
      <w:ins w:id="518" w:author="16a" w:date="2025-10-08T12:01:00Z">
        <w:r w:rsidRPr="001103C8">
          <w:rPr>
            <w:rFonts w:asciiTheme="majorEastAsia" w:eastAsiaTheme="majorEastAsia" w:hAnsiTheme="majorEastAsia" w:hint="eastAsia"/>
            <w:bCs/>
            <w:color w:val="000000"/>
            <w:szCs w:val="21"/>
            <w:shd w:val="clear" w:color="auto" w:fill="00FF00"/>
          </w:rPr>
          <w:t>【ｺﾞﾛｺﾞﾛ音対策仕様適用】</w:t>
        </w:r>
      </w:ins>
    </w:p>
    <w:p w14:paraId="53B4B369" w14:textId="77777777" w:rsidR="00EF5936" w:rsidRPr="001103C8" w:rsidRDefault="00EF5936" w:rsidP="00EF5936">
      <w:pPr>
        <w:ind w:rightChars="-496" w:right="-992"/>
        <w:rPr>
          <w:ins w:id="519" w:author="16a" w:date="2025-10-08T12:01:00Z"/>
          <w:rFonts w:asciiTheme="majorEastAsia" w:eastAsiaTheme="majorEastAsia" w:hAnsiTheme="majorEastAsia"/>
          <w:bCs/>
          <w:color w:val="000000"/>
          <w:szCs w:val="21"/>
          <w:shd w:val="clear" w:color="auto" w:fill="00FF00"/>
        </w:rPr>
      </w:pPr>
      <w:ins w:id="520" w:author="16a" w:date="2025-10-08T12:01:00Z">
        <w:r w:rsidRPr="001103C8">
          <w:rPr>
            <w:rFonts w:asciiTheme="majorEastAsia" w:eastAsiaTheme="majorEastAsia" w:hAnsiTheme="majorEastAsia" w:hint="eastAsia"/>
            <w:bCs/>
            <w:color w:val="000000"/>
            <w:szCs w:val="21"/>
            <w:shd w:val="clear" w:color="auto" w:fill="00FF00"/>
          </w:rPr>
          <w:t>※２－３－１．、２－３－２．で</w:t>
        </w:r>
        <w:r w:rsidRPr="001103C8">
          <w:rPr>
            <w:rFonts w:asciiTheme="majorEastAsia" w:eastAsiaTheme="majorEastAsia" w:hAnsiTheme="majorEastAsia"/>
            <w:bCs/>
            <w:color w:val="000000"/>
            <w:szCs w:val="21"/>
            <w:shd w:val="clear" w:color="auto" w:fill="00FF00"/>
          </w:rPr>
          <w:t>einjmedislidを更新する場合は、更新後のeinjmedislidを参照すること</w:t>
        </w:r>
      </w:ins>
    </w:p>
    <w:p w14:paraId="565396B0" w14:textId="77777777" w:rsidR="00EF5936" w:rsidRPr="001103C8" w:rsidRDefault="00EF5936" w:rsidP="00EF5936">
      <w:pPr>
        <w:rPr>
          <w:ins w:id="521" w:author="16a" w:date="2025-10-08T12:01:00Z"/>
          <w:rFonts w:asciiTheme="majorEastAsia" w:eastAsiaTheme="majorEastAsia" w:hAnsiTheme="majorEastAsia"/>
          <w:bCs/>
          <w:color w:val="000000"/>
          <w:szCs w:val="21"/>
          <w:shd w:val="clear" w:color="auto" w:fill="00FF00"/>
        </w:rPr>
      </w:pPr>
      <w:ins w:id="522"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bCs/>
            <w:color w:val="000000"/>
            <w:szCs w:val="21"/>
            <w:shd w:val="clear" w:color="auto" w:fill="00FF00"/>
          </w:rPr>
          <w:t>ゴロゴロ音領域では、優先度要求で調停された制御によって基本情報をゴロゴロ音対策実現部</w:t>
        </w:r>
      </w:ins>
    </w:p>
    <w:p w14:paraId="5FC8CC15" w14:textId="77777777" w:rsidR="00EF5936" w:rsidRPr="00D24822" w:rsidRDefault="00EF5936" w:rsidP="00EF5936">
      <w:pPr>
        <w:rPr>
          <w:ins w:id="523" w:author="16a" w:date="2025-10-08T12:01:00Z"/>
          <w:rFonts w:asciiTheme="majorEastAsia" w:eastAsiaTheme="majorEastAsia" w:hAnsiTheme="majorEastAsia"/>
          <w:bCs/>
          <w:color w:val="000000"/>
          <w:szCs w:val="21"/>
          <w:shd w:val="clear" w:color="auto" w:fill="00FFFF"/>
        </w:rPr>
      </w:pPr>
      <w:ins w:id="52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bCs/>
            <w:color w:val="000000"/>
            <w:szCs w:val="21"/>
            <w:shd w:val="clear" w:color="auto" w:fill="00FF00"/>
          </w:rPr>
          <w:t>の要求に置き換える。</w:t>
        </w:r>
      </w:ins>
    </w:p>
    <w:p w14:paraId="771DDB7D" w14:textId="77777777" w:rsidR="00EF5936" w:rsidRPr="00D24822" w:rsidRDefault="00EF5936" w:rsidP="00EF5936">
      <w:pPr>
        <w:rPr>
          <w:ins w:id="525" w:author="16a" w:date="2025-10-08T12:01:00Z"/>
          <w:rFonts w:asciiTheme="majorEastAsia" w:eastAsiaTheme="majorEastAsia" w:hAnsiTheme="majorEastAsia"/>
          <w:bCs/>
          <w:color w:val="000000"/>
          <w:szCs w:val="21"/>
          <w:shd w:val="clear" w:color="auto" w:fill="00FFFF"/>
        </w:rPr>
      </w:pPr>
    </w:p>
    <w:p w14:paraId="4F7A3170" w14:textId="77777777" w:rsidR="00EF5936" w:rsidRPr="001103C8" w:rsidRDefault="00EF5936" w:rsidP="00EF5936">
      <w:pPr>
        <w:rPr>
          <w:ins w:id="526" w:author="16a" w:date="2025-10-08T12:01:00Z"/>
          <w:rFonts w:asciiTheme="majorEastAsia" w:eastAsiaTheme="majorEastAsia" w:hAnsiTheme="majorEastAsia"/>
          <w:bCs/>
          <w:color w:val="000000"/>
          <w:szCs w:val="21"/>
          <w:shd w:val="clear" w:color="auto" w:fill="00FF00"/>
        </w:rPr>
      </w:pPr>
      <w:ins w:id="527"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(1)</w:t>
        </w:r>
        <w:r w:rsidRPr="001103C8">
          <w:rPr>
            <w:rFonts w:asciiTheme="majorEastAsia" w:eastAsiaTheme="majorEastAsia" w:hAnsiTheme="majorEastAsia"/>
            <w:bCs/>
            <w:color w:val="000000"/>
            <w:szCs w:val="21"/>
            <w:shd w:val="clear" w:color="auto" w:fill="00FF00"/>
          </w:rPr>
          <w:t>基本情報書き換え</w:t>
        </w:r>
        <w:r w:rsidRPr="001103C8">
          <w:rPr>
            <w:rFonts w:asciiTheme="majorEastAsia" w:eastAsiaTheme="majorEastAsia" w:hAnsiTheme="majorEastAsia" w:hint="eastAsia"/>
            <w:bCs/>
            <w:color w:val="000000"/>
            <w:szCs w:val="21"/>
            <w:shd w:val="clear" w:color="auto" w:fill="00FF00"/>
          </w:rPr>
          <w:t>条件</w:t>
        </w:r>
      </w:ins>
    </w:p>
    <w:p w14:paraId="1DC7663D" w14:textId="77777777" w:rsidR="00EF5936" w:rsidRPr="001103C8" w:rsidRDefault="00EF5936" w:rsidP="00EF5936">
      <w:pPr>
        <w:rPr>
          <w:ins w:id="528" w:author="16a" w:date="2025-10-08T14:54:00Z"/>
          <w:rFonts w:asciiTheme="majorEastAsia" w:eastAsiaTheme="majorEastAsia" w:hAnsiTheme="majorEastAsia"/>
          <w:bCs/>
          <w:color w:val="000000"/>
          <w:szCs w:val="21"/>
          <w:shd w:val="clear" w:color="auto" w:fill="00FF00"/>
        </w:rPr>
      </w:pPr>
      <w:ins w:id="529"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w:t>
        </w:r>
        <w:r w:rsidRPr="001103C8">
          <w:rPr>
            <w:rFonts w:asciiTheme="majorEastAsia" w:eastAsiaTheme="majorEastAsia" w:hAnsiTheme="majorEastAsia"/>
            <w:bCs/>
            <w:color w:val="000000"/>
            <w:szCs w:val="21"/>
            <w:shd w:val="clear" w:color="auto" w:fill="00FF00"/>
          </w:rPr>
          <w:t>ゴロゴロ音対策実現部の噴射要求有(egoro_einjgoro_pri ＝ eminj_GORO_PRI(100))</w:t>
        </w:r>
        <w:r w:rsidRPr="001103C8">
          <w:rPr>
            <w:rFonts w:asciiTheme="majorEastAsia" w:eastAsiaTheme="majorEastAsia" w:hAnsiTheme="majorEastAsia" w:hint="eastAsia"/>
            <w:bCs/>
            <w:color w:val="000000"/>
            <w:szCs w:val="21"/>
            <w:shd w:val="clear" w:color="auto" w:fill="00FF00"/>
          </w:rPr>
          <w:t>)</w:t>
        </w:r>
      </w:ins>
    </w:p>
    <w:p w14:paraId="70519A4D" w14:textId="77777777" w:rsidR="008D51BF" w:rsidRPr="001103C8" w:rsidRDefault="008D51BF" w:rsidP="00EF5936">
      <w:pPr>
        <w:rPr>
          <w:ins w:id="530" w:author="16a" w:date="2025-10-08T12:01:00Z"/>
          <w:rFonts w:asciiTheme="majorEastAsia" w:eastAsiaTheme="majorEastAsia" w:hAnsiTheme="majorEastAsia"/>
          <w:bCs/>
          <w:color w:val="000000"/>
          <w:szCs w:val="21"/>
          <w:shd w:val="clear" w:color="auto" w:fill="00FF00"/>
        </w:rPr>
      </w:pPr>
    </w:p>
    <w:p w14:paraId="635F7E6D" w14:textId="77777777" w:rsidR="00EF5936" w:rsidRPr="001103C8" w:rsidRDefault="00EF5936" w:rsidP="00EF5936">
      <w:pPr>
        <w:rPr>
          <w:ins w:id="531" w:author="16a" w:date="2025-10-08T12:01:00Z"/>
          <w:rFonts w:asciiTheme="majorEastAsia" w:eastAsiaTheme="majorEastAsia" w:hAnsiTheme="majorEastAsia"/>
          <w:bCs/>
          <w:color w:val="000000"/>
          <w:szCs w:val="21"/>
          <w:shd w:val="clear" w:color="auto" w:fill="00FF00"/>
        </w:rPr>
      </w:pPr>
      <w:ins w:id="532"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bCs/>
            <w:color w:val="000000"/>
            <w:szCs w:val="21"/>
            <w:shd w:val="clear" w:color="auto" w:fill="00FF00"/>
          </w:rPr>
          <w:t>(</w:t>
        </w:r>
        <w:r w:rsidRPr="001103C8">
          <w:rPr>
            <w:rFonts w:asciiTheme="majorEastAsia" w:eastAsiaTheme="majorEastAsia" w:hAnsiTheme="majorEastAsia" w:hint="eastAsia"/>
            <w:bCs/>
            <w:color w:val="000000"/>
            <w:szCs w:val="21"/>
            <w:shd w:val="clear" w:color="auto" w:fill="00FF00"/>
          </w:rPr>
          <w:t>2</w:t>
        </w:r>
        <w:r w:rsidRPr="001103C8">
          <w:rPr>
            <w:rFonts w:asciiTheme="majorEastAsia" w:eastAsiaTheme="majorEastAsia" w:hAnsiTheme="majorEastAsia"/>
            <w:bCs/>
            <w:color w:val="000000"/>
            <w:szCs w:val="21"/>
            <w:shd w:val="clear" w:color="auto" w:fill="00FF00"/>
          </w:rPr>
          <w:t>)書き換え</w:t>
        </w:r>
        <w:r w:rsidRPr="001103C8">
          <w:rPr>
            <w:rFonts w:asciiTheme="majorEastAsia" w:eastAsiaTheme="majorEastAsia" w:hAnsiTheme="majorEastAsia" w:hint="eastAsia"/>
            <w:bCs/>
            <w:color w:val="000000"/>
            <w:szCs w:val="21"/>
            <w:shd w:val="clear" w:color="auto" w:fill="00FF00"/>
          </w:rPr>
          <w:t>処理（上から順に実施）</w:t>
        </w:r>
      </w:ins>
    </w:p>
    <w:p w14:paraId="61820818" w14:textId="18701BC6" w:rsidR="00EF5936" w:rsidRPr="001103C8" w:rsidRDefault="00EF5936" w:rsidP="00EF5936">
      <w:pPr>
        <w:rPr>
          <w:ins w:id="533" w:author="16a" w:date="2025-10-08T12:01:00Z"/>
          <w:rFonts w:asciiTheme="majorEastAsia" w:eastAsiaTheme="majorEastAsia" w:hAnsiTheme="majorEastAsia"/>
          <w:bCs/>
          <w:color w:val="000000"/>
          <w:szCs w:val="21"/>
          <w:shd w:val="clear" w:color="auto" w:fill="00FF00"/>
        </w:rPr>
      </w:pPr>
      <w:ins w:id="53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①</w:t>
        </w:r>
        <w:r w:rsidRPr="001103C8">
          <w:rPr>
            <w:rFonts w:asciiTheme="majorEastAsia" w:eastAsiaTheme="majorEastAsia" w:hAnsiTheme="majorEastAsia"/>
            <w:bCs/>
            <w:color w:val="000000"/>
            <w:szCs w:val="21"/>
            <w:shd w:val="clear" w:color="auto" w:fill="00FF00"/>
          </w:rPr>
          <w:t>優先度要求で調停された噴射モードが筒内１００％時(いずれか)</w:t>
        </w:r>
      </w:ins>
    </w:p>
    <w:p w14:paraId="547D5B28" w14:textId="77777777" w:rsidR="00EF5936" w:rsidRPr="001103C8" w:rsidRDefault="00EF5936" w:rsidP="00EF5936">
      <w:pPr>
        <w:rPr>
          <w:ins w:id="535" w:author="16a" w:date="2025-10-08T12:01:00Z"/>
          <w:rFonts w:asciiTheme="majorEastAsia" w:eastAsiaTheme="majorEastAsia" w:hAnsiTheme="majorEastAsia"/>
          <w:bCs/>
          <w:color w:val="000000"/>
          <w:szCs w:val="21"/>
          <w:shd w:val="clear" w:color="auto" w:fill="00FF00"/>
        </w:rPr>
      </w:pPr>
      <w:ins w:id="536"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(a)</w:t>
        </w:r>
        <w:r w:rsidRPr="001103C8">
          <w:rPr>
            <w:rFonts w:asciiTheme="majorEastAsia" w:eastAsiaTheme="majorEastAsia" w:hAnsiTheme="majorEastAsia"/>
            <w:bCs/>
            <w:color w:val="000000"/>
            <w:szCs w:val="21"/>
            <w:shd w:val="clear" w:color="auto" w:fill="00FF00"/>
          </w:rPr>
          <w:t>噴射モードの要求が筒内１００％要求時(t_mod</w:t>
        </w:r>
        <w:r w:rsidRPr="001103C8">
          <w:rPr>
            <w:rFonts w:asciiTheme="majorEastAsia" w:eastAsiaTheme="majorEastAsia" w:hAnsiTheme="majorEastAsia" w:hint="eastAsia"/>
            <w:bCs/>
            <w:color w:val="000000"/>
            <w:szCs w:val="21"/>
            <w:shd w:val="clear" w:color="auto" w:fill="00FF00"/>
          </w:rPr>
          <w:t>goro</w:t>
        </w:r>
        <w:r w:rsidRPr="001103C8">
          <w:rPr>
            <w:rFonts w:asciiTheme="majorEastAsia" w:eastAsiaTheme="majorEastAsia" w:hAnsiTheme="majorEastAsia"/>
            <w:bCs/>
            <w:color w:val="000000"/>
            <w:szCs w:val="21"/>
            <w:shd w:val="clear" w:color="auto" w:fill="00FF00"/>
          </w:rPr>
          <w:t xml:space="preserve"> ＝ EMINJ_MOD0N1)</w:t>
        </w:r>
      </w:ins>
    </w:p>
    <w:p w14:paraId="681EF096" w14:textId="77777777" w:rsidR="00EF5936" w:rsidRPr="001103C8" w:rsidRDefault="00EF5936" w:rsidP="00EF5936">
      <w:pPr>
        <w:ind w:rightChars="-566" w:right="-1132"/>
        <w:rPr>
          <w:ins w:id="537" w:author="16a" w:date="2025-10-08T12:01:00Z"/>
          <w:rFonts w:asciiTheme="majorEastAsia" w:eastAsiaTheme="majorEastAsia" w:hAnsiTheme="majorEastAsia"/>
          <w:bCs/>
          <w:color w:val="000000"/>
          <w:szCs w:val="21"/>
          <w:shd w:val="clear" w:color="auto" w:fill="00FF00"/>
        </w:rPr>
      </w:pPr>
      <w:ins w:id="538"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(b)</w:t>
        </w:r>
        <w:r w:rsidRPr="001103C8">
          <w:rPr>
            <w:rFonts w:asciiTheme="majorEastAsia" w:eastAsiaTheme="majorEastAsia" w:hAnsiTheme="majorEastAsia"/>
            <w:bCs/>
            <w:color w:val="000000"/>
            <w:szCs w:val="21"/>
            <w:shd w:val="clear" w:color="auto" w:fill="00FF00"/>
          </w:rPr>
          <w:t>要求噴射モードが筒内１回噴射時(t_mod</w:t>
        </w:r>
        <w:r w:rsidRPr="001103C8">
          <w:rPr>
            <w:rFonts w:asciiTheme="majorEastAsia" w:eastAsiaTheme="majorEastAsia" w:hAnsiTheme="majorEastAsia" w:hint="eastAsia"/>
            <w:bCs/>
            <w:color w:val="000000"/>
            <w:szCs w:val="21"/>
            <w:shd w:val="clear" w:color="auto" w:fill="00FF00"/>
          </w:rPr>
          <w:t>goro</w:t>
        </w:r>
        <w:r w:rsidRPr="001103C8">
          <w:rPr>
            <w:rFonts w:asciiTheme="majorEastAsia" w:eastAsiaTheme="majorEastAsia" w:hAnsiTheme="majorEastAsia"/>
            <w:bCs/>
            <w:color w:val="000000"/>
            <w:szCs w:val="21"/>
            <w:shd w:val="clear" w:color="auto" w:fill="00FF00"/>
          </w:rPr>
          <w:t xml:space="preserve"> ＝ AINJIF_MOD011)、</w:t>
        </w:r>
      </w:ins>
    </w:p>
    <w:p w14:paraId="06008948" w14:textId="77777777" w:rsidR="00EF5936" w:rsidRPr="001103C8" w:rsidRDefault="00EF5936" w:rsidP="00EF5936">
      <w:pPr>
        <w:ind w:rightChars="-141" w:right="-282"/>
        <w:rPr>
          <w:ins w:id="539" w:author="16a" w:date="2025-10-08T12:01:00Z"/>
          <w:rFonts w:asciiTheme="majorEastAsia" w:eastAsiaTheme="majorEastAsia" w:hAnsiTheme="majorEastAsia"/>
          <w:bCs/>
          <w:color w:val="000000"/>
          <w:szCs w:val="21"/>
          <w:shd w:val="clear" w:color="auto" w:fill="00FF00"/>
        </w:rPr>
      </w:pPr>
      <w:ins w:id="540"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かつ、下記いずれかの制御を選択時(ゴロゴロ音対策の筒内</w:t>
        </w:r>
        <w:r w:rsidRPr="001103C8">
          <w:rPr>
            <w:rFonts w:asciiTheme="majorEastAsia" w:eastAsiaTheme="majorEastAsia" w:hAnsiTheme="majorEastAsia" w:hint="eastAsia"/>
            <w:bCs/>
            <w:color w:val="000000"/>
            <w:szCs w:val="21"/>
            <w:shd w:val="clear" w:color="auto" w:fill="00FF00"/>
          </w:rPr>
          <w:t>１００</w:t>
        </w:r>
        <w:r w:rsidRPr="001103C8">
          <w:rPr>
            <w:rFonts w:asciiTheme="majorEastAsia" w:eastAsiaTheme="majorEastAsia" w:hAnsiTheme="majorEastAsia"/>
            <w:bCs/>
            <w:color w:val="000000"/>
            <w:szCs w:val="21"/>
            <w:shd w:val="clear" w:color="auto" w:fill="00FF00"/>
          </w:rPr>
          <w:t>％要求を採用する制御)</w:t>
        </w:r>
      </w:ins>
    </w:p>
    <w:p w14:paraId="5D9F3A04" w14:textId="77777777" w:rsidR="00EF5936" w:rsidRPr="001103C8" w:rsidRDefault="00EF5936" w:rsidP="00EF5936">
      <w:pPr>
        <w:rPr>
          <w:ins w:id="541" w:author="16a" w:date="2025-10-08T12:01:00Z"/>
          <w:rFonts w:asciiTheme="majorEastAsia" w:eastAsiaTheme="majorEastAsia" w:hAnsiTheme="majorEastAsia"/>
          <w:bCs/>
          <w:color w:val="000000"/>
          <w:szCs w:val="21"/>
          <w:shd w:val="clear" w:color="auto" w:fill="00FF00"/>
        </w:rPr>
      </w:pPr>
      <w:ins w:id="542"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ｱ)高温再始動時制御選択時(einjmedislid ＝ EMINJ_RESTAHOT_ID(30))</w:t>
        </w:r>
      </w:ins>
    </w:p>
    <w:p w14:paraId="40818165" w14:textId="77777777" w:rsidR="00EF5936" w:rsidRPr="001103C8" w:rsidRDefault="00EF5936" w:rsidP="00EF5936">
      <w:pPr>
        <w:rPr>
          <w:ins w:id="543" w:author="16a" w:date="2025-10-08T12:01:00Z"/>
          <w:rFonts w:asciiTheme="majorEastAsia" w:eastAsiaTheme="majorEastAsia" w:hAnsiTheme="majorEastAsia"/>
          <w:bCs/>
          <w:color w:val="000000"/>
          <w:szCs w:val="21"/>
          <w:shd w:val="clear" w:color="auto" w:fill="00FF00"/>
        </w:rPr>
      </w:pPr>
      <w:ins w:id="54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ｲ)燃圧低減制御選択時 (einjmedislid ＝ EMINJ_DWNPR_ID(84))</w:t>
        </w:r>
      </w:ins>
    </w:p>
    <w:p w14:paraId="434DE6A5" w14:textId="77777777" w:rsidR="00EF5936" w:rsidRPr="001103C8" w:rsidRDefault="00EF5936" w:rsidP="00EF5936">
      <w:pPr>
        <w:rPr>
          <w:ins w:id="545" w:author="16a" w:date="2025-10-08T12:01:00Z"/>
          <w:rFonts w:asciiTheme="majorEastAsia" w:eastAsiaTheme="majorEastAsia" w:hAnsiTheme="majorEastAsia"/>
          <w:bCs/>
          <w:color w:val="000000"/>
          <w:szCs w:val="21"/>
          <w:shd w:val="clear" w:color="auto" w:fill="00FF00"/>
        </w:rPr>
      </w:pPr>
      <w:ins w:id="546"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einjmod ← egoro_einjmodgoro_di</w:t>
        </w:r>
      </w:ins>
    </w:p>
    <w:p w14:paraId="1E961173" w14:textId="77777777" w:rsidR="00EF5936" w:rsidRPr="001103C8" w:rsidRDefault="00EF5936" w:rsidP="00EF5936">
      <w:pPr>
        <w:rPr>
          <w:ins w:id="547" w:author="16a" w:date="2025-10-08T12:01:00Z"/>
          <w:rFonts w:asciiTheme="majorEastAsia" w:eastAsiaTheme="majorEastAsia" w:hAnsiTheme="majorEastAsia"/>
          <w:bCs/>
          <w:color w:val="000000"/>
          <w:szCs w:val="21"/>
          <w:shd w:val="clear" w:color="auto" w:fill="00FF00"/>
        </w:rPr>
      </w:pPr>
      <w:ins w:id="548"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eainjd1 ← egoro_eainjd1goro_di</w:t>
        </w:r>
      </w:ins>
    </w:p>
    <w:p w14:paraId="7E282385" w14:textId="77777777" w:rsidR="00EF5936" w:rsidRPr="001103C8" w:rsidRDefault="00EF5936" w:rsidP="00EF5936">
      <w:pPr>
        <w:rPr>
          <w:ins w:id="549" w:author="16a" w:date="2025-10-08T12:01:00Z"/>
          <w:rFonts w:asciiTheme="majorEastAsia" w:eastAsiaTheme="majorEastAsia" w:hAnsiTheme="majorEastAsia"/>
          <w:bCs/>
          <w:color w:val="000000"/>
          <w:szCs w:val="21"/>
          <w:shd w:val="clear" w:color="auto" w:fill="00FF00"/>
        </w:rPr>
      </w:pPr>
      <w:ins w:id="550"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eainjdn[0] ← eainjd1</w:t>
        </w:r>
      </w:ins>
    </w:p>
    <w:p w14:paraId="64E78EBD" w14:textId="77777777" w:rsidR="00EF5936" w:rsidRPr="001103C8" w:rsidRDefault="00EF5936" w:rsidP="00EF5936">
      <w:pPr>
        <w:rPr>
          <w:ins w:id="551" w:author="16a" w:date="2025-10-08T12:01:00Z"/>
          <w:rFonts w:asciiTheme="majorEastAsia" w:eastAsiaTheme="majorEastAsia" w:hAnsiTheme="majorEastAsia"/>
          <w:bCs/>
          <w:color w:val="000000"/>
          <w:szCs w:val="21"/>
          <w:shd w:val="clear" w:color="auto" w:fill="00FF00"/>
        </w:rPr>
      </w:pPr>
      <w:ins w:id="552"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eainjd2 ← egoro_eainjd2goro_di</w:t>
        </w:r>
      </w:ins>
    </w:p>
    <w:p w14:paraId="225BD861" w14:textId="77777777" w:rsidR="00EF5936" w:rsidRPr="001103C8" w:rsidRDefault="00EF5936" w:rsidP="00EF5936">
      <w:pPr>
        <w:rPr>
          <w:ins w:id="553" w:author="16a" w:date="2025-10-08T12:01:00Z"/>
          <w:rFonts w:asciiTheme="majorEastAsia" w:eastAsiaTheme="majorEastAsia" w:hAnsiTheme="majorEastAsia"/>
          <w:bCs/>
          <w:color w:val="000000"/>
          <w:szCs w:val="21"/>
          <w:shd w:val="clear" w:color="auto" w:fill="00FF00"/>
        </w:rPr>
      </w:pPr>
      <w:ins w:id="55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eainjdn[1] ← eainjd2</w:t>
        </w:r>
      </w:ins>
    </w:p>
    <w:p w14:paraId="3888D469" w14:textId="77777777" w:rsidR="00EF5936" w:rsidRPr="001103C8" w:rsidRDefault="00EF5936" w:rsidP="00EF5936">
      <w:pPr>
        <w:rPr>
          <w:ins w:id="555" w:author="16a" w:date="2025-10-08T12:01:00Z"/>
          <w:rFonts w:asciiTheme="majorEastAsia" w:eastAsiaTheme="majorEastAsia" w:hAnsiTheme="majorEastAsia"/>
          <w:bCs/>
          <w:color w:val="000000"/>
          <w:szCs w:val="21"/>
          <w:shd w:val="clear" w:color="auto" w:fill="00FF00"/>
        </w:rPr>
      </w:pPr>
      <w:ins w:id="556"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ek1f ← (ek1fn[0] ＋ ek1fn[1]) / ２       （バンク間平均）</w:t>
        </w:r>
      </w:ins>
    </w:p>
    <w:p w14:paraId="74498B72" w14:textId="77777777" w:rsidR="00EF5936" w:rsidRPr="001103C8" w:rsidRDefault="00EF5936" w:rsidP="00EF5936">
      <w:pPr>
        <w:rPr>
          <w:ins w:id="557" w:author="16a" w:date="2025-10-08T12:01:00Z"/>
          <w:rFonts w:asciiTheme="majorEastAsia" w:eastAsiaTheme="majorEastAsia" w:hAnsiTheme="majorEastAsia"/>
          <w:bCs/>
          <w:color w:val="000000"/>
          <w:szCs w:val="21"/>
          <w:shd w:val="clear" w:color="auto" w:fill="00FF00"/>
        </w:rPr>
      </w:pPr>
      <w:ins w:id="558"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ek1fn[t_mox] ← egoro_ek1fgoro_di[t_mox] （センサ数繰り返し）</w:t>
        </w:r>
      </w:ins>
    </w:p>
    <w:p w14:paraId="4477834F" w14:textId="77777777" w:rsidR="00EF5936" w:rsidRPr="001103C8" w:rsidRDefault="00EF5936" w:rsidP="00EF5936">
      <w:pPr>
        <w:rPr>
          <w:ins w:id="559" w:author="16a" w:date="2025-10-08T12:01:00Z"/>
          <w:rFonts w:asciiTheme="majorEastAsia" w:eastAsiaTheme="majorEastAsia" w:hAnsiTheme="majorEastAsia"/>
          <w:bCs/>
          <w:color w:val="000000"/>
          <w:szCs w:val="21"/>
          <w:shd w:val="clear" w:color="auto" w:fill="00FF00"/>
        </w:rPr>
      </w:pPr>
      <w:ins w:id="560"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eprreq ← egoro_eprreqgoro_di</w:t>
        </w:r>
      </w:ins>
    </w:p>
    <w:p w14:paraId="37F540F2" w14:textId="77777777" w:rsidR="00EF5936" w:rsidRPr="001103C8" w:rsidRDefault="00EF5936" w:rsidP="00EF5936">
      <w:pPr>
        <w:rPr>
          <w:ins w:id="561" w:author="16a" w:date="2025-10-08T12:01:00Z"/>
          <w:rFonts w:asciiTheme="majorEastAsia" w:eastAsiaTheme="majorEastAsia" w:hAnsiTheme="majorEastAsia"/>
          <w:bCs/>
          <w:color w:val="000000"/>
          <w:szCs w:val="21"/>
          <w:shd w:val="clear" w:color="auto" w:fill="00FF00"/>
        </w:rPr>
      </w:pPr>
    </w:p>
    <w:p w14:paraId="722DEAE7" w14:textId="77777777" w:rsidR="008D033C" w:rsidRPr="001103C8" w:rsidRDefault="00EF5936" w:rsidP="008D033C">
      <w:pPr>
        <w:ind w:rightChars="-141" w:right="-282"/>
        <w:rPr>
          <w:ins w:id="562" w:author="16a" w:date="2025-10-13T14:14:00Z"/>
          <w:rFonts w:asciiTheme="majorEastAsia" w:eastAsiaTheme="majorEastAsia" w:hAnsiTheme="majorEastAsia"/>
          <w:bCs/>
          <w:color w:val="000000"/>
          <w:szCs w:val="21"/>
          <w:shd w:val="clear" w:color="auto" w:fill="00FF00"/>
        </w:rPr>
      </w:pPr>
      <w:ins w:id="563"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ここで、t_modgoro(ゴロゴロ音対策判定用噴射モード)は、２－３－１．、２－３－２．</w:t>
        </w:r>
      </w:ins>
    </w:p>
    <w:p w14:paraId="04FC33DA" w14:textId="40357194" w:rsidR="00EF5936" w:rsidRPr="001103C8" w:rsidRDefault="008D033C" w:rsidP="008D033C">
      <w:pPr>
        <w:ind w:rightChars="-141" w:right="-282"/>
        <w:rPr>
          <w:ins w:id="564" w:author="16a" w:date="2025-10-08T12:01:00Z"/>
          <w:rFonts w:asciiTheme="majorEastAsia" w:eastAsiaTheme="majorEastAsia" w:hAnsiTheme="majorEastAsia"/>
          <w:bCs/>
          <w:color w:val="000000"/>
          <w:szCs w:val="21"/>
          <w:shd w:val="clear" w:color="auto" w:fill="00FF00"/>
        </w:rPr>
      </w:pPr>
      <w:ins w:id="565" w:author="16a" w:date="2025-10-13T14:14: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ins>
      <w:ins w:id="566" w:author="16a" w:date="2025-10-08T12:01:00Z">
        <w:r w:rsidR="00EF5936" w:rsidRPr="001103C8">
          <w:rPr>
            <w:rFonts w:asciiTheme="majorEastAsia" w:eastAsiaTheme="majorEastAsia" w:hAnsiTheme="majorEastAsia" w:hint="eastAsia"/>
            <w:bCs/>
            <w:color w:val="000000"/>
            <w:szCs w:val="21"/>
            <w:shd w:val="clear" w:color="auto" w:fill="00FF00"/>
          </w:rPr>
          <w:t>で更新された噴射モードとする。</w:t>
        </w:r>
      </w:ins>
    </w:p>
    <w:p w14:paraId="5A5DDF73" w14:textId="77777777" w:rsidR="00EF5936" w:rsidRPr="001103C8" w:rsidRDefault="00EF5936" w:rsidP="00EF5936">
      <w:pPr>
        <w:rPr>
          <w:ins w:id="567" w:author="16a" w:date="2025-10-08T12:01:00Z"/>
          <w:rFonts w:asciiTheme="majorEastAsia" w:eastAsiaTheme="majorEastAsia" w:hAnsiTheme="majorEastAsia"/>
          <w:bCs/>
          <w:color w:val="000000"/>
          <w:szCs w:val="21"/>
          <w:shd w:val="clear" w:color="auto" w:fill="00FF00"/>
        </w:rPr>
      </w:pPr>
    </w:p>
    <w:p w14:paraId="5E5233E4" w14:textId="05C12A96" w:rsidR="00EF5936" w:rsidRPr="001103C8" w:rsidRDefault="00EF5936" w:rsidP="00EF5936">
      <w:pPr>
        <w:rPr>
          <w:ins w:id="568" w:author="16a" w:date="2025-10-08T12:01:00Z"/>
          <w:rFonts w:asciiTheme="majorEastAsia" w:eastAsiaTheme="majorEastAsia" w:hAnsiTheme="majorEastAsia"/>
          <w:bCs/>
          <w:color w:val="000000"/>
          <w:szCs w:val="21"/>
          <w:shd w:val="clear" w:color="auto" w:fill="00FF00"/>
        </w:rPr>
      </w:pPr>
      <w:ins w:id="569"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②</w:t>
        </w:r>
        <w:r w:rsidRPr="001103C8">
          <w:rPr>
            <w:rFonts w:asciiTheme="majorEastAsia" w:eastAsiaTheme="majorEastAsia" w:hAnsiTheme="majorEastAsia"/>
            <w:bCs/>
            <w:color w:val="000000"/>
            <w:szCs w:val="21"/>
            <w:shd w:val="clear" w:color="auto" w:fill="00FF00"/>
          </w:rPr>
          <w:t>ゴロゴロ音対策要求を基本情報として採用する制御を選択時</w:t>
        </w:r>
      </w:ins>
    </w:p>
    <w:p w14:paraId="129D8800" w14:textId="77777777" w:rsidR="00EF5936" w:rsidRPr="001103C8" w:rsidRDefault="00EF5936" w:rsidP="00EF5936">
      <w:pPr>
        <w:ind w:rightChars="-283" w:right="-566"/>
        <w:jc w:val="left"/>
        <w:rPr>
          <w:ins w:id="570" w:author="16a" w:date="2025-10-08T12:01:00Z"/>
          <w:rFonts w:asciiTheme="majorEastAsia" w:eastAsiaTheme="majorEastAsia" w:hAnsiTheme="majorEastAsia"/>
          <w:bCs/>
          <w:color w:val="000000"/>
          <w:szCs w:val="21"/>
          <w:shd w:val="clear" w:color="auto" w:fill="00FF00"/>
        </w:rPr>
      </w:pPr>
      <w:ins w:id="571"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w:t>
        </w:r>
        <w:r w:rsidRPr="001103C8">
          <w:rPr>
            <w:rFonts w:asciiTheme="majorEastAsia" w:eastAsiaTheme="majorEastAsia" w:hAnsiTheme="majorEastAsia"/>
            <w:bCs/>
            <w:color w:val="000000"/>
            <w:szCs w:val="21"/>
            <w:shd w:val="clear" w:color="auto" w:fill="00FF00"/>
          </w:rPr>
          <w:t>パーシャルリフト学習の為のアクティブ制御選択時(einjmedislid ＝ EMINJ_ACTLFG_ID(66))</w:t>
        </w:r>
        <w:r w:rsidRPr="001103C8">
          <w:rPr>
            <w:rFonts w:asciiTheme="majorEastAsia" w:eastAsiaTheme="majorEastAsia" w:hAnsiTheme="majorEastAsia" w:hint="eastAsia"/>
            <w:bCs/>
            <w:color w:val="000000"/>
            <w:szCs w:val="21"/>
            <w:shd w:val="clear" w:color="auto" w:fill="00FF00"/>
          </w:rPr>
          <w:t>）</w:t>
        </w:r>
      </w:ins>
    </w:p>
    <w:p w14:paraId="40771721" w14:textId="77777777" w:rsidR="00EF5936" w:rsidRPr="001103C8" w:rsidRDefault="00EF5936" w:rsidP="00EF5936">
      <w:pPr>
        <w:rPr>
          <w:ins w:id="572" w:author="16a" w:date="2025-10-08T12:01:00Z"/>
          <w:rFonts w:asciiTheme="majorEastAsia" w:eastAsiaTheme="majorEastAsia" w:hAnsiTheme="majorEastAsia"/>
          <w:bCs/>
          <w:color w:val="000000"/>
          <w:szCs w:val="21"/>
          <w:shd w:val="clear" w:color="auto" w:fill="00FF00"/>
        </w:rPr>
      </w:pPr>
    </w:p>
    <w:p w14:paraId="33BF307E" w14:textId="77777777" w:rsidR="00EF5936" w:rsidRPr="001103C8" w:rsidRDefault="00EF5936" w:rsidP="00EF5936">
      <w:pPr>
        <w:rPr>
          <w:ins w:id="573" w:author="16a" w:date="2025-10-08T12:01:00Z"/>
          <w:rFonts w:asciiTheme="majorEastAsia" w:eastAsiaTheme="majorEastAsia" w:hAnsiTheme="majorEastAsia"/>
          <w:bCs/>
          <w:color w:val="000000"/>
          <w:szCs w:val="21"/>
          <w:shd w:val="clear" w:color="auto" w:fill="00FF00"/>
        </w:rPr>
      </w:pPr>
      <w:ins w:id="57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(a)</w:t>
        </w:r>
        <w:r w:rsidRPr="001103C8">
          <w:rPr>
            <w:rFonts w:asciiTheme="majorEastAsia" w:eastAsiaTheme="majorEastAsia" w:hAnsiTheme="majorEastAsia"/>
            <w:bCs/>
            <w:color w:val="000000"/>
            <w:szCs w:val="21"/>
            <w:shd w:val="clear" w:color="auto" w:fill="00FF00"/>
          </w:rPr>
          <w:t>ゴロゴロ音対策要求噴射モードが噴き分け時(egoro_einjmodgoro ＝ 114)</w:t>
        </w:r>
      </w:ins>
    </w:p>
    <w:p w14:paraId="48B43401" w14:textId="77777777" w:rsidR="00EF5936" w:rsidRPr="001103C8" w:rsidRDefault="00EF5936" w:rsidP="00EF5936">
      <w:pPr>
        <w:rPr>
          <w:ins w:id="575" w:author="16a" w:date="2025-10-08T12:01:00Z"/>
          <w:rFonts w:asciiTheme="majorEastAsia" w:eastAsiaTheme="majorEastAsia" w:hAnsiTheme="majorEastAsia"/>
          <w:bCs/>
          <w:color w:val="000000"/>
          <w:szCs w:val="21"/>
          <w:shd w:val="clear" w:color="auto" w:fill="00FF00"/>
        </w:rPr>
      </w:pPr>
      <w:ins w:id="576"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einjmod ← egoro_einjmodgoro</w:t>
        </w:r>
      </w:ins>
    </w:p>
    <w:p w14:paraId="443BE939" w14:textId="77777777" w:rsidR="00EF5936" w:rsidRPr="001103C8" w:rsidRDefault="00EF5936" w:rsidP="00EF5936">
      <w:pPr>
        <w:rPr>
          <w:ins w:id="577" w:author="16a" w:date="2025-10-08T12:01:00Z"/>
          <w:rFonts w:asciiTheme="majorEastAsia" w:eastAsiaTheme="majorEastAsia" w:hAnsiTheme="majorEastAsia"/>
          <w:bCs/>
          <w:color w:val="000000"/>
          <w:szCs w:val="21"/>
          <w:shd w:val="clear" w:color="auto" w:fill="00FF00"/>
        </w:rPr>
      </w:pPr>
      <w:ins w:id="578"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eainjp1 ← egoro_eainjpgoro</w:t>
        </w:r>
      </w:ins>
    </w:p>
    <w:p w14:paraId="496F07E6" w14:textId="77777777" w:rsidR="00EF5936" w:rsidRPr="001103C8" w:rsidRDefault="00EF5936" w:rsidP="00EF5936">
      <w:pPr>
        <w:rPr>
          <w:ins w:id="579" w:author="16a" w:date="2025-10-08T12:01:00Z"/>
          <w:rFonts w:asciiTheme="majorEastAsia" w:eastAsiaTheme="majorEastAsia" w:hAnsiTheme="majorEastAsia"/>
          <w:bCs/>
          <w:color w:val="000000"/>
          <w:szCs w:val="21"/>
          <w:shd w:val="clear" w:color="auto" w:fill="00FF00"/>
        </w:rPr>
      </w:pPr>
      <w:ins w:id="580"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eainjp ← eainjp1</w:t>
        </w:r>
      </w:ins>
    </w:p>
    <w:p w14:paraId="438ED460" w14:textId="77777777" w:rsidR="00EF5936" w:rsidRPr="001103C8" w:rsidRDefault="00EF5936" w:rsidP="00EF5936">
      <w:pPr>
        <w:rPr>
          <w:ins w:id="581" w:author="16a" w:date="2025-10-08T12:01:00Z"/>
          <w:rFonts w:asciiTheme="majorEastAsia" w:eastAsiaTheme="majorEastAsia" w:hAnsiTheme="majorEastAsia"/>
          <w:bCs/>
          <w:color w:val="000000"/>
          <w:szCs w:val="21"/>
          <w:shd w:val="clear" w:color="auto" w:fill="00FF00"/>
        </w:rPr>
      </w:pPr>
      <w:ins w:id="582"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eainjpn[0] ← eainjp1</w:t>
        </w:r>
      </w:ins>
    </w:p>
    <w:p w14:paraId="59764E33" w14:textId="77777777" w:rsidR="00EF5936" w:rsidRPr="001103C8" w:rsidRDefault="00EF5936" w:rsidP="00EF5936">
      <w:pPr>
        <w:rPr>
          <w:ins w:id="583" w:author="16a" w:date="2025-10-08T12:01:00Z"/>
          <w:rFonts w:asciiTheme="majorEastAsia" w:eastAsiaTheme="majorEastAsia" w:hAnsiTheme="majorEastAsia"/>
          <w:bCs/>
          <w:color w:val="000000"/>
          <w:szCs w:val="21"/>
          <w:shd w:val="clear" w:color="auto" w:fill="00FF00"/>
        </w:rPr>
      </w:pPr>
      <w:ins w:id="58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bCs/>
            <w:color w:val="000000"/>
            <w:szCs w:val="21"/>
            <w:shd w:val="clear" w:color="auto" w:fill="00FF00"/>
          </w:rPr>
          <w:t>einjend ← egoro_einjendgoro</w:t>
        </w:r>
      </w:ins>
    </w:p>
    <w:p w14:paraId="2AA2E6E0" w14:textId="77777777" w:rsidR="00EF5936" w:rsidRPr="001103C8" w:rsidRDefault="00EF5936" w:rsidP="00EF5936">
      <w:pPr>
        <w:rPr>
          <w:ins w:id="585" w:author="16a" w:date="2025-10-08T12:01:00Z"/>
          <w:rFonts w:asciiTheme="majorEastAsia" w:eastAsiaTheme="majorEastAsia" w:hAnsiTheme="majorEastAsia"/>
          <w:bCs/>
          <w:color w:val="000000"/>
          <w:szCs w:val="21"/>
          <w:shd w:val="clear" w:color="auto" w:fill="00FF00"/>
        </w:rPr>
      </w:pPr>
      <w:ins w:id="586"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eainjd1 ← egoro_eainjd1goro</w:t>
        </w:r>
      </w:ins>
    </w:p>
    <w:p w14:paraId="467FEBE0" w14:textId="77777777" w:rsidR="00EF5936" w:rsidRPr="001103C8" w:rsidRDefault="00EF5936" w:rsidP="00EF5936">
      <w:pPr>
        <w:rPr>
          <w:ins w:id="587" w:author="16a" w:date="2025-10-08T12:01:00Z"/>
          <w:rFonts w:asciiTheme="majorEastAsia" w:eastAsiaTheme="majorEastAsia" w:hAnsiTheme="majorEastAsia"/>
          <w:bCs/>
          <w:color w:val="000000"/>
          <w:szCs w:val="21"/>
          <w:shd w:val="clear" w:color="auto" w:fill="00FF00"/>
        </w:rPr>
      </w:pPr>
      <w:ins w:id="588"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eainjdn[0] ← eainjd1</w:t>
        </w:r>
      </w:ins>
    </w:p>
    <w:p w14:paraId="3488DBAC" w14:textId="77777777" w:rsidR="00EF5936" w:rsidRPr="001103C8" w:rsidRDefault="00EF5936" w:rsidP="00EF5936">
      <w:pPr>
        <w:rPr>
          <w:ins w:id="589" w:author="16a" w:date="2025-10-08T12:01:00Z"/>
          <w:rFonts w:asciiTheme="majorEastAsia" w:eastAsiaTheme="majorEastAsia" w:hAnsiTheme="majorEastAsia"/>
          <w:bCs/>
          <w:color w:val="000000"/>
          <w:szCs w:val="21"/>
          <w:shd w:val="clear" w:color="auto" w:fill="00FF00"/>
        </w:rPr>
      </w:pPr>
      <w:ins w:id="590"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ek1f ← (ek1fn[0] ＋ ek1fn[1]) / ２    （バンク間平均）</w:t>
        </w:r>
      </w:ins>
    </w:p>
    <w:p w14:paraId="01603386" w14:textId="77777777" w:rsidR="00EF5936" w:rsidRPr="001103C8" w:rsidRDefault="00EF5936" w:rsidP="00EF5936">
      <w:pPr>
        <w:rPr>
          <w:ins w:id="591" w:author="16a" w:date="2025-10-08T12:01:00Z"/>
          <w:rFonts w:asciiTheme="majorEastAsia" w:eastAsiaTheme="majorEastAsia" w:hAnsiTheme="majorEastAsia"/>
          <w:bCs/>
          <w:color w:val="000000"/>
          <w:szCs w:val="21"/>
          <w:shd w:val="clear" w:color="auto" w:fill="00FF00"/>
        </w:rPr>
      </w:pPr>
      <w:ins w:id="592" w:author="16a" w:date="2025-10-08T12:01:00Z">
        <w:r w:rsidRPr="001103C8">
          <w:rPr>
            <w:rFonts w:asciiTheme="majorEastAsia" w:eastAsiaTheme="majorEastAsia" w:hAnsiTheme="majorEastAsia"/>
            <w:bCs/>
            <w:color w:val="000000"/>
            <w:szCs w:val="21"/>
          </w:rPr>
          <w:lastRenderedPageBreak/>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ek1fn[t_mox] ← egoro_ek1fgoro[t_mox] （センサ数繰り返し）</w:t>
        </w:r>
      </w:ins>
    </w:p>
    <w:p w14:paraId="62A54D95" w14:textId="77777777" w:rsidR="00EF5936" w:rsidRPr="001103C8" w:rsidRDefault="00EF5936" w:rsidP="00EF5936">
      <w:pPr>
        <w:rPr>
          <w:ins w:id="593" w:author="16a" w:date="2025-10-08T12:01:00Z"/>
          <w:rFonts w:asciiTheme="majorEastAsia" w:eastAsiaTheme="majorEastAsia" w:hAnsiTheme="majorEastAsia"/>
          <w:bCs/>
          <w:color w:val="000000"/>
          <w:szCs w:val="21"/>
          <w:shd w:val="clear" w:color="auto" w:fill="00FF00"/>
        </w:rPr>
      </w:pPr>
      <w:ins w:id="59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eprreq ← egoro_eprreqgoro</w:t>
        </w:r>
      </w:ins>
    </w:p>
    <w:p w14:paraId="7A9E25EB" w14:textId="77777777" w:rsidR="00EF5936" w:rsidRPr="001103C8" w:rsidRDefault="00EF5936" w:rsidP="00EF5936">
      <w:pPr>
        <w:rPr>
          <w:ins w:id="595" w:author="16a" w:date="2025-10-08T12:01:00Z"/>
          <w:rFonts w:asciiTheme="majorEastAsia" w:eastAsiaTheme="majorEastAsia" w:hAnsiTheme="majorEastAsia"/>
          <w:bCs/>
          <w:color w:val="000000"/>
          <w:szCs w:val="21"/>
          <w:shd w:val="clear" w:color="auto" w:fill="00FF00"/>
        </w:rPr>
      </w:pPr>
    </w:p>
    <w:p w14:paraId="2021970B" w14:textId="77777777" w:rsidR="00EF5936" w:rsidRPr="001103C8" w:rsidRDefault="00EF5936" w:rsidP="00EF5936">
      <w:pPr>
        <w:rPr>
          <w:ins w:id="596" w:author="16a" w:date="2025-10-08T12:01:00Z"/>
          <w:rFonts w:asciiTheme="majorEastAsia" w:eastAsiaTheme="majorEastAsia" w:hAnsiTheme="majorEastAsia"/>
          <w:bCs/>
          <w:color w:val="000000"/>
          <w:szCs w:val="21"/>
          <w:shd w:val="clear" w:color="auto" w:fill="00FF00"/>
        </w:rPr>
      </w:pPr>
      <w:ins w:id="597"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(b)</w:t>
        </w:r>
        <w:r w:rsidRPr="001103C8">
          <w:rPr>
            <w:rFonts w:asciiTheme="majorEastAsia" w:eastAsiaTheme="majorEastAsia" w:hAnsiTheme="majorEastAsia"/>
            <w:bCs/>
            <w:color w:val="000000"/>
            <w:szCs w:val="21"/>
            <w:shd w:val="clear" w:color="auto" w:fill="00FF00"/>
          </w:rPr>
          <w:t>ゴロゴロ音低減噴射モードが024(egoro_einjmodgoro ＝ 024)</w:t>
        </w:r>
      </w:ins>
    </w:p>
    <w:p w14:paraId="43AC3F69" w14:textId="77777777" w:rsidR="00EF5936" w:rsidRPr="001103C8" w:rsidRDefault="00EF5936" w:rsidP="00EF5936">
      <w:pPr>
        <w:rPr>
          <w:ins w:id="598" w:author="16a" w:date="2025-10-08T12:01:00Z"/>
          <w:rFonts w:asciiTheme="majorEastAsia" w:eastAsiaTheme="majorEastAsia" w:hAnsiTheme="majorEastAsia"/>
          <w:bCs/>
          <w:color w:val="000000"/>
          <w:szCs w:val="21"/>
          <w:shd w:val="clear" w:color="auto" w:fill="00FF00"/>
        </w:rPr>
      </w:pPr>
      <w:ins w:id="599"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einjmod ← egoro_einjmodgoro</w:t>
        </w:r>
      </w:ins>
    </w:p>
    <w:p w14:paraId="420984BF" w14:textId="77777777" w:rsidR="00EF5936" w:rsidRPr="001103C8" w:rsidRDefault="00EF5936" w:rsidP="00EF5936">
      <w:pPr>
        <w:rPr>
          <w:ins w:id="600" w:author="16a" w:date="2025-10-08T12:01:00Z"/>
          <w:rFonts w:asciiTheme="majorEastAsia" w:eastAsiaTheme="majorEastAsia" w:hAnsiTheme="majorEastAsia"/>
          <w:bCs/>
          <w:color w:val="000000"/>
          <w:szCs w:val="21"/>
          <w:shd w:val="clear" w:color="auto" w:fill="00FF00"/>
        </w:rPr>
      </w:pPr>
      <w:ins w:id="601"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eainjd1 ← egoro_eainjd1goro</w:t>
        </w:r>
      </w:ins>
    </w:p>
    <w:p w14:paraId="023678EB" w14:textId="77777777" w:rsidR="00EF5936" w:rsidRPr="001103C8" w:rsidRDefault="00EF5936" w:rsidP="00EF5936">
      <w:pPr>
        <w:rPr>
          <w:ins w:id="602" w:author="16a" w:date="2025-10-08T12:01:00Z"/>
          <w:rFonts w:asciiTheme="majorEastAsia" w:eastAsiaTheme="majorEastAsia" w:hAnsiTheme="majorEastAsia"/>
          <w:bCs/>
          <w:color w:val="000000"/>
          <w:szCs w:val="21"/>
          <w:shd w:val="clear" w:color="auto" w:fill="00FF00"/>
        </w:rPr>
      </w:pPr>
      <w:ins w:id="603"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eainjdn[0] ← eainjd1</w:t>
        </w:r>
      </w:ins>
    </w:p>
    <w:p w14:paraId="7EC98790" w14:textId="77777777" w:rsidR="00EF5936" w:rsidRPr="001103C8" w:rsidRDefault="00EF5936" w:rsidP="00EF5936">
      <w:pPr>
        <w:rPr>
          <w:ins w:id="604" w:author="16a" w:date="2025-10-08T12:01:00Z"/>
          <w:rFonts w:asciiTheme="majorEastAsia" w:eastAsiaTheme="majorEastAsia" w:hAnsiTheme="majorEastAsia"/>
          <w:bCs/>
          <w:color w:val="000000"/>
          <w:szCs w:val="21"/>
          <w:shd w:val="clear" w:color="auto" w:fill="00FF00"/>
        </w:rPr>
      </w:pPr>
      <w:ins w:id="605"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eainjd2 ← egoro_eainjd2goro</w:t>
        </w:r>
      </w:ins>
    </w:p>
    <w:p w14:paraId="1462A85D" w14:textId="77777777" w:rsidR="00EF5936" w:rsidRPr="001103C8" w:rsidRDefault="00EF5936" w:rsidP="00EF5936">
      <w:pPr>
        <w:rPr>
          <w:ins w:id="606" w:author="16a" w:date="2025-10-08T12:01:00Z"/>
          <w:rFonts w:asciiTheme="majorEastAsia" w:eastAsiaTheme="majorEastAsia" w:hAnsiTheme="majorEastAsia"/>
          <w:bCs/>
          <w:color w:val="000000"/>
          <w:szCs w:val="21"/>
          <w:shd w:val="clear" w:color="auto" w:fill="00FF00"/>
        </w:rPr>
      </w:pPr>
      <w:ins w:id="607"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eainjdn[1] ← eainjd2</w:t>
        </w:r>
      </w:ins>
    </w:p>
    <w:p w14:paraId="27E1A45F" w14:textId="77777777" w:rsidR="00EF5936" w:rsidRPr="001103C8" w:rsidRDefault="00EF5936" w:rsidP="00EF5936">
      <w:pPr>
        <w:rPr>
          <w:ins w:id="608" w:author="16a" w:date="2025-10-08T12:01:00Z"/>
          <w:rFonts w:asciiTheme="majorEastAsia" w:eastAsiaTheme="majorEastAsia" w:hAnsiTheme="majorEastAsia"/>
          <w:bCs/>
          <w:color w:val="000000"/>
          <w:szCs w:val="21"/>
          <w:shd w:val="clear" w:color="auto" w:fill="00FF00"/>
        </w:rPr>
      </w:pPr>
      <w:ins w:id="609"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ek1f ← (ek1fn[0] ＋ ek1fn[1]) / ２    （バンク間平均）</w:t>
        </w:r>
      </w:ins>
    </w:p>
    <w:p w14:paraId="166B86EA" w14:textId="77777777" w:rsidR="00EF5936" w:rsidRPr="001103C8" w:rsidRDefault="00EF5936" w:rsidP="00EF5936">
      <w:pPr>
        <w:rPr>
          <w:ins w:id="610" w:author="16a" w:date="2025-10-08T12:01:00Z"/>
          <w:rFonts w:asciiTheme="majorEastAsia" w:eastAsiaTheme="majorEastAsia" w:hAnsiTheme="majorEastAsia"/>
          <w:bCs/>
          <w:color w:val="000000"/>
          <w:szCs w:val="21"/>
          <w:shd w:val="clear" w:color="auto" w:fill="00FF00"/>
        </w:rPr>
      </w:pPr>
      <w:ins w:id="611"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ek1fn[t_mox] ← egoro_ek1fgoro[t_mox] （センサ数繰り返し）</w:t>
        </w:r>
      </w:ins>
    </w:p>
    <w:p w14:paraId="36236D8A" w14:textId="77777777" w:rsidR="00EF5936" w:rsidRPr="001103C8" w:rsidRDefault="00EF5936" w:rsidP="00EF5936">
      <w:pPr>
        <w:rPr>
          <w:ins w:id="612" w:author="16a" w:date="2025-10-08T12:01:00Z"/>
          <w:rFonts w:asciiTheme="majorEastAsia" w:eastAsiaTheme="majorEastAsia" w:hAnsiTheme="majorEastAsia"/>
          <w:bCs/>
          <w:color w:val="000000"/>
          <w:szCs w:val="21"/>
          <w:shd w:val="clear" w:color="auto" w:fill="00FF00"/>
        </w:rPr>
      </w:pPr>
      <w:ins w:id="613"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eprreq ← egoro_eprreqgoro</w:t>
        </w:r>
      </w:ins>
    </w:p>
    <w:p w14:paraId="082E1942" w14:textId="77777777" w:rsidR="00EF5936" w:rsidRPr="001103C8" w:rsidRDefault="00EF5936" w:rsidP="00EF5936">
      <w:pPr>
        <w:rPr>
          <w:ins w:id="614" w:author="16a" w:date="2025-10-08T12:01:00Z"/>
          <w:rFonts w:asciiTheme="majorEastAsia" w:eastAsiaTheme="majorEastAsia" w:hAnsiTheme="majorEastAsia"/>
          <w:bCs/>
          <w:color w:val="000000"/>
          <w:szCs w:val="21"/>
          <w:shd w:val="clear" w:color="auto" w:fill="00FF00"/>
        </w:rPr>
      </w:pPr>
    </w:p>
    <w:p w14:paraId="6B8BAF72" w14:textId="77777777" w:rsidR="00EF5936" w:rsidRPr="001103C8" w:rsidRDefault="00EF5936" w:rsidP="00EF5936">
      <w:pPr>
        <w:rPr>
          <w:ins w:id="615" w:author="16a" w:date="2025-10-08T12:01:00Z"/>
          <w:rFonts w:asciiTheme="majorEastAsia" w:eastAsiaTheme="majorEastAsia" w:hAnsiTheme="majorEastAsia"/>
          <w:bCs/>
          <w:color w:val="000000"/>
          <w:szCs w:val="21"/>
          <w:shd w:val="clear" w:color="auto" w:fill="00FF00"/>
        </w:rPr>
      </w:pPr>
      <w:ins w:id="616"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hint="eastAsia"/>
            <w:bCs/>
            <w:color w:val="000000"/>
            <w:szCs w:val="21"/>
            <w:shd w:val="clear" w:color="auto" w:fill="00FF00"/>
          </w:rPr>
          <w:t>(c)</w:t>
        </w:r>
        <w:r w:rsidRPr="001103C8">
          <w:rPr>
            <w:rFonts w:asciiTheme="majorEastAsia" w:eastAsiaTheme="majorEastAsia" w:hAnsiTheme="majorEastAsia"/>
            <w:bCs/>
            <w:color w:val="000000"/>
            <w:szCs w:val="21"/>
            <w:shd w:val="clear" w:color="auto" w:fill="00FF00"/>
          </w:rPr>
          <w:t>ゴロゴロ音低減噴射モードが014(egoro_einjmodgoro ＝ 014)</w:t>
        </w:r>
      </w:ins>
    </w:p>
    <w:p w14:paraId="68D6AAA3" w14:textId="77777777" w:rsidR="00EF5936" w:rsidRPr="001103C8" w:rsidRDefault="00EF5936" w:rsidP="00EF5936">
      <w:pPr>
        <w:rPr>
          <w:ins w:id="617" w:author="16a" w:date="2025-10-08T12:01:00Z"/>
          <w:rFonts w:asciiTheme="majorEastAsia" w:eastAsiaTheme="majorEastAsia" w:hAnsiTheme="majorEastAsia"/>
          <w:bCs/>
          <w:color w:val="000000"/>
          <w:szCs w:val="21"/>
          <w:shd w:val="clear" w:color="auto" w:fill="00FF00"/>
        </w:rPr>
      </w:pPr>
      <w:ins w:id="618"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einjmod ← egoro_einjmodgoro</w:t>
        </w:r>
      </w:ins>
    </w:p>
    <w:p w14:paraId="0E5D23BB" w14:textId="77777777" w:rsidR="00EF5936" w:rsidRPr="001103C8" w:rsidRDefault="00EF5936" w:rsidP="00EF5936">
      <w:pPr>
        <w:rPr>
          <w:ins w:id="619" w:author="16a" w:date="2025-10-08T12:01:00Z"/>
          <w:rFonts w:asciiTheme="majorEastAsia" w:eastAsiaTheme="majorEastAsia" w:hAnsiTheme="majorEastAsia"/>
          <w:bCs/>
          <w:color w:val="000000"/>
          <w:szCs w:val="21"/>
          <w:shd w:val="clear" w:color="auto" w:fill="00FF00"/>
        </w:rPr>
      </w:pPr>
      <w:ins w:id="620"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eainjd1 ← egoro_eainjd1goro</w:t>
        </w:r>
      </w:ins>
    </w:p>
    <w:p w14:paraId="263081B8" w14:textId="77777777" w:rsidR="00EF5936" w:rsidRPr="001103C8" w:rsidRDefault="00EF5936" w:rsidP="00EF5936">
      <w:pPr>
        <w:rPr>
          <w:ins w:id="621" w:author="16a" w:date="2025-10-08T12:01:00Z"/>
          <w:rFonts w:asciiTheme="majorEastAsia" w:eastAsiaTheme="majorEastAsia" w:hAnsiTheme="majorEastAsia"/>
          <w:bCs/>
          <w:color w:val="000000"/>
          <w:szCs w:val="21"/>
          <w:shd w:val="clear" w:color="auto" w:fill="00FF00"/>
        </w:rPr>
      </w:pPr>
      <w:ins w:id="622"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eainjdn[0] ← eainjd1</w:t>
        </w:r>
      </w:ins>
    </w:p>
    <w:p w14:paraId="2DED3FF2" w14:textId="77777777" w:rsidR="00EF5936" w:rsidRPr="001103C8" w:rsidRDefault="00EF5936" w:rsidP="00EF5936">
      <w:pPr>
        <w:rPr>
          <w:ins w:id="623" w:author="16a" w:date="2025-10-08T12:01:00Z"/>
          <w:rFonts w:asciiTheme="majorEastAsia" w:eastAsiaTheme="majorEastAsia" w:hAnsiTheme="majorEastAsia"/>
          <w:bCs/>
          <w:color w:val="000000"/>
          <w:szCs w:val="21"/>
          <w:shd w:val="clear" w:color="auto" w:fill="00FF00"/>
        </w:rPr>
      </w:pPr>
      <w:ins w:id="624" w:author="16a" w:date="2025-10-08T12:01:00Z">
        <w:r w:rsidRPr="001103C8">
          <w:rPr>
            <w:rFonts w:asciiTheme="majorEastAsia" w:eastAsiaTheme="majorEastAsia" w:hAnsiTheme="majorEastAsia"/>
            <w:bCs/>
            <w:color w:val="000000"/>
            <w:szCs w:val="21"/>
          </w:rPr>
          <w:t xml:space="preserve">             </w:t>
        </w:r>
        <w:r w:rsidRPr="001103C8">
          <w:rPr>
            <w:rFonts w:asciiTheme="majorEastAsia" w:eastAsiaTheme="majorEastAsia" w:hAnsiTheme="majorEastAsia" w:hint="eastAsia"/>
            <w:bCs/>
            <w:color w:val="000000"/>
            <w:szCs w:val="21"/>
          </w:rPr>
          <w:t xml:space="preserve"> </w:t>
        </w:r>
        <w:r w:rsidRPr="001103C8">
          <w:rPr>
            <w:rFonts w:asciiTheme="majorEastAsia" w:eastAsiaTheme="majorEastAsia" w:hAnsiTheme="majorEastAsia"/>
            <w:bCs/>
            <w:color w:val="000000"/>
            <w:szCs w:val="21"/>
            <w:shd w:val="clear" w:color="auto" w:fill="00FF00"/>
          </w:rPr>
          <w:t>eprreq ← egoro_eprreqgoro</w:t>
        </w:r>
      </w:ins>
    </w:p>
    <w:p w14:paraId="4C6C3F83" w14:textId="77777777" w:rsidR="00EF5936" w:rsidRPr="00EF5936" w:rsidRDefault="00EF5936" w:rsidP="0030314D">
      <w:pPr>
        <w:rPr>
          <w:b/>
          <w:color w:val="000000"/>
          <w:szCs w:val="21"/>
        </w:rPr>
      </w:pPr>
    </w:p>
    <w:p w14:paraId="4FA72767" w14:textId="1F783D1E" w:rsidR="004F2F2C" w:rsidRPr="001923C6" w:rsidRDefault="004F2F2C" w:rsidP="00F90FE8">
      <w:pPr>
        <w:rPr>
          <w:color w:val="000000"/>
          <w:szCs w:val="21"/>
        </w:rPr>
      </w:pPr>
      <w:bookmarkStart w:id="625" w:name="OLE_LINK329"/>
      <w:bookmarkStart w:id="626" w:name="OLE_LINK330"/>
      <w:r w:rsidRPr="001923C6">
        <w:rPr>
          <w:rFonts w:hint="eastAsia"/>
        </w:rPr>
        <w:t>２－</w:t>
      </w:r>
      <w:ins w:id="627" w:author="16a" w:date="2025-10-08T14:54:00Z">
        <w:r w:rsidR="008D51BF" w:rsidRPr="008D51BF">
          <w:rPr>
            <w:rFonts w:hint="eastAsia"/>
            <w:shd w:val="clear" w:color="auto" w:fill="00FF00"/>
          </w:rPr>
          <w:t>３</w:t>
        </w:r>
      </w:ins>
      <w:del w:id="628" w:author="16a" w:date="2025-10-08T14:54:00Z">
        <w:r w:rsidRPr="008D51BF" w:rsidDel="008D51BF">
          <w:rPr>
            <w:rFonts w:hint="eastAsia"/>
            <w:shd w:val="clear" w:color="auto" w:fill="00FF00"/>
          </w:rPr>
          <w:delText>２</w:delText>
        </w:r>
      </w:del>
      <w:r w:rsidRPr="001923C6">
        <w:rPr>
          <w:rFonts w:hint="eastAsia"/>
        </w:rPr>
        <w:t>．優先度調停処理</w:t>
      </w:r>
      <w:r w:rsidR="00F90FE8" w:rsidRPr="001923C6">
        <w:rPr>
          <w:color w:val="000000"/>
          <w:szCs w:val="21"/>
        </w:rPr>
        <w:t xml:space="preserve">    </w:t>
      </w:r>
    </w:p>
    <w:p w14:paraId="5A808199" w14:textId="6B302BCF" w:rsidR="00F90FE8" w:rsidRPr="001923C6" w:rsidRDefault="00D40ECA" w:rsidP="001923C6">
      <w:pPr>
        <w:ind w:firstLineChars="200" w:firstLine="400"/>
        <w:rPr>
          <w:color w:val="000000"/>
          <w:szCs w:val="21"/>
        </w:rPr>
      </w:pPr>
      <w:r w:rsidRPr="001923C6">
        <w:rPr>
          <w:color w:val="000000"/>
          <w:szCs w:val="21"/>
        </w:rPr>
        <w:t>(</w:t>
      </w:r>
      <w:r w:rsidR="005E2437" w:rsidRPr="001923C6">
        <w:rPr>
          <w:color w:val="000000"/>
          <w:szCs w:val="21"/>
        </w:rPr>
        <w:t>1</w:t>
      </w:r>
      <w:r w:rsidRPr="001923C6">
        <w:rPr>
          <w:color w:val="000000"/>
          <w:szCs w:val="21"/>
        </w:rPr>
        <w:t>)優先選択要求が無い時</w:t>
      </w:r>
      <w:bookmarkStart w:id="629" w:name="OLE_LINK279"/>
      <w:r w:rsidR="00F90FE8" w:rsidRPr="001923C6">
        <w:rPr>
          <w:rFonts w:hint="eastAsia"/>
          <w:szCs w:val="21"/>
        </w:rPr>
        <w:t>（</w:t>
      </w:r>
      <w:r w:rsidR="00F90FE8" w:rsidRPr="001923C6">
        <w:rPr>
          <w:szCs w:val="21"/>
        </w:rPr>
        <w:t xml:space="preserve">einjmedislid </w:t>
      </w:r>
      <w:r w:rsidR="00F90FE8" w:rsidRPr="001923C6">
        <w:rPr>
          <w:rFonts w:hint="eastAsia"/>
          <w:szCs w:val="21"/>
        </w:rPr>
        <w:t>＝</w:t>
      </w:r>
      <w:r w:rsidR="00F90FE8" w:rsidRPr="001923C6">
        <w:rPr>
          <w:szCs w:val="21"/>
        </w:rPr>
        <w:t xml:space="preserve"> EMINJ_NONE_ID(0)</w:t>
      </w:r>
      <w:r w:rsidR="00F90FE8" w:rsidRPr="001923C6">
        <w:rPr>
          <w:rFonts w:hint="eastAsia"/>
          <w:szCs w:val="21"/>
        </w:rPr>
        <w:t>）</w:t>
      </w:r>
      <w:r w:rsidR="00761A59" w:rsidRPr="001923C6">
        <w:rPr>
          <w:color w:val="000000"/>
          <w:szCs w:val="21"/>
        </w:rPr>
        <w:t>【ﾃﾞｭｱﾙINJ】OR【D-4】</w:t>
      </w:r>
      <w:commentRangeStart w:id="630"/>
      <w:r w:rsidR="001B4160" w:rsidRPr="001923C6">
        <w:rPr>
          <w:color w:val="000000"/>
          <w:szCs w:val="21"/>
        </w:rPr>
        <w:t xml:space="preserve"> </w:t>
      </w:r>
      <w:commentRangeEnd w:id="630"/>
      <w:r w:rsidR="001B4160" w:rsidRPr="001923C6">
        <w:rPr>
          <w:rStyle w:val="a8"/>
        </w:rPr>
        <w:commentReference w:id="630"/>
      </w:r>
    </w:p>
    <w:p w14:paraId="434F08E7" w14:textId="495CE109" w:rsidR="00E53A8D" w:rsidRPr="00A75142" w:rsidRDefault="00F90FE8" w:rsidP="00F90FE8">
      <w:pPr>
        <w:rPr>
          <w:szCs w:val="21"/>
        </w:rPr>
      </w:pPr>
      <w:bookmarkStart w:id="631" w:name="OLE_LINK236"/>
      <w:r w:rsidRPr="001923C6">
        <w:rPr>
          <w:szCs w:val="21"/>
        </w:rPr>
        <w:t xml:space="preserve">       </w:t>
      </w:r>
      <w:bookmarkEnd w:id="631"/>
      <w:r w:rsidR="00D40ECA" w:rsidRPr="001923C6">
        <w:rPr>
          <w:rFonts w:hint="eastAsia"/>
          <w:szCs w:val="21"/>
        </w:rPr>
        <w:t>①</w:t>
      </w:r>
      <w:r w:rsidRPr="001923C6">
        <w:rPr>
          <w:szCs w:val="21"/>
        </w:rPr>
        <w:t xml:space="preserve"> </w:t>
      </w:r>
      <w:r w:rsidR="00D40ECA" w:rsidRPr="001923C6">
        <w:rPr>
          <w:rFonts w:hint="eastAsia"/>
          <w:szCs w:val="21"/>
        </w:rPr>
        <w:t>基本始動後噴射量要</w:t>
      </w:r>
      <w:r w:rsidR="00D40ECA" w:rsidRPr="00A75142">
        <w:rPr>
          <w:rFonts w:hint="eastAsia"/>
          <w:szCs w:val="21"/>
        </w:rPr>
        <w:t>求有り</w:t>
      </w:r>
      <w:r w:rsidR="00E53A8D" w:rsidRPr="00A75142">
        <w:rPr>
          <w:rFonts w:hint="eastAsia"/>
          <w:color w:val="000000"/>
          <w:szCs w:val="21"/>
        </w:rPr>
        <w:t>、または、</w:t>
      </w:r>
      <w:r w:rsidR="00C74269" w:rsidRPr="00A75142">
        <w:rPr>
          <w:rFonts w:hint="eastAsia"/>
          <w:color w:val="000000"/>
          <w:szCs w:val="21"/>
        </w:rPr>
        <w:t>機能要求による</w:t>
      </w:r>
      <w:r w:rsidR="00E53A8D" w:rsidRPr="00A75142">
        <w:t>始動</w:t>
      </w:r>
      <w:r w:rsidR="00E53A8D" w:rsidRPr="00A75142">
        <w:rPr>
          <w:rFonts w:hint="eastAsia"/>
        </w:rPr>
        <w:t>後要求</w:t>
      </w:r>
      <w:r w:rsidR="00C74269" w:rsidRPr="00A75142">
        <w:rPr>
          <w:rFonts w:hint="eastAsia"/>
        </w:rPr>
        <w:t>有り</w:t>
      </w:r>
      <w:r w:rsidR="00E53A8D" w:rsidRPr="00A75142">
        <w:rPr>
          <w:rFonts w:hint="eastAsia"/>
        </w:rPr>
        <w:t>の</w:t>
      </w:r>
      <w:r w:rsidR="00D40ECA" w:rsidRPr="00A75142">
        <w:rPr>
          <w:rFonts w:hint="eastAsia"/>
          <w:szCs w:val="21"/>
        </w:rPr>
        <w:t>時</w:t>
      </w:r>
      <w:r w:rsidR="00861658" w:rsidRPr="00A75142">
        <w:rPr>
          <w:rFonts w:hint="eastAsia"/>
          <w:szCs w:val="21"/>
        </w:rPr>
        <w:t xml:space="preserve"> </w:t>
      </w:r>
      <w:commentRangeStart w:id="632"/>
      <w:r w:rsidR="00861658" w:rsidRPr="00A75142">
        <w:rPr>
          <w:rFonts w:hint="eastAsia"/>
          <w:szCs w:val="21"/>
        </w:rPr>
        <w:t xml:space="preserve"> </w:t>
      </w:r>
      <w:commentRangeEnd w:id="632"/>
      <w:r w:rsidR="00861658" w:rsidRPr="00A75142">
        <w:rPr>
          <w:rStyle w:val="a8"/>
        </w:rPr>
        <w:commentReference w:id="632"/>
      </w:r>
    </w:p>
    <w:p w14:paraId="0EF8B00A" w14:textId="77EB5E52" w:rsidR="00D40ECA" w:rsidRPr="00A75142" w:rsidRDefault="00D40ECA" w:rsidP="001923C6">
      <w:pPr>
        <w:ind w:firstLineChars="450" w:firstLine="900"/>
        <w:rPr>
          <w:szCs w:val="21"/>
        </w:rPr>
      </w:pPr>
      <w:r w:rsidRPr="00A75142">
        <w:rPr>
          <w:rFonts w:hint="eastAsia"/>
          <w:color w:val="000000"/>
          <w:szCs w:val="21"/>
        </w:rPr>
        <w:t>（</w:t>
      </w:r>
      <w:r w:rsidRPr="00A75142">
        <w:rPr>
          <w:color w:val="000000"/>
          <w:szCs w:val="21"/>
        </w:rPr>
        <w:t>ebstactr_exqinjastb ＝ ON</w:t>
      </w:r>
      <w:r w:rsidR="00E53A8D" w:rsidRPr="00A75142">
        <w:rPr>
          <w:rFonts w:hint="eastAsia"/>
          <w:color w:val="000000"/>
          <w:szCs w:val="21"/>
        </w:rPr>
        <w:t>、または、前回</w:t>
      </w:r>
      <w:r w:rsidR="00E53A8D" w:rsidRPr="00A75142">
        <w:rPr>
          <w:color w:val="000000"/>
          <w:szCs w:val="21"/>
        </w:rPr>
        <w:t xml:space="preserve">exqinjast </w:t>
      </w:r>
      <w:r w:rsidR="00E53A8D" w:rsidRPr="00A75142">
        <w:rPr>
          <w:rFonts w:hint="eastAsia"/>
          <w:color w:val="000000"/>
          <w:szCs w:val="21"/>
        </w:rPr>
        <w:t>＝</w:t>
      </w:r>
      <w:r w:rsidR="00E53A8D" w:rsidRPr="00A75142">
        <w:rPr>
          <w:color w:val="000000"/>
          <w:szCs w:val="21"/>
        </w:rPr>
        <w:t xml:space="preserve"> ON</w:t>
      </w:r>
      <w:r w:rsidRPr="00A75142">
        <w:rPr>
          <w:color w:val="000000"/>
          <w:szCs w:val="21"/>
        </w:rPr>
        <w:t>）</w:t>
      </w:r>
    </w:p>
    <w:p w14:paraId="758620DC" w14:textId="77777777" w:rsidR="00D40ECA" w:rsidRPr="00A75142" w:rsidRDefault="00D40ECA" w:rsidP="00F90FE8">
      <w:pPr>
        <w:rPr>
          <w:szCs w:val="21"/>
        </w:rPr>
      </w:pPr>
      <w:r w:rsidRPr="00A75142">
        <w:rPr>
          <w:color w:val="000000"/>
          <w:szCs w:val="21"/>
        </w:rPr>
        <w:t xml:space="preserve">          eainjd1 ← ebinjctr_eainjd1</w:t>
      </w:r>
    </w:p>
    <w:p w14:paraId="5D7D7190" w14:textId="0880BB94" w:rsidR="00BE4956" w:rsidRPr="00A75142" w:rsidRDefault="00BE4956" w:rsidP="00F90FE8">
      <w:pPr>
        <w:rPr>
          <w:szCs w:val="21"/>
        </w:rPr>
      </w:pPr>
      <w:r w:rsidRPr="00A75142">
        <w:rPr>
          <w:color w:val="000000"/>
          <w:szCs w:val="21"/>
        </w:rPr>
        <w:t xml:space="preserve">          eainjdn[0] ← ebinjctr_eainjd1</w:t>
      </w:r>
      <w:r w:rsidR="0049211D" w:rsidRPr="00A75142">
        <w:rPr>
          <w:rFonts w:hint="eastAsia"/>
          <w:color w:val="000000"/>
          <w:szCs w:val="21"/>
        </w:rPr>
        <w:t xml:space="preserve"> </w:t>
      </w:r>
      <w:commentRangeStart w:id="633"/>
      <w:r w:rsidR="0049211D" w:rsidRPr="00A75142">
        <w:rPr>
          <w:color w:val="000000"/>
          <w:szCs w:val="21"/>
        </w:rPr>
        <w:t xml:space="preserve"> </w:t>
      </w:r>
      <w:commentRangeEnd w:id="633"/>
      <w:r w:rsidR="0049211D" w:rsidRPr="00A75142">
        <w:rPr>
          <w:rStyle w:val="a8"/>
        </w:rPr>
        <w:commentReference w:id="633"/>
      </w:r>
    </w:p>
    <w:p w14:paraId="35A77EB9" w14:textId="11D97ACF" w:rsidR="00F90FE8" w:rsidRPr="00852B2A" w:rsidRDefault="00F90FE8" w:rsidP="00F90FE8">
      <w:pPr>
        <w:rPr>
          <w:color w:val="000000"/>
          <w:szCs w:val="21"/>
        </w:rPr>
      </w:pPr>
      <w:r w:rsidRPr="00A75142">
        <w:rPr>
          <w:szCs w:val="21"/>
        </w:rPr>
        <w:t xml:space="preserve"> </w:t>
      </w:r>
      <w:r w:rsidR="00D40ECA" w:rsidRPr="00A75142">
        <w:rPr>
          <w:szCs w:val="21"/>
        </w:rPr>
        <w:t xml:space="preserve">         </w:t>
      </w:r>
      <w:r w:rsidRPr="00A75142">
        <w:rPr>
          <w:szCs w:val="21"/>
        </w:rPr>
        <w:t>eprreq</w:t>
      </w:r>
      <w:r w:rsidRPr="00A75142">
        <w:rPr>
          <w:color w:val="000000"/>
          <w:szCs w:val="21"/>
        </w:rPr>
        <w:t xml:space="preserve"> ← ebinjctr_eprreq</w:t>
      </w:r>
      <w:r w:rsidR="00F3609E" w:rsidRPr="00852B2A">
        <w:rPr>
          <w:rFonts w:hint="eastAsia"/>
          <w:color w:val="000000"/>
          <w:szCs w:val="21"/>
        </w:rPr>
        <w:t>（≧</w:t>
      </w:r>
      <w:r w:rsidR="00F3609E" w:rsidRPr="00852B2A">
        <w:rPr>
          <w:color w:val="000000"/>
          <w:szCs w:val="21"/>
        </w:rPr>
        <w:t xml:space="preserve"> ebinjplctr_eprreq</w:t>
      </w:r>
      <w:r w:rsidR="00F3609E" w:rsidRPr="00852B2A">
        <w:rPr>
          <w:rFonts w:hint="eastAsia"/>
          <w:color w:val="000000"/>
          <w:szCs w:val="21"/>
        </w:rPr>
        <w:t xml:space="preserve">   </w:t>
      </w:r>
      <w:r w:rsidR="00F3609E" w:rsidRPr="00852B2A">
        <w:rPr>
          <w:color w:val="000000"/>
          <w:szCs w:val="21"/>
        </w:rPr>
        <w:t>【PLﾏﾙﾁ噴射有】）</w:t>
      </w:r>
    </w:p>
    <w:bookmarkEnd w:id="625"/>
    <w:bookmarkEnd w:id="626"/>
    <w:bookmarkEnd w:id="629"/>
    <w:p w14:paraId="75B56123" w14:textId="77777777" w:rsidR="00AB5DD7" w:rsidRPr="00852B2A" w:rsidRDefault="00AB5DD7" w:rsidP="0030314D">
      <w:pPr>
        <w:rPr>
          <w:b/>
          <w:color w:val="000000"/>
          <w:szCs w:val="21"/>
        </w:rPr>
      </w:pPr>
    </w:p>
    <w:p w14:paraId="4A5C6510" w14:textId="320D957E" w:rsidR="0030314D" w:rsidRPr="00852B2A" w:rsidRDefault="007B2B5B" w:rsidP="0030314D">
      <w:bookmarkStart w:id="634" w:name="OLE_LINK163"/>
      <w:bookmarkEnd w:id="483"/>
      <w:r w:rsidRPr="00852B2A">
        <w:t xml:space="preserve"> </w:t>
      </w:r>
      <w:bookmarkStart w:id="635" w:name="OLE_LINK93"/>
      <w:bookmarkStart w:id="636" w:name="OLE_LINK94"/>
      <w:r w:rsidRPr="00852B2A">
        <w:t xml:space="preserve">   (</w:t>
      </w:r>
      <w:r w:rsidR="005E2437" w:rsidRPr="00852B2A">
        <w:t>2</w:t>
      </w:r>
      <w:r w:rsidRPr="00852B2A">
        <w:t>)</w:t>
      </w:r>
      <w:r w:rsidR="00D676E3" w:rsidRPr="00852B2A">
        <w:rPr>
          <w:rFonts w:hint="eastAsia"/>
        </w:rPr>
        <w:t>優先選択要求がある時（</w:t>
      </w:r>
      <w:r w:rsidR="00A72D16" w:rsidRPr="00852B2A">
        <w:t>einjmedislid</w:t>
      </w:r>
      <w:r w:rsidR="00F2023C" w:rsidRPr="00852B2A">
        <w:t xml:space="preserve"> ≠</w:t>
      </w:r>
      <w:r w:rsidR="00B909BA" w:rsidRPr="00852B2A">
        <w:t xml:space="preserve"> </w:t>
      </w:r>
      <w:bookmarkStart w:id="637" w:name="OLE_LINK189"/>
      <w:bookmarkStart w:id="638" w:name="OLE_LINK190"/>
      <w:r w:rsidR="00C34994" w:rsidRPr="00852B2A">
        <w:rPr>
          <w:color w:val="000000"/>
        </w:rPr>
        <w:t>EMINJ</w:t>
      </w:r>
      <w:r w:rsidR="00A72D16" w:rsidRPr="00852B2A">
        <w:rPr>
          <w:color w:val="000000"/>
        </w:rPr>
        <w:t>_NONE_ID(0)</w:t>
      </w:r>
      <w:bookmarkEnd w:id="637"/>
      <w:bookmarkEnd w:id="638"/>
      <w:r w:rsidR="00D676E3" w:rsidRPr="00852B2A">
        <w:rPr>
          <w:rFonts w:hint="eastAsia"/>
        </w:rPr>
        <w:t>）、</w:t>
      </w:r>
    </w:p>
    <w:p w14:paraId="559DFFA3" w14:textId="77777777" w:rsidR="00D676E3" w:rsidRPr="00852B2A" w:rsidRDefault="00D676E3" w:rsidP="009B76BF">
      <w:r w:rsidRPr="00852B2A">
        <w:t xml:space="preserve">       </w:t>
      </w:r>
      <w:r w:rsidR="00F2023C" w:rsidRPr="00852B2A">
        <w:rPr>
          <w:rFonts w:hint="eastAsia"/>
        </w:rPr>
        <w:t>選択された機能の</w:t>
      </w:r>
      <w:r w:rsidR="00EC1040" w:rsidRPr="00852B2A">
        <w:rPr>
          <w:rFonts w:hint="eastAsia"/>
        </w:rPr>
        <w:t>要求</w:t>
      </w:r>
      <w:r w:rsidR="0073443F" w:rsidRPr="00852B2A">
        <w:rPr>
          <w:rFonts w:hint="eastAsia"/>
        </w:rPr>
        <w:t>値</w:t>
      </w:r>
      <w:r w:rsidR="00EC1040" w:rsidRPr="00852B2A">
        <w:rPr>
          <w:rFonts w:hint="eastAsia"/>
        </w:rPr>
        <w:t>を更新する</w:t>
      </w:r>
      <w:r w:rsidRPr="00852B2A">
        <w:rPr>
          <w:rFonts w:hint="eastAsia"/>
        </w:rPr>
        <w:t>。</w:t>
      </w:r>
    </w:p>
    <w:bookmarkEnd w:id="634"/>
    <w:bookmarkEnd w:id="635"/>
    <w:bookmarkEnd w:id="636"/>
    <w:p w14:paraId="2A77BF83" w14:textId="77777777" w:rsidR="005E2437" w:rsidRPr="00852B2A" w:rsidRDefault="005E2437" w:rsidP="004B3B77"/>
    <w:p w14:paraId="0CC5BD30" w14:textId="06836D5B" w:rsidR="005E2437" w:rsidRPr="00852B2A" w:rsidRDefault="005E2437" w:rsidP="005E2437">
      <w:r w:rsidRPr="00852B2A">
        <w:rPr>
          <w:rFonts w:hint="eastAsia"/>
        </w:rPr>
        <w:t>２－</w:t>
      </w:r>
      <w:ins w:id="639" w:author="16a" w:date="2025-10-08T14:54:00Z">
        <w:r w:rsidR="008D51BF" w:rsidRPr="008D51BF">
          <w:rPr>
            <w:rFonts w:hint="eastAsia"/>
            <w:shd w:val="clear" w:color="auto" w:fill="00FF00"/>
          </w:rPr>
          <w:t>３</w:t>
        </w:r>
      </w:ins>
      <w:del w:id="640" w:author="16a" w:date="2025-10-08T14:54:00Z">
        <w:r w:rsidRPr="008D51BF" w:rsidDel="008D51BF">
          <w:rPr>
            <w:rFonts w:hint="eastAsia"/>
            <w:shd w:val="clear" w:color="auto" w:fill="00FF00"/>
          </w:rPr>
          <w:delText>２</w:delText>
        </w:r>
      </w:del>
      <w:r w:rsidRPr="00852B2A">
        <w:rPr>
          <w:rFonts w:hint="eastAsia"/>
        </w:rPr>
        <w:t>－１．</w:t>
      </w:r>
      <w:r w:rsidRPr="00852B2A">
        <w:t>eminjst_tblとeminjast_tbl</w:t>
      </w:r>
      <w:r w:rsidR="00310CA1" w:rsidRPr="00852B2A">
        <w:rPr>
          <w:rFonts w:hint="eastAsia"/>
        </w:rPr>
        <w:t>、</w:t>
      </w:r>
      <w:r w:rsidR="00310CA1" w:rsidRPr="00852B2A">
        <w:t>eminjst_tbl</w:t>
      </w:r>
      <w:r w:rsidR="00310CA1" w:rsidRPr="00852B2A">
        <w:rPr>
          <w:rFonts w:hint="eastAsia"/>
        </w:rPr>
        <w:t>2</w:t>
      </w:r>
      <w:r w:rsidR="00310CA1" w:rsidRPr="00852B2A">
        <w:t>とeminjast_tbl</w:t>
      </w:r>
      <w:r w:rsidR="00310CA1" w:rsidRPr="00852B2A">
        <w:rPr>
          <w:rFonts w:hint="eastAsia"/>
        </w:rPr>
        <w:t>2</w:t>
      </w:r>
      <w:r w:rsidRPr="00852B2A">
        <w:t>を使う要求の調停</w:t>
      </w:r>
      <w:r w:rsidR="00861658" w:rsidRPr="00852B2A">
        <w:rPr>
          <w:rFonts w:hint="eastAsia"/>
        </w:rPr>
        <w:t xml:space="preserve"> </w:t>
      </w:r>
      <w:commentRangeStart w:id="641"/>
      <w:r w:rsidR="00861658" w:rsidRPr="00852B2A">
        <w:rPr>
          <w:rFonts w:hint="eastAsia"/>
        </w:rPr>
        <w:t xml:space="preserve"> </w:t>
      </w:r>
      <w:commentRangeEnd w:id="641"/>
      <w:r w:rsidR="00861658" w:rsidRPr="00852B2A">
        <w:rPr>
          <w:rStyle w:val="a8"/>
        </w:rPr>
        <w:commentReference w:id="641"/>
      </w:r>
    </w:p>
    <w:p w14:paraId="52418CCE" w14:textId="77777777" w:rsidR="00285941" w:rsidRPr="00852B2A" w:rsidRDefault="00285941" w:rsidP="00285941">
      <w:r w:rsidRPr="00852B2A">
        <w:rPr>
          <w:rFonts w:hint="eastAsia"/>
        </w:rPr>
        <w:t xml:space="preserve">    ※</w:t>
      </w:r>
      <w:r w:rsidRPr="00852B2A">
        <w:t>NE同期タスクが多い（ene_ene ≧ eminj_NE_RCD(例 4000(rpm))）時は調停を行わず、</w:t>
      </w:r>
    </w:p>
    <w:p w14:paraId="37C3AB4E" w14:textId="77777777" w:rsidR="00285941" w:rsidRPr="00852B2A" w:rsidRDefault="00285941" w:rsidP="00285941">
      <w:pPr>
        <w:rPr>
          <w:color w:val="000000"/>
          <w:szCs w:val="21"/>
        </w:rPr>
      </w:pPr>
      <w:r w:rsidRPr="00852B2A">
        <w:rPr>
          <w:color w:val="000000"/>
          <w:szCs w:val="21"/>
        </w:rPr>
        <w:t xml:space="preserve">       </w:t>
      </w:r>
      <w:r w:rsidRPr="00852B2A">
        <w:rPr>
          <w:rFonts w:hint="eastAsia"/>
          <w:color w:val="000000"/>
          <w:szCs w:val="21"/>
        </w:rPr>
        <w:t>始動時要求、始動時要求２、始動後要求、始動後要求２は優先要求無しとする</w:t>
      </w:r>
    </w:p>
    <w:p w14:paraId="688F9B76" w14:textId="77777777" w:rsidR="00285941" w:rsidRPr="00852B2A" w:rsidRDefault="00285941" w:rsidP="00285941">
      <w:pPr>
        <w:rPr>
          <w:color w:val="000000"/>
          <w:szCs w:val="21"/>
        </w:rPr>
      </w:pPr>
      <w:r w:rsidRPr="00852B2A">
        <w:rPr>
          <w:color w:val="000000"/>
          <w:szCs w:val="21"/>
        </w:rPr>
        <w:t xml:space="preserve">       estpri ← EMINJ_PRINORQ(0)</w:t>
      </w:r>
    </w:p>
    <w:p w14:paraId="684BECAF" w14:textId="77777777" w:rsidR="00285941" w:rsidRPr="00852B2A" w:rsidRDefault="00285941" w:rsidP="00285941">
      <w:pPr>
        <w:rPr>
          <w:color w:val="000000"/>
          <w:szCs w:val="21"/>
        </w:rPr>
      </w:pPr>
      <w:r w:rsidRPr="00852B2A">
        <w:rPr>
          <w:color w:val="000000"/>
          <w:szCs w:val="21"/>
        </w:rPr>
        <w:t xml:space="preserve">       estpri2 ← EMINJ_PRINORQ(0)</w:t>
      </w:r>
    </w:p>
    <w:p w14:paraId="43C3E837" w14:textId="77777777" w:rsidR="00285941" w:rsidRPr="00852B2A" w:rsidRDefault="00285941" w:rsidP="00285941">
      <w:pPr>
        <w:rPr>
          <w:color w:val="000000"/>
          <w:szCs w:val="21"/>
        </w:rPr>
      </w:pPr>
      <w:r w:rsidRPr="00852B2A">
        <w:rPr>
          <w:color w:val="000000"/>
          <w:szCs w:val="21"/>
        </w:rPr>
        <w:t xml:space="preserve">       eastpri ← EMINJ_PRINORQ(0)</w:t>
      </w:r>
    </w:p>
    <w:p w14:paraId="57A88F6D" w14:textId="5D976C2D" w:rsidR="00285941" w:rsidRPr="00852B2A" w:rsidRDefault="00285941" w:rsidP="005E2437">
      <w:r w:rsidRPr="00852B2A">
        <w:rPr>
          <w:color w:val="000000"/>
          <w:szCs w:val="21"/>
        </w:rPr>
        <w:t xml:space="preserve">       eastpri2 ← EMINJ_PRINORQ(0)</w:t>
      </w:r>
    </w:p>
    <w:p w14:paraId="18F79D6D" w14:textId="70F7CA5B" w:rsidR="005E2437" w:rsidRPr="00852B2A" w:rsidRDefault="005E2437" w:rsidP="005E2437">
      <w:r w:rsidRPr="00852B2A">
        <w:t xml:space="preserve">    (1)</w:t>
      </w:r>
      <w:r w:rsidRPr="00852B2A">
        <w:rPr>
          <w:rFonts w:hint="eastAsia"/>
        </w:rPr>
        <w:t>始動時要求調停時（</w:t>
      </w:r>
      <w:r w:rsidRPr="00852B2A">
        <w:rPr>
          <w:color w:val="000000"/>
          <w:szCs w:val="21"/>
        </w:rPr>
        <w:t>exastmedi ＝ OFF</w:t>
      </w:r>
      <w:r w:rsidRPr="00852B2A">
        <w:rPr>
          <w:rFonts w:hint="eastAsia"/>
        </w:rPr>
        <w:t>）</w:t>
      </w:r>
    </w:p>
    <w:p w14:paraId="6D1AE99C" w14:textId="75922026" w:rsidR="00394B1A" w:rsidRPr="00852B2A" w:rsidRDefault="00A270C7" w:rsidP="00042E19">
      <w:r w:rsidRPr="00852B2A">
        <w:rPr>
          <w:color w:val="000000"/>
          <w:szCs w:val="21"/>
        </w:rPr>
        <w:t xml:space="preserve">       </w:t>
      </w:r>
      <w:r w:rsidRPr="00852B2A">
        <w:rPr>
          <w:rFonts w:hint="eastAsia"/>
          <w:color w:val="000000"/>
          <w:szCs w:val="21"/>
        </w:rPr>
        <w:t>※</w:t>
      </w:r>
      <w:r w:rsidRPr="00852B2A">
        <w:rPr>
          <w:color w:val="000000"/>
          <w:szCs w:val="21"/>
        </w:rPr>
        <w:t>NE同期タスクが</w:t>
      </w:r>
      <w:r w:rsidR="00285941" w:rsidRPr="00852B2A">
        <w:rPr>
          <w:rFonts w:hint="eastAsia"/>
          <w:color w:val="000000"/>
          <w:szCs w:val="21"/>
        </w:rPr>
        <w:t>少ない</w:t>
      </w:r>
      <w:r w:rsidRPr="00852B2A">
        <w:rPr>
          <w:color w:val="000000"/>
          <w:szCs w:val="21"/>
        </w:rPr>
        <w:t xml:space="preserve">（ene_ene </w:t>
      </w:r>
      <w:r w:rsidR="00285941" w:rsidRPr="00852B2A">
        <w:rPr>
          <w:rFonts w:hint="eastAsia"/>
          <w:color w:val="000000"/>
          <w:szCs w:val="21"/>
        </w:rPr>
        <w:t>＜</w:t>
      </w:r>
      <w:r w:rsidRPr="00852B2A">
        <w:rPr>
          <w:color w:val="000000"/>
          <w:szCs w:val="21"/>
        </w:rPr>
        <w:t xml:space="preserve"> eminj_NE_RCD(例 4000(rpm))）</w:t>
      </w:r>
      <w:r w:rsidRPr="00852B2A">
        <w:rPr>
          <w:rFonts w:hint="eastAsia"/>
          <w:color w:val="000000"/>
          <w:szCs w:val="21"/>
        </w:rPr>
        <w:t>時は調停を</w:t>
      </w:r>
      <w:r w:rsidR="00285941" w:rsidRPr="00852B2A">
        <w:rPr>
          <w:rFonts w:hint="eastAsia"/>
          <w:color w:val="000000"/>
          <w:szCs w:val="21"/>
        </w:rPr>
        <w:t>行う</w:t>
      </w:r>
      <w:commentRangeStart w:id="642"/>
      <w:commentRangeEnd w:id="642"/>
      <w:r w:rsidR="00285941" w:rsidRPr="00852B2A">
        <w:rPr>
          <w:rStyle w:val="a8"/>
        </w:rPr>
        <w:commentReference w:id="642"/>
      </w:r>
    </w:p>
    <w:p w14:paraId="5474AB24" w14:textId="0D4595AC" w:rsidR="005E2437" w:rsidRPr="00852B2A" w:rsidRDefault="005E2437" w:rsidP="005E2437">
      <w:pPr>
        <w:ind w:rightChars="-354" w:right="-708"/>
      </w:pPr>
      <w:r w:rsidRPr="00852B2A">
        <w:t xml:space="preserve">       </w:t>
      </w:r>
      <w:r w:rsidR="00042E19" w:rsidRPr="00852B2A">
        <w:rPr>
          <w:rFonts w:hint="eastAsia"/>
        </w:rPr>
        <w:t>①</w:t>
      </w:r>
      <w:r w:rsidRPr="00852B2A">
        <w:t xml:space="preserve"> </w:t>
      </w:r>
      <w:r w:rsidRPr="00852B2A">
        <w:rPr>
          <w:rFonts w:hint="eastAsia"/>
        </w:rPr>
        <w:t>始動時優先選択要求がある時（</w:t>
      </w:r>
      <w:r w:rsidRPr="00852B2A">
        <w:t xml:space="preserve">estpri ≠ </w:t>
      </w:r>
      <w:r w:rsidRPr="00852B2A">
        <w:rPr>
          <w:color w:val="000000"/>
        </w:rPr>
        <w:t>EMINJ_PRINORQ(0)</w:t>
      </w:r>
      <w:r w:rsidRPr="00852B2A">
        <w:rPr>
          <w:rFonts w:hint="eastAsia"/>
        </w:rPr>
        <w:t>）</w:t>
      </w:r>
    </w:p>
    <w:p w14:paraId="1AD6761F" w14:textId="77777777" w:rsidR="005E2437" w:rsidRPr="00852B2A" w:rsidRDefault="005E2437" w:rsidP="005E2437">
      <w:pPr>
        <w:ind w:rightChars="-354" w:right="-708"/>
      </w:pPr>
      <w:r w:rsidRPr="00852B2A">
        <w:lastRenderedPageBreak/>
        <w:t xml:space="preserve">          </w:t>
      </w:r>
      <w:r w:rsidRPr="00852B2A">
        <w:rPr>
          <w:rFonts w:hint="eastAsia"/>
        </w:rPr>
        <w:t>始動時要求優先選択テーブルで選択された機能の要求値を更新する。</w:t>
      </w:r>
    </w:p>
    <w:p w14:paraId="01A5B254" w14:textId="520C14BA" w:rsidR="00E76C1D" w:rsidRPr="00852B2A" w:rsidRDefault="00E76C1D" w:rsidP="00E76C1D">
      <w:pPr>
        <w:rPr>
          <w:szCs w:val="21"/>
        </w:rPr>
      </w:pPr>
      <w:r w:rsidRPr="00852B2A">
        <w:rPr>
          <w:szCs w:val="21"/>
        </w:rPr>
        <w:t xml:space="preserve">            </w:t>
      </w:r>
      <w:r w:rsidRPr="00852B2A">
        <w:rPr>
          <w:rFonts w:hint="eastAsia"/>
        </w:rPr>
        <w:t>e</w:t>
      </w:r>
      <w:r w:rsidRPr="00852B2A">
        <w:t>pri</w:t>
      </w:r>
      <w:r w:rsidRPr="00852B2A">
        <w:rPr>
          <w:rFonts w:hint="eastAsia"/>
        </w:rPr>
        <w:t>fix</w:t>
      </w:r>
      <w:r w:rsidRPr="00852B2A">
        <w:t xml:space="preserve"> </w:t>
      </w:r>
      <w:r w:rsidRPr="00852B2A">
        <w:rPr>
          <w:rFonts w:hint="eastAsia"/>
        </w:rPr>
        <w:t>←</w:t>
      </w:r>
      <w:r w:rsidRPr="00852B2A">
        <w:t xml:space="preserve"> </w:t>
      </w:r>
      <w:r w:rsidR="00D40755" w:rsidRPr="00852B2A">
        <w:rPr>
          <w:rFonts w:hint="eastAsia"/>
        </w:rPr>
        <w:t>e</w:t>
      </w:r>
      <w:r w:rsidRPr="00852B2A">
        <w:t>stpri</w:t>
      </w:r>
    </w:p>
    <w:p w14:paraId="6BB6DAAE" w14:textId="663A9163" w:rsidR="005E2437" w:rsidRPr="00852B2A" w:rsidRDefault="005E2437" w:rsidP="005E2437">
      <w:pPr>
        <w:rPr>
          <w:szCs w:val="21"/>
        </w:rPr>
      </w:pPr>
      <w:r w:rsidRPr="00852B2A">
        <w:rPr>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eminjst_tbl[要求値]</w:t>
      </w:r>
      <w:r w:rsidRPr="00852B2A">
        <w:rPr>
          <w:rFonts w:hint="eastAsia"/>
          <w:szCs w:val="21"/>
        </w:rPr>
        <w:t>の識別子</w:t>
      </w:r>
    </w:p>
    <w:p w14:paraId="10438734" w14:textId="77777777" w:rsidR="000B37C1" w:rsidRDefault="000B37C1" w:rsidP="005E2437">
      <w:pPr>
        <w:rPr>
          <w:szCs w:val="21"/>
        </w:rPr>
      </w:pPr>
    </w:p>
    <w:p w14:paraId="4C7EBC39" w14:textId="75DC87AE" w:rsidR="000B37C1" w:rsidRPr="00852B2A" w:rsidRDefault="000B37C1" w:rsidP="005E2437">
      <w:pPr>
        <w:rPr>
          <w:szCs w:val="21"/>
        </w:rPr>
      </w:pPr>
      <w:r>
        <w:rPr>
          <w:rFonts w:hint="eastAsia"/>
          <w:szCs w:val="21"/>
        </w:rPr>
        <w:t xml:space="preserve">            </w:t>
      </w:r>
      <w:r w:rsidRPr="00852B2A">
        <w:rPr>
          <w:rFonts w:hint="eastAsia"/>
          <w:szCs w:val="21"/>
        </w:rPr>
        <w:t>ここで、・</w:t>
      </w:r>
      <w:r w:rsidRPr="00852B2A">
        <w:t>estpri</w:t>
      </w:r>
      <w:r w:rsidRPr="00852B2A">
        <w:rPr>
          <w:rFonts w:hint="eastAsia"/>
        </w:rPr>
        <w:t>(始動時要求時の優先度)の算出</w:t>
      </w:r>
    </w:p>
    <w:p w14:paraId="75D42DE5" w14:textId="767B0917" w:rsidR="000B37C1" w:rsidRPr="00852B2A" w:rsidRDefault="000B37C1" w:rsidP="005E2437">
      <w:pPr>
        <w:rPr>
          <w:szCs w:val="21"/>
        </w:rPr>
      </w:pPr>
      <w:r w:rsidRPr="00852B2A">
        <w:rPr>
          <w:rFonts w:hint="eastAsia"/>
          <w:szCs w:val="21"/>
        </w:rPr>
        <w:t xml:space="preserve">                      </w:t>
      </w:r>
      <w:r w:rsidRPr="00852B2A">
        <w:t xml:space="preserve">estpri </w:t>
      </w:r>
      <w:r w:rsidRPr="00852B2A">
        <w:rPr>
          <w:rFonts w:hint="eastAsia"/>
        </w:rPr>
        <w:t>←</w:t>
      </w:r>
      <w:r w:rsidRPr="00852B2A">
        <w:t xml:space="preserve"> </w:t>
      </w:r>
      <w:r w:rsidRPr="00852B2A">
        <w:rPr>
          <w:rFonts w:hint="eastAsia"/>
          <w:szCs w:val="21"/>
        </w:rPr>
        <w:t>最も優先度の高い</w:t>
      </w:r>
      <w:r w:rsidRPr="00852B2A">
        <w:rPr>
          <w:szCs w:val="21"/>
        </w:rPr>
        <w:t>eminjst_tbl[要求値]</w:t>
      </w:r>
      <w:r w:rsidRPr="00852B2A">
        <w:rPr>
          <w:rFonts w:hint="eastAsia"/>
          <w:szCs w:val="21"/>
        </w:rPr>
        <w:t>の優先度</w:t>
      </w:r>
    </w:p>
    <w:p w14:paraId="6195A2C6" w14:textId="77777777" w:rsidR="000B37C1" w:rsidRPr="00852B2A" w:rsidRDefault="000B37C1" w:rsidP="005E2437">
      <w:pPr>
        <w:rPr>
          <w:szCs w:val="21"/>
        </w:rPr>
      </w:pPr>
    </w:p>
    <w:p w14:paraId="60F044D0" w14:textId="1D8AEDDE" w:rsidR="005E2437" w:rsidRPr="00852B2A" w:rsidRDefault="005E2437" w:rsidP="005E2437">
      <w:pPr>
        <w:rPr>
          <w:szCs w:val="21"/>
        </w:rPr>
      </w:pPr>
      <w:r w:rsidRPr="00852B2A">
        <w:rPr>
          <w:szCs w:val="21"/>
        </w:rPr>
        <w:t xml:space="preserve">          </w:t>
      </w:r>
      <w:r w:rsidRPr="00852B2A">
        <w:rPr>
          <w:rFonts w:hint="eastAsia"/>
        </w:rPr>
        <w:t>※以下、</w:t>
      </w:r>
      <w:r w:rsidRPr="00852B2A">
        <w:t>(a)～(c)</w:t>
      </w:r>
      <w:r w:rsidRPr="00852B2A">
        <w:rPr>
          <w:rFonts w:hint="eastAsia"/>
        </w:rPr>
        <w:t>の順に処理</w:t>
      </w:r>
    </w:p>
    <w:p w14:paraId="7C8CC649" w14:textId="77777777" w:rsidR="005E2437" w:rsidRPr="00852B2A" w:rsidRDefault="005E2437" w:rsidP="005E2437">
      <w:pPr>
        <w:rPr>
          <w:szCs w:val="21"/>
        </w:rPr>
      </w:pPr>
      <w:r w:rsidRPr="00852B2A">
        <w:rPr>
          <w:szCs w:val="21"/>
        </w:rPr>
        <w:t xml:space="preserve">          (a)</w:t>
      </w:r>
      <w:r w:rsidRPr="00852B2A">
        <w:rPr>
          <w:rFonts w:hint="eastAsia"/>
          <w:szCs w:val="21"/>
        </w:rPr>
        <w:t>始動時噴射制御要求有の時（</w:t>
      </w:r>
      <w:r w:rsidRPr="00852B2A">
        <w:rPr>
          <w:szCs w:val="21"/>
        </w:rPr>
        <w:t>t_strqdat &amp; EMINJ_RQ*** ≠ 0</w:t>
      </w:r>
      <w:r w:rsidRPr="00852B2A">
        <w:rPr>
          <w:rFonts w:hint="eastAsia"/>
          <w:szCs w:val="21"/>
        </w:rPr>
        <w:t>）</w:t>
      </w:r>
    </w:p>
    <w:p w14:paraId="3F9FDFD9" w14:textId="77777777" w:rsidR="005E2437" w:rsidRPr="00852B2A" w:rsidRDefault="005E2437" w:rsidP="005E2437">
      <w:pPr>
        <w:rPr>
          <w:szCs w:val="21"/>
        </w:rPr>
      </w:pPr>
      <w:r w:rsidRPr="00852B2A">
        <w:rPr>
          <w:szCs w:val="21"/>
        </w:rPr>
        <w:t xml:space="preserve">             </w:t>
      </w:r>
      <w:r w:rsidRPr="00852B2A">
        <w:rPr>
          <w:color w:val="000000"/>
          <w:szCs w:val="21"/>
        </w:rPr>
        <w:t xml:space="preserve">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eminjst_tbl[要求値]</w:t>
      </w:r>
      <w:r w:rsidRPr="00852B2A">
        <w:rPr>
          <w:rFonts w:hint="eastAsia"/>
          <w:szCs w:val="21"/>
        </w:rPr>
        <w:t>の噴射制御要求</w:t>
      </w:r>
    </w:p>
    <w:p w14:paraId="735B4F16" w14:textId="5308E7BF" w:rsidR="005E2437" w:rsidRPr="00852B2A" w:rsidRDefault="005E2437" w:rsidP="00415525">
      <w:pPr>
        <w:ind w:rightChars="-354" w:right="-708"/>
        <w:rPr>
          <w:szCs w:val="21"/>
        </w:rPr>
      </w:pPr>
      <w:r w:rsidRPr="00852B2A">
        <w:rPr>
          <w:szCs w:val="21"/>
        </w:rPr>
        <w:t xml:space="preserve">              </w:t>
      </w:r>
      <w:r w:rsidRPr="00852B2A">
        <w:rPr>
          <w:rFonts w:hint="eastAsia"/>
          <w:szCs w:val="21"/>
        </w:rPr>
        <w:t>※</w:t>
      </w:r>
      <w:r w:rsidRPr="00852B2A">
        <w:rPr>
          <w:szCs w:val="21"/>
        </w:rPr>
        <w:t xml:space="preserve"> ***</w:t>
      </w:r>
      <w:r w:rsidRPr="00852B2A">
        <w:rPr>
          <w:rFonts w:hint="eastAsia"/>
          <w:szCs w:val="21"/>
        </w:rPr>
        <w:t>は、</w:t>
      </w:r>
      <w:r w:rsidR="00415525" w:rsidRPr="00852B2A">
        <w:rPr>
          <w:rFonts w:hint="eastAsia"/>
          <w:szCs w:val="21"/>
        </w:rPr>
        <w:t>構造体１の</w:t>
      </w:r>
      <w:r w:rsidRPr="00852B2A">
        <w:rPr>
          <w:rFonts w:hint="eastAsia"/>
          <w:szCs w:val="21"/>
        </w:rPr>
        <w:t>噴射調停メンバ（優先選択要求がある時に更新する要求値の一覧の</w:t>
      </w:r>
    </w:p>
    <w:p w14:paraId="25B53049" w14:textId="15B45F95" w:rsidR="00D63EAC" w:rsidRPr="00852B2A" w:rsidRDefault="005E2437" w:rsidP="00394823">
      <w:pPr>
        <w:rPr>
          <w:szCs w:val="21"/>
        </w:rPr>
      </w:pPr>
      <w:r w:rsidRPr="00852B2A">
        <w:rPr>
          <w:szCs w:val="21"/>
        </w:rPr>
        <w:t xml:space="preserve">                 einjmod、eainjp1</w:t>
      </w:r>
      <w:r w:rsidRPr="00852B2A">
        <w:rPr>
          <w:rFonts w:hint="eastAsia"/>
          <w:szCs w:val="21"/>
        </w:rPr>
        <w:t>、…</w:t>
      </w:r>
      <w:r w:rsidR="00415525" w:rsidRPr="00852B2A">
        <w:rPr>
          <w:szCs w:val="21"/>
        </w:rPr>
        <w:t>、eainj</w:t>
      </w:r>
      <w:r w:rsidR="00415525" w:rsidRPr="00852B2A">
        <w:rPr>
          <w:rFonts w:hint="eastAsia"/>
          <w:szCs w:val="21"/>
        </w:rPr>
        <w:t>d</w:t>
      </w:r>
      <w:r w:rsidR="00415525" w:rsidRPr="00852B2A">
        <w:rPr>
          <w:szCs w:val="21"/>
        </w:rPr>
        <w:t>1</w:t>
      </w:r>
      <w:r w:rsidR="00415525" w:rsidRPr="00852B2A">
        <w:rPr>
          <w:rFonts w:hint="eastAsia"/>
          <w:szCs w:val="21"/>
        </w:rPr>
        <w:t>、…</w:t>
      </w:r>
      <w:r w:rsidRPr="00852B2A">
        <w:rPr>
          <w:rFonts w:hint="eastAsia"/>
          <w:szCs w:val="21"/>
        </w:rPr>
        <w:t>）を示すものとする</w:t>
      </w:r>
    </w:p>
    <w:p w14:paraId="2D8A6445" w14:textId="2174297F" w:rsidR="00394823" w:rsidRPr="00852B2A" w:rsidRDefault="00394823" w:rsidP="00394823">
      <w:pPr>
        <w:rPr>
          <w:szCs w:val="21"/>
        </w:rPr>
      </w:pPr>
      <w:r w:rsidRPr="00852B2A">
        <w:rPr>
          <w:szCs w:val="21"/>
        </w:rPr>
        <w:t xml:space="preserve">              </w:t>
      </w:r>
      <w:r w:rsidRPr="00852B2A">
        <w:rPr>
          <w:rFonts w:hint="eastAsia"/>
          <w:szCs w:val="21"/>
        </w:rPr>
        <w:t>※</w:t>
      </w:r>
      <w:r w:rsidRPr="00852B2A">
        <w:rPr>
          <w:szCs w:val="21"/>
        </w:rPr>
        <w:t>t_strqdatとeminjst_tbl[要求値]は２－</w:t>
      </w:r>
      <w:ins w:id="643" w:author="16a" w:date="2025-10-08T14:55:00Z">
        <w:r w:rsidR="008D51BF" w:rsidRPr="008D51BF">
          <w:rPr>
            <w:rFonts w:hint="eastAsia"/>
            <w:szCs w:val="21"/>
            <w:shd w:val="clear" w:color="auto" w:fill="00FF00"/>
          </w:rPr>
          <w:t>３</w:t>
        </w:r>
      </w:ins>
      <w:del w:id="644" w:author="16a" w:date="2025-10-08T14:55:00Z">
        <w:r w:rsidRPr="008D51BF" w:rsidDel="008D51BF">
          <w:rPr>
            <w:szCs w:val="21"/>
            <w:shd w:val="clear" w:color="auto" w:fill="00FF00"/>
          </w:rPr>
          <w:delText>２</w:delText>
        </w:r>
      </w:del>
      <w:r w:rsidRPr="00852B2A">
        <w:rPr>
          <w:szCs w:val="21"/>
        </w:rPr>
        <w:t>－２．(</w:t>
      </w:r>
      <w:r w:rsidR="00BE4956" w:rsidRPr="00852B2A">
        <w:rPr>
          <w:szCs w:val="21"/>
        </w:rPr>
        <w:t>3</w:t>
      </w:r>
      <w:r w:rsidRPr="00852B2A">
        <w:rPr>
          <w:szCs w:val="21"/>
        </w:rPr>
        <w:t>)①～⑳の</w:t>
      </w:r>
    </w:p>
    <w:p w14:paraId="0DDB2050" w14:textId="400D1753" w:rsidR="00394823" w:rsidRPr="00852B2A" w:rsidRDefault="00394823" w:rsidP="00E93C09">
      <w:pPr>
        <w:rPr>
          <w:szCs w:val="21"/>
        </w:rPr>
      </w:pPr>
      <w:r w:rsidRPr="00852B2A">
        <w:rPr>
          <w:szCs w:val="21"/>
        </w:rPr>
        <w:t xml:space="preserve">                t_rqdatとeminj_tbl[要求値]として読み替えて実施すること</w:t>
      </w:r>
      <w:commentRangeStart w:id="645"/>
      <w:commentRangeEnd w:id="645"/>
      <w:r w:rsidRPr="00852B2A">
        <w:rPr>
          <w:rStyle w:val="a8"/>
        </w:rPr>
        <w:commentReference w:id="645"/>
      </w:r>
    </w:p>
    <w:p w14:paraId="371F80D9" w14:textId="77777777" w:rsidR="005E2437" w:rsidRPr="00852B2A" w:rsidRDefault="005E2437" w:rsidP="005E2437">
      <w:pPr>
        <w:rPr>
          <w:szCs w:val="21"/>
        </w:rPr>
      </w:pPr>
      <w:r w:rsidRPr="00852B2A">
        <w:rPr>
          <w:szCs w:val="21"/>
        </w:rPr>
        <w:t xml:space="preserve">          (b)</w:t>
      </w:r>
      <w:r w:rsidRPr="00852B2A">
        <w:rPr>
          <w:rFonts w:hint="eastAsia"/>
          <w:szCs w:val="21"/>
        </w:rPr>
        <w:t>始動後噴射量要求有の時（</w:t>
      </w:r>
      <w:r w:rsidRPr="00852B2A">
        <w:rPr>
          <w:szCs w:val="21"/>
        </w:rPr>
        <w:t>t_strqdat &amp; EMINJ_RQXQINJAST ≠ 0</w:t>
      </w:r>
      <w:r w:rsidRPr="00852B2A">
        <w:rPr>
          <w:rFonts w:hint="eastAsia"/>
          <w:szCs w:val="21"/>
        </w:rPr>
        <w:t>）</w:t>
      </w:r>
    </w:p>
    <w:p w14:paraId="4E9EDA79" w14:textId="77777777" w:rsidR="005E2437" w:rsidRPr="00852B2A" w:rsidRDefault="005E2437" w:rsidP="005E2437">
      <w:pPr>
        <w:rPr>
          <w:szCs w:val="21"/>
        </w:rPr>
      </w:pPr>
      <w:r w:rsidRPr="00852B2A">
        <w:rPr>
          <w:szCs w:val="21"/>
        </w:rPr>
        <w:t xml:space="preserve">             </w:t>
      </w:r>
      <w:r w:rsidRPr="00852B2A">
        <w:rPr>
          <w:color w:val="000000"/>
          <w:szCs w:val="21"/>
        </w:rPr>
        <w:t xml:space="preserve">exqinjast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eminjst_tbl[要求値]</w:t>
      </w:r>
      <w:r w:rsidRPr="00852B2A">
        <w:rPr>
          <w:rFonts w:hint="eastAsia"/>
          <w:szCs w:val="21"/>
        </w:rPr>
        <w:t>の始動後噴射量要求フラグ</w:t>
      </w:r>
    </w:p>
    <w:p w14:paraId="3F304566" w14:textId="13989F34" w:rsidR="005E2437" w:rsidRPr="00852B2A" w:rsidRDefault="005E2437" w:rsidP="005E2437">
      <w:pPr>
        <w:ind w:rightChars="-354" w:right="-708"/>
        <w:rPr>
          <w:szCs w:val="21"/>
        </w:rPr>
      </w:pPr>
      <w:r w:rsidRPr="00852B2A">
        <w:rPr>
          <w:szCs w:val="21"/>
        </w:rPr>
        <w:t xml:space="preserve">          (c)</w:t>
      </w:r>
      <w:r w:rsidRPr="00852B2A">
        <w:t>estprir</w:t>
      </w:r>
      <w:r w:rsidRPr="00852B2A">
        <w:rPr>
          <w:rFonts w:hint="eastAsia"/>
        </w:rPr>
        <w:t>（始動時</w:t>
      </w:r>
      <w:r w:rsidR="008A78AB" w:rsidRPr="00852B2A">
        <w:rPr>
          <w:rFonts w:hint="eastAsia"/>
        </w:rPr>
        <w:t>要求と始動時要求</w:t>
      </w:r>
      <w:r w:rsidR="008A78AB" w:rsidRPr="00852B2A">
        <w:t>2</w:t>
      </w:r>
      <w:r w:rsidRPr="00852B2A">
        <w:rPr>
          <w:rFonts w:hint="eastAsia"/>
        </w:rPr>
        <w:t>調停の</w:t>
      </w:r>
      <w:r w:rsidRPr="00852B2A">
        <w:rPr>
          <w:rFonts w:hint="eastAsia"/>
          <w:szCs w:val="21"/>
        </w:rPr>
        <w:t>優先度</w:t>
      </w:r>
      <w:r w:rsidR="00E976ED" w:rsidRPr="00852B2A">
        <w:rPr>
          <w:rFonts w:hint="eastAsia"/>
          <w:szCs w:val="21"/>
        </w:rPr>
        <w:t>履歴</w:t>
      </w:r>
      <w:r w:rsidRPr="00852B2A">
        <w:rPr>
          <w:rFonts w:hint="eastAsia"/>
          <w:szCs w:val="21"/>
        </w:rPr>
        <w:t>）の更新処理</w:t>
      </w:r>
    </w:p>
    <w:p w14:paraId="39E3340B" w14:textId="77777777" w:rsidR="005E2437" w:rsidRPr="00852B2A" w:rsidRDefault="005E2437" w:rsidP="005E2437">
      <w:r w:rsidRPr="00852B2A">
        <w:rPr>
          <w:szCs w:val="21"/>
        </w:rPr>
        <w:t xml:space="preserve">             始動制御による始動後噴射量要求時（exqinjast </w:t>
      </w:r>
      <w:r w:rsidRPr="00852B2A">
        <w:rPr>
          <w:rFonts w:hint="eastAsia"/>
          <w:szCs w:val="21"/>
        </w:rPr>
        <w:t>＝</w:t>
      </w:r>
      <w:r w:rsidRPr="00852B2A">
        <w:rPr>
          <w:szCs w:val="21"/>
        </w:rPr>
        <w:t xml:space="preserve"> ON）</w:t>
      </w:r>
      <w:r w:rsidRPr="00852B2A">
        <w:rPr>
          <w:rFonts w:hint="eastAsia"/>
          <w:szCs w:val="21"/>
        </w:rPr>
        <w:t>、</w:t>
      </w:r>
      <w:r w:rsidRPr="00852B2A">
        <w:t xml:space="preserve">estprir </w:t>
      </w:r>
      <w:r w:rsidRPr="00852B2A">
        <w:rPr>
          <w:rFonts w:hint="eastAsia"/>
          <w:color w:val="000000"/>
          <w:szCs w:val="21"/>
        </w:rPr>
        <w:t>←</w:t>
      </w:r>
      <w:r w:rsidRPr="00852B2A">
        <w:rPr>
          <w:color w:val="000000"/>
          <w:szCs w:val="21"/>
        </w:rPr>
        <w:t xml:space="preserve"> </w:t>
      </w:r>
      <w:r w:rsidRPr="00852B2A">
        <w:t>estpri</w:t>
      </w:r>
    </w:p>
    <w:p w14:paraId="5C50699A" w14:textId="6349B69E" w:rsidR="005E2437" w:rsidRPr="00852B2A" w:rsidRDefault="005E2437" w:rsidP="005E2437"/>
    <w:p w14:paraId="13F03075" w14:textId="77777777" w:rsidR="005E2437" w:rsidRPr="00852B2A" w:rsidRDefault="005E2437" w:rsidP="005E2437">
      <w:r w:rsidRPr="00852B2A">
        <w:t xml:space="preserve">          ここで、t_strqdat(要求有識別子)の算出</w:t>
      </w:r>
    </w:p>
    <w:p w14:paraId="007FC77C" w14:textId="77777777" w:rsidR="005E2437" w:rsidRPr="00852B2A" w:rsidRDefault="005E2437" w:rsidP="005E2437">
      <w:r w:rsidRPr="00852B2A">
        <w:t xml:space="preserve">             t_strqdat ← eminjst_tbl[要求値]の要求有識別子</w:t>
      </w:r>
    </w:p>
    <w:p w14:paraId="227C141D" w14:textId="77777777" w:rsidR="006A7E31" w:rsidRPr="00852B2A" w:rsidRDefault="006A7E31" w:rsidP="00E5052B">
      <w:pPr>
        <w:ind w:rightChars="-283" w:right="-566"/>
      </w:pPr>
    </w:p>
    <w:p w14:paraId="3058F09A" w14:textId="323E7E32" w:rsidR="00E5052B" w:rsidRPr="00852B2A" w:rsidRDefault="00E5052B" w:rsidP="00E5052B">
      <w:pPr>
        <w:ind w:rightChars="-283" w:right="-566"/>
      </w:pPr>
      <w:r w:rsidRPr="00852B2A">
        <w:t xml:space="preserve">       </w:t>
      </w:r>
      <w:r w:rsidR="00042E19" w:rsidRPr="00852B2A">
        <w:rPr>
          <w:rFonts w:hint="eastAsia"/>
        </w:rPr>
        <w:t>②</w:t>
      </w:r>
      <w:r w:rsidRPr="00852B2A">
        <w:t xml:space="preserve"> </w:t>
      </w:r>
      <w:r w:rsidRPr="00852B2A">
        <w:rPr>
          <w:rFonts w:hint="eastAsia"/>
        </w:rPr>
        <w:t>始動時優先選択要求が無い時</w:t>
      </w:r>
    </w:p>
    <w:p w14:paraId="5F1318FD" w14:textId="109871CF" w:rsidR="00E5052B" w:rsidRPr="00852B2A" w:rsidRDefault="00E5052B" w:rsidP="00E5052B">
      <w:pPr>
        <w:rPr>
          <w:color w:val="000000"/>
          <w:szCs w:val="21"/>
        </w:rPr>
      </w:pPr>
      <w:r w:rsidRPr="00852B2A">
        <w:rPr>
          <w:szCs w:val="21"/>
        </w:rPr>
        <w:t xml:space="preserve">          </w:t>
      </w:r>
      <w:r w:rsidRPr="00852B2A">
        <w:t xml:space="preserve">estpri </w:t>
      </w:r>
      <w:r w:rsidRPr="00852B2A">
        <w:rPr>
          <w:rFonts w:hint="eastAsia"/>
          <w:color w:val="000000"/>
          <w:szCs w:val="21"/>
        </w:rPr>
        <w:t>←</w:t>
      </w:r>
      <w:r w:rsidRPr="00852B2A">
        <w:rPr>
          <w:color w:val="000000"/>
          <w:szCs w:val="21"/>
        </w:rPr>
        <w:t xml:space="preserve"> </w:t>
      </w:r>
      <w:r w:rsidR="008B7EC3" w:rsidRPr="00852B2A">
        <w:rPr>
          <w:color w:val="000000"/>
        </w:rPr>
        <w:t>EMINJ_PRINORQ(0)</w:t>
      </w:r>
    </w:p>
    <w:p w14:paraId="6CC7CF06" w14:textId="2CB8FA88" w:rsidR="005E2437" w:rsidRPr="00852B2A" w:rsidRDefault="005E2437" w:rsidP="004B3B77"/>
    <w:p w14:paraId="63AD4DD1" w14:textId="779760B8" w:rsidR="005763AC" w:rsidRPr="00852B2A" w:rsidRDefault="00EA1D44" w:rsidP="00EA1D44">
      <w:pPr>
        <w:ind w:rightChars="-354" w:right="-708"/>
      </w:pPr>
      <w:r w:rsidRPr="00852B2A">
        <w:t xml:space="preserve">       </w:t>
      </w:r>
      <w:r w:rsidR="00042E19" w:rsidRPr="00852B2A">
        <w:rPr>
          <w:rFonts w:hint="eastAsia"/>
        </w:rPr>
        <w:t>③</w:t>
      </w:r>
      <w:r w:rsidRPr="00852B2A">
        <w:t xml:space="preserve"> </w:t>
      </w:r>
      <w:r w:rsidRPr="00852B2A">
        <w:rPr>
          <w:rFonts w:hint="eastAsia"/>
        </w:rPr>
        <w:t>始動時優先選択要求</w:t>
      </w:r>
      <w:r w:rsidR="006C0C54" w:rsidRPr="00852B2A">
        <w:rPr>
          <w:rFonts w:hint="eastAsia"/>
        </w:rPr>
        <w:t>２</w:t>
      </w:r>
      <w:r w:rsidRPr="00852B2A">
        <w:rPr>
          <w:rFonts w:hint="eastAsia"/>
        </w:rPr>
        <w:t>がある時</w:t>
      </w:r>
      <w:r w:rsidR="005763AC" w:rsidRPr="00852B2A">
        <w:rPr>
          <w:rFonts w:hint="eastAsia"/>
        </w:rPr>
        <w:t>（e</w:t>
      </w:r>
      <w:r w:rsidR="005763AC" w:rsidRPr="00852B2A">
        <w:t xml:space="preserve">stpri2 ≠ </w:t>
      </w:r>
      <w:r w:rsidR="005763AC" w:rsidRPr="00852B2A">
        <w:rPr>
          <w:color w:val="000000"/>
        </w:rPr>
        <w:t>EMINJ_PRINORQ(0)</w:t>
      </w:r>
      <w:r w:rsidR="005763AC" w:rsidRPr="00852B2A">
        <w:rPr>
          <w:rFonts w:hint="eastAsia"/>
          <w:color w:val="000000"/>
        </w:rPr>
        <w:t>）</w:t>
      </w:r>
      <w:r w:rsidR="00CD0FC9" w:rsidRPr="00852B2A">
        <w:rPr>
          <w:rFonts w:hint="eastAsia"/>
        </w:rPr>
        <w:t>、かつ、</w:t>
      </w:r>
    </w:p>
    <w:p w14:paraId="19F5F333" w14:textId="4DD6EF27" w:rsidR="00A800C7" w:rsidRPr="00852B2A" w:rsidRDefault="005763AC" w:rsidP="005763AC">
      <w:pPr>
        <w:ind w:rightChars="-354" w:right="-708"/>
      </w:pPr>
      <w:r w:rsidRPr="00852B2A">
        <w:t xml:space="preserve">       </w:t>
      </w:r>
      <w:r w:rsidRPr="00852B2A">
        <w:rPr>
          <w:rFonts w:hint="eastAsia"/>
        </w:rPr>
        <w:t xml:space="preserve">   </w:t>
      </w:r>
      <w:r w:rsidR="00CD0FC9" w:rsidRPr="00852B2A">
        <w:rPr>
          <w:rFonts w:hint="eastAsia"/>
        </w:rPr>
        <w:t>始動時優先要求より高優先度の時</w:t>
      </w:r>
      <w:r w:rsidR="00EA1D44" w:rsidRPr="00852B2A">
        <w:rPr>
          <w:rFonts w:hint="eastAsia"/>
        </w:rPr>
        <w:t>（</w:t>
      </w:r>
      <w:r w:rsidR="00CD0FC9" w:rsidRPr="00852B2A">
        <w:t>estpri</w:t>
      </w:r>
      <w:r w:rsidRPr="00852B2A">
        <w:rPr>
          <w:rFonts w:hint="eastAsia"/>
        </w:rPr>
        <w:t>2</w:t>
      </w:r>
      <w:r w:rsidR="00CD0FC9" w:rsidRPr="00852B2A">
        <w:t xml:space="preserve"> </w:t>
      </w:r>
      <w:r w:rsidRPr="00852B2A">
        <w:rPr>
          <w:rFonts w:hint="eastAsia"/>
        </w:rPr>
        <w:t>＜</w:t>
      </w:r>
      <w:r w:rsidR="00CD0FC9" w:rsidRPr="00852B2A">
        <w:rPr>
          <w:rFonts w:hint="eastAsia"/>
        </w:rPr>
        <w:t xml:space="preserve"> e</w:t>
      </w:r>
      <w:r w:rsidR="00CD0FC9" w:rsidRPr="00852B2A">
        <w:t>stpri</w:t>
      </w:r>
      <w:r w:rsidRPr="00852B2A">
        <w:rPr>
          <w:rFonts w:hint="eastAsia"/>
        </w:rPr>
        <w:t>、ま</w:t>
      </w:r>
      <w:r w:rsidR="00A800C7" w:rsidRPr="00852B2A">
        <w:rPr>
          <w:rFonts w:hint="eastAsia"/>
        </w:rPr>
        <w:t>たは、</w:t>
      </w:r>
      <w:r w:rsidR="00A800C7" w:rsidRPr="00852B2A">
        <w:t xml:space="preserve">estpri </w:t>
      </w:r>
      <w:r w:rsidR="00A800C7" w:rsidRPr="00852B2A">
        <w:rPr>
          <w:rFonts w:hint="eastAsia"/>
        </w:rPr>
        <w:t>＝</w:t>
      </w:r>
      <w:r w:rsidR="00A800C7" w:rsidRPr="00852B2A">
        <w:t xml:space="preserve"> </w:t>
      </w:r>
      <w:r w:rsidR="00A800C7" w:rsidRPr="00852B2A">
        <w:rPr>
          <w:color w:val="000000"/>
        </w:rPr>
        <w:t>EMINJ_PRINORQ(0)</w:t>
      </w:r>
      <w:r w:rsidR="00A800C7" w:rsidRPr="00852B2A">
        <w:rPr>
          <w:rFonts w:hint="eastAsia"/>
        </w:rPr>
        <w:t>）</w:t>
      </w:r>
    </w:p>
    <w:p w14:paraId="145ECB8B" w14:textId="6E5EBFAD" w:rsidR="00EA1D44" w:rsidRPr="00852B2A" w:rsidRDefault="00EA1D44" w:rsidP="00EA1D44">
      <w:pPr>
        <w:ind w:rightChars="-354" w:right="-708"/>
      </w:pPr>
      <w:r w:rsidRPr="00852B2A">
        <w:t xml:space="preserve">          </w:t>
      </w:r>
      <w:r w:rsidRPr="00852B2A">
        <w:rPr>
          <w:rFonts w:hint="eastAsia"/>
        </w:rPr>
        <w:t>始動時要求優先選択テーブル</w:t>
      </w:r>
      <w:r w:rsidR="006C0C54" w:rsidRPr="00852B2A">
        <w:rPr>
          <w:rFonts w:hint="eastAsia"/>
        </w:rPr>
        <w:t>２</w:t>
      </w:r>
      <w:r w:rsidRPr="00852B2A">
        <w:rPr>
          <w:rFonts w:hint="eastAsia"/>
        </w:rPr>
        <w:t>で選択された機能の要求値を更新する。</w:t>
      </w:r>
    </w:p>
    <w:p w14:paraId="1450FB75" w14:textId="32CD9DED" w:rsidR="00E76C1D" w:rsidRPr="00852B2A" w:rsidRDefault="00E76C1D" w:rsidP="00E76C1D">
      <w:pPr>
        <w:rPr>
          <w:szCs w:val="21"/>
        </w:rPr>
      </w:pPr>
      <w:r w:rsidRPr="00852B2A">
        <w:rPr>
          <w:szCs w:val="21"/>
        </w:rPr>
        <w:t xml:space="preserve">            </w:t>
      </w:r>
      <w:r w:rsidRPr="00852B2A">
        <w:rPr>
          <w:rFonts w:hint="eastAsia"/>
        </w:rPr>
        <w:t>e</w:t>
      </w:r>
      <w:r w:rsidRPr="00852B2A">
        <w:t>pri</w:t>
      </w:r>
      <w:r w:rsidRPr="00852B2A">
        <w:rPr>
          <w:rFonts w:hint="eastAsia"/>
        </w:rPr>
        <w:t>fix</w:t>
      </w:r>
      <w:r w:rsidRPr="00852B2A">
        <w:t xml:space="preserve"> </w:t>
      </w:r>
      <w:r w:rsidRPr="00852B2A">
        <w:rPr>
          <w:rFonts w:hint="eastAsia"/>
        </w:rPr>
        <w:t>←</w:t>
      </w:r>
      <w:r w:rsidRPr="00852B2A">
        <w:t xml:space="preserve"> </w:t>
      </w:r>
      <w:r w:rsidR="00CD0FC9" w:rsidRPr="00852B2A">
        <w:rPr>
          <w:rFonts w:hint="eastAsia"/>
        </w:rPr>
        <w:t>e</w:t>
      </w:r>
      <w:r w:rsidRPr="00852B2A">
        <w:t>stpri</w:t>
      </w:r>
      <w:r w:rsidRPr="00852B2A">
        <w:rPr>
          <w:rFonts w:hint="eastAsia"/>
        </w:rPr>
        <w:t>2</w:t>
      </w:r>
    </w:p>
    <w:p w14:paraId="5C43D590" w14:textId="7BBC8A34" w:rsidR="00EA1D44" w:rsidRPr="00852B2A" w:rsidRDefault="00EA1D44" w:rsidP="00EA1D44">
      <w:pPr>
        <w:rPr>
          <w:szCs w:val="21"/>
        </w:rPr>
      </w:pPr>
      <w:r w:rsidRPr="00852B2A">
        <w:rPr>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eminjst_tbl2[要求値]</w:t>
      </w:r>
      <w:r w:rsidRPr="00852B2A">
        <w:rPr>
          <w:rFonts w:hint="eastAsia"/>
          <w:szCs w:val="21"/>
        </w:rPr>
        <w:t>の識別子</w:t>
      </w:r>
    </w:p>
    <w:p w14:paraId="4A8F7FB8" w14:textId="77777777" w:rsidR="00256063" w:rsidRPr="00852B2A" w:rsidRDefault="00256063" w:rsidP="00EA1D44">
      <w:pPr>
        <w:rPr>
          <w:szCs w:val="21"/>
        </w:rPr>
      </w:pPr>
    </w:p>
    <w:p w14:paraId="6E07BA1C" w14:textId="33B39305" w:rsidR="00256063" w:rsidRPr="00852B2A" w:rsidRDefault="00256063" w:rsidP="00256063">
      <w:pPr>
        <w:rPr>
          <w:szCs w:val="21"/>
        </w:rPr>
      </w:pPr>
      <w:r w:rsidRPr="00852B2A">
        <w:rPr>
          <w:rFonts w:hint="eastAsia"/>
          <w:szCs w:val="21"/>
        </w:rPr>
        <w:t xml:space="preserve">            ここで、・</w:t>
      </w:r>
      <w:r w:rsidRPr="00852B2A">
        <w:t>estpri</w:t>
      </w:r>
      <w:r w:rsidRPr="00852B2A">
        <w:rPr>
          <w:rFonts w:hint="eastAsia"/>
        </w:rPr>
        <w:t>2(始動時要求2時の優先度)の算出</w:t>
      </w:r>
    </w:p>
    <w:p w14:paraId="397BA5B1" w14:textId="4B358A8E" w:rsidR="00256063" w:rsidRPr="00852B2A" w:rsidRDefault="00256063" w:rsidP="00256063">
      <w:pPr>
        <w:rPr>
          <w:szCs w:val="21"/>
        </w:rPr>
      </w:pPr>
      <w:r w:rsidRPr="00852B2A">
        <w:rPr>
          <w:rFonts w:hint="eastAsia"/>
          <w:szCs w:val="21"/>
        </w:rPr>
        <w:t xml:space="preserve">                      </w:t>
      </w:r>
      <w:r w:rsidRPr="00852B2A">
        <w:t>estpri</w:t>
      </w:r>
      <w:r w:rsidRPr="00852B2A">
        <w:rPr>
          <w:rFonts w:hint="eastAsia"/>
        </w:rPr>
        <w:t>2</w:t>
      </w:r>
      <w:r w:rsidRPr="00852B2A">
        <w:t xml:space="preserve"> </w:t>
      </w:r>
      <w:r w:rsidRPr="00852B2A">
        <w:rPr>
          <w:rFonts w:hint="eastAsia"/>
        </w:rPr>
        <w:t>←</w:t>
      </w:r>
      <w:r w:rsidRPr="00852B2A">
        <w:t xml:space="preserve"> </w:t>
      </w:r>
      <w:r w:rsidRPr="00852B2A">
        <w:rPr>
          <w:rFonts w:hint="eastAsia"/>
          <w:szCs w:val="21"/>
        </w:rPr>
        <w:t>最も優先度の高い</w:t>
      </w:r>
      <w:r w:rsidRPr="00852B2A">
        <w:rPr>
          <w:szCs w:val="21"/>
        </w:rPr>
        <w:t>eminjst_tbl</w:t>
      </w:r>
      <w:r w:rsidRPr="00852B2A">
        <w:rPr>
          <w:rFonts w:hint="eastAsia"/>
          <w:szCs w:val="21"/>
        </w:rPr>
        <w:t>2</w:t>
      </w:r>
      <w:r w:rsidRPr="00852B2A">
        <w:rPr>
          <w:szCs w:val="21"/>
        </w:rPr>
        <w:t>[要求値]</w:t>
      </w:r>
      <w:r w:rsidRPr="00852B2A">
        <w:rPr>
          <w:rFonts w:hint="eastAsia"/>
          <w:szCs w:val="21"/>
        </w:rPr>
        <w:t>の優先度</w:t>
      </w:r>
    </w:p>
    <w:p w14:paraId="7014A21E" w14:textId="77777777" w:rsidR="00256063" w:rsidRPr="00852B2A" w:rsidRDefault="00256063" w:rsidP="00EA1D44">
      <w:pPr>
        <w:rPr>
          <w:szCs w:val="21"/>
        </w:rPr>
      </w:pPr>
    </w:p>
    <w:p w14:paraId="3164E269" w14:textId="3431A85C" w:rsidR="00EA1D44" w:rsidRPr="00852B2A" w:rsidRDefault="00EA1D44" w:rsidP="00EA1D44">
      <w:pPr>
        <w:rPr>
          <w:szCs w:val="21"/>
        </w:rPr>
      </w:pPr>
      <w:r w:rsidRPr="00852B2A">
        <w:rPr>
          <w:szCs w:val="21"/>
        </w:rPr>
        <w:t xml:space="preserve">          </w:t>
      </w:r>
      <w:r w:rsidRPr="00852B2A">
        <w:rPr>
          <w:rFonts w:hint="eastAsia"/>
        </w:rPr>
        <w:t>※以下、</w:t>
      </w:r>
      <w:r w:rsidRPr="00852B2A">
        <w:t>(a)～(c)</w:t>
      </w:r>
      <w:r w:rsidRPr="00852B2A">
        <w:rPr>
          <w:rFonts w:hint="eastAsia"/>
        </w:rPr>
        <w:t>の順に処理</w:t>
      </w:r>
    </w:p>
    <w:p w14:paraId="064E9B9B" w14:textId="42EA61C3" w:rsidR="00EA1D44" w:rsidRPr="00852B2A" w:rsidRDefault="00EA1D44" w:rsidP="00EA1D44">
      <w:pPr>
        <w:rPr>
          <w:szCs w:val="21"/>
        </w:rPr>
      </w:pPr>
      <w:r w:rsidRPr="00852B2A">
        <w:rPr>
          <w:szCs w:val="21"/>
        </w:rPr>
        <w:t xml:space="preserve">          (a)</w:t>
      </w:r>
      <w:r w:rsidRPr="00852B2A">
        <w:rPr>
          <w:rFonts w:hint="eastAsia"/>
          <w:szCs w:val="21"/>
        </w:rPr>
        <w:t>始動時噴射制御要求</w:t>
      </w:r>
      <w:r w:rsidR="00DE115F" w:rsidRPr="00852B2A">
        <w:rPr>
          <w:rFonts w:hint="eastAsia"/>
          <w:szCs w:val="21"/>
        </w:rPr>
        <w:t>２</w:t>
      </w:r>
      <w:r w:rsidRPr="00852B2A">
        <w:rPr>
          <w:rFonts w:hint="eastAsia"/>
          <w:szCs w:val="21"/>
        </w:rPr>
        <w:t>有の時（</w:t>
      </w:r>
      <w:r w:rsidRPr="00852B2A">
        <w:rPr>
          <w:szCs w:val="21"/>
        </w:rPr>
        <w:t>t_strqdat2 &amp; EMINJ_RQ*** ≠ 0</w:t>
      </w:r>
      <w:r w:rsidRPr="00852B2A">
        <w:rPr>
          <w:rFonts w:hint="eastAsia"/>
          <w:szCs w:val="21"/>
        </w:rPr>
        <w:t>）</w:t>
      </w:r>
    </w:p>
    <w:p w14:paraId="10B44B66" w14:textId="77777777" w:rsidR="00EA1D44" w:rsidRPr="00852B2A" w:rsidRDefault="00EA1D44" w:rsidP="00EA1D44">
      <w:pPr>
        <w:rPr>
          <w:szCs w:val="21"/>
        </w:rPr>
      </w:pPr>
      <w:r w:rsidRPr="00852B2A">
        <w:rPr>
          <w:szCs w:val="21"/>
        </w:rPr>
        <w:t xml:space="preserve">             </w:t>
      </w:r>
      <w:r w:rsidRPr="00852B2A">
        <w:rPr>
          <w:color w:val="000000"/>
          <w:szCs w:val="21"/>
        </w:rPr>
        <w:t xml:space="preserve">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eminjst_tbl2[要求値]</w:t>
      </w:r>
      <w:r w:rsidRPr="00852B2A">
        <w:rPr>
          <w:rFonts w:hint="eastAsia"/>
          <w:szCs w:val="21"/>
        </w:rPr>
        <w:t>の噴射制御要求</w:t>
      </w:r>
    </w:p>
    <w:p w14:paraId="6FBD4378" w14:textId="038526F1" w:rsidR="00EA1D44" w:rsidRPr="00852B2A" w:rsidRDefault="00EA1D44" w:rsidP="00415525">
      <w:pPr>
        <w:ind w:rightChars="-283" w:right="-566"/>
        <w:rPr>
          <w:szCs w:val="21"/>
        </w:rPr>
      </w:pPr>
      <w:r w:rsidRPr="00852B2A">
        <w:rPr>
          <w:szCs w:val="21"/>
        </w:rPr>
        <w:t xml:space="preserve">              </w:t>
      </w:r>
      <w:r w:rsidRPr="00852B2A">
        <w:rPr>
          <w:rFonts w:hint="eastAsia"/>
          <w:szCs w:val="21"/>
        </w:rPr>
        <w:t>※</w:t>
      </w:r>
      <w:r w:rsidRPr="00852B2A">
        <w:rPr>
          <w:szCs w:val="21"/>
        </w:rPr>
        <w:t xml:space="preserve"> ***</w:t>
      </w:r>
      <w:r w:rsidRPr="00852B2A">
        <w:rPr>
          <w:rFonts w:hint="eastAsia"/>
          <w:szCs w:val="21"/>
        </w:rPr>
        <w:t>は、</w:t>
      </w:r>
      <w:r w:rsidR="00415525" w:rsidRPr="00852B2A">
        <w:rPr>
          <w:rFonts w:hint="eastAsia"/>
          <w:szCs w:val="21"/>
        </w:rPr>
        <w:t>構造体２の</w:t>
      </w:r>
      <w:r w:rsidRPr="00852B2A">
        <w:rPr>
          <w:rFonts w:hint="eastAsia"/>
          <w:szCs w:val="21"/>
        </w:rPr>
        <w:t>噴射調停メンバ（優先選択要求がある時に更新する要求値の一覧の</w:t>
      </w:r>
    </w:p>
    <w:p w14:paraId="4AD2545F" w14:textId="4FB1A734" w:rsidR="00EA1D44" w:rsidRPr="00852B2A" w:rsidRDefault="00EA1D44" w:rsidP="00EA1D44">
      <w:pPr>
        <w:rPr>
          <w:szCs w:val="21"/>
        </w:rPr>
      </w:pPr>
      <w:r w:rsidRPr="00852B2A">
        <w:rPr>
          <w:szCs w:val="21"/>
        </w:rPr>
        <w:t xml:space="preserve">                 einjmod、eainjp</w:t>
      </w:r>
      <w:r w:rsidR="00F70F2C" w:rsidRPr="00852B2A">
        <w:rPr>
          <w:szCs w:val="21"/>
        </w:rPr>
        <w:t>n[]</w:t>
      </w:r>
      <w:r w:rsidRPr="00852B2A">
        <w:rPr>
          <w:rFonts w:hint="eastAsia"/>
          <w:szCs w:val="21"/>
        </w:rPr>
        <w:t>、…</w:t>
      </w:r>
      <w:r w:rsidR="00415525" w:rsidRPr="00852B2A">
        <w:rPr>
          <w:szCs w:val="21"/>
        </w:rPr>
        <w:t>、eainj</w:t>
      </w:r>
      <w:r w:rsidR="00415525" w:rsidRPr="00852B2A">
        <w:rPr>
          <w:rFonts w:hint="eastAsia"/>
          <w:szCs w:val="21"/>
        </w:rPr>
        <w:t>d</w:t>
      </w:r>
      <w:r w:rsidR="00415525" w:rsidRPr="00852B2A">
        <w:rPr>
          <w:szCs w:val="21"/>
        </w:rPr>
        <w:t>n[]</w:t>
      </w:r>
      <w:r w:rsidR="00415525" w:rsidRPr="00852B2A">
        <w:rPr>
          <w:rFonts w:hint="eastAsia"/>
          <w:szCs w:val="21"/>
        </w:rPr>
        <w:t>、…</w:t>
      </w:r>
      <w:r w:rsidRPr="00852B2A">
        <w:rPr>
          <w:rFonts w:hint="eastAsia"/>
          <w:szCs w:val="21"/>
        </w:rPr>
        <w:t>）を示すものとする</w:t>
      </w:r>
    </w:p>
    <w:p w14:paraId="01FB8B12" w14:textId="4B967E9E" w:rsidR="00EA1D44" w:rsidRPr="00852B2A" w:rsidRDefault="00EA1D44" w:rsidP="00EA1D44">
      <w:pPr>
        <w:rPr>
          <w:szCs w:val="21"/>
        </w:rPr>
      </w:pPr>
      <w:r w:rsidRPr="00852B2A">
        <w:rPr>
          <w:szCs w:val="21"/>
        </w:rPr>
        <w:t xml:space="preserve">              </w:t>
      </w:r>
      <w:r w:rsidRPr="00852B2A">
        <w:rPr>
          <w:rFonts w:hint="eastAsia"/>
          <w:szCs w:val="21"/>
        </w:rPr>
        <w:t>※</w:t>
      </w:r>
      <w:r w:rsidRPr="00852B2A">
        <w:rPr>
          <w:szCs w:val="21"/>
        </w:rPr>
        <w:t>t_strqdat2とeminjst_tbl2[要求値]は２－</w:t>
      </w:r>
      <w:ins w:id="646" w:author="16a" w:date="2025-10-08T14:55:00Z">
        <w:r w:rsidR="008D51BF" w:rsidRPr="008D51BF">
          <w:rPr>
            <w:rFonts w:hint="eastAsia"/>
            <w:szCs w:val="21"/>
            <w:shd w:val="clear" w:color="auto" w:fill="00FF00"/>
          </w:rPr>
          <w:t>３</w:t>
        </w:r>
      </w:ins>
      <w:del w:id="647" w:author="16a" w:date="2025-10-08T14:55:00Z">
        <w:r w:rsidRPr="008D51BF" w:rsidDel="008D51BF">
          <w:rPr>
            <w:szCs w:val="21"/>
            <w:shd w:val="clear" w:color="auto" w:fill="00FF00"/>
          </w:rPr>
          <w:delText>２</w:delText>
        </w:r>
      </w:del>
      <w:r w:rsidRPr="00852B2A">
        <w:rPr>
          <w:szCs w:val="21"/>
        </w:rPr>
        <w:t>－２．(</w:t>
      </w:r>
      <w:r w:rsidR="00383680" w:rsidRPr="00852B2A">
        <w:rPr>
          <w:szCs w:val="21"/>
        </w:rPr>
        <w:t>4</w:t>
      </w:r>
      <w:r w:rsidRPr="00852B2A">
        <w:rPr>
          <w:szCs w:val="21"/>
        </w:rPr>
        <w:t>)①～</w:t>
      </w:r>
      <w:r w:rsidR="00383680" w:rsidRPr="00852B2A">
        <w:rPr>
          <w:rFonts w:hint="eastAsia"/>
          <w:szCs w:val="21"/>
        </w:rPr>
        <w:t>㉓</w:t>
      </w:r>
      <w:r w:rsidRPr="00852B2A">
        <w:rPr>
          <w:szCs w:val="21"/>
        </w:rPr>
        <w:t>の</w:t>
      </w:r>
    </w:p>
    <w:p w14:paraId="2A12DAC0" w14:textId="62890F89" w:rsidR="00EA1D44" w:rsidRPr="00852B2A" w:rsidRDefault="00EA1D44" w:rsidP="00EA1D44">
      <w:pPr>
        <w:rPr>
          <w:szCs w:val="21"/>
        </w:rPr>
      </w:pPr>
      <w:r w:rsidRPr="00852B2A">
        <w:rPr>
          <w:szCs w:val="21"/>
        </w:rPr>
        <w:lastRenderedPageBreak/>
        <w:t xml:space="preserve">                t_rqdat</w:t>
      </w:r>
      <w:r w:rsidR="00383680" w:rsidRPr="00852B2A">
        <w:rPr>
          <w:szCs w:val="21"/>
        </w:rPr>
        <w:t>2</w:t>
      </w:r>
      <w:r w:rsidRPr="00852B2A">
        <w:rPr>
          <w:szCs w:val="21"/>
        </w:rPr>
        <w:t>とeminj_tbl</w:t>
      </w:r>
      <w:r w:rsidR="00383680" w:rsidRPr="00852B2A">
        <w:rPr>
          <w:szCs w:val="21"/>
        </w:rPr>
        <w:t>2</w:t>
      </w:r>
      <w:r w:rsidRPr="00852B2A">
        <w:rPr>
          <w:szCs w:val="21"/>
        </w:rPr>
        <w:t>[要求値]として読み替えて実施すること</w:t>
      </w:r>
      <w:commentRangeStart w:id="648"/>
      <w:commentRangeEnd w:id="648"/>
      <w:r w:rsidRPr="00852B2A">
        <w:rPr>
          <w:rStyle w:val="a8"/>
        </w:rPr>
        <w:commentReference w:id="648"/>
      </w:r>
    </w:p>
    <w:p w14:paraId="305ECDD9" w14:textId="77777777" w:rsidR="00EA1D44" w:rsidRPr="00852B2A" w:rsidRDefault="00EA1D44" w:rsidP="00EA1D44">
      <w:pPr>
        <w:rPr>
          <w:szCs w:val="21"/>
        </w:rPr>
      </w:pPr>
      <w:r w:rsidRPr="00852B2A">
        <w:rPr>
          <w:szCs w:val="21"/>
        </w:rPr>
        <w:t xml:space="preserve">          (b)</w:t>
      </w:r>
      <w:r w:rsidRPr="00852B2A">
        <w:rPr>
          <w:rFonts w:hint="eastAsia"/>
          <w:szCs w:val="21"/>
        </w:rPr>
        <w:t>始動後噴射量要求有の時（</w:t>
      </w:r>
      <w:r w:rsidRPr="00852B2A">
        <w:rPr>
          <w:szCs w:val="21"/>
        </w:rPr>
        <w:t>t_strqdat2 &amp; EMINJ_RQXQINJAST ≠ 0</w:t>
      </w:r>
      <w:r w:rsidRPr="00852B2A">
        <w:rPr>
          <w:rFonts w:hint="eastAsia"/>
          <w:szCs w:val="21"/>
        </w:rPr>
        <w:t>）</w:t>
      </w:r>
    </w:p>
    <w:p w14:paraId="400BBCFF" w14:textId="77777777" w:rsidR="00EA1D44" w:rsidRPr="00852B2A" w:rsidRDefault="00EA1D44" w:rsidP="00EA1D44">
      <w:pPr>
        <w:rPr>
          <w:szCs w:val="21"/>
        </w:rPr>
      </w:pPr>
      <w:r w:rsidRPr="00852B2A">
        <w:rPr>
          <w:szCs w:val="21"/>
        </w:rPr>
        <w:t xml:space="preserve">             </w:t>
      </w:r>
      <w:r w:rsidRPr="00852B2A">
        <w:rPr>
          <w:color w:val="000000"/>
          <w:szCs w:val="21"/>
        </w:rPr>
        <w:t xml:space="preserve">exqinjast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eminjst_tbl2[要求値]</w:t>
      </w:r>
      <w:r w:rsidRPr="00852B2A">
        <w:rPr>
          <w:rFonts w:hint="eastAsia"/>
          <w:szCs w:val="21"/>
        </w:rPr>
        <w:t>の始動後噴射量要求フラグ</w:t>
      </w:r>
    </w:p>
    <w:p w14:paraId="1D5E6133" w14:textId="76737244" w:rsidR="00EA1D44" w:rsidRPr="00852B2A" w:rsidRDefault="00EA1D44" w:rsidP="00EA1D44">
      <w:pPr>
        <w:ind w:rightChars="-354" w:right="-708"/>
        <w:rPr>
          <w:szCs w:val="21"/>
        </w:rPr>
      </w:pPr>
      <w:r w:rsidRPr="00852B2A">
        <w:rPr>
          <w:szCs w:val="21"/>
        </w:rPr>
        <w:t xml:space="preserve">          (c)</w:t>
      </w:r>
      <w:r w:rsidRPr="00852B2A">
        <w:t>estprir</w:t>
      </w:r>
      <w:r w:rsidRPr="00852B2A">
        <w:rPr>
          <w:rFonts w:hint="eastAsia"/>
        </w:rPr>
        <w:t>（始動時</w:t>
      </w:r>
      <w:r w:rsidR="008A78AB" w:rsidRPr="00852B2A">
        <w:rPr>
          <w:rFonts w:hint="eastAsia"/>
        </w:rPr>
        <w:t>要求と始動時要求</w:t>
      </w:r>
      <w:r w:rsidR="008A78AB" w:rsidRPr="00852B2A">
        <w:t>2</w:t>
      </w:r>
      <w:r w:rsidRPr="00852B2A">
        <w:rPr>
          <w:rFonts w:hint="eastAsia"/>
        </w:rPr>
        <w:t>調停の</w:t>
      </w:r>
      <w:r w:rsidRPr="00852B2A">
        <w:rPr>
          <w:rFonts w:hint="eastAsia"/>
          <w:szCs w:val="21"/>
        </w:rPr>
        <w:t>優先度</w:t>
      </w:r>
      <w:r w:rsidR="00E976ED" w:rsidRPr="00852B2A">
        <w:rPr>
          <w:rFonts w:hint="eastAsia"/>
          <w:szCs w:val="21"/>
        </w:rPr>
        <w:t>履歴</w:t>
      </w:r>
      <w:r w:rsidRPr="00852B2A">
        <w:rPr>
          <w:rFonts w:hint="eastAsia"/>
          <w:szCs w:val="21"/>
        </w:rPr>
        <w:t>）の更新処理</w:t>
      </w:r>
    </w:p>
    <w:p w14:paraId="48C39DD8" w14:textId="47D35F61" w:rsidR="00EA1D44" w:rsidRPr="00852B2A" w:rsidRDefault="00EA1D44" w:rsidP="00EA1D44">
      <w:r w:rsidRPr="00852B2A">
        <w:rPr>
          <w:szCs w:val="21"/>
        </w:rPr>
        <w:t xml:space="preserve">             始動制御による始動後噴射量要求時（exqinjast </w:t>
      </w:r>
      <w:r w:rsidRPr="00852B2A">
        <w:rPr>
          <w:rFonts w:hint="eastAsia"/>
          <w:szCs w:val="21"/>
        </w:rPr>
        <w:t>＝</w:t>
      </w:r>
      <w:r w:rsidRPr="00852B2A">
        <w:rPr>
          <w:szCs w:val="21"/>
        </w:rPr>
        <w:t xml:space="preserve"> ON）</w:t>
      </w:r>
      <w:r w:rsidRPr="00852B2A">
        <w:rPr>
          <w:rFonts w:hint="eastAsia"/>
          <w:szCs w:val="21"/>
        </w:rPr>
        <w:t>、</w:t>
      </w:r>
      <w:r w:rsidRPr="00852B2A">
        <w:t xml:space="preserve">estprir </w:t>
      </w:r>
      <w:r w:rsidRPr="00852B2A">
        <w:rPr>
          <w:rFonts w:hint="eastAsia"/>
          <w:color w:val="000000"/>
          <w:szCs w:val="21"/>
        </w:rPr>
        <w:t>←</w:t>
      </w:r>
      <w:r w:rsidRPr="00852B2A">
        <w:rPr>
          <w:color w:val="000000"/>
          <w:szCs w:val="21"/>
        </w:rPr>
        <w:t xml:space="preserve"> </w:t>
      </w:r>
      <w:r w:rsidR="00EA7380" w:rsidRPr="00852B2A">
        <w:rPr>
          <w:rFonts w:hint="eastAsia"/>
        </w:rPr>
        <w:t>e</w:t>
      </w:r>
      <w:r w:rsidRPr="00852B2A">
        <w:t>stpri2</w:t>
      </w:r>
    </w:p>
    <w:p w14:paraId="67FBCCFE" w14:textId="77777777" w:rsidR="00EA1D44" w:rsidRPr="00852B2A" w:rsidRDefault="00EA1D44" w:rsidP="00EA1D44"/>
    <w:p w14:paraId="41F421FC" w14:textId="23930C0B" w:rsidR="00EA1D44" w:rsidRPr="00852B2A" w:rsidRDefault="00EA1D44" w:rsidP="00EA1D44">
      <w:r w:rsidRPr="00852B2A">
        <w:t xml:space="preserve">          ここで、t_strqdat2(要求有識別子)の算出</w:t>
      </w:r>
    </w:p>
    <w:p w14:paraId="4DC8A819" w14:textId="3119166C" w:rsidR="00EA1D44" w:rsidRPr="00852B2A" w:rsidRDefault="00EA1D44" w:rsidP="00EA1D44">
      <w:r w:rsidRPr="00852B2A">
        <w:t xml:space="preserve">             t_strqdat2 ← eminjst_tbl2[要求値]の要求有識別子</w:t>
      </w:r>
    </w:p>
    <w:p w14:paraId="49E377EC" w14:textId="28FC946E" w:rsidR="00EA1D44" w:rsidRPr="00852B2A" w:rsidDel="00744FFE" w:rsidRDefault="00EA1D44" w:rsidP="004B3B77">
      <w:pPr>
        <w:rPr>
          <w:del w:id="649" w:author="16a" w:date="2025-10-20T21:30:00Z"/>
        </w:rPr>
      </w:pPr>
    </w:p>
    <w:p w14:paraId="75EF27CC" w14:textId="77777777" w:rsidR="003B2B67" w:rsidRPr="00852B2A" w:rsidRDefault="003B2B67" w:rsidP="004B3B77"/>
    <w:p w14:paraId="5F5664BC" w14:textId="3AD93F7C" w:rsidR="00D32B68" w:rsidRPr="00852B2A" w:rsidRDefault="00D32B68" w:rsidP="00D32B68">
      <w:pPr>
        <w:ind w:rightChars="-283" w:right="-566"/>
      </w:pPr>
      <w:r w:rsidRPr="00852B2A">
        <w:t xml:space="preserve">       </w:t>
      </w:r>
      <w:r w:rsidR="00042E19" w:rsidRPr="00852B2A">
        <w:rPr>
          <w:rFonts w:hint="eastAsia"/>
        </w:rPr>
        <w:t xml:space="preserve">④ </w:t>
      </w:r>
      <w:r w:rsidRPr="00852B2A">
        <w:rPr>
          <w:rFonts w:hint="eastAsia"/>
        </w:rPr>
        <w:t>始動時優先選択要求２が無い時</w:t>
      </w:r>
    </w:p>
    <w:p w14:paraId="44DA5916" w14:textId="1AF417D1" w:rsidR="00D32B68" w:rsidRPr="00852B2A" w:rsidRDefault="00D32B68" w:rsidP="004B3B77">
      <w:r w:rsidRPr="00852B2A">
        <w:rPr>
          <w:rFonts w:hint="eastAsia"/>
        </w:rPr>
        <w:t xml:space="preserve">          e</w:t>
      </w:r>
      <w:r w:rsidRPr="00852B2A">
        <w:rPr>
          <w:szCs w:val="21"/>
        </w:rPr>
        <w:t>stpri2</w:t>
      </w:r>
      <w:r w:rsidRPr="00852B2A">
        <w:t xml:space="preserve"> </w:t>
      </w:r>
      <w:r w:rsidRPr="00852B2A">
        <w:rPr>
          <w:rFonts w:hint="eastAsia"/>
        </w:rPr>
        <w:t>←</w:t>
      </w:r>
      <w:r w:rsidRPr="00852B2A">
        <w:t xml:space="preserve"> </w:t>
      </w:r>
      <w:r w:rsidRPr="00852B2A">
        <w:rPr>
          <w:color w:val="000000"/>
        </w:rPr>
        <w:t>EMINJ_PRINORQ(0)</w:t>
      </w:r>
    </w:p>
    <w:p w14:paraId="48886286" w14:textId="77777777" w:rsidR="00D32B68" w:rsidRPr="00852B2A" w:rsidRDefault="00D32B68" w:rsidP="004B3B77"/>
    <w:p w14:paraId="5FB20580" w14:textId="61203DC5" w:rsidR="00A90E0D" w:rsidRPr="00852B2A" w:rsidRDefault="005E2437" w:rsidP="005E2437">
      <w:pPr>
        <w:ind w:rightChars="-283" w:right="-566"/>
      </w:pPr>
      <w:r w:rsidRPr="00852B2A">
        <w:t xml:space="preserve">       </w:t>
      </w:r>
      <w:r w:rsidR="00042E19" w:rsidRPr="00852B2A">
        <w:rPr>
          <w:rFonts w:hint="eastAsia"/>
        </w:rPr>
        <w:t>⑤</w:t>
      </w:r>
      <w:r w:rsidRPr="00852B2A">
        <w:t xml:space="preserve"> </w:t>
      </w:r>
      <w:r w:rsidRPr="00852B2A">
        <w:rPr>
          <w:rFonts w:hint="eastAsia"/>
        </w:rPr>
        <w:t>始動時優先選択要求</w:t>
      </w:r>
      <w:r w:rsidR="00A90E0D" w:rsidRPr="00852B2A">
        <w:rPr>
          <w:rFonts w:hint="eastAsia"/>
        </w:rPr>
        <w:t>が無い時（e</w:t>
      </w:r>
      <w:r w:rsidR="00A90E0D" w:rsidRPr="00852B2A">
        <w:t xml:space="preserve">stpri </w:t>
      </w:r>
      <w:r w:rsidR="00A90E0D" w:rsidRPr="00852B2A">
        <w:rPr>
          <w:rFonts w:hint="eastAsia"/>
        </w:rPr>
        <w:t>＝</w:t>
      </w:r>
      <w:r w:rsidR="00A90E0D" w:rsidRPr="00852B2A">
        <w:t xml:space="preserve"> </w:t>
      </w:r>
      <w:r w:rsidR="00A90E0D" w:rsidRPr="00852B2A">
        <w:rPr>
          <w:color w:val="000000"/>
        </w:rPr>
        <w:t>EMINJ_PRINORQ(0)</w:t>
      </w:r>
      <w:r w:rsidR="00A90E0D" w:rsidRPr="00852B2A">
        <w:rPr>
          <w:rFonts w:hint="eastAsia"/>
          <w:color w:val="000000"/>
        </w:rPr>
        <w:t>）</w:t>
      </w:r>
      <w:r w:rsidR="00CD0FC9" w:rsidRPr="00852B2A">
        <w:rPr>
          <w:rFonts w:hint="eastAsia"/>
        </w:rPr>
        <w:t>、</w:t>
      </w:r>
      <w:r w:rsidR="00A90E0D" w:rsidRPr="00852B2A">
        <w:rPr>
          <w:rFonts w:hint="eastAsia"/>
        </w:rPr>
        <w:t>かつ、</w:t>
      </w:r>
    </w:p>
    <w:p w14:paraId="1E329494" w14:textId="17E1332F" w:rsidR="00CD0FC9" w:rsidRPr="00852B2A" w:rsidRDefault="00A90E0D" w:rsidP="005E2437">
      <w:pPr>
        <w:ind w:rightChars="-283" w:right="-566"/>
      </w:pPr>
      <w:r w:rsidRPr="00852B2A">
        <w:t xml:space="preserve">       </w:t>
      </w:r>
      <w:r w:rsidRPr="00852B2A">
        <w:rPr>
          <w:rFonts w:hint="eastAsia"/>
        </w:rPr>
        <w:t xml:space="preserve">   </w:t>
      </w:r>
      <w:r w:rsidR="00DD7721" w:rsidRPr="00852B2A">
        <w:rPr>
          <w:rFonts w:hint="eastAsia"/>
        </w:rPr>
        <w:t>始動時優先選択要求</w:t>
      </w:r>
      <w:r w:rsidR="00723EA7" w:rsidRPr="00852B2A">
        <w:rPr>
          <w:rFonts w:hint="eastAsia"/>
        </w:rPr>
        <w:t>２</w:t>
      </w:r>
      <w:r w:rsidR="005E2437" w:rsidRPr="00852B2A">
        <w:rPr>
          <w:rFonts w:hint="eastAsia"/>
        </w:rPr>
        <w:t>が無い時</w:t>
      </w:r>
      <w:r w:rsidR="00CD0FC9" w:rsidRPr="00852B2A">
        <w:rPr>
          <w:rFonts w:hint="eastAsia"/>
        </w:rPr>
        <w:t>（e</w:t>
      </w:r>
      <w:r w:rsidR="00CD0FC9" w:rsidRPr="00852B2A">
        <w:t>stpri</w:t>
      </w:r>
      <w:r w:rsidR="00CD0FC9" w:rsidRPr="00852B2A">
        <w:rPr>
          <w:rFonts w:hint="eastAsia"/>
        </w:rPr>
        <w:t>2</w:t>
      </w:r>
      <w:r w:rsidR="00CD0FC9" w:rsidRPr="00852B2A">
        <w:t xml:space="preserve"> </w:t>
      </w:r>
      <w:r w:rsidR="00CD0FC9" w:rsidRPr="00852B2A">
        <w:rPr>
          <w:rFonts w:hint="eastAsia"/>
        </w:rPr>
        <w:t>＝</w:t>
      </w:r>
      <w:r w:rsidR="00CD0FC9" w:rsidRPr="00852B2A">
        <w:t xml:space="preserve"> </w:t>
      </w:r>
      <w:r w:rsidR="00CD0FC9" w:rsidRPr="00852B2A">
        <w:rPr>
          <w:color w:val="000000"/>
        </w:rPr>
        <w:t>EMINJ_PRINORQ(0)</w:t>
      </w:r>
      <w:r w:rsidR="00CD0FC9" w:rsidRPr="00852B2A">
        <w:rPr>
          <w:rFonts w:hint="eastAsia"/>
        </w:rPr>
        <w:t>）</w:t>
      </w:r>
    </w:p>
    <w:p w14:paraId="3D36975C" w14:textId="767A93D3" w:rsidR="007A3AD2" w:rsidRPr="00852B2A" w:rsidRDefault="005E2437" w:rsidP="005E2437">
      <w:pPr>
        <w:rPr>
          <w:szCs w:val="21"/>
        </w:rPr>
      </w:pPr>
      <w:r w:rsidRPr="00852B2A">
        <w:rPr>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szCs w:val="21"/>
        </w:rPr>
        <w:t>EMINJ_NONE_ID(0)</w:t>
      </w:r>
    </w:p>
    <w:p w14:paraId="652DC41A" w14:textId="6A33D162" w:rsidR="00C146EA" w:rsidRPr="00852B2A" w:rsidRDefault="00C146EA" w:rsidP="00C146EA">
      <w:r w:rsidRPr="00852B2A">
        <w:rPr>
          <w:rFonts w:hint="eastAsia"/>
        </w:rPr>
        <w:t xml:space="preserve">          e</w:t>
      </w:r>
      <w:r w:rsidRPr="00852B2A">
        <w:t>pri</w:t>
      </w:r>
      <w:r w:rsidRPr="00852B2A">
        <w:rPr>
          <w:rFonts w:hint="eastAsia"/>
        </w:rPr>
        <w:t>fix</w:t>
      </w:r>
      <w:r w:rsidRPr="00852B2A">
        <w:t xml:space="preserve"> </w:t>
      </w:r>
      <w:r w:rsidRPr="00852B2A">
        <w:rPr>
          <w:rFonts w:hint="eastAsia"/>
        </w:rPr>
        <w:t>←</w:t>
      </w:r>
      <w:r w:rsidRPr="00852B2A">
        <w:t xml:space="preserve"> </w:t>
      </w:r>
      <w:r w:rsidRPr="00852B2A">
        <w:rPr>
          <w:color w:val="000000"/>
        </w:rPr>
        <w:t>EMINJ_PRINORQ(0)</w:t>
      </w:r>
    </w:p>
    <w:p w14:paraId="53B646B6" w14:textId="77777777" w:rsidR="00476B84" w:rsidRPr="00852B2A" w:rsidRDefault="00476B84" w:rsidP="005E2437">
      <w:pPr>
        <w:ind w:rightChars="-283" w:right="-566"/>
      </w:pPr>
    </w:p>
    <w:p w14:paraId="23EE290E" w14:textId="6EBC953D" w:rsidR="005E2437" w:rsidRPr="00852B2A" w:rsidRDefault="005E2437" w:rsidP="005E2437">
      <w:pPr>
        <w:ind w:rightChars="-283" w:right="-566"/>
      </w:pPr>
      <w:r w:rsidRPr="00852B2A">
        <w:t xml:space="preserve">    (2)</w:t>
      </w:r>
      <w:r w:rsidRPr="00852B2A">
        <w:rPr>
          <w:rFonts w:hint="eastAsia"/>
        </w:rPr>
        <w:t>始動後要求調停時（</w:t>
      </w:r>
      <w:r w:rsidRPr="00852B2A">
        <w:rPr>
          <w:color w:val="000000"/>
          <w:szCs w:val="21"/>
        </w:rPr>
        <w:t>exastmedi ＝ ON</w:t>
      </w:r>
      <w:r w:rsidRPr="00852B2A">
        <w:rPr>
          <w:rFonts w:hint="eastAsia"/>
        </w:rPr>
        <w:t>）</w:t>
      </w:r>
    </w:p>
    <w:p w14:paraId="48CBFEAD" w14:textId="1A3F7322" w:rsidR="00A270C7" w:rsidRPr="00852B2A" w:rsidRDefault="00A270C7" w:rsidP="00042E19">
      <w:r w:rsidRPr="00852B2A">
        <w:rPr>
          <w:color w:val="000000"/>
          <w:szCs w:val="21"/>
        </w:rPr>
        <w:t xml:space="preserve">       </w:t>
      </w:r>
      <w:r w:rsidRPr="00852B2A">
        <w:rPr>
          <w:rFonts w:hint="eastAsia"/>
          <w:color w:val="000000"/>
          <w:szCs w:val="21"/>
        </w:rPr>
        <w:t>※</w:t>
      </w:r>
      <w:r w:rsidRPr="00852B2A">
        <w:rPr>
          <w:color w:val="000000"/>
          <w:szCs w:val="21"/>
        </w:rPr>
        <w:t>NE同期タスクが</w:t>
      </w:r>
      <w:r w:rsidR="00285941" w:rsidRPr="00852B2A">
        <w:rPr>
          <w:rFonts w:hint="eastAsia"/>
          <w:color w:val="000000"/>
          <w:szCs w:val="21"/>
        </w:rPr>
        <w:t>少ない</w:t>
      </w:r>
      <w:r w:rsidRPr="00852B2A">
        <w:rPr>
          <w:color w:val="000000"/>
          <w:szCs w:val="21"/>
        </w:rPr>
        <w:t xml:space="preserve">（ene_ene </w:t>
      </w:r>
      <w:r w:rsidR="00285941" w:rsidRPr="00852B2A">
        <w:rPr>
          <w:rFonts w:hint="eastAsia"/>
          <w:color w:val="000000"/>
          <w:szCs w:val="21"/>
        </w:rPr>
        <w:t>＜</w:t>
      </w:r>
      <w:r w:rsidRPr="00852B2A">
        <w:rPr>
          <w:color w:val="000000"/>
          <w:szCs w:val="21"/>
        </w:rPr>
        <w:t xml:space="preserve"> eminj_NE_RCD(例 4000(rpm))）</w:t>
      </w:r>
      <w:r w:rsidRPr="00852B2A">
        <w:rPr>
          <w:rFonts w:hint="eastAsia"/>
          <w:color w:val="000000"/>
          <w:szCs w:val="21"/>
        </w:rPr>
        <w:t>時は調停を</w:t>
      </w:r>
      <w:r w:rsidR="00285941" w:rsidRPr="00852B2A">
        <w:rPr>
          <w:rFonts w:hint="eastAsia"/>
          <w:color w:val="000000"/>
          <w:szCs w:val="21"/>
        </w:rPr>
        <w:t>行う</w:t>
      </w:r>
      <w:commentRangeStart w:id="650"/>
      <w:commentRangeEnd w:id="650"/>
      <w:r w:rsidR="00285941" w:rsidRPr="00852B2A">
        <w:rPr>
          <w:rStyle w:val="a8"/>
        </w:rPr>
        <w:commentReference w:id="650"/>
      </w:r>
    </w:p>
    <w:p w14:paraId="16A931EC" w14:textId="66EAB389" w:rsidR="005E2437" w:rsidRPr="00852B2A" w:rsidRDefault="005E2437" w:rsidP="005E2437">
      <w:pPr>
        <w:ind w:rightChars="-496" w:right="-992"/>
      </w:pPr>
      <w:r w:rsidRPr="00852B2A">
        <w:rPr>
          <w:color w:val="000000"/>
          <w:szCs w:val="21"/>
        </w:rPr>
        <w:t xml:space="preserve">       </w:t>
      </w:r>
      <w:r w:rsidR="00042E19" w:rsidRPr="00852B2A">
        <w:rPr>
          <w:rFonts w:hint="eastAsia"/>
          <w:color w:val="000000"/>
          <w:szCs w:val="21"/>
        </w:rPr>
        <w:t>①</w:t>
      </w:r>
      <w:r w:rsidRPr="00852B2A">
        <w:rPr>
          <w:color w:val="000000"/>
          <w:szCs w:val="21"/>
        </w:rPr>
        <w:t xml:space="preserve"> </w:t>
      </w:r>
      <w:r w:rsidRPr="00852B2A">
        <w:rPr>
          <w:rFonts w:hint="eastAsia"/>
          <w:color w:val="000000"/>
          <w:szCs w:val="21"/>
        </w:rPr>
        <w:t>始動後</w:t>
      </w:r>
      <w:r w:rsidRPr="00852B2A">
        <w:rPr>
          <w:rFonts w:hint="eastAsia"/>
        </w:rPr>
        <w:t>優先選択要求がある時（</w:t>
      </w:r>
      <w:r w:rsidRPr="00852B2A">
        <w:t xml:space="preserve">t_astpri ≠ </w:t>
      </w:r>
      <w:r w:rsidRPr="00852B2A">
        <w:rPr>
          <w:color w:val="000000"/>
        </w:rPr>
        <w:t>EMINJ_PRINORQ(0)</w:t>
      </w:r>
      <w:r w:rsidRPr="00852B2A">
        <w:rPr>
          <w:rFonts w:hint="eastAsia"/>
        </w:rPr>
        <w:t>）</w:t>
      </w:r>
    </w:p>
    <w:p w14:paraId="73ECE7A6" w14:textId="77777777" w:rsidR="005E2437" w:rsidRPr="00852B2A" w:rsidRDefault="005E2437" w:rsidP="005E2437">
      <w:pPr>
        <w:ind w:rightChars="-496" w:right="-992"/>
      </w:pPr>
      <w:r w:rsidRPr="00852B2A">
        <w:rPr>
          <w:szCs w:val="21"/>
        </w:rPr>
        <w:t xml:space="preserve">          </w:t>
      </w:r>
      <w:r w:rsidRPr="00852B2A">
        <w:rPr>
          <w:rFonts w:hint="eastAsia"/>
        </w:rPr>
        <w:t>始動後要求優先選択テーブルで</w:t>
      </w:r>
      <w:r w:rsidRPr="00852B2A">
        <w:rPr>
          <w:rFonts w:hint="eastAsia"/>
          <w:color w:val="000000"/>
          <w:szCs w:val="21"/>
        </w:rPr>
        <w:t>始動時から継承された</w:t>
      </w:r>
      <w:r w:rsidRPr="00852B2A">
        <w:rPr>
          <w:rFonts w:hint="eastAsia"/>
        </w:rPr>
        <w:t>機能を探索して要求値を更新する。</w:t>
      </w:r>
    </w:p>
    <w:p w14:paraId="75793C33" w14:textId="77777777" w:rsidR="005E2437" w:rsidRPr="00852B2A" w:rsidRDefault="005E2437" w:rsidP="005E2437">
      <w:pPr>
        <w:rPr>
          <w:szCs w:val="21"/>
        </w:rPr>
      </w:pPr>
      <w:r w:rsidRPr="00852B2A">
        <w:rPr>
          <w:szCs w:val="21"/>
        </w:rPr>
        <w:t xml:space="preserve">          (a)</w:t>
      </w:r>
      <w:r w:rsidRPr="00852B2A">
        <w:rPr>
          <w:rFonts w:hint="eastAsia"/>
          <w:szCs w:val="21"/>
        </w:rPr>
        <w:t>始動時から継承された始動後要求がある場合（</w:t>
      </w:r>
      <w:r w:rsidRPr="00852B2A">
        <w:rPr>
          <w:szCs w:val="21"/>
        </w:rPr>
        <w:t>t_astpri ＝ estprir</w:t>
      </w:r>
      <w:r w:rsidRPr="00852B2A">
        <w:rPr>
          <w:rFonts w:hint="eastAsia"/>
          <w:szCs w:val="21"/>
        </w:rPr>
        <w:t>）の処理</w:t>
      </w:r>
    </w:p>
    <w:p w14:paraId="47077347" w14:textId="77777777" w:rsidR="005E2437" w:rsidRPr="00852B2A" w:rsidRDefault="005E2437" w:rsidP="005E2437">
      <w:r w:rsidRPr="00852B2A">
        <w:rPr>
          <w:szCs w:val="21"/>
        </w:rPr>
        <w:t xml:space="preserve">              </w:t>
      </w:r>
      <w:r w:rsidRPr="00852B2A">
        <w:t xml:space="preserve">eastpri </w:t>
      </w:r>
      <w:r w:rsidRPr="00852B2A">
        <w:rPr>
          <w:rFonts w:hint="eastAsia"/>
          <w:color w:val="000000"/>
          <w:szCs w:val="21"/>
        </w:rPr>
        <w:t>←</w:t>
      </w:r>
      <w:r w:rsidRPr="00852B2A">
        <w:rPr>
          <w:color w:val="000000"/>
          <w:szCs w:val="21"/>
        </w:rPr>
        <w:t xml:space="preserve"> </w:t>
      </w:r>
      <w:r w:rsidRPr="00852B2A">
        <w:t>t_astpri</w:t>
      </w:r>
    </w:p>
    <w:p w14:paraId="48F3323A" w14:textId="3F69B98C" w:rsidR="00E76C1D" w:rsidRPr="00852B2A" w:rsidRDefault="00E76C1D" w:rsidP="00E76C1D">
      <w:pPr>
        <w:rPr>
          <w:szCs w:val="21"/>
        </w:rPr>
      </w:pPr>
      <w:r w:rsidRPr="00852B2A">
        <w:rPr>
          <w:szCs w:val="21"/>
        </w:rPr>
        <w:t xml:space="preserve">            </w:t>
      </w:r>
      <w:r w:rsidRPr="00852B2A">
        <w:rPr>
          <w:rFonts w:hint="eastAsia"/>
          <w:szCs w:val="21"/>
        </w:rPr>
        <w:t xml:space="preserve">  </w:t>
      </w:r>
      <w:r w:rsidRPr="00852B2A">
        <w:rPr>
          <w:rFonts w:hint="eastAsia"/>
        </w:rPr>
        <w:t>e</w:t>
      </w:r>
      <w:r w:rsidRPr="00852B2A">
        <w:t>pri</w:t>
      </w:r>
      <w:r w:rsidRPr="00852B2A">
        <w:rPr>
          <w:rFonts w:hint="eastAsia"/>
        </w:rPr>
        <w:t>fix</w:t>
      </w:r>
      <w:r w:rsidRPr="00852B2A">
        <w:t xml:space="preserve"> </w:t>
      </w:r>
      <w:r w:rsidRPr="00852B2A">
        <w:rPr>
          <w:rFonts w:hint="eastAsia"/>
        </w:rPr>
        <w:t>←</w:t>
      </w:r>
      <w:r w:rsidRPr="00852B2A">
        <w:t xml:space="preserve"> </w:t>
      </w:r>
      <w:r w:rsidR="005F2E0A" w:rsidRPr="00852B2A">
        <w:rPr>
          <w:rFonts w:hint="eastAsia"/>
        </w:rPr>
        <w:t>t_</w:t>
      </w:r>
      <w:r w:rsidRPr="00852B2A">
        <w:rPr>
          <w:rFonts w:hint="eastAsia"/>
        </w:rPr>
        <w:t>a</w:t>
      </w:r>
      <w:r w:rsidRPr="00852B2A">
        <w:t>stpri</w:t>
      </w:r>
    </w:p>
    <w:p w14:paraId="03DE434A" w14:textId="46A16F55" w:rsidR="005E2437" w:rsidRPr="00852B2A" w:rsidRDefault="005E2437" w:rsidP="005E2437">
      <w:pPr>
        <w:rPr>
          <w:szCs w:val="21"/>
        </w:rPr>
      </w:pPr>
      <w:r w:rsidRPr="00852B2A">
        <w:rPr>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szCs w:val="21"/>
        </w:rPr>
        <w:t>eminjast_tbl[</w:t>
      </w:r>
      <w:r w:rsidRPr="00852B2A">
        <w:rPr>
          <w:rFonts w:hint="eastAsia"/>
          <w:szCs w:val="21"/>
        </w:rPr>
        <w:t>始動時から継承された</w:t>
      </w:r>
      <w:r w:rsidRPr="00852B2A">
        <w:rPr>
          <w:szCs w:val="21"/>
        </w:rPr>
        <w:t>要求値]</w:t>
      </w:r>
      <w:r w:rsidRPr="00852B2A">
        <w:rPr>
          <w:rFonts w:hint="eastAsia"/>
          <w:szCs w:val="21"/>
        </w:rPr>
        <w:t>の識別子</w:t>
      </w:r>
    </w:p>
    <w:p w14:paraId="2E8C433E" w14:textId="77777777" w:rsidR="00F244A6" w:rsidRPr="00852B2A" w:rsidRDefault="00F244A6" w:rsidP="005E2437">
      <w:pPr>
        <w:rPr>
          <w:szCs w:val="21"/>
        </w:rPr>
      </w:pPr>
    </w:p>
    <w:p w14:paraId="0CEAEEED" w14:textId="0EFA6CB6" w:rsidR="00F244A6" w:rsidRPr="00852B2A" w:rsidRDefault="00F244A6" w:rsidP="00F244A6">
      <w:pPr>
        <w:rPr>
          <w:szCs w:val="21"/>
        </w:rPr>
      </w:pPr>
      <w:r w:rsidRPr="00852B2A">
        <w:rPr>
          <w:rFonts w:hint="eastAsia"/>
          <w:szCs w:val="21"/>
        </w:rPr>
        <w:t xml:space="preserve">            ここで、・</w:t>
      </w:r>
      <w:r w:rsidRPr="00852B2A">
        <w:t>t_astpri(始動後要求時の優先度)の算出</w:t>
      </w:r>
    </w:p>
    <w:p w14:paraId="2BDCBB37" w14:textId="2C43582A" w:rsidR="00F244A6" w:rsidRPr="00852B2A" w:rsidRDefault="00F244A6" w:rsidP="00F244A6">
      <w:pPr>
        <w:rPr>
          <w:szCs w:val="21"/>
        </w:rPr>
      </w:pPr>
      <w:r w:rsidRPr="00852B2A">
        <w:rPr>
          <w:rFonts w:hint="eastAsia"/>
          <w:szCs w:val="21"/>
        </w:rPr>
        <w:t xml:space="preserve">                      </w:t>
      </w:r>
      <w:r w:rsidRPr="00852B2A">
        <w:t>t_astpri ← eminjast_tbl[要求値]の優先度</w:t>
      </w:r>
    </w:p>
    <w:p w14:paraId="75F042A3" w14:textId="77777777" w:rsidR="00F244A6" w:rsidRPr="00852B2A" w:rsidRDefault="00F244A6" w:rsidP="005E2437">
      <w:pPr>
        <w:rPr>
          <w:szCs w:val="21"/>
        </w:rPr>
      </w:pPr>
    </w:p>
    <w:p w14:paraId="00C80EDB" w14:textId="77777777" w:rsidR="005E2437" w:rsidRPr="00852B2A" w:rsidRDefault="005E2437" w:rsidP="005E2437">
      <w:pPr>
        <w:rPr>
          <w:szCs w:val="21"/>
        </w:rPr>
      </w:pPr>
      <w:r w:rsidRPr="00852B2A">
        <w:rPr>
          <w:szCs w:val="21"/>
        </w:rPr>
        <w:t xml:space="preserve">              </w:t>
      </w:r>
      <w:r w:rsidRPr="00852B2A">
        <w:rPr>
          <w:rFonts w:hint="eastAsia"/>
          <w:szCs w:val="21"/>
        </w:rPr>
        <w:t>ｱ）始動後噴射制御要求有の時（</w:t>
      </w:r>
      <w:r w:rsidRPr="00852B2A">
        <w:rPr>
          <w:szCs w:val="21"/>
        </w:rPr>
        <w:t>t_astrqdat &amp; EMINJ_RQ*** ≠ 0</w:t>
      </w:r>
      <w:r w:rsidRPr="00852B2A">
        <w:rPr>
          <w:rFonts w:hint="eastAsia"/>
          <w:szCs w:val="21"/>
        </w:rPr>
        <w:t>）、下記処理を実施</w:t>
      </w:r>
    </w:p>
    <w:p w14:paraId="15EE980A" w14:textId="77777777" w:rsidR="005E2437" w:rsidRPr="00852B2A" w:rsidRDefault="005E2437" w:rsidP="005E2437">
      <w:pPr>
        <w:rPr>
          <w:szCs w:val="21"/>
        </w:rPr>
      </w:pPr>
      <w:r w:rsidRPr="00852B2A">
        <w:rPr>
          <w:szCs w:val="21"/>
        </w:rPr>
        <w:t xml:space="preserve">                 </w:t>
      </w:r>
      <w:r w:rsidRPr="00852B2A">
        <w:rPr>
          <w:color w:val="000000"/>
          <w:szCs w:val="21"/>
        </w:rPr>
        <w:t xml:space="preserve">e*** </w:t>
      </w:r>
      <w:r w:rsidRPr="00852B2A">
        <w:rPr>
          <w:rFonts w:hint="eastAsia"/>
          <w:color w:val="000000"/>
          <w:szCs w:val="21"/>
        </w:rPr>
        <w:t>←</w:t>
      </w:r>
      <w:r w:rsidRPr="00852B2A">
        <w:rPr>
          <w:color w:val="000000"/>
          <w:szCs w:val="21"/>
        </w:rPr>
        <w:t xml:space="preserve"> </w:t>
      </w:r>
      <w:r w:rsidRPr="00852B2A">
        <w:rPr>
          <w:szCs w:val="21"/>
        </w:rPr>
        <w:t>eminjast_tbl[</w:t>
      </w:r>
      <w:r w:rsidRPr="00852B2A">
        <w:rPr>
          <w:rFonts w:hint="eastAsia"/>
          <w:szCs w:val="21"/>
        </w:rPr>
        <w:t>始動時から継承された</w:t>
      </w:r>
      <w:r w:rsidRPr="00852B2A">
        <w:rPr>
          <w:szCs w:val="21"/>
        </w:rPr>
        <w:t>要求]</w:t>
      </w:r>
      <w:r w:rsidRPr="00852B2A">
        <w:rPr>
          <w:rFonts w:hint="eastAsia"/>
          <w:szCs w:val="21"/>
        </w:rPr>
        <w:t>の噴射制御要求</w:t>
      </w:r>
    </w:p>
    <w:p w14:paraId="7D4B7F1D" w14:textId="29F8EFB8" w:rsidR="005E2437" w:rsidRPr="00852B2A" w:rsidRDefault="005E2437" w:rsidP="005E2437">
      <w:pPr>
        <w:ind w:rightChars="-354" w:right="-708"/>
        <w:rPr>
          <w:szCs w:val="21"/>
        </w:rPr>
      </w:pPr>
      <w:r w:rsidRPr="00852B2A">
        <w:rPr>
          <w:szCs w:val="21"/>
        </w:rPr>
        <w:t xml:space="preserve">                  </w:t>
      </w:r>
      <w:r w:rsidRPr="00852B2A">
        <w:rPr>
          <w:rFonts w:hint="eastAsia"/>
          <w:szCs w:val="21"/>
        </w:rPr>
        <w:t>※</w:t>
      </w:r>
      <w:r w:rsidRPr="00852B2A">
        <w:rPr>
          <w:szCs w:val="21"/>
        </w:rPr>
        <w:t xml:space="preserve"> ***</w:t>
      </w:r>
      <w:r w:rsidRPr="00852B2A">
        <w:rPr>
          <w:rFonts w:hint="eastAsia"/>
          <w:szCs w:val="21"/>
        </w:rPr>
        <w:t>は、</w:t>
      </w:r>
      <w:r w:rsidR="00415525" w:rsidRPr="00852B2A">
        <w:rPr>
          <w:rFonts w:hint="eastAsia"/>
          <w:szCs w:val="21"/>
        </w:rPr>
        <w:t>構造体１の</w:t>
      </w:r>
      <w:r w:rsidRPr="00852B2A">
        <w:rPr>
          <w:rFonts w:hint="eastAsia"/>
          <w:szCs w:val="21"/>
        </w:rPr>
        <w:t>噴射調停メンバ（優先選択要求がある時に更新する要求値の一覧の</w:t>
      </w:r>
    </w:p>
    <w:p w14:paraId="54586BD0" w14:textId="0A7020F3" w:rsidR="005E2437" w:rsidRPr="00852B2A" w:rsidRDefault="005E2437" w:rsidP="005E2437">
      <w:pPr>
        <w:rPr>
          <w:szCs w:val="21"/>
        </w:rPr>
      </w:pPr>
      <w:r w:rsidRPr="00852B2A">
        <w:rPr>
          <w:szCs w:val="21"/>
        </w:rPr>
        <w:t xml:space="preserve">                     einjmod、eainjp1</w:t>
      </w:r>
      <w:r w:rsidRPr="00852B2A">
        <w:rPr>
          <w:rFonts w:hint="eastAsia"/>
          <w:szCs w:val="21"/>
        </w:rPr>
        <w:t>、…</w:t>
      </w:r>
      <w:r w:rsidR="00415525" w:rsidRPr="00852B2A">
        <w:rPr>
          <w:szCs w:val="21"/>
        </w:rPr>
        <w:t>、eainj</w:t>
      </w:r>
      <w:r w:rsidR="00415525" w:rsidRPr="00852B2A">
        <w:rPr>
          <w:rFonts w:hint="eastAsia"/>
          <w:szCs w:val="21"/>
        </w:rPr>
        <w:t>d</w:t>
      </w:r>
      <w:r w:rsidR="00415525" w:rsidRPr="00852B2A">
        <w:rPr>
          <w:szCs w:val="21"/>
        </w:rPr>
        <w:t>1</w:t>
      </w:r>
      <w:r w:rsidR="00415525" w:rsidRPr="00852B2A">
        <w:rPr>
          <w:rFonts w:hint="eastAsia"/>
          <w:szCs w:val="21"/>
        </w:rPr>
        <w:t>、…</w:t>
      </w:r>
      <w:r w:rsidRPr="00852B2A">
        <w:rPr>
          <w:rFonts w:hint="eastAsia"/>
          <w:szCs w:val="21"/>
        </w:rPr>
        <w:t>）を示すものとする</w:t>
      </w:r>
    </w:p>
    <w:p w14:paraId="5F2CFEED" w14:textId="59D8149F" w:rsidR="005E2437" w:rsidRPr="00852B2A" w:rsidRDefault="005E2437" w:rsidP="005E2437">
      <w:pPr>
        <w:rPr>
          <w:szCs w:val="21"/>
        </w:rPr>
      </w:pPr>
      <w:r w:rsidRPr="00852B2A">
        <w:rPr>
          <w:szCs w:val="21"/>
        </w:rPr>
        <w:t xml:space="preserve">                  </w:t>
      </w:r>
      <w:r w:rsidRPr="00852B2A">
        <w:rPr>
          <w:rFonts w:hint="eastAsia"/>
          <w:szCs w:val="21"/>
        </w:rPr>
        <w:t>※２－</w:t>
      </w:r>
      <w:ins w:id="651" w:author="16a" w:date="2025-10-08T14:55:00Z">
        <w:r w:rsidR="008D51BF" w:rsidRPr="008D51BF">
          <w:rPr>
            <w:rFonts w:hint="eastAsia"/>
            <w:szCs w:val="21"/>
            <w:shd w:val="clear" w:color="auto" w:fill="00FF00"/>
          </w:rPr>
          <w:t>３</w:t>
        </w:r>
      </w:ins>
      <w:del w:id="652" w:author="16a" w:date="2025-10-08T14:55:00Z">
        <w:r w:rsidRPr="008D51BF" w:rsidDel="008D51BF">
          <w:rPr>
            <w:rFonts w:hint="eastAsia"/>
            <w:szCs w:val="21"/>
            <w:shd w:val="clear" w:color="auto" w:fill="00FF00"/>
          </w:rPr>
          <w:delText>２</w:delText>
        </w:r>
      </w:del>
      <w:r w:rsidRPr="00852B2A">
        <w:rPr>
          <w:rFonts w:hint="eastAsia"/>
          <w:szCs w:val="21"/>
        </w:rPr>
        <w:t>－２．</w:t>
      </w:r>
      <w:r w:rsidRPr="00852B2A">
        <w:rPr>
          <w:szCs w:val="21"/>
        </w:rPr>
        <w:t>(</w:t>
      </w:r>
      <w:r w:rsidR="00BE4956" w:rsidRPr="00852B2A">
        <w:rPr>
          <w:szCs w:val="21"/>
        </w:rPr>
        <w:t>3</w:t>
      </w:r>
      <w:r w:rsidRPr="00852B2A">
        <w:rPr>
          <w:szCs w:val="21"/>
        </w:rPr>
        <w:t>)①～</w:t>
      </w:r>
      <w:r w:rsidR="00AF5CF4" w:rsidRPr="00852B2A">
        <w:rPr>
          <w:rFonts w:hint="eastAsia"/>
          <w:szCs w:val="21"/>
        </w:rPr>
        <w:t>⑳</w:t>
      </w:r>
      <w:r w:rsidRPr="00852B2A">
        <w:rPr>
          <w:szCs w:val="21"/>
        </w:rPr>
        <w:t>.　処理を以下のように読み替えて実施する</w:t>
      </w:r>
    </w:p>
    <w:p w14:paraId="5C3CA74F" w14:textId="425502AF" w:rsidR="005E2437" w:rsidRPr="00852B2A" w:rsidRDefault="005E2437" w:rsidP="005E2437">
      <w:pPr>
        <w:rPr>
          <w:szCs w:val="21"/>
        </w:rPr>
      </w:pPr>
      <w:r w:rsidRPr="00852B2A">
        <w:rPr>
          <w:szCs w:val="21"/>
        </w:rPr>
        <w:t xml:space="preserve">                     t_rqdat→t_astrqdat</w:t>
      </w:r>
    </w:p>
    <w:p w14:paraId="1DEB5A0B" w14:textId="38D6F4A9" w:rsidR="005E2437" w:rsidRPr="00852B2A" w:rsidRDefault="005E2437" w:rsidP="005E2437">
      <w:pPr>
        <w:rPr>
          <w:szCs w:val="21"/>
        </w:rPr>
      </w:pPr>
      <w:r w:rsidRPr="00852B2A">
        <w:rPr>
          <w:szCs w:val="21"/>
        </w:rPr>
        <w:t xml:space="preserve">                     eminj_tbl[要求値]→eminjast_tbl[始動時から継承された要求値]</w:t>
      </w:r>
    </w:p>
    <w:p w14:paraId="76AA0869" w14:textId="022D9B37" w:rsidR="005E2437" w:rsidRPr="00852B2A" w:rsidRDefault="005E2437" w:rsidP="005E2437">
      <w:pPr>
        <w:rPr>
          <w:szCs w:val="21"/>
        </w:rPr>
      </w:pPr>
      <w:r w:rsidRPr="00852B2A">
        <w:rPr>
          <w:szCs w:val="21"/>
        </w:rPr>
        <w:t xml:space="preserve">          (b)</w:t>
      </w:r>
      <w:r w:rsidRPr="00852B2A">
        <w:rPr>
          <w:rFonts w:hint="eastAsia"/>
          <w:szCs w:val="21"/>
        </w:rPr>
        <w:t>始動時から継承された始動後要求</w:t>
      </w:r>
      <w:r w:rsidR="004A067E" w:rsidRPr="00852B2A">
        <w:rPr>
          <w:rFonts w:hint="eastAsia"/>
          <w:szCs w:val="21"/>
        </w:rPr>
        <w:t>が</w:t>
      </w:r>
      <w:r w:rsidRPr="00852B2A">
        <w:rPr>
          <w:rFonts w:hint="eastAsia"/>
          <w:szCs w:val="21"/>
        </w:rPr>
        <w:t>ない場合（</w:t>
      </w:r>
      <w:r w:rsidRPr="00852B2A">
        <w:rPr>
          <w:szCs w:val="21"/>
        </w:rPr>
        <w:t>t_astpri ≠ estprir</w:t>
      </w:r>
      <w:r w:rsidRPr="00852B2A">
        <w:rPr>
          <w:rFonts w:hint="eastAsia"/>
          <w:szCs w:val="21"/>
        </w:rPr>
        <w:t>）</w:t>
      </w:r>
    </w:p>
    <w:p w14:paraId="60FDBCFB" w14:textId="08612C79" w:rsidR="005E2437" w:rsidRPr="00852B2A" w:rsidRDefault="00037775" w:rsidP="005E2437">
      <w:pPr>
        <w:rPr>
          <w:szCs w:val="21"/>
        </w:rPr>
      </w:pPr>
      <w:r w:rsidRPr="00852B2A">
        <w:rPr>
          <w:szCs w:val="21"/>
        </w:rPr>
        <w:t xml:space="preserve">             </w:t>
      </w:r>
      <w:r w:rsidRPr="00852B2A">
        <w:rPr>
          <w:rFonts w:hint="eastAsia"/>
        </w:rPr>
        <w:t>e</w:t>
      </w:r>
      <w:r w:rsidRPr="00852B2A">
        <w:t xml:space="preserve">astpri </w:t>
      </w:r>
      <w:r w:rsidRPr="00852B2A">
        <w:rPr>
          <w:rFonts w:hint="eastAsia"/>
          <w:color w:val="000000"/>
          <w:szCs w:val="21"/>
        </w:rPr>
        <w:t>←</w:t>
      </w:r>
      <w:r w:rsidRPr="00852B2A">
        <w:rPr>
          <w:color w:val="000000"/>
          <w:szCs w:val="21"/>
        </w:rPr>
        <w:t xml:space="preserve"> </w:t>
      </w:r>
      <w:r w:rsidRPr="00852B2A">
        <w:rPr>
          <w:color w:val="000000"/>
        </w:rPr>
        <w:t>EMINJ_PRINORQ(0)</w:t>
      </w:r>
      <w:commentRangeStart w:id="653"/>
      <w:commentRangeEnd w:id="653"/>
      <w:r w:rsidR="00285941" w:rsidRPr="00852B2A">
        <w:rPr>
          <w:rStyle w:val="a8"/>
        </w:rPr>
        <w:commentReference w:id="653"/>
      </w:r>
    </w:p>
    <w:p w14:paraId="571ED492" w14:textId="77777777" w:rsidR="00B42329" w:rsidRPr="00852B2A" w:rsidRDefault="00B42329" w:rsidP="005E2437">
      <w:pPr>
        <w:rPr>
          <w:szCs w:val="21"/>
        </w:rPr>
      </w:pPr>
    </w:p>
    <w:p w14:paraId="3B44F581" w14:textId="77777777" w:rsidR="005E2437" w:rsidRPr="00852B2A" w:rsidRDefault="005E2437" w:rsidP="005E2437">
      <w:pPr>
        <w:rPr>
          <w:szCs w:val="21"/>
        </w:rPr>
      </w:pPr>
      <w:r w:rsidRPr="00852B2A">
        <w:rPr>
          <w:szCs w:val="21"/>
        </w:rPr>
        <w:t xml:space="preserve">          ここで、t_astrqdat(要求有識別子)の算出</w:t>
      </w:r>
    </w:p>
    <w:p w14:paraId="5F8B2D28" w14:textId="77777777" w:rsidR="005E2437" w:rsidRPr="00852B2A" w:rsidRDefault="005E2437" w:rsidP="005E2437">
      <w:pPr>
        <w:rPr>
          <w:szCs w:val="21"/>
        </w:rPr>
      </w:pPr>
      <w:r w:rsidRPr="00852B2A">
        <w:rPr>
          <w:szCs w:val="21"/>
        </w:rPr>
        <w:lastRenderedPageBreak/>
        <w:t xml:space="preserve">             t_astrqdat ← eminjast_tbl[要求値]の要求有識別子</w:t>
      </w:r>
    </w:p>
    <w:p w14:paraId="35E094F4" w14:textId="77777777" w:rsidR="00DE4D83" w:rsidRPr="00852B2A" w:rsidRDefault="00DE4D83" w:rsidP="00DE4D83">
      <w:pPr>
        <w:ind w:rightChars="-283" w:right="-566"/>
      </w:pPr>
    </w:p>
    <w:p w14:paraId="72A8890D" w14:textId="49F21FAE" w:rsidR="00DE4D83" w:rsidRPr="00852B2A" w:rsidRDefault="00DE4D83" w:rsidP="00DE4D83">
      <w:pPr>
        <w:ind w:rightChars="-283" w:right="-566"/>
      </w:pPr>
      <w:r w:rsidRPr="00852B2A">
        <w:t xml:space="preserve">       </w:t>
      </w:r>
      <w:r w:rsidR="00E8264F" w:rsidRPr="00852B2A">
        <w:rPr>
          <w:rFonts w:hint="eastAsia"/>
        </w:rPr>
        <w:t>②</w:t>
      </w:r>
      <w:r w:rsidRPr="00852B2A">
        <w:t xml:space="preserve"> </w:t>
      </w:r>
      <w:r w:rsidRPr="00852B2A">
        <w:rPr>
          <w:rFonts w:hint="eastAsia"/>
        </w:rPr>
        <w:t>始動後優先選択要求が無い時</w:t>
      </w:r>
      <w:r w:rsidR="004A067E" w:rsidRPr="00852B2A">
        <w:rPr>
          <w:rFonts w:hint="eastAsia"/>
        </w:rPr>
        <w:t>（</w:t>
      </w:r>
      <w:r w:rsidR="004A067E" w:rsidRPr="00852B2A">
        <w:t xml:space="preserve">t_astpri </w:t>
      </w:r>
      <w:r w:rsidR="004A067E" w:rsidRPr="00852B2A">
        <w:rPr>
          <w:rFonts w:hint="eastAsia"/>
        </w:rPr>
        <w:t>＝</w:t>
      </w:r>
      <w:r w:rsidR="004A067E" w:rsidRPr="00852B2A">
        <w:t xml:space="preserve"> </w:t>
      </w:r>
      <w:r w:rsidR="004A067E" w:rsidRPr="00852B2A">
        <w:rPr>
          <w:color w:val="000000"/>
        </w:rPr>
        <w:t>EMINJ_PRINORQ(0)</w:t>
      </w:r>
      <w:r w:rsidR="004A067E" w:rsidRPr="00852B2A">
        <w:rPr>
          <w:rFonts w:hint="eastAsia"/>
        </w:rPr>
        <w:t>）</w:t>
      </w:r>
    </w:p>
    <w:p w14:paraId="469EA5F1" w14:textId="48A36D0E" w:rsidR="00DE4D83" w:rsidRPr="00852B2A" w:rsidRDefault="00DE4D83" w:rsidP="00DE4D83">
      <w:pPr>
        <w:rPr>
          <w:color w:val="000000"/>
          <w:szCs w:val="21"/>
        </w:rPr>
      </w:pPr>
      <w:r w:rsidRPr="00852B2A">
        <w:rPr>
          <w:szCs w:val="21"/>
        </w:rPr>
        <w:t xml:space="preserve">          </w:t>
      </w:r>
      <w:r w:rsidRPr="00852B2A">
        <w:t xml:space="preserve">eastpri </w:t>
      </w:r>
      <w:r w:rsidRPr="00852B2A">
        <w:rPr>
          <w:rFonts w:hint="eastAsia"/>
          <w:color w:val="000000"/>
          <w:szCs w:val="21"/>
        </w:rPr>
        <w:t>←</w:t>
      </w:r>
      <w:r w:rsidRPr="00852B2A">
        <w:rPr>
          <w:color w:val="000000"/>
          <w:szCs w:val="21"/>
        </w:rPr>
        <w:t xml:space="preserve"> </w:t>
      </w:r>
      <w:r w:rsidR="004A067E" w:rsidRPr="00852B2A">
        <w:rPr>
          <w:color w:val="000000"/>
        </w:rPr>
        <w:t>EMINJ_PRINORQ(0)</w:t>
      </w:r>
    </w:p>
    <w:p w14:paraId="4F7000A8" w14:textId="4CAA774D" w:rsidR="005E2437" w:rsidRPr="00852B2A" w:rsidRDefault="005E2437" w:rsidP="004B3B77"/>
    <w:p w14:paraId="6B71548B" w14:textId="28D191E3" w:rsidR="00186B9F" w:rsidRPr="00852B2A" w:rsidRDefault="00186B9F" w:rsidP="00186B9F">
      <w:pPr>
        <w:ind w:rightChars="-496" w:right="-992"/>
      </w:pPr>
      <w:r w:rsidRPr="00852B2A">
        <w:rPr>
          <w:color w:val="000000"/>
          <w:szCs w:val="21"/>
        </w:rPr>
        <w:t xml:space="preserve">       </w:t>
      </w:r>
      <w:r w:rsidR="00E8264F" w:rsidRPr="00852B2A">
        <w:rPr>
          <w:rFonts w:hint="eastAsia"/>
          <w:color w:val="000000"/>
          <w:szCs w:val="21"/>
        </w:rPr>
        <w:t>③</w:t>
      </w:r>
      <w:r w:rsidRPr="00852B2A">
        <w:rPr>
          <w:color w:val="000000"/>
          <w:szCs w:val="21"/>
        </w:rPr>
        <w:t xml:space="preserve"> </w:t>
      </w:r>
      <w:r w:rsidRPr="00852B2A">
        <w:rPr>
          <w:rFonts w:hint="eastAsia"/>
          <w:color w:val="000000"/>
          <w:szCs w:val="21"/>
        </w:rPr>
        <w:t>始動後</w:t>
      </w:r>
      <w:r w:rsidRPr="00852B2A">
        <w:rPr>
          <w:rFonts w:hint="eastAsia"/>
        </w:rPr>
        <w:t>優先選択要求</w:t>
      </w:r>
      <w:r w:rsidR="006C0C54" w:rsidRPr="00852B2A">
        <w:rPr>
          <w:rFonts w:hint="eastAsia"/>
        </w:rPr>
        <w:t>２</w:t>
      </w:r>
      <w:r w:rsidRPr="00852B2A">
        <w:rPr>
          <w:rFonts w:hint="eastAsia"/>
        </w:rPr>
        <w:t>がある時（</w:t>
      </w:r>
      <w:r w:rsidRPr="00852B2A">
        <w:t xml:space="preserve">t_astpri2 ≠ </w:t>
      </w:r>
      <w:r w:rsidRPr="00852B2A">
        <w:rPr>
          <w:color w:val="000000"/>
        </w:rPr>
        <w:t>EMINJ_PRINORQ(0)</w:t>
      </w:r>
      <w:r w:rsidRPr="00852B2A">
        <w:rPr>
          <w:rFonts w:hint="eastAsia"/>
        </w:rPr>
        <w:t>）</w:t>
      </w:r>
    </w:p>
    <w:p w14:paraId="75C5425E" w14:textId="3012D900" w:rsidR="00186B9F" w:rsidRPr="00852B2A" w:rsidRDefault="00186B9F" w:rsidP="00186B9F">
      <w:pPr>
        <w:ind w:rightChars="-496" w:right="-992"/>
      </w:pPr>
      <w:r w:rsidRPr="00852B2A">
        <w:rPr>
          <w:szCs w:val="21"/>
        </w:rPr>
        <w:t xml:space="preserve">          </w:t>
      </w:r>
      <w:r w:rsidRPr="00852B2A">
        <w:rPr>
          <w:rFonts w:hint="eastAsia"/>
        </w:rPr>
        <w:t>始動後要求優先選択テーブル</w:t>
      </w:r>
      <w:r w:rsidR="006C0C54" w:rsidRPr="00852B2A">
        <w:rPr>
          <w:rFonts w:hint="eastAsia"/>
        </w:rPr>
        <w:t>２</w:t>
      </w:r>
      <w:r w:rsidRPr="00852B2A">
        <w:rPr>
          <w:rFonts w:hint="eastAsia"/>
        </w:rPr>
        <w:t>で</w:t>
      </w:r>
      <w:r w:rsidRPr="00852B2A">
        <w:rPr>
          <w:rFonts w:hint="eastAsia"/>
          <w:color w:val="000000"/>
          <w:szCs w:val="21"/>
        </w:rPr>
        <w:t>始動時から継承された</w:t>
      </w:r>
      <w:r w:rsidRPr="00852B2A">
        <w:rPr>
          <w:rFonts w:hint="eastAsia"/>
        </w:rPr>
        <w:t>機能を探索して要求値を更新する。</w:t>
      </w:r>
    </w:p>
    <w:p w14:paraId="6750BC6E" w14:textId="69FF2FCE" w:rsidR="00186B9F" w:rsidRPr="00852B2A" w:rsidRDefault="00186B9F" w:rsidP="00186B9F">
      <w:pPr>
        <w:rPr>
          <w:szCs w:val="21"/>
        </w:rPr>
      </w:pPr>
      <w:r w:rsidRPr="00852B2A">
        <w:rPr>
          <w:szCs w:val="21"/>
        </w:rPr>
        <w:t xml:space="preserve">          (a)</w:t>
      </w:r>
      <w:r w:rsidRPr="00852B2A">
        <w:rPr>
          <w:rFonts w:hint="eastAsia"/>
          <w:szCs w:val="21"/>
        </w:rPr>
        <w:t>始動時から継承された始動後要求がある場合（</w:t>
      </w:r>
      <w:r w:rsidRPr="00852B2A">
        <w:rPr>
          <w:szCs w:val="21"/>
        </w:rPr>
        <w:t>t_astpri2 ＝ estprir</w:t>
      </w:r>
      <w:r w:rsidRPr="00852B2A">
        <w:rPr>
          <w:rFonts w:hint="eastAsia"/>
          <w:szCs w:val="21"/>
        </w:rPr>
        <w:t>）の処理</w:t>
      </w:r>
    </w:p>
    <w:p w14:paraId="2B0FAA48" w14:textId="38290492" w:rsidR="00FB730A" w:rsidRPr="00852B2A" w:rsidRDefault="00FB730A" w:rsidP="00186B9F">
      <w:r w:rsidRPr="00852B2A">
        <w:rPr>
          <w:szCs w:val="21"/>
        </w:rPr>
        <w:t xml:space="preserve">              </w:t>
      </w:r>
      <w:r w:rsidRPr="00852B2A">
        <w:rPr>
          <w:rFonts w:hint="eastAsia"/>
        </w:rPr>
        <w:t>e</w:t>
      </w:r>
      <w:r w:rsidRPr="00852B2A">
        <w:t>astpri</w:t>
      </w:r>
      <w:r w:rsidR="00DE4D83" w:rsidRPr="00852B2A">
        <w:rPr>
          <w:rFonts w:hint="eastAsia"/>
        </w:rPr>
        <w:t>2</w:t>
      </w:r>
      <w:r w:rsidRPr="00852B2A">
        <w:t xml:space="preserve"> </w:t>
      </w:r>
      <w:r w:rsidRPr="00852B2A">
        <w:rPr>
          <w:rFonts w:hint="eastAsia"/>
          <w:color w:val="000000"/>
          <w:szCs w:val="21"/>
        </w:rPr>
        <w:t>←</w:t>
      </w:r>
      <w:r w:rsidRPr="00852B2A">
        <w:rPr>
          <w:color w:val="000000"/>
          <w:szCs w:val="21"/>
        </w:rPr>
        <w:t xml:space="preserve"> </w:t>
      </w:r>
      <w:r w:rsidR="00DE4D83" w:rsidRPr="00852B2A">
        <w:t>t_</w:t>
      </w:r>
      <w:r w:rsidRPr="00852B2A">
        <w:t>astpri2</w:t>
      </w:r>
    </w:p>
    <w:p w14:paraId="4F7E84C0" w14:textId="346ABB79" w:rsidR="00E76C1D" w:rsidRPr="00852B2A" w:rsidRDefault="00E76C1D" w:rsidP="00E76C1D">
      <w:pPr>
        <w:rPr>
          <w:szCs w:val="21"/>
        </w:rPr>
      </w:pPr>
      <w:r w:rsidRPr="00852B2A">
        <w:rPr>
          <w:szCs w:val="21"/>
        </w:rPr>
        <w:t xml:space="preserve">            </w:t>
      </w:r>
      <w:r w:rsidRPr="00852B2A">
        <w:rPr>
          <w:rFonts w:hint="eastAsia"/>
          <w:szCs w:val="21"/>
        </w:rPr>
        <w:t xml:space="preserve">  </w:t>
      </w:r>
      <w:r w:rsidRPr="00852B2A">
        <w:rPr>
          <w:rFonts w:hint="eastAsia"/>
        </w:rPr>
        <w:t>e</w:t>
      </w:r>
      <w:r w:rsidRPr="00852B2A">
        <w:t>pri</w:t>
      </w:r>
      <w:r w:rsidRPr="00852B2A">
        <w:rPr>
          <w:rFonts w:hint="eastAsia"/>
        </w:rPr>
        <w:t>fix</w:t>
      </w:r>
      <w:r w:rsidRPr="00852B2A">
        <w:t xml:space="preserve"> </w:t>
      </w:r>
      <w:r w:rsidRPr="00852B2A">
        <w:rPr>
          <w:rFonts w:hint="eastAsia"/>
        </w:rPr>
        <w:t>←</w:t>
      </w:r>
      <w:r w:rsidRPr="00852B2A">
        <w:t xml:space="preserve"> </w:t>
      </w:r>
      <w:r w:rsidR="00DE4D83" w:rsidRPr="00852B2A">
        <w:rPr>
          <w:rFonts w:hint="eastAsia"/>
        </w:rPr>
        <w:t>t_</w:t>
      </w:r>
      <w:r w:rsidRPr="00852B2A">
        <w:rPr>
          <w:rFonts w:hint="eastAsia"/>
        </w:rPr>
        <w:t>a</w:t>
      </w:r>
      <w:r w:rsidRPr="00852B2A">
        <w:t>stpri</w:t>
      </w:r>
      <w:r w:rsidRPr="00852B2A">
        <w:rPr>
          <w:rFonts w:hint="eastAsia"/>
        </w:rPr>
        <w:t>2</w:t>
      </w:r>
    </w:p>
    <w:p w14:paraId="51BFCC2C" w14:textId="35997D60" w:rsidR="00186B9F" w:rsidRPr="00852B2A" w:rsidRDefault="00186B9F" w:rsidP="00186B9F">
      <w:pPr>
        <w:rPr>
          <w:szCs w:val="21"/>
        </w:rPr>
      </w:pPr>
      <w:r w:rsidRPr="00852B2A">
        <w:rPr>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szCs w:val="21"/>
        </w:rPr>
        <w:t>eminjast_tbl2[</w:t>
      </w:r>
      <w:r w:rsidRPr="00852B2A">
        <w:rPr>
          <w:rFonts w:hint="eastAsia"/>
          <w:szCs w:val="21"/>
        </w:rPr>
        <w:t>始動時から継承された</w:t>
      </w:r>
      <w:r w:rsidRPr="00852B2A">
        <w:rPr>
          <w:szCs w:val="21"/>
        </w:rPr>
        <w:t>要求値]</w:t>
      </w:r>
      <w:r w:rsidRPr="00852B2A">
        <w:rPr>
          <w:rFonts w:hint="eastAsia"/>
          <w:szCs w:val="21"/>
        </w:rPr>
        <w:t>の識別子</w:t>
      </w:r>
    </w:p>
    <w:p w14:paraId="09C6B35B" w14:textId="77777777" w:rsidR="00F244A6" w:rsidRPr="00852B2A" w:rsidRDefault="00F244A6" w:rsidP="00186B9F">
      <w:pPr>
        <w:rPr>
          <w:szCs w:val="21"/>
        </w:rPr>
      </w:pPr>
    </w:p>
    <w:p w14:paraId="4EF1D557" w14:textId="51FD38E4" w:rsidR="00F244A6" w:rsidRPr="00852B2A" w:rsidRDefault="00F244A6" w:rsidP="00F244A6">
      <w:pPr>
        <w:rPr>
          <w:szCs w:val="21"/>
        </w:rPr>
      </w:pPr>
      <w:r w:rsidRPr="00852B2A">
        <w:rPr>
          <w:rFonts w:hint="eastAsia"/>
          <w:szCs w:val="21"/>
        </w:rPr>
        <w:t xml:space="preserve">            ここで、・</w:t>
      </w:r>
      <w:r w:rsidRPr="00852B2A">
        <w:t>t_astpri</w:t>
      </w:r>
      <w:r w:rsidRPr="00852B2A">
        <w:rPr>
          <w:rFonts w:hint="eastAsia"/>
        </w:rPr>
        <w:t>2</w:t>
      </w:r>
      <w:r w:rsidRPr="00852B2A">
        <w:t>(始動後要求時</w:t>
      </w:r>
      <w:r w:rsidRPr="00852B2A">
        <w:rPr>
          <w:rFonts w:hint="eastAsia"/>
        </w:rPr>
        <w:t>２</w:t>
      </w:r>
      <w:r w:rsidRPr="00852B2A">
        <w:t>の優先度)の算出</w:t>
      </w:r>
    </w:p>
    <w:p w14:paraId="2E924FFD" w14:textId="12BBC49E" w:rsidR="00F244A6" w:rsidRPr="00852B2A" w:rsidRDefault="00F244A6" w:rsidP="00F244A6">
      <w:pPr>
        <w:rPr>
          <w:szCs w:val="21"/>
        </w:rPr>
      </w:pPr>
      <w:r w:rsidRPr="00852B2A">
        <w:rPr>
          <w:rFonts w:hint="eastAsia"/>
          <w:szCs w:val="21"/>
        </w:rPr>
        <w:t xml:space="preserve">                      </w:t>
      </w:r>
      <w:r w:rsidRPr="00852B2A">
        <w:rPr>
          <w:szCs w:val="21"/>
        </w:rPr>
        <w:t>t_</w:t>
      </w:r>
      <w:r w:rsidRPr="00852B2A">
        <w:t xml:space="preserve">astpri2 </w:t>
      </w:r>
      <w:r w:rsidRPr="00852B2A">
        <w:rPr>
          <w:rFonts w:hint="eastAsia"/>
          <w:color w:val="000000"/>
          <w:szCs w:val="21"/>
        </w:rPr>
        <w:t>←</w:t>
      </w:r>
      <w:r w:rsidRPr="00852B2A">
        <w:rPr>
          <w:color w:val="000000"/>
          <w:szCs w:val="21"/>
        </w:rPr>
        <w:t xml:space="preserve"> </w:t>
      </w:r>
      <w:r w:rsidRPr="00852B2A">
        <w:rPr>
          <w:szCs w:val="21"/>
        </w:rPr>
        <w:t>eminjast_tbl2[要求値]</w:t>
      </w:r>
      <w:r w:rsidRPr="00852B2A">
        <w:rPr>
          <w:rFonts w:hint="eastAsia"/>
          <w:szCs w:val="21"/>
        </w:rPr>
        <w:t>の優先度</w:t>
      </w:r>
    </w:p>
    <w:p w14:paraId="11F0BF10" w14:textId="77777777" w:rsidR="00F244A6" w:rsidRPr="00852B2A" w:rsidRDefault="00F244A6" w:rsidP="00186B9F">
      <w:pPr>
        <w:rPr>
          <w:szCs w:val="21"/>
        </w:rPr>
      </w:pPr>
    </w:p>
    <w:p w14:paraId="46088DF9" w14:textId="7457542D" w:rsidR="00186B9F" w:rsidRPr="00852B2A" w:rsidRDefault="00186B9F" w:rsidP="00DE115F">
      <w:pPr>
        <w:ind w:rightChars="-354" w:right="-708"/>
        <w:rPr>
          <w:szCs w:val="21"/>
        </w:rPr>
      </w:pPr>
      <w:r w:rsidRPr="00852B2A">
        <w:rPr>
          <w:szCs w:val="21"/>
        </w:rPr>
        <w:t xml:space="preserve">              </w:t>
      </w:r>
      <w:r w:rsidRPr="00852B2A">
        <w:rPr>
          <w:rFonts w:hint="eastAsia"/>
          <w:szCs w:val="21"/>
        </w:rPr>
        <w:t>ｱ）始動後噴射制御要求</w:t>
      </w:r>
      <w:r w:rsidR="00DE115F" w:rsidRPr="00852B2A">
        <w:rPr>
          <w:rFonts w:hint="eastAsia"/>
          <w:szCs w:val="21"/>
        </w:rPr>
        <w:t>２</w:t>
      </w:r>
      <w:r w:rsidRPr="00852B2A">
        <w:rPr>
          <w:rFonts w:hint="eastAsia"/>
          <w:szCs w:val="21"/>
        </w:rPr>
        <w:t>有の時（</w:t>
      </w:r>
      <w:r w:rsidRPr="00852B2A">
        <w:rPr>
          <w:szCs w:val="21"/>
        </w:rPr>
        <w:t>t_astrqdat2 &amp; EMINJ_RQ*** ≠ 0</w:t>
      </w:r>
      <w:r w:rsidRPr="00852B2A">
        <w:rPr>
          <w:rFonts w:hint="eastAsia"/>
          <w:szCs w:val="21"/>
        </w:rPr>
        <w:t>）、下記処理を実施</w:t>
      </w:r>
    </w:p>
    <w:p w14:paraId="513B6911" w14:textId="7D90E33C" w:rsidR="00186B9F" w:rsidRPr="00852B2A" w:rsidRDefault="00186B9F" w:rsidP="00186B9F">
      <w:pPr>
        <w:rPr>
          <w:szCs w:val="21"/>
        </w:rPr>
      </w:pPr>
      <w:r w:rsidRPr="00852B2A">
        <w:rPr>
          <w:szCs w:val="21"/>
        </w:rPr>
        <w:t xml:space="preserve">                 </w:t>
      </w:r>
      <w:r w:rsidRPr="00852B2A">
        <w:rPr>
          <w:color w:val="000000"/>
          <w:szCs w:val="21"/>
        </w:rPr>
        <w:t xml:space="preserve">e*** </w:t>
      </w:r>
      <w:r w:rsidRPr="00852B2A">
        <w:rPr>
          <w:rFonts w:hint="eastAsia"/>
          <w:color w:val="000000"/>
          <w:szCs w:val="21"/>
        </w:rPr>
        <w:t>←</w:t>
      </w:r>
      <w:r w:rsidRPr="00852B2A">
        <w:rPr>
          <w:color w:val="000000"/>
          <w:szCs w:val="21"/>
        </w:rPr>
        <w:t xml:space="preserve"> </w:t>
      </w:r>
      <w:r w:rsidRPr="00852B2A">
        <w:rPr>
          <w:szCs w:val="21"/>
        </w:rPr>
        <w:t>eminjast_tbl2[</w:t>
      </w:r>
      <w:r w:rsidRPr="00852B2A">
        <w:rPr>
          <w:rFonts w:hint="eastAsia"/>
          <w:szCs w:val="21"/>
        </w:rPr>
        <w:t>始動時から継承された</w:t>
      </w:r>
      <w:r w:rsidRPr="00852B2A">
        <w:rPr>
          <w:szCs w:val="21"/>
        </w:rPr>
        <w:t>要求]</w:t>
      </w:r>
      <w:r w:rsidRPr="00852B2A">
        <w:rPr>
          <w:rFonts w:hint="eastAsia"/>
          <w:szCs w:val="21"/>
        </w:rPr>
        <w:t>の噴射制御要求</w:t>
      </w:r>
    </w:p>
    <w:p w14:paraId="6F3A8252" w14:textId="0AC23D2B" w:rsidR="00186B9F" w:rsidRPr="00852B2A" w:rsidRDefault="00186B9F" w:rsidP="00186B9F">
      <w:pPr>
        <w:ind w:rightChars="-354" w:right="-708"/>
        <w:rPr>
          <w:szCs w:val="21"/>
        </w:rPr>
      </w:pPr>
      <w:r w:rsidRPr="00852B2A">
        <w:rPr>
          <w:szCs w:val="21"/>
        </w:rPr>
        <w:t xml:space="preserve">                  </w:t>
      </w:r>
      <w:r w:rsidRPr="00852B2A">
        <w:rPr>
          <w:rFonts w:hint="eastAsia"/>
          <w:szCs w:val="21"/>
        </w:rPr>
        <w:t>※</w:t>
      </w:r>
      <w:r w:rsidRPr="00852B2A">
        <w:rPr>
          <w:szCs w:val="21"/>
        </w:rPr>
        <w:t xml:space="preserve"> ***</w:t>
      </w:r>
      <w:r w:rsidRPr="00852B2A">
        <w:rPr>
          <w:rFonts w:hint="eastAsia"/>
          <w:szCs w:val="21"/>
        </w:rPr>
        <w:t>は、</w:t>
      </w:r>
      <w:r w:rsidR="00415525" w:rsidRPr="00852B2A">
        <w:rPr>
          <w:rFonts w:hint="eastAsia"/>
          <w:szCs w:val="21"/>
        </w:rPr>
        <w:t>構造体２の</w:t>
      </w:r>
      <w:r w:rsidRPr="00852B2A">
        <w:rPr>
          <w:rFonts w:hint="eastAsia"/>
          <w:szCs w:val="21"/>
        </w:rPr>
        <w:t>噴射調停メンバ（優先選択要求がある時に更新する要求値の一覧の</w:t>
      </w:r>
    </w:p>
    <w:p w14:paraId="32A67921" w14:textId="566C1B90" w:rsidR="00186B9F" w:rsidRPr="00852B2A" w:rsidRDefault="00186B9F" w:rsidP="00186B9F">
      <w:pPr>
        <w:rPr>
          <w:szCs w:val="21"/>
        </w:rPr>
      </w:pPr>
      <w:r w:rsidRPr="00852B2A">
        <w:rPr>
          <w:szCs w:val="21"/>
        </w:rPr>
        <w:t xml:space="preserve">                     einjmod、eainjpn[]</w:t>
      </w:r>
      <w:r w:rsidRPr="00852B2A">
        <w:rPr>
          <w:rFonts w:hint="eastAsia"/>
          <w:szCs w:val="21"/>
        </w:rPr>
        <w:t>、…</w:t>
      </w:r>
      <w:r w:rsidR="00415525" w:rsidRPr="00852B2A">
        <w:rPr>
          <w:szCs w:val="21"/>
        </w:rPr>
        <w:t>、eainj</w:t>
      </w:r>
      <w:r w:rsidR="00415525" w:rsidRPr="00852B2A">
        <w:rPr>
          <w:rFonts w:hint="eastAsia"/>
          <w:szCs w:val="21"/>
        </w:rPr>
        <w:t>d</w:t>
      </w:r>
      <w:r w:rsidR="00415525" w:rsidRPr="00852B2A">
        <w:rPr>
          <w:szCs w:val="21"/>
        </w:rPr>
        <w:t>n[]</w:t>
      </w:r>
      <w:r w:rsidR="00415525" w:rsidRPr="00852B2A">
        <w:rPr>
          <w:rFonts w:hint="eastAsia"/>
          <w:szCs w:val="21"/>
        </w:rPr>
        <w:t>、…</w:t>
      </w:r>
      <w:r w:rsidRPr="00852B2A">
        <w:rPr>
          <w:rFonts w:hint="eastAsia"/>
          <w:szCs w:val="21"/>
        </w:rPr>
        <w:t>）を示すものとする</w:t>
      </w:r>
    </w:p>
    <w:p w14:paraId="3781ABD9" w14:textId="07C3BD77" w:rsidR="00186B9F" w:rsidRPr="00852B2A" w:rsidRDefault="00186B9F" w:rsidP="00186B9F">
      <w:pPr>
        <w:rPr>
          <w:szCs w:val="21"/>
        </w:rPr>
      </w:pPr>
      <w:r w:rsidRPr="00852B2A">
        <w:rPr>
          <w:szCs w:val="21"/>
        </w:rPr>
        <w:t xml:space="preserve">                  </w:t>
      </w:r>
      <w:r w:rsidRPr="00852B2A">
        <w:rPr>
          <w:rFonts w:hint="eastAsia"/>
          <w:szCs w:val="21"/>
        </w:rPr>
        <w:t>※２－</w:t>
      </w:r>
      <w:ins w:id="654" w:author="16a" w:date="2025-10-08T14:55:00Z">
        <w:r w:rsidR="008D51BF" w:rsidRPr="008D51BF">
          <w:rPr>
            <w:rFonts w:hint="eastAsia"/>
            <w:szCs w:val="21"/>
            <w:shd w:val="clear" w:color="auto" w:fill="00FF00"/>
          </w:rPr>
          <w:t>３</w:t>
        </w:r>
      </w:ins>
      <w:del w:id="655" w:author="16a" w:date="2025-10-08T14:56:00Z">
        <w:r w:rsidRPr="008D51BF" w:rsidDel="008D51BF">
          <w:rPr>
            <w:rFonts w:hint="eastAsia"/>
            <w:szCs w:val="21"/>
            <w:shd w:val="clear" w:color="auto" w:fill="00FF00"/>
          </w:rPr>
          <w:delText>２</w:delText>
        </w:r>
      </w:del>
      <w:r w:rsidRPr="00852B2A">
        <w:rPr>
          <w:rFonts w:hint="eastAsia"/>
          <w:szCs w:val="21"/>
        </w:rPr>
        <w:t>－２．</w:t>
      </w:r>
      <w:r w:rsidRPr="00852B2A">
        <w:rPr>
          <w:szCs w:val="21"/>
        </w:rPr>
        <w:t>(4)①～</w:t>
      </w:r>
      <w:r w:rsidRPr="00852B2A">
        <w:rPr>
          <w:rFonts w:hint="eastAsia"/>
          <w:szCs w:val="21"/>
        </w:rPr>
        <w:t>㉓</w:t>
      </w:r>
      <w:r w:rsidRPr="00852B2A">
        <w:rPr>
          <w:szCs w:val="21"/>
        </w:rPr>
        <w:t>.　処理を以下のように読み替えて実施する</w:t>
      </w:r>
    </w:p>
    <w:p w14:paraId="04AA7AE7" w14:textId="3BF71AFB" w:rsidR="00186B9F" w:rsidRPr="00852B2A" w:rsidRDefault="00186B9F" w:rsidP="00186B9F">
      <w:pPr>
        <w:rPr>
          <w:szCs w:val="21"/>
        </w:rPr>
      </w:pPr>
      <w:r w:rsidRPr="00852B2A">
        <w:rPr>
          <w:szCs w:val="21"/>
        </w:rPr>
        <w:t xml:space="preserve">                     t_rqdat → t_astrqdat2</w:t>
      </w:r>
    </w:p>
    <w:p w14:paraId="1B39A5F2" w14:textId="4DEE5BDC" w:rsidR="00186B9F" w:rsidRPr="00852B2A" w:rsidRDefault="00186B9F" w:rsidP="00186B9F">
      <w:pPr>
        <w:rPr>
          <w:szCs w:val="21"/>
        </w:rPr>
      </w:pPr>
      <w:r w:rsidRPr="00852B2A">
        <w:rPr>
          <w:szCs w:val="21"/>
        </w:rPr>
        <w:t xml:space="preserve">                     eminj_tbl[要求値] → eminjast_tbl2[始動時から継承された要求値]</w:t>
      </w:r>
    </w:p>
    <w:p w14:paraId="4A6C7875" w14:textId="3D912A21" w:rsidR="00186B9F" w:rsidRPr="00852B2A" w:rsidRDefault="00186B9F" w:rsidP="00186B9F">
      <w:pPr>
        <w:rPr>
          <w:szCs w:val="21"/>
        </w:rPr>
      </w:pPr>
      <w:r w:rsidRPr="00852B2A">
        <w:rPr>
          <w:szCs w:val="21"/>
        </w:rPr>
        <w:t xml:space="preserve">          (b)</w:t>
      </w:r>
      <w:r w:rsidRPr="00852B2A">
        <w:rPr>
          <w:rFonts w:hint="eastAsia"/>
          <w:szCs w:val="21"/>
        </w:rPr>
        <w:t>始動時から継承された始動後要求</w:t>
      </w:r>
      <w:r w:rsidR="004A067E" w:rsidRPr="00852B2A">
        <w:rPr>
          <w:rFonts w:hint="eastAsia"/>
          <w:szCs w:val="21"/>
        </w:rPr>
        <w:t>が</w:t>
      </w:r>
      <w:r w:rsidRPr="00852B2A">
        <w:rPr>
          <w:rFonts w:hint="eastAsia"/>
          <w:szCs w:val="21"/>
        </w:rPr>
        <w:t>ない場合（</w:t>
      </w:r>
      <w:r w:rsidRPr="00852B2A">
        <w:rPr>
          <w:szCs w:val="21"/>
        </w:rPr>
        <w:t>t_astpri2 ≠ estprir</w:t>
      </w:r>
      <w:r w:rsidRPr="00852B2A">
        <w:rPr>
          <w:rFonts w:hint="eastAsia"/>
          <w:szCs w:val="21"/>
        </w:rPr>
        <w:t>）</w:t>
      </w:r>
    </w:p>
    <w:p w14:paraId="2FD66E3B" w14:textId="0E3C1751" w:rsidR="00FB730A" w:rsidRPr="00852B2A" w:rsidRDefault="00FB730A" w:rsidP="00FB730A">
      <w:r w:rsidRPr="00852B2A">
        <w:rPr>
          <w:szCs w:val="21"/>
        </w:rPr>
        <w:t xml:space="preserve">             </w:t>
      </w:r>
      <w:r w:rsidRPr="00852B2A">
        <w:rPr>
          <w:rFonts w:hint="eastAsia"/>
        </w:rPr>
        <w:t>e</w:t>
      </w:r>
      <w:r w:rsidRPr="00852B2A">
        <w:t>astpri</w:t>
      </w:r>
      <w:r w:rsidRPr="00852B2A">
        <w:rPr>
          <w:rFonts w:hint="eastAsia"/>
        </w:rPr>
        <w:t>2</w:t>
      </w:r>
      <w:r w:rsidRPr="00852B2A">
        <w:t xml:space="preserve"> </w:t>
      </w:r>
      <w:r w:rsidRPr="00852B2A">
        <w:rPr>
          <w:rFonts w:hint="eastAsia"/>
          <w:color w:val="000000"/>
          <w:szCs w:val="21"/>
        </w:rPr>
        <w:t>←</w:t>
      </w:r>
      <w:r w:rsidRPr="00852B2A">
        <w:rPr>
          <w:color w:val="000000"/>
          <w:szCs w:val="21"/>
        </w:rPr>
        <w:t xml:space="preserve"> </w:t>
      </w:r>
      <w:r w:rsidRPr="00852B2A">
        <w:rPr>
          <w:color w:val="000000"/>
        </w:rPr>
        <w:t>EMINJ_PRINORQ(0)</w:t>
      </w:r>
      <w:commentRangeStart w:id="656"/>
      <w:commentRangeEnd w:id="656"/>
      <w:r w:rsidR="00285941" w:rsidRPr="00852B2A">
        <w:rPr>
          <w:rStyle w:val="a8"/>
        </w:rPr>
        <w:commentReference w:id="656"/>
      </w:r>
    </w:p>
    <w:p w14:paraId="77C4B0F7" w14:textId="77777777" w:rsidR="00CE6666" w:rsidRPr="00852B2A" w:rsidRDefault="00CE6666" w:rsidP="00186B9F">
      <w:pPr>
        <w:rPr>
          <w:szCs w:val="21"/>
        </w:rPr>
      </w:pPr>
    </w:p>
    <w:p w14:paraId="6170925C" w14:textId="16F77278" w:rsidR="00186B9F" w:rsidRPr="00852B2A" w:rsidRDefault="00186B9F" w:rsidP="00186B9F">
      <w:pPr>
        <w:rPr>
          <w:szCs w:val="21"/>
        </w:rPr>
      </w:pPr>
      <w:r w:rsidRPr="00852B2A">
        <w:rPr>
          <w:szCs w:val="21"/>
        </w:rPr>
        <w:t xml:space="preserve">          ここで、t_astrqdat2(要求有識別子)の算出</w:t>
      </w:r>
    </w:p>
    <w:p w14:paraId="36ABB714" w14:textId="1011D272" w:rsidR="00186B9F" w:rsidRPr="00852B2A" w:rsidRDefault="00186B9F" w:rsidP="00186B9F">
      <w:pPr>
        <w:rPr>
          <w:szCs w:val="21"/>
        </w:rPr>
      </w:pPr>
      <w:r w:rsidRPr="00852B2A">
        <w:rPr>
          <w:szCs w:val="21"/>
        </w:rPr>
        <w:t xml:space="preserve">             t_astrqdat2 ← eminjast_tbl2[要求値]の要求有識別子</w:t>
      </w:r>
    </w:p>
    <w:p w14:paraId="3B9D4031" w14:textId="77777777" w:rsidR="00186B9F" w:rsidRPr="00852B2A" w:rsidRDefault="00186B9F" w:rsidP="004B3B77"/>
    <w:p w14:paraId="5BA762C5" w14:textId="6D6E2390" w:rsidR="00D32B68" w:rsidRPr="00852B2A" w:rsidRDefault="00D32B68" w:rsidP="00D32B68">
      <w:pPr>
        <w:ind w:rightChars="-283" w:right="-566"/>
      </w:pPr>
      <w:r w:rsidRPr="00852B2A">
        <w:t xml:space="preserve">       </w:t>
      </w:r>
      <w:r w:rsidR="00E8264F" w:rsidRPr="00852B2A">
        <w:rPr>
          <w:rFonts w:hint="eastAsia"/>
        </w:rPr>
        <w:t>④</w:t>
      </w:r>
      <w:r w:rsidR="00DE4D83" w:rsidRPr="00852B2A">
        <w:rPr>
          <w:rFonts w:hint="eastAsia"/>
        </w:rPr>
        <w:t xml:space="preserve"> </w:t>
      </w:r>
      <w:r w:rsidRPr="00852B2A">
        <w:rPr>
          <w:rFonts w:hint="eastAsia"/>
        </w:rPr>
        <w:t>始動後優先選択要求２が無い時</w:t>
      </w:r>
      <w:r w:rsidR="004A067E" w:rsidRPr="00852B2A">
        <w:rPr>
          <w:rFonts w:hint="eastAsia"/>
        </w:rPr>
        <w:t>（</w:t>
      </w:r>
      <w:r w:rsidR="004A067E" w:rsidRPr="00852B2A">
        <w:t xml:space="preserve">t_astpri2 </w:t>
      </w:r>
      <w:r w:rsidR="004A067E" w:rsidRPr="00852B2A">
        <w:rPr>
          <w:rFonts w:hint="eastAsia"/>
        </w:rPr>
        <w:t>＝</w:t>
      </w:r>
      <w:r w:rsidR="004A067E" w:rsidRPr="00852B2A">
        <w:t xml:space="preserve"> </w:t>
      </w:r>
      <w:r w:rsidR="004A067E" w:rsidRPr="00852B2A">
        <w:rPr>
          <w:color w:val="000000"/>
        </w:rPr>
        <w:t>EMINJ_PRINORQ(0)</w:t>
      </w:r>
      <w:r w:rsidR="004A067E" w:rsidRPr="00852B2A">
        <w:rPr>
          <w:rFonts w:hint="eastAsia"/>
        </w:rPr>
        <w:t>）</w:t>
      </w:r>
    </w:p>
    <w:p w14:paraId="1DE4B040" w14:textId="77777777" w:rsidR="00D32B68" w:rsidRPr="00852B2A" w:rsidRDefault="00D32B68" w:rsidP="00D32B68">
      <w:r w:rsidRPr="00852B2A">
        <w:rPr>
          <w:szCs w:val="21"/>
        </w:rPr>
        <w:t xml:space="preserve">          </w:t>
      </w:r>
      <w:r w:rsidRPr="00852B2A">
        <w:rPr>
          <w:rFonts w:hint="eastAsia"/>
        </w:rPr>
        <w:t>e</w:t>
      </w:r>
      <w:r w:rsidRPr="00852B2A">
        <w:t>astpri</w:t>
      </w:r>
      <w:r w:rsidRPr="00852B2A">
        <w:rPr>
          <w:rFonts w:hint="eastAsia"/>
        </w:rPr>
        <w:t>2</w:t>
      </w:r>
      <w:r w:rsidRPr="00852B2A">
        <w:t xml:space="preserve"> </w:t>
      </w:r>
      <w:r w:rsidRPr="00852B2A">
        <w:rPr>
          <w:rFonts w:hint="eastAsia"/>
          <w:color w:val="000000"/>
          <w:szCs w:val="21"/>
        </w:rPr>
        <w:t>←</w:t>
      </w:r>
      <w:r w:rsidRPr="00852B2A">
        <w:rPr>
          <w:color w:val="000000"/>
          <w:szCs w:val="21"/>
        </w:rPr>
        <w:t xml:space="preserve"> </w:t>
      </w:r>
      <w:r w:rsidRPr="00852B2A">
        <w:rPr>
          <w:color w:val="000000"/>
        </w:rPr>
        <w:t>EMINJ_PRINORQ(0)</w:t>
      </w:r>
    </w:p>
    <w:p w14:paraId="487D8DE3" w14:textId="77777777" w:rsidR="00D32B68" w:rsidRPr="00852B2A" w:rsidRDefault="00D32B68" w:rsidP="005E2437">
      <w:pPr>
        <w:ind w:rightChars="-283" w:right="-566"/>
      </w:pPr>
    </w:p>
    <w:p w14:paraId="3A5E8476" w14:textId="789405C2" w:rsidR="00A90E0D" w:rsidRPr="00852B2A" w:rsidRDefault="005E2437" w:rsidP="005E2437">
      <w:pPr>
        <w:ind w:rightChars="-283" w:right="-566"/>
      </w:pPr>
      <w:r w:rsidRPr="00852B2A">
        <w:t xml:space="preserve">       </w:t>
      </w:r>
      <w:r w:rsidR="00E8264F" w:rsidRPr="00852B2A">
        <w:rPr>
          <w:rFonts w:hint="eastAsia"/>
        </w:rPr>
        <w:t>⑤</w:t>
      </w:r>
      <w:r w:rsidRPr="00852B2A">
        <w:t xml:space="preserve"> </w:t>
      </w:r>
      <w:r w:rsidRPr="00852B2A">
        <w:rPr>
          <w:rFonts w:hint="eastAsia"/>
        </w:rPr>
        <w:t>始動後優先選択要求</w:t>
      </w:r>
      <w:r w:rsidR="00A90E0D" w:rsidRPr="00852B2A">
        <w:rPr>
          <w:rFonts w:hint="eastAsia"/>
        </w:rPr>
        <w:t>が無い時（ea</w:t>
      </w:r>
      <w:r w:rsidR="00A90E0D" w:rsidRPr="00852B2A">
        <w:t xml:space="preserve">stpri </w:t>
      </w:r>
      <w:r w:rsidR="00A90E0D" w:rsidRPr="00852B2A">
        <w:rPr>
          <w:rFonts w:hint="eastAsia"/>
        </w:rPr>
        <w:t>＝</w:t>
      </w:r>
      <w:r w:rsidR="00A90E0D" w:rsidRPr="00852B2A">
        <w:t xml:space="preserve"> </w:t>
      </w:r>
      <w:r w:rsidR="00A90E0D" w:rsidRPr="00852B2A">
        <w:rPr>
          <w:color w:val="000000"/>
        </w:rPr>
        <w:t>EMINJ_PRINORQ(0)</w:t>
      </w:r>
      <w:r w:rsidR="004A067E" w:rsidRPr="00852B2A">
        <w:rPr>
          <w:rFonts w:hint="eastAsia"/>
        </w:rPr>
        <w:t>、かつ、</w:t>
      </w:r>
    </w:p>
    <w:p w14:paraId="43FF89B8" w14:textId="53705A7C" w:rsidR="00E8264F" w:rsidRPr="00852B2A" w:rsidRDefault="00A90E0D" w:rsidP="00E8264F">
      <w:pPr>
        <w:ind w:rightChars="-283" w:right="-566"/>
      </w:pPr>
      <w:r w:rsidRPr="00852B2A">
        <w:rPr>
          <w:szCs w:val="21"/>
        </w:rPr>
        <w:t xml:space="preserve">          </w:t>
      </w:r>
      <w:r w:rsidR="00186B9F" w:rsidRPr="00852B2A">
        <w:rPr>
          <w:rFonts w:hint="eastAsia"/>
        </w:rPr>
        <w:t>始動後優先選択要求</w:t>
      </w:r>
      <w:r w:rsidR="00FB730A" w:rsidRPr="00852B2A">
        <w:rPr>
          <w:rFonts w:hint="eastAsia"/>
        </w:rPr>
        <w:t>２</w:t>
      </w:r>
      <w:r w:rsidR="005E2437" w:rsidRPr="00852B2A">
        <w:rPr>
          <w:rFonts w:hint="eastAsia"/>
        </w:rPr>
        <w:t>が無い時</w:t>
      </w:r>
      <w:r w:rsidR="00E8264F" w:rsidRPr="00852B2A">
        <w:rPr>
          <w:rFonts w:hint="eastAsia"/>
        </w:rPr>
        <w:t>（ea</w:t>
      </w:r>
      <w:r w:rsidR="00E8264F" w:rsidRPr="00852B2A">
        <w:t>stpri</w:t>
      </w:r>
      <w:r w:rsidR="00E8264F" w:rsidRPr="00852B2A">
        <w:rPr>
          <w:rFonts w:hint="eastAsia"/>
        </w:rPr>
        <w:t>2</w:t>
      </w:r>
      <w:r w:rsidR="00E8264F" w:rsidRPr="00852B2A">
        <w:t xml:space="preserve"> </w:t>
      </w:r>
      <w:r w:rsidR="00E8264F" w:rsidRPr="00852B2A">
        <w:rPr>
          <w:rFonts w:hint="eastAsia"/>
        </w:rPr>
        <w:t>＝</w:t>
      </w:r>
      <w:r w:rsidR="00E8264F" w:rsidRPr="00852B2A">
        <w:t xml:space="preserve"> </w:t>
      </w:r>
      <w:r w:rsidR="00E8264F" w:rsidRPr="00852B2A">
        <w:rPr>
          <w:color w:val="000000"/>
        </w:rPr>
        <w:t>EMINJ_PRINORQ(0)</w:t>
      </w:r>
      <w:r w:rsidR="00E8264F" w:rsidRPr="00852B2A">
        <w:rPr>
          <w:rFonts w:hint="eastAsia"/>
        </w:rPr>
        <w:t>）</w:t>
      </w:r>
    </w:p>
    <w:p w14:paraId="1F23EAD3" w14:textId="25846719" w:rsidR="007A3AD2" w:rsidRPr="00852B2A" w:rsidRDefault="005E2437" w:rsidP="005E2437">
      <w:pPr>
        <w:rPr>
          <w:color w:val="000000"/>
          <w:szCs w:val="21"/>
          <w:highlight w:val="cyan"/>
        </w:rPr>
      </w:pPr>
      <w:r w:rsidRPr="00852B2A">
        <w:rPr>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szCs w:val="21"/>
        </w:rPr>
        <w:t>EMINJ_NONE_ID(0)</w:t>
      </w:r>
    </w:p>
    <w:p w14:paraId="3990D6AA" w14:textId="184C3917" w:rsidR="003421C3" w:rsidRPr="00852B2A" w:rsidRDefault="00B42329" w:rsidP="00B42329">
      <w:pPr>
        <w:rPr>
          <w:szCs w:val="21"/>
        </w:rPr>
      </w:pPr>
      <w:r w:rsidRPr="00852B2A">
        <w:rPr>
          <w:szCs w:val="21"/>
        </w:rPr>
        <w:t xml:space="preserve">          </w:t>
      </w:r>
      <w:r w:rsidR="003421C3" w:rsidRPr="00852B2A">
        <w:rPr>
          <w:rFonts w:hint="eastAsia"/>
        </w:rPr>
        <w:t>e</w:t>
      </w:r>
      <w:r w:rsidR="003421C3" w:rsidRPr="00852B2A">
        <w:t>pri</w:t>
      </w:r>
      <w:r w:rsidR="003421C3" w:rsidRPr="00852B2A">
        <w:rPr>
          <w:rFonts w:hint="eastAsia"/>
        </w:rPr>
        <w:t>fix</w:t>
      </w:r>
      <w:r w:rsidR="003421C3" w:rsidRPr="00852B2A">
        <w:t xml:space="preserve"> </w:t>
      </w:r>
      <w:r w:rsidR="003421C3" w:rsidRPr="00852B2A">
        <w:rPr>
          <w:rFonts w:hint="eastAsia"/>
        </w:rPr>
        <w:t>←</w:t>
      </w:r>
      <w:r w:rsidR="003421C3" w:rsidRPr="00852B2A">
        <w:t xml:space="preserve"> </w:t>
      </w:r>
      <w:r w:rsidR="003421C3" w:rsidRPr="00852B2A">
        <w:rPr>
          <w:color w:val="000000"/>
        </w:rPr>
        <w:t>EMINJ_PRINORQ(0)</w:t>
      </w:r>
    </w:p>
    <w:p w14:paraId="737FFDCB" w14:textId="77777777" w:rsidR="00476B84" w:rsidRPr="00852B2A" w:rsidRDefault="00476B84" w:rsidP="005E2437">
      <w:pPr>
        <w:rPr>
          <w:szCs w:val="21"/>
        </w:rPr>
      </w:pPr>
    </w:p>
    <w:p w14:paraId="6A6DBBAA" w14:textId="12C39035" w:rsidR="005E2437" w:rsidRPr="00852B2A" w:rsidRDefault="005E2437" w:rsidP="005E2437">
      <w:pPr>
        <w:rPr>
          <w:color w:val="000000"/>
          <w:szCs w:val="21"/>
        </w:rPr>
      </w:pPr>
      <w:r w:rsidRPr="00852B2A">
        <w:rPr>
          <w:szCs w:val="21"/>
        </w:rPr>
        <w:t xml:space="preserve">    </w:t>
      </w:r>
      <w:r w:rsidRPr="00852B2A">
        <w:rPr>
          <w:rFonts w:hint="eastAsia"/>
        </w:rPr>
        <w:t>ここで、</w:t>
      </w:r>
      <w:r w:rsidRPr="00852B2A">
        <w:rPr>
          <w:color w:val="000000"/>
          <w:szCs w:val="21"/>
        </w:rPr>
        <w:t>exastmedi</w:t>
      </w:r>
      <w:r w:rsidRPr="00852B2A">
        <w:rPr>
          <w:rFonts w:hint="eastAsia"/>
          <w:color w:val="000000"/>
          <w:szCs w:val="21"/>
        </w:rPr>
        <w:t>（始動後要求調停許可フラグ）の操作</w:t>
      </w:r>
    </w:p>
    <w:p w14:paraId="0EC564D8" w14:textId="052755B5" w:rsidR="005E2437" w:rsidRPr="00852B2A" w:rsidRDefault="005E2437" w:rsidP="00597A4E">
      <w:pPr>
        <w:ind w:rightChars="-354" w:right="-708"/>
      </w:pPr>
      <w:r w:rsidRPr="00852B2A">
        <w:rPr>
          <w:color w:val="000000"/>
          <w:szCs w:val="21"/>
        </w:rPr>
        <w:t xml:space="preserve">              </w:t>
      </w:r>
      <w:r w:rsidRPr="00852B2A">
        <w:rPr>
          <w:rFonts w:hint="eastAsia"/>
          <w:color w:val="000000"/>
          <w:szCs w:val="21"/>
        </w:rPr>
        <w:t>①</w:t>
      </w:r>
      <w:r w:rsidRPr="00852B2A">
        <w:rPr>
          <w:color w:val="000000"/>
          <w:szCs w:val="21"/>
        </w:rPr>
        <w:t xml:space="preserve"> </w:t>
      </w:r>
      <w:r w:rsidRPr="00852B2A">
        <w:rPr>
          <w:rFonts w:hint="eastAsia"/>
          <w:color w:val="000000"/>
          <w:szCs w:val="21"/>
        </w:rPr>
        <w:t>セット条件</w:t>
      </w:r>
      <w:r w:rsidRPr="00852B2A">
        <w:rPr>
          <w:color w:val="000000"/>
          <w:szCs w:val="21"/>
        </w:rPr>
        <w:t xml:space="preserve">  </w:t>
      </w:r>
      <w:r w:rsidRPr="00852B2A">
        <w:rPr>
          <w:rFonts w:hint="eastAsia"/>
          <w:color w:val="000000"/>
          <w:szCs w:val="21"/>
        </w:rPr>
        <w:t>（</w:t>
      </w:r>
      <w:r w:rsidRPr="00852B2A">
        <w:rPr>
          <w:rFonts w:hint="eastAsia"/>
        </w:rPr>
        <w:t>２－</w:t>
      </w:r>
      <w:ins w:id="657" w:author="16a" w:date="2025-10-08T14:56:00Z">
        <w:r w:rsidR="000548A5" w:rsidRPr="000548A5">
          <w:rPr>
            <w:rFonts w:hint="eastAsia"/>
            <w:shd w:val="clear" w:color="auto" w:fill="00FF00"/>
          </w:rPr>
          <w:t>３</w:t>
        </w:r>
      </w:ins>
      <w:del w:id="658" w:author="16a" w:date="2025-10-08T14:56:00Z">
        <w:r w:rsidRPr="000548A5" w:rsidDel="000548A5">
          <w:rPr>
            <w:rFonts w:hint="eastAsia"/>
            <w:shd w:val="clear" w:color="auto" w:fill="00FF00"/>
          </w:rPr>
          <w:delText>２</w:delText>
        </w:r>
      </w:del>
      <w:r w:rsidRPr="00852B2A">
        <w:rPr>
          <w:rFonts w:hint="eastAsia"/>
        </w:rPr>
        <w:t>－１．</w:t>
      </w:r>
      <w:r w:rsidRPr="00852B2A">
        <w:t>(1)</w:t>
      </w:r>
      <w:r w:rsidR="00EC24C8" w:rsidRPr="00852B2A">
        <w:rPr>
          <w:rFonts w:hint="eastAsia"/>
        </w:rPr>
        <w:t>①</w:t>
      </w:r>
      <w:r w:rsidRPr="00852B2A">
        <w:t>(b)</w:t>
      </w:r>
      <w:r w:rsidR="00597A4E" w:rsidRPr="00852B2A">
        <w:rPr>
          <w:rFonts w:hint="eastAsia"/>
        </w:rPr>
        <w:t>、または、２－</w:t>
      </w:r>
      <w:ins w:id="659" w:author="16a" w:date="2025-10-08T14:56:00Z">
        <w:r w:rsidR="000548A5" w:rsidRPr="000548A5">
          <w:rPr>
            <w:rFonts w:hint="eastAsia"/>
            <w:shd w:val="clear" w:color="auto" w:fill="00FF00"/>
          </w:rPr>
          <w:t>３</w:t>
        </w:r>
      </w:ins>
      <w:del w:id="660" w:author="16a" w:date="2025-10-08T14:56:00Z">
        <w:r w:rsidR="00597A4E" w:rsidRPr="000548A5" w:rsidDel="000548A5">
          <w:rPr>
            <w:rFonts w:hint="eastAsia"/>
            <w:shd w:val="clear" w:color="auto" w:fill="00FF00"/>
          </w:rPr>
          <w:delText>２</w:delText>
        </w:r>
      </w:del>
      <w:r w:rsidR="00597A4E" w:rsidRPr="00852B2A">
        <w:rPr>
          <w:rFonts w:hint="eastAsia"/>
        </w:rPr>
        <w:t>－</w:t>
      </w:r>
      <w:r w:rsidR="00EC24C8" w:rsidRPr="00852B2A">
        <w:rPr>
          <w:rFonts w:hint="eastAsia"/>
        </w:rPr>
        <w:t>１</w:t>
      </w:r>
      <w:r w:rsidR="00597A4E" w:rsidRPr="00852B2A">
        <w:rPr>
          <w:rFonts w:hint="eastAsia"/>
        </w:rPr>
        <w:t>．</w:t>
      </w:r>
      <w:r w:rsidR="00597A4E" w:rsidRPr="00852B2A">
        <w:t>(1)</w:t>
      </w:r>
      <w:r w:rsidR="00EC24C8" w:rsidRPr="00852B2A">
        <w:rPr>
          <w:rFonts w:hint="eastAsia"/>
        </w:rPr>
        <w:t>③</w:t>
      </w:r>
      <w:r w:rsidR="00597A4E" w:rsidRPr="00852B2A">
        <w:t>(b)</w:t>
      </w:r>
      <w:r w:rsidRPr="00852B2A">
        <w:t>の直後に実施</w:t>
      </w:r>
      <w:r w:rsidR="00370806" w:rsidRPr="00852B2A">
        <w:rPr>
          <w:rFonts w:hint="eastAsia"/>
        </w:rPr>
        <w:t>）</w:t>
      </w:r>
    </w:p>
    <w:p w14:paraId="2F653D41" w14:textId="77777777" w:rsidR="005E2437" w:rsidRPr="00852B2A" w:rsidRDefault="005E2437" w:rsidP="005E2437">
      <w:pPr>
        <w:pStyle w:val="af0"/>
        <w:ind w:leftChars="0" w:left="0"/>
        <w:rPr>
          <w:color w:val="000000"/>
          <w:szCs w:val="21"/>
        </w:rPr>
      </w:pPr>
      <w:r w:rsidRPr="00852B2A">
        <w:rPr>
          <w:color w:val="000000"/>
          <w:szCs w:val="21"/>
        </w:rPr>
        <w:t xml:space="preserve">                </w:t>
      </w:r>
      <w:r w:rsidRPr="00852B2A">
        <w:rPr>
          <w:rFonts w:hint="eastAsia"/>
          <w:color w:val="000000"/>
          <w:szCs w:val="21"/>
        </w:rPr>
        <w:t>始動時の始動後噴射要求履歴有り（</w:t>
      </w:r>
      <w:r w:rsidRPr="00852B2A">
        <w:rPr>
          <w:color w:val="000000"/>
          <w:szCs w:val="21"/>
        </w:rPr>
        <w:t>exqinjast ＝ ON</w:t>
      </w:r>
      <w:r w:rsidRPr="00852B2A">
        <w:rPr>
          <w:rFonts w:hint="eastAsia"/>
          <w:color w:val="000000"/>
          <w:szCs w:val="21"/>
        </w:rPr>
        <w:t>）</w:t>
      </w:r>
    </w:p>
    <w:p w14:paraId="59EBB43D" w14:textId="4063FACC" w:rsidR="005E2437" w:rsidRPr="00852B2A" w:rsidRDefault="005E2437" w:rsidP="005E2437">
      <w:pPr>
        <w:pStyle w:val="af0"/>
        <w:ind w:leftChars="0" w:left="0" w:rightChars="-496" w:right="-992"/>
        <w:rPr>
          <w:color w:val="000000"/>
          <w:szCs w:val="21"/>
        </w:rPr>
      </w:pPr>
      <w:r w:rsidRPr="00852B2A">
        <w:rPr>
          <w:color w:val="000000"/>
          <w:szCs w:val="21"/>
        </w:rPr>
        <w:t xml:space="preserve">              </w:t>
      </w:r>
      <w:r w:rsidRPr="00852B2A">
        <w:rPr>
          <w:rFonts w:hint="eastAsia"/>
          <w:color w:val="000000"/>
          <w:szCs w:val="21"/>
        </w:rPr>
        <w:t>②</w:t>
      </w:r>
      <w:r w:rsidRPr="00852B2A">
        <w:rPr>
          <w:color w:val="000000"/>
          <w:szCs w:val="21"/>
        </w:rPr>
        <w:t xml:space="preserve"> </w:t>
      </w:r>
      <w:r w:rsidRPr="00852B2A">
        <w:rPr>
          <w:rFonts w:hint="eastAsia"/>
          <w:color w:val="000000"/>
          <w:szCs w:val="21"/>
        </w:rPr>
        <w:t>クリア条件（優先）</w:t>
      </w:r>
      <w:r w:rsidRPr="00852B2A">
        <w:rPr>
          <w:color w:val="000000"/>
          <w:szCs w:val="21"/>
        </w:rPr>
        <w:t xml:space="preserve">  </w:t>
      </w:r>
      <w:r w:rsidRPr="00852B2A">
        <w:rPr>
          <w:rFonts w:hint="eastAsia"/>
          <w:color w:val="000000"/>
          <w:szCs w:val="21"/>
        </w:rPr>
        <w:t>（</w:t>
      </w:r>
      <w:r w:rsidRPr="00852B2A">
        <w:rPr>
          <w:rFonts w:hint="eastAsia"/>
        </w:rPr>
        <w:t>２－</w:t>
      </w:r>
      <w:ins w:id="661" w:author="16a" w:date="2025-10-08T14:56:00Z">
        <w:r w:rsidR="000548A5" w:rsidRPr="000548A5">
          <w:rPr>
            <w:rFonts w:hint="eastAsia"/>
            <w:shd w:val="clear" w:color="auto" w:fill="00FF00"/>
          </w:rPr>
          <w:t>３</w:t>
        </w:r>
      </w:ins>
      <w:del w:id="662" w:author="16a" w:date="2025-10-08T14:56:00Z">
        <w:r w:rsidRPr="000548A5" w:rsidDel="000548A5">
          <w:rPr>
            <w:rFonts w:hint="eastAsia"/>
            <w:shd w:val="clear" w:color="auto" w:fill="00FF00"/>
          </w:rPr>
          <w:delText>２</w:delText>
        </w:r>
      </w:del>
      <w:r w:rsidRPr="00852B2A">
        <w:rPr>
          <w:rFonts w:hint="eastAsia"/>
        </w:rPr>
        <w:t>－１．</w:t>
      </w:r>
      <w:r w:rsidRPr="00852B2A">
        <w:t>(2)の前で実施）</w:t>
      </w:r>
    </w:p>
    <w:p w14:paraId="426E68E5" w14:textId="73125A10" w:rsidR="005E2437" w:rsidRPr="00852B2A" w:rsidRDefault="005E2437" w:rsidP="005E2437">
      <w:pPr>
        <w:rPr>
          <w:szCs w:val="21"/>
        </w:rPr>
      </w:pPr>
      <w:r w:rsidRPr="00852B2A">
        <w:rPr>
          <w:color w:val="000000"/>
          <w:szCs w:val="21"/>
        </w:rPr>
        <w:lastRenderedPageBreak/>
        <w:t xml:space="preserve">                </w:t>
      </w:r>
      <w:r w:rsidRPr="00852B2A">
        <w:rPr>
          <w:rFonts w:hint="eastAsia"/>
          <w:color w:val="000000"/>
          <w:szCs w:val="21"/>
        </w:rPr>
        <w:t>始動時（</w:t>
      </w:r>
      <w:r w:rsidR="00001857" w:rsidRPr="00852B2A">
        <w:rPr>
          <w:szCs w:val="21"/>
        </w:rPr>
        <w:t>t_xast</w:t>
      </w:r>
      <w:r w:rsidRPr="00852B2A">
        <w:rPr>
          <w:szCs w:val="21"/>
        </w:rPr>
        <w:t xml:space="preserve"> </w:t>
      </w:r>
      <w:r w:rsidRPr="00852B2A">
        <w:rPr>
          <w:rFonts w:hint="eastAsia"/>
          <w:szCs w:val="21"/>
        </w:rPr>
        <w:t>＝</w:t>
      </w:r>
      <w:r w:rsidRPr="00852B2A">
        <w:rPr>
          <w:szCs w:val="21"/>
        </w:rPr>
        <w:t xml:space="preserve"> ON</w:t>
      </w:r>
      <w:r w:rsidRPr="00852B2A">
        <w:rPr>
          <w:rFonts w:hint="eastAsia"/>
          <w:szCs w:val="21"/>
        </w:rPr>
        <w:t>→</w:t>
      </w:r>
      <w:r w:rsidRPr="00852B2A">
        <w:rPr>
          <w:szCs w:val="21"/>
        </w:rPr>
        <w:t>OFF</w:t>
      </w:r>
      <w:r w:rsidRPr="00852B2A">
        <w:rPr>
          <w:rFonts w:hint="eastAsia"/>
          <w:szCs w:val="21"/>
        </w:rPr>
        <w:t>）</w:t>
      </w:r>
      <w:commentRangeStart w:id="663"/>
      <w:commentRangeEnd w:id="663"/>
      <w:r w:rsidR="00000FD2" w:rsidRPr="00852B2A">
        <w:rPr>
          <w:rStyle w:val="a8"/>
        </w:rPr>
        <w:commentReference w:id="663"/>
      </w:r>
      <w:commentRangeStart w:id="664"/>
      <w:commentRangeEnd w:id="664"/>
      <w:r w:rsidR="00001857" w:rsidRPr="00852B2A">
        <w:rPr>
          <w:rStyle w:val="a8"/>
        </w:rPr>
        <w:commentReference w:id="664"/>
      </w:r>
    </w:p>
    <w:p w14:paraId="5EA8AC4C" w14:textId="77777777" w:rsidR="00786182" w:rsidRPr="00852B2A" w:rsidRDefault="00786182" w:rsidP="00B50503"/>
    <w:p w14:paraId="2A15B1BE" w14:textId="7426810E" w:rsidR="00B50503" w:rsidRPr="00852B2A" w:rsidRDefault="00B50503" w:rsidP="00B50503">
      <w:pPr>
        <w:rPr>
          <w:szCs w:val="21"/>
        </w:rPr>
      </w:pPr>
      <w:r w:rsidRPr="00852B2A">
        <w:rPr>
          <w:rFonts w:hint="eastAsia"/>
        </w:rPr>
        <w:t>２－</w:t>
      </w:r>
      <w:ins w:id="665" w:author="16a" w:date="2025-10-08T14:56:00Z">
        <w:r w:rsidR="000548A5" w:rsidRPr="000548A5">
          <w:rPr>
            <w:rFonts w:hint="eastAsia"/>
            <w:shd w:val="clear" w:color="auto" w:fill="00FF00"/>
          </w:rPr>
          <w:t>３</w:t>
        </w:r>
      </w:ins>
      <w:del w:id="666" w:author="16a" w:date="2025-10-08T14:56:00Z">
        <w:r w:rsidRPr="000548A5" w:rsidDel="000548A5">
          <w:rPr>
            <w:rFonts w:hint="eastAsia"/>
            <w:shd w:val="clear" w:color="auto" w:fill="00FF00"/>
          </w:rPr>
          <w:delText>２</w:delText>
        </w:r>
      </w:del>
      <w:r w:rsidRPr="00852B2A">
        <w:rPr>
          <w:rFonts w:hint="eastAsia"/>
        </w:rPr>
        <w:t>－２．</w:t>
      </w:r>
      <w:r w:rsidRPr="00852B2A">
        <w:rPr>
          <w:rFonts w:hint="eastAsia"/>
          <w:szCs w:val="21"/>
        </w:rPr>
        <w:t>通常要求の調停</w:t>
      </w:r>
      <w:r w:rsidR="00861658" w:rsidRPr="00852B2A">
        <w:rPr>
          <w:rFonts w:hint="eastAsia"/>
          <w:szCs w:val="21"/>
        </w:rPr>
        <w:t xml:space="preserve"> </w:t>
      </w:r>
      <w:commentRangeStart w:id="667"/>
      <w:commentRangeStart w:id="668"/>
      <w:r w:rsidR="00861658" w:rsidRPr="00852B2A">
        <w:rPr>
          <w:rFonts w:hint="eastAsia"/>
          <w:szCs w:val="21"/>
        </w:rPr>
        <w:t xml:space="preserve"> </w:t>
      </w:r>
      <w:commentRangeEnd w:id="667"/>
      <w:commentRangeEnd w:id="668"/>
      <w:r w:rsidR="00B832BD" w:rsidRPr="00852B2A">
        <w:rPr>
          <w:rStyle w:val="a8"/>
        </w:rPr>
        <w:commentReference w:id="667"/>
      </w:r>
      <w:r w:rsidR="00861658" w:rsidRPr="00852B2A">
        <w:rPr>
          <w:rStyle w:val="a8"/>
        </w:rPr>
        <w:commentReference w:id="668"/>
      </w:r>
    </w:p>
    <w:p w14:paraId="1D50A1BD" w14:textId="0BAF1A0A" w:rsidR="00B50503" w:rsidRPr="00852B2A" w:rsidRDefault="00B50503" w:rsidP="00B50503">
      <w:pPr>
        <w:rPr>
          <w:szCs w:val="21"/>
        </w:rPr>
      </w:pPr>
      <w:r w:rsidRPr="00852B2A">
        <w:rPr>
          <w:color w:val="000000"/>
          <w:szCs w:val="21"/>
        </w:rPr>
        <w:t xml:space="preserve">    (1)</w:t>
      </w:r>
      <w:r w:rsidRPr="00852B2A">
        <w:rPr>
          <w:rFonts w:hint="eastAsia"/>
          <w:color w:val="000000"/>
          <w:szCs w:val="21"/>
        </w:rPr>
        <w:t>調停条件</w:t>
      </w:r>
      <w:r w:rsidR="000838C0" w:rsidRPr="00852B2A">
        <w:rPr>
          <w:rFonts w:hint="eastAsia"/>
          <w:color w:val="000000"/>
          <w:szCs w:val="21"/>
        </w:rPr>
        <w:t>1</w:t>
      </w:r>
      <w:r w:rsidRPr="00852B2A">
        <w:rPr>
          <w:rFonts w:hint="eastAsia"/>
          <w:color w:val="000000"/>
          <w:szCs w:val="21"/>
        </w:rPr>
        <w:t>（共に）</w:t>
      </w:r>
      <w:r w:rsidR="00476B84" w:rsidRPr="00852B2A">
        <w:rPr>
          <w:rFonts w:hint="eastAsia"/>
          <w:color w:val="000000"/>
          <w:szCs w:val="21"/>
        </w:rPr>
        <w:t xml:space="preserve"> </w:t>
      </w:r>
      <w:commentRangeStart w:id="669"/>
      <w:r w:rsidR="00476B84" w:rsidRPr="00852B2A">
        <w:rPr>
          <w:color w:val="000000"/>
          <w:szCs w:val="21"/>
        </w:rPr>
        <w:t xml:space="preserve"> </w:t>
      </w:r>
      <w:commentRangeEnd w:id="669"/>
      <w:r w:rsidR="00476B84" w:rsidRPr="00852B2A">
        <w:rPr>
          <w:rStyle w:val="a8"/>
        </w:rPr>
        <w:commentReference w:id="669"/>
      </w:r>
    </w:p>
    <w:p w14:paraId="39598FB9" w14:textId="02C60BB8" w:rsidR="00B50503" w:rsidRPr="00852B2A" w:rsidRDefault="00B50503" w:rsidP="00B50503">
      <w:pPr>
        <w:ind w:rightChars="-354" w:right="-708"/>
      </w:pPr>
      <w:r w:rsidRPr="00852B2A">
        <w:rPr>
          <w:color w:val="000000"/>
          <w:szCs w:val="21"/>
        </w:rPr>
        <w:t xml:space="preserve">       </w:t>
      </w:r>
      <w:r w:rsidR="00C5761D" w:rsidRPr="00852B2A">
        <w:rPr>
          <w:color w:val="000000"/>
          <w:szCs w:val="21"/>
        </w:rPr>
        <w:t>①</w:t>
      </w:r>
      <w:r w:rsidRPr="00852B2A">
        <w:rPr>
          <w:color w:val="000000"/>
          <w:szCs w:val="21"/>
        </w:rPr>
        <w:t xml:space="preserve"> </w:t>
      </w:r>
      <w:r w:rsidRPr="00852B2A">
        <w:rPr>
          <w:rFonts w:hint="eastAsia"/>
          <w:color w:val="000000"/>
          <w:szCs w:val="21"/>
        </w:rPr>
        <w:t>通常噴射制御要求有の</w:t>
      </w:r>
      <w:r w:rsidRPr="00852B2A">
        <w:rPr>
          <w:rFonts w:hint="eastAsia"/>
        </w:rPr>
        <w:t>時（</w:t>
      </w:r>
      <w:r w:rsidRPr="00852B2A">
        <w:t xml:space="preserve">epri ≠ </w:t>
      </w:r>
      <w:r w:rsidRPr="00852B2A">
        <w:rPr>
          <w:color w:val="000000"/>
        </w:rPr>
        <w:t>EMINJ_PRINORQ(0)</w:t>
      </w:r>
      <w:r w:rsidRPr="00852B2A">
        <w:rPr>
          <w:rFonts w:hint="eastAsia"/>
        </w:rPr>
        <w:t>）</w:t>
      </w:r>
    </w:p>
    <w:p w14:paraId="421946F6" w14:textId="4767F5B4" w:rsidR="00832B0B" w:rsidRPr="00852B2A" w:rsidRDefault="00B50503" w:rsidP="005031D0">
      <w:pPr>
        <w:ind w:rightChars="-354" w:right="-708"/>
        <w:rPr>
          <w:color w:val="000000"/>
          <w:szCs w:val="21"/>
        </w:rPr>
      </w:pPr>
      <w:r w:rsidRPr="00852B2A">
        <w:rPr>
          <w:color w:val="000000"/>
          <w:szCs w:val="21"/>
        </w:rPr>
        <w:t xml:space="preserve">       </w:t>
      </w:r>
      <w:r w:rsidR="00C5761D" w:rsidRPr="00852B2A">
        <w:rPr>
          <w:color w:val="000000"/>
          <w:szCs w:val="21"/>
        </w:rPr>
        <w:t>②</w:t>
      </w:r>
      <w:r w:rsidRPr="00852B2A">
        <w:rPr>
          <w:color w:val="000000"/>
          <w:szCs w:val="21"/>
        </w:rPr>
        <w:t xml:space="preserve"> </w:t>
      </w:r>
      <w:r w:rsidR="00C5761D" w:rsidRPr="00852B2A">
        <w:rPr>
          <w:rFonts w:hint="eastAsia"/>
          <w:color w:val="000000"/>
          <w:szCs w:val="21"/>
        </w:rPr>
        <w:t>通常要求に</w:t>
      </w:r>
      <w:r w:rsidR="00C5761D" w:rsidRPr="00852B2A">
        <w:rPr>
          <w:color w:val="000000"/>
          <w:szCs w:val="21"/>
        </w:rPr>
        <w:t>始動時</w:t>
      </w:r>
      <w:r w:rsidR="00C5761D" w:rsidRPr="00852B2A">
        <w:rPr>
          <w:rFonts w:hint="eastAsia"/>
          <w:color w:val="000000"/>
          <w:szCs w:val="21"/>
        </w:rPr>
        <w:t>要求と始動後</w:t>
      </w:r>
      <w:r w:rsidR="00C5761D" w:rsidRPr="00852B2A">
        <w:rPr>
          <w:color w:val="000000"/>
          <w:szCs w:val="21"/>
        </w:rPr>
        <w:t>要求より高優先度要求あり</w:t>
      </w:r>
      <w:r w:rsidR="003026AC" w:rsidRPr="00852B2A">
        <w:rPr>
          <w:rFonts w:hint="eastAsia"/>
          <w:color w:val="000000"/>
          <w:szCs w:val="21"/>
        </w:rPr>
        <w:t xml:space="preserve"> </w:t>
      </w:r>
      <w:commentRangeStart w:id="670"/>
      <w:r w:rsidR="003026AC" w:rsidRPr="00852B2A">
        <w:rPr>
          <w:color w:val="000000"/>
          <w:szCs w:val="21"/>
        </w:rPr>
        <w:t xml:space="preserve"> </w:t>
      </w:r>
      <w:commentRangeEnd w:id="670"/>
      <w:r w:rsidR="003026AC" w:rsidRPr="00852B2A">
        <w:rPr>
          <w:rStyle w:val="a8"/>
        </w:rPr>
        <w:commentReference w:id="670"/>
      </w:r>
    </w:p>
    <w:p w14:paraId="113C22A5" w14:textId="4A863935" w:rsidR="006F04A5" w:rsidRPr="00852B2A" w:rsidRDefault="00C5761D" w:rsidP="00C5761D">
      <w:pPr>
        <w:rPr>
          <w:color w:val="000000"/>
          <w:szCs w:val="21"/>
        </w:rPr>
      </w:pPr>
      <w:r w:rsidRPr="00852B2A">
        <w:rPr>
          <w:rFonts w:hint="eastAsia"/>
          <w:color w:val="000000"/>
          <w:szCs w:val="21"/>
        </w:rPr>
        <w:t xml:space="preserve"> </w:t>
      </w:r>
      <w:r w:rsidRPr="00852B2A">
        <w:rPr>
          <w:color w:val="000000"/>
          <w:szCs w:val="21"/>
        </w:rPr>
        <w:t xml:space="preserve">        </w:t>
      </w:r>
      <w:r w:rsidR="006F04A5" w:rsidRPr="00852B2A">
        <w:rPr>
          <w:rFonts w:hint="eastAsia"/>
          <w:color w:val="000000"/>
          <w:szCs w:val="21"/>
        </w:rPr>
        <w:t xml:space="preserve">    </w:t>
      </w:r>
      <w:r w:rsidR="00F2789F" w:rsidRPr="00852B2A">
        <w:rPr>
          <w:rFonts w:hint="eastAsia"/>
          <w:color w:val="000000"/>
          <w:szCs w:val="21"/>
        </w:rPr>
        <w:t xml:space="preserve">    </w:t>
      </w:r>
      <w:r w:rsidRPr="00852B2A">
        <w:rPr>
          <w:rFonts w:hint="eastAsia"/>
          <w:color w:val="000000"/>
          <w:szCs w:val="21"/>
        </w:rPr>
        <w:t>（</w:t>
      </w:r>
      <w:r w:rsidRPr="00852B2A">
        <w:rPr>
          <w:color w:val="000000"/>
          <w:szCs w:val="21"/>
        </w:rPr>
        <w:t>（</w:t>
      </w:r>
      <w:r w:rsidR="00724A0F" w:rsidRPr="00852B2A">
        <w:rPr>
          <w:rFonts w:hint="eastAsia"/>
        </w:rPr>
        <w:t>e</w:t>
      </w:r>
      <w:r w:rsidR="00724A0F" w:rsidRPr="00852B2A">
        <w:t xml:space="preserve">stpri </w:t>
      </w:r>
      <w:r w:rsidR="00724A0F" w:rsidRPr="00852B2A">
        <w:rPr>
          <w:rFonts w:hint="eastAsia"/>
        </w:rPr>
        <w:t>＝</w:t>
      </w:r>
      <w:r w:rsidR="00724A0F" w:rsidRPr="00852B2A">
        <w:t xml:space="preserve"> </w:t>
      </w:r>
      <w:r w:rsidR="00724A0F" w:rsidRPr="00852B2A">
        <w:rPr>
          <w:color w:val="000000"/>
        </w:rPr>
        <w:t>EMINJ_PRINORQ(0)</w:t>
      </w:r>
      <w:r w:rsidR="006F04A5" w:rsidRPr="00852B2A">
        <w:rPr>
          <w:rFonts w:hint="eastAsia"/>
          <w:color w:val="000000"/>
          <w:szCs w:val="21"/>
        </w:rPr>
        <w:t>、または、</w:t>
      </w:r>
      <w:r w:rsidR="00724A0F" w:rsidRPr="00852B2A">
        <w:rPr>
          <w:color w:val="000000"/>
          <w:szCs w:val="21"/>
        </w:rPr>
        <w:t>epri ＜ estpri</w:t>
      </w:r>
      <w:r w:rsidRPr="00852B2A">
        <w:rPr>
          <w:color w:val="000000"/>
          <w:szCs w:val="21"/>
        </w:rPr>
        <w:t>）</w:t>
      </w:r>
      <w:r w:rsidR="0072773C" w:rsidRPr="00852B2A">
        <w:rPr>
          <w:rFonts w:hint="eastAsia"/>
          <w:color w:val="000000"/>
          <w:szCs w:val="21"/>
        </w:rPr>
        <w:t>、</w:t>
      </w:r>
    </w:p>
    <w:p w14:paraId="5135B34F" w14:textId="579C1B30" w:rsidR="006F04A5" w:rsidRPr="00852B2A" w:rsidRDefault="00C5761D" w:rsidP="006F04A5">
      <w:pPr>
        <w:ind w:firstLineChars="600" w:firstLine="1200"/>
        <w:rPr>
          <w:color w:val="000000"/>
          <w:szCs w:val="21"/>
        </w:rPr>
      </w:pPr>
      <w:r w:rsidRPr="00852B2A">
        <w:rPr>
          <w:rFonts w:hint="eastAsia"/>
          <w:color w:val="000000"/>
          <w:szCs w:val="21"/>
        </w:rPr>
        <w:t>かつ</w:t>
      </w:r>
      <w:r w:rsidR="0072773C" w:rsidRPr="00852B2A">
        <w:rPr>
          <w:rFonts w:hint="eastAsia"/>
          <w:color w:val="000000"/>
          <w:szCs w:val="21"/>
        </w:rPr>
        <w:t>、</w:t>
      </w:r>
      <w:r w:rsidRPr="00852B2A">
        <w:rPr>
          <w:color w:val="000000"/>
          <w:szCs w:val="21"/>
        </w:rPr>
        <w:t>（</w:t>
      </w:r>
      <w:r w:rsidR="00F2789F" w:rsidRPr="00852B2A">
        <w:rPr>
          <w:rFonts w:hint="eastAsia"/>
        </w:rPr>
        <w:t>ea</w:t>
      </w:r>
      <w:r w:rsidR="00F2789F" w:rsidRPr="00852B2A">
        <w:t xml:space="preserve">stpri </w:t>
      </w:r>
      <w:r w:rsidR="00F2789F" w:rsidRPr="00852B2A">
        <w:rPr>
          <w:rFonts w:hint="eastAsia"/>
        </w:rPr>
        <w:t>＝</w:t>
      </w:r>
      <w:r w:rsidR="00F2789F" w:rsidRPr="00852B2A">
        <w:t xml:space="preserve"> </w:t>
      </w:r>
      <w:r w:rsidR="00F2789F" w:rsidRPr="00852B2A">
        <w:rPr>
          <w:color w:val="000000"/>
        </w:rPr>
        <w:t>EMINJ_PRINORQ(0)</w:t>
      </w:r>
      <w:r w:rsidR="006F04A5" w:rsidRPr="00852B2A">
        <w:rPr>
          <w:rFonts w:hint="eastAsia"/>
          <w:color w:val="000000"/>
          <w:szCs w:val="21"/>
        </w:rPr>
        <w:t>、</w:t>
      </w:r>
      <w:r w:rsidR="00CE6666" w:rsidRPr="00852B2A">
        <w:rPr>
          <w:rFonts w:hint="eastAsia"/>
          <w:color w:val="000000"/>
          <w:szCs w:val="21"/>
        </w:rPr>
        <w:t>または</w:t>
      </w:r>
      <w:r w:rsidR="006F04A5" w:rsidRPr="00852B2A">
        <w:rPr>
          <w:rFonts w:hint="eastAsia"/>
          <w:color w:val="000000"/>
          <w:szCs w:val="21"/>
        </w:rPr>
        <w:t>、</w:t>
      </w:r>
      <w:r w:rsidR="00F2789F" w:rsidRPr="00852B2A">
        <w:rPr>
          <w:color w:val="000000"/>
          <w:szCs w:val="21"/>
        </w:rPr>
        <w:t>epri ＜ eastpri</w:t>
      </w:r>
      <w:r w:rsidRPr="00852B2A">
        <w:rPr>
          <w:color w:val="000000"/>
          <w:szCs w:val="21"/>
        </w:rPr>
        <w:t>）</w:t>
      </w:r>
      <w:r w:rsidR="0072773C" w:rsidRPr="00852B2A">
        <w:rPr>
          <w:rFonts w:hint="eastAsia"/>
          <w:color w:val="000000"/>
          <w:szCs w:val="21"/>
        </w:rPr>
        <w:t>、</w:t>
      </w:r>
    </w:p>
    <w:p w14:paraId="1C1B7A5F" w14:textId="1A6AB58D" w:rsidR="006F04A5" w:rsidRPr="00852B2A" w:rsidRDefault="0019639C" w:rsidP="006F04A5">
      <w:pPr>
        <w:ind w:firstLineChars="600" w:firstLine="1200"/>
        <w:rPr>
          <w:color w:val="000000"/>
          <w:szCs w:val="21"/>
        </w:rPr>
      </w:pPr>
      <w:r w:rsidRPr="00852B2A">
        <w:rPr>
          <w:rFonts w:hint="eastAsia"/>
          <w:color w:val="000000"/>
          <w:szCs w:val="21"/>
        </w:rPr>
        <w:t>かつ</w:t>
      </w:r>
      <w:r w:rsidR="0072773C" w:rsidRPr="00852B2A">
        <w:rPr>
          <w:rFonts w:hint="eastAsia"/>
          <w:color w:val="000000"/>
          <w:szCs w:val="21"/>
        </w:rPr>
        <w:t>、</w:t>
      </w:r>
      <w:r w:rsidR="006F04A5" w:rsidRPr="00852B2A">
        <w:rPr>
          <w:rFonts w:hint="eastAsia"/>
          <w:color w:val="000000"/>
          <w:szCs w:val="21"/>
        </w:rPr>
        <w:t>（</w:t>
      </w:r>
      <w:r w:rsidR="00F2789F" w:rsidRPr="00852B2A">
        <w:rPr>
          <w:rFonts w:hint="eastAsia"/>
        </w:rPr>
        <w:t>e</w:t>
      </w:r>
      <w:r w:rsidR="00F2789F" w:rsidRPr="00852B2A">
        <w:t>stpri</w:t>
      </w:r>
      <w:r w:rsidR="00F2789F" w:rsidRPr="00852B2A">
        <w:rPr>
          <w:rFonts w:hint="eastAsia"/>
        </w:rPr>
        <w:t>2</w:t>
      </w:r>
      <w:r w:rsidR="00F2789F" w:rsidRPr="00852B2A">
        <w:t xml:space="preserve"> </w:t>
      </w:r>
      <w:r w:rsidR="00F2789F" w:rsidRPr="00852B2A">
        <w:rPr>
          <w:rFonts w:hint="eastAsia"/>
        </w:rPr>
        <w:t>＝</w:t>
      </w:r>
      <w:r w:rsidR="00F2789F" w:rsidRPr="00852B2A">
        <w:t xml:space="preserve"> </w:t>
      </w:r>
      <w:r w:rsidR="00F2789F" w:rsidRPr="00852B2A">
        <w:rPr>
          <w:color w:val="000000"/>
        </w:rPr>
        <w:t>EMINJ_PRINORQ(0)</w:t>
      </w:r>
      <w:r w:rsidR="006F04A5" w:rsidRPr="00852B2A">
        <w:rPr>
          <w:rFonts w:hint="eastAsia"/>
          <w:color w:val="000000"/>
          <w:szCs w:val="21"/>
        </w:rPr>
        <w:t>、</w:t>
      </w:r>
      <w:r w:rsidR="00CE6666" w:rsidRPr="00852B2A">
        <w:rPr>
          <w:rFonts w:hint="eastAsia"/>
          <w:color w:val="000000"/>
          <w:szCs w:val="21"/>
        </w:rPr>
        <w:t>または</w:t>
      </w:r>
      <w:r w:rsidR="006F04A5" w:rsidRPr="00852B2A">
        <w:rPr>
          <w:rFonts w:hint="eastAsia"/>
          <w:color w:val="000000"/>
          <w:szCs w:val="21"/>
        </w:rPr>
        <w:t>、</w:t>
      </w:r>
      <w:r w:rsidR="00F2789F" w:rsidRPr="00852B2A">
        <w:rPr>
          <w:color w:val="000000"/>
          <w:szCs w:val="21"/>
        </w:rPr>
        <w:t>epri ＜ estpri</w:t>
      </w:r>
      <w:r w:rsidR="00F2789F" w:rsidRPr="00852B2A">
        <w:rPr>
          <w:rFonts w:hint="eastAsia"/>
          <w:color w:val="000000"/>
          <w:szCs w:val="21"/>
        </w:rPr>
        <w:t>2</w:t>
      </w:r>
      <w:r w:rsidRPr="00852B2A">
        <w:rPr>
          <w:color w:val="000000"/>
          <w:szCs w:val="21"/>
        </w:rPr>
        <w:t>）</w:t>
      </w:r>
      <w:r w:rsidR="0072773C" w:rsidRPr="00852B2A">
        <w:rPr>
          <w:rFonts w:hint="eastAsia"/>
          <w:color w:val="000000"/>
          <w:szCs w:val="21"/>
        </w:rPr>
        <w:t>、</w:t>
      </w:r>
    </w:p>
    <w:p w14:paraId="3593BD86" w14:textId="5AA0F13C" w:rsidR="00C5761D" w:rsidRPr="00852B2A" w:rsidRDefault="0019639C" w:rsidP="006F04A5">
      <w:pPr>
        <w:ind w:firstLineChars="600" w:firstLine="1200"/>
        <w:rPr>
          <w:color w:val="000000"/>
          <w:szCs w:val="21"/>
        </w:rPr>
      </w:pPr>
      <w:r w:rsidRPr="00852B2A">
        <w:rPr>
          <w:rFonts w:hint="eastAsia"/>
          <w:color w:val="000000"/>
          <w:szCs w:val="21"/>
        </w:rPr>
        <w:t>かつ</w:t>
      </w:r>
      <w:r w:rsidR="0072773C" w:rsidRPr="00852B2A">
        <w:rPr>
          <w:rFonts w:hint="eastAsia"/>
          <w:color w:val="000000"/>
          <w:szCs w:val="21"/>
        </w:rPr>
        <w:t>、</w:t>
      </w:r>
      <w:r w:rsidRPr="00852B2A">
        <w:rPr>
          <w:color w:val="000000"/>
          <w:szCs w:val="21"/>
        </w:rPr>
        <w:t>（</w:t>
      </w:r>
      <w:r w:rsidR="00F2789F" w:rsidRPr="00852B2A">
        <w:rPr>
          <w:rFonts w:hint="eastAsia"/>
        </w:rPr>
        <w:t>ea</w:t>
      </w:r>
      <w:r w:rsidR="00F2789F" w:rsidRPr="00852B2A">
        <w:t>stpri</w:t>
      </w:r>
      <w:r w:rsidR="00F2789F" w:rsidRPr="00852B2A">
        <w:rPr>
          <w:rFonts w:hint="eastAsia"/>
        </w:rPr>
        <w:t>2</w:t>
      </w:r>
      <w:r w:rsidR="00F2789F" w:rsidRPr="00852B2A">
        <w:t xml:space="preserve"> </w:t>
      </w:r>
      <w:r w:rsidR="00F2789F" w:rsidRPr="00852B2A">
        <w:rPr>
          <w:rFonts w:hint="eastAsia"/>
        </w:rPr>
        <w:t>＝</w:t>
      </w:r>
      <w:r w:rsidR="00F2789F" w:rsidRPr="00852B2A">
        <w:t xml:space="preserve"> </w:t>
      </w:r>
      <w:r w:rsidR="00F2789F" w:rsidRPr="00852B2A">
        <w:rPr>
          <w:color w:val="000000"/>
        </w:rPr>
        <w:t>EMINJ_PRINORQ(0)</w:t>
      </w:r>
      <w:r w:rsidR="006F04A5" w:rsidRPr="00852B2A">
        <w:rPr>
          <w:rFonts w:hint="eastAsia"/>
          <w:color w:val="000000"/>
          <w:szCs w:val="21"/>
        </w:rPr>
        <w:t>、</w:t>
      </w:r>
      <w:r w:rsidR="00CE6666" w:rsidRPr="00852B2A">
        <w:rPr>
          <w:rFonts w:hint="eastAsia"/>
          <w:color w:val="000000"/>
          <w:szCs w:val="21"/>
        </w:rPr>
        <w:t>または</w:t>
      </w:r>
      <w:r w:rsidR="006F04A5" w:rsidRPr="00852B2A">
        <w:rPr>
          <w:rFonts w:hint="eastAsia"/>
          <w:color w:val="000000"/>
          <w:szCs w:val="21"/>
        </w:rPr>
        <w:t>、</w:t>
      </w:r>
      <w:r w:rsidR="00F2789F" w:rsidRPr="00852B2A">
        <w:rPr>
          <w:color w:val="000000"/>
          <w:szCs w:val="21"/>
        </w:rPr>
        <w:t>epri ＜ eastpri</w:t>
      </w:r>
      <w:r w:rsidR="00F2789F" w:rsidRPr="00852B2A">
        <w:rPr>
          <w:rFonts w:hint="eastAsia"/>
          <w:color w:val="000000"/>
          <w:szCs w:val="21"/>
        </w:rPr>
        <w:t>2</w:t>
      </w:r>
      <w:r w:rsidRPr="00852B2A">
        <w:rPr>
          <w:color w:val="000000"/>
          <w:szCs w:val="21"/>
        </w:rPr>
        <w:t>）</w:t>
      </w:r>
      <w:r w:rsidR="00C5761D" w:rsidRPr="00852B2A">
        <w:rPr>
          <w:rFonts w:hint="eastAsia"/>
          <w:color w:val="000000"/>
          <w:szCs w:val="21"/>
        </w:rPr>
        <w:t>）</w:t>
      </w:r>
    </w:p>
    <w:p w14:paraId="6B592F49" w14:textId="2FA79249" w:rsidR="00476B84" w:rsidRPr="00852B2A" w:rsidRDefault="00476B84" w:rsidP="00476B84">
      <w:pPr>
        <w:ind w:rightChars="-283" w:right="-566"/>
        <w:rPr>
          <w:color w:val="000000"/>
          <w:szCs w:val="21"/>
        </w:rPr>
      </w:pPr>
      <w:r w:rsidRPr="00852B2A">
        <w:rPr>
          <w:rFonts w:hint="eastAsia"/>
          <w:color w:val="000000"/>
          <w:szCs w:val="21"/>
        </w:rPr>
        <w:t xml:space="preserve"> </w:t>
      </w:r>
      <w:r w:rsidRPr="00852B2A">
        <w:rPr>
          <w:color w:val="000000"/>
          <w:szCs w:val="21"/>
        </w:rPr>
        <w:t xml:space="preserve">      </w:t>
      </w:r>
      <w:r w:rsidRPr="00852B2A">
        <w:rPr>
          <w:rFonts w:hint="eastAsia"/>
          <w:color w:val="000000"/>
          <w:szCs w:val="21"/>
        </w:rPr>
        <w:t>※上記②は、</w:t>
      </w:r>
      <w:r w:rsidRPr="00852B2A">
        <w:rPr>
          <w:color w:val="000000"/>
          <w:szCs w:val="21"/>
        </w:rPr>
        <w:t xml:space="preserve">NE同期タスクが少ない（ene_ene </w:t>
      </w:r>
      <w:r w:rsidRPr="00852B2A">
        <w:rPr>
          <w:rFonts w:hint="eastAsia"/>
          <w:color w:val="000000"/>
          <w:szCs w:val="21"/>
        </w:rPr>
        <w:t>＜</w:t>
      </w:r>
      <w:r w:rsidRPr="00852B2A">
        <w:rPr>
          <w:color w:val="000000"/>
          <w:szCs w:val="21"/>
        </w:rPr>
        <w:t xml:space="preserve"> eminj_NE_RCD(例 4000(rpm))）</w:t>
      </w:r>
      <w:r w:rsidRPr="00852B2A">
        <w:rPr>
          <w:rFonts w:hint="eastAsia"/>
          <w:color w:val="000000"/>
          <w:szCs w:val="21"/>
        </w:rPr>
        <w:t>時のみ有効</w:t>
      </w:r>
      <w:commentRangeStart w:id="671"/>
      <w:commentRangeEnd w:id="671"/>
      <w:r w:rsidR="00A92E3E" w:rsidRPr="00852B2A">
        <w:rPr>
          <w:rStyle w:val="a8"/>
        </w:rPr>
        <w:commentReference w:id="671"/>
      </w:r>
    </w:p>
    <w:p w14:paraId="7C04D62E" w14:textId="77777777" w:rsidR="006F04A5" w:rsidRPr="00852B2A" w:rsidRDefault="006F04A5" w:rsidP="00B50503">
      <w:pPr>
        <w:rPr>
          <w:color w:val="000000"/>
          <w:szCs w:val="21"/>
        </w:rPr>
      </w:pPr>
    </w:p>
    <w:p w14:paraId="396DF8B1" w14:textId="77777777" w:rsidR="00B50503" w:rsidRPr="00852B2A" w:rsidRDefault="00B50503" w:rsidP="00B50503">
      <w:r w:rsidRPr="00852B2A">
        <w:rPr>
          <w:szCs w:val="21"/>
        </w:rPr>
        <w:t xml:space="preserve">       </w:t>
      </w:r>
      <w:r w:rsidRPr="00852B2A">
        <w:rPr>
          <w:rFonts w:hint="eastAsia"/>
        </w:rPr>
        <w:t>ここで、・</w:t>
      </w:r>
      <w:r w:rsidRPr="00852B2A">
        <w:t>epri（通常要求時の優先度）の算出</w:t>
      </w:r>
    </w:p>
    <w:p w14:paraId="4AEA609D" w14:textId="6177C768" w:rsidR="00B50503" w:rsidRPr="00852B2A" w:rsidRDefault="00B50503" w:rsidP="00B50503">
      <w:pPr>
        <w:rPr>
          <w:szCs w:val="21"/>
        </w:rPr>
      </w:pPr>
      <w:r w:rsidRPr="00852B2A">
        <w:rPr>
          <w:szCs w:val="21"/>
        </w:rPr>
        <w:t xml:space="preserve">                  e</w:t>
      </w:r>
      <w:r w:rsidRPr="00852B2A">
        <w:t xml:space="preserve">pri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の優先度</w:t>
      </w:r>
    </w:p>
    <w:p w14:paraId="75FC21D5" w14:textId="018AEFD5" w:rsidR="005031D0" w:rsidRPr="00852B2A" w:rsidRDefault="005031D0" w:rsidP="00B50503">
      <w:pPr>
        <w:rPr>
          <w:color w:val="000000"/>
          <w:szCs w:val="21"/>
        </w:rPr>
      </w:pPr>
    </w:p>
    <w:p w14:paraId="4A1F7514" w14:textId="01A59EF1" w:rsidR="005031D0" w:rsidRPr="00852B2A" w:rsidRDefault="005031D0" w:rsidP="00B50503">
      <w:pPr>
        <w:rPr>
          <w:color w:val="000000"/>
          <w:szCs w:val="21"/>
        </w:rPr>
      </w:pPr>
      <w:r w:rsidRPr="00852B2A">
        <w:rPr>
          <w:rFonts w:hint="eastAsia"/>
          <w:color w:val="000000"/>
          <w:szCs w:val="21"/>
        </w:rPr>
        <w:t xml:space="preserve"> </w:t>
      </w:r>
      <w:r w:rsidRPr="00852B2A">
        <w:rPr>
          <w:color w:val="000000"/>
          <w:szCs w:val="21"/>
        </w:rPr>
        <w:t xml:space="preserve">   (2)</w:t>
      </w:r>
      <w:r w:rsidRPr="00852B2A">
        <w:rPr>
          <w:rFonts w:hint="eastAsia"/>
          <w:color w:val="000000"/>
          <w:szCs w:val="21"/>
        </w:rPr>
        <w:t>調停条件2（共に）</w:t>
      </w:r>
      <w:r w:rsidR="007A348E" w:rsidRPr="00852B2A">
        <w:rPr>
          <w:rFonts w:hint="eastAsia"/>
          <w:color w:val="000000"/>
          <w:szCs w:val="21"/>
        </w:rPr>
        <w:t xml:space="preserve"> </w:t>
      </w:r>
      <w:commentRangeStart w:id="672"/>
      <w:commentRangeStart w:id="673"/>
      <w:r w:rsidR="007A348E" w:rsidRPr="00852B2A">
        <w:rPr>
          <w:color w:val="000000"/>
          <w:szCs w:val="21"/>
        </w:rPr>
        <w:t xml:space="preserve"> </w:t>
      </w:r>
      <w:commentRangeEnd w:id="672"/>
      <w:commentRangeEnd w:id="673"/>
      <w:r w:rsidR="00476B84" w:rsidRPr="00852B2A">
        <w:rPr>
          <w:rStyle w:val="a8"/>
        </w:rPr>
        <w:commentReference w:id="672"/>
      </w:r>
      <w:r w:rsidR="007A348E" w:rsidRPr="00852B2A">
        <w:rPr>
          <w:rStyle w:val="a8"/>
        </w:rPr>
        <w:commentReference w:id="673"/>
      </w:r>
    </w:p>
    <w:p w14:paraId="60873154" w14:textId="46EE1FB6" w:rsidR="00476B84" w:rsidRPr="00852B2A" w:rsidRDefault="00476B84" w:rsidP="005031D0">
      <w:pPr>
        <w:ind w:rightChars="-354" w:right="-708"/>
      </w:pPr>
      <w:r w:rsidRPr="00852B2A">
        <w:rPr>
          <w:color w:val="000000"/>
          <w:szCs w:val="21"/>
        </w:rPr>
        <w:t xml:space="preserve">       ① </w:t>
      </w:r>
      <w:r w:rsidRPr="00852B2A">
        <w:rPr>
          <w:rFonts w:hint="eastAsia"/>
          <w:color w:val="000000"/>
          <w:szCs w:val="21"/>
        </w:rPr>
        <w:t>通常要求2の噴射制御要求有の</w:t>
      </w:r>
      <w:r w:rsidRPr="00852B2A">
        <w:rPr>
          <w:rFonts w:hint="eastAsia"/>
        </w:rPr>
        <w:t>時（</w:t>
      </w:r>
      <w:r w:rsidRPr="00852B2A">
        <w:t xml:space="preserve">epri2 ≠ </w:t>
      </w:r>
      <w:r w:rsidRPr="00852B2A">
        <w:rPr>
          <w:color w:val="000000"/>
        </w:rPr>
        <w:t>EMINJ_PRINORQ(0)</w:t>
      </w:r>
      <w:r w:rsidRPr="00852B2A">
        <w:rPr>
          <w:rFonts w:hint="eastAsia"/>
        </w:rPr>
        <w:t>）</w:t>
      </w:r>
    </w:p>
    <w:p w14:paraId="7614FACD" w14:textId="56D11C18" w:rsidR="005031D0" w:rsidRPr="00852B2A" w:rsidRDefault="00476B84" w:rsidP="00476B84">
      <w:pPr>
        <w:ind w:rightChars="-354" w:right="-708"/>
        <w:rPr>
          <w:color w:val="000000"/>
          <w:szCs w:val="21"/>
        </w:rPr>
      </w:pPr>
      <w:r w:rsidRPr="00852B2A">
        <w:rPr>
          <w:color w:val="000000"/>
          <w:szCs w:val="21"/>
        </w:rPr>
        <w:t xml:space="preserve">       ② </w:t>
      </w:r>
      <w:r w:rsidRPr="00852B2A">
        <w:rPr>
          <w:rFonts w:hint="eastAsia"/>
          <w:color w:val="000000"/>
          <w:szCs w:val="21"/>
        </w:rPr>
        <w:t>通常要求2に始動時要求と</w:t>
      </w:r>
      <w:r w:rsidRPr="00852B2A">
        <w:rPr>
          <w:color w:val="000000"/>
          <w:szCs w:val="21"/>
        </w:rPr>
        <w:t>始動後要求より高優先度要求あり</w:t>
      </w:r>
    </w:p>
    <w:p w14:paraId="1661D841" w14:textId="022B96C2" w:rsidR="00CE6666" w:rsidRPr="00852B2A" w:rsidRDefault="00476B84" w:rsidP="00476B84">
      <w:pPr>
        <w:ind w:rightChars="-354" w:right="-708"/>
        <w:rPr>
          <w:color w:val="000000"/>
          <w:szCs w:val="21"/>
        </w:rPr>
      </w:pPr>
      <w:r w:rsidRPr="00852B2A">
        <w:rPr>
          <w:rFonts w:hint="eastAsia"/>
          <w:color w:val="000000"/>
          <w:szCs w:val="21"/>
        </w:rPr>
        <w:t xml:space="preserve"> </w:t>
      </w:r>
      <w:r w:rsidRPr="00852B2A">
        <w:rPr>
          <w:color w:val="000000"/>
          <w:szCs w:val="21"/>
        </w:rPr>
        <w:t xml:space="preserve">        </w:t>
      </w:r>
      <w:r w:rsidR="00CE6666" w:rsidRPr="00852B2A">
        <w:rPr>
          <w:rFonts w:hint="eastAsia"/>
          <w:color w:val="000000"/>
          <w:szCs w:val="21"/>
        </w:rPr>
        <w:t xml:space="preserve">  </w:t>
      </w:r>
      <w:r w:rsidR="00F2789F" w:rsidRPr="00852B2A">
        <w:rPr>
          <w:rFonts w:hint="eastAsia"/>
          <w:color w:val="000000"/>
          <w:szCs w:val="21"/>
        </w:rPr>
        <w:t xml:space="preserve">    </w:t>
      </w:r>
      <w:r w:rsidR="00CE6666" w:rsidRPr="00852B2A">
        <w:rPr>
          <w:rFonts w:hint="eastAsia"/>
          <w:color w:val="000000"/>
          <w:szCs w:val="21"/>
        </w:rPr>
        <w:t xml:space="preserve">  （</w:t>
      </w:r>
      <w:r w:rsidR="00CE6666" w:rsidRPr="00852B2A">
        <w:rPr>
          <w:color w:val="000000"/>
          <w:szCs w:val="21"/>
        </w:rPr>
        <w:t>（</w:t>
      </w:r>
      <w:r w:rsidR="005C3620" w:rsidRPr="00852B2A">
        <w:rPr>
          <w:rFonts w:hint="eastAsia"/>
        </w:rPr>
        <w:t>e</w:t>
      </w:r>
      <w:r w:rsidR="005C3620" w:rsidRPr="00852B2A">
        <w:t xml:space="preserve">stpri </w:t>
      </w:r>
      <w:r w:rsidR="005C3620" w:rsidRPr="00852B2A">
        <w:rPr>
          <w:rFonts w:hint="eastAsia"/>
        </w:rPr>
        <w:t>＝</w:t>
      </w:r>
      <w:r w:rsidR="005C3620" w:rsidRPr="00852B2A">
        <w:t xml:space="preserve"> </w:t>
      </w:r>
      <w:r w:rsidR="005C3620" w:rsidRPr="00852B2A">
        <w:rPr>
          <w:color w:val="000000"/>
        </w:rPr>
        <w:t>EMINJ_PRINORQ(0)</w:t>
      </w:r>
      <w:r w:rsidR="005C3620" w:rsidRPr="00852B2A">
        <w:rPr>
          <w:rFonts w:hint="eastAsia"/>
          <w:color w:val="000000"/>
          <w:szCs w:val="21"/>
        </w:rPr>
        <w:t>、または、</w:t>
      </w:r>
      <w:r w:rsidRPr="00852B2A">
        <w:rPr>
          <w:color w:val="000000"/>
          <w:szCs w:val="21"/>
        </w:rPr>
        <w:t>epri2 ＜ estpri）</w:t>
      </w:r>
      <w:r w:rsidR="0072773C" w:rsidRPr="00852B2A">
        <w:rPr>
          <w:rFonts w:hint="eastAsia"/>
          <w:color w:val="000000"/>
          <w:szCs w:val="21"/>
        </w:rPr>
        <w:t>、</w:t>
      </w:r>
    </w:p>
    <w:p w14:paraId="547D1B37" w14:textId="0ECC4EBB" w:rsidR="00CE6666" w:rsidRPr="00852B2A" w:rsidRDefault="00476B84" w:rsidP="0072773C">
      <w:pPr>
        <w:ind w:rightChars="-354" w:right="-708" w:firstLineChars="600" w:firstLine="1200"/>
        <w:rPr>
          <w:color w:val="000000"/>
          <w:szCs w:val="21"/>
        </w:rPr>
      </w:pPr>
      <w:r w:rsidRPr="00852B2A">
        <w:rPr>
          <w:rFonts w:hint="eastAsia"/>
          <w:color w:val="000000"/>
          <w:szCs w:val="21"/>
        </w:rPr>
        <w:t>かつ</w:t>
      </w:r>
      <w:r w:rsidR="0072773C" w:rsidRPr="00852B2A">
        <w:rPr>
          <w:rFonts w:hint="eastAsia"/>
          <w:color w:val="000000"/>
          <w:szCs w:val="21"/>
        </w:rPr>
        <w:t>、</w:t>
      </w:r>
      <w:r w:rsidRPr="00852B2A">
        <w:rPr>
          <w:color w:val="000000"/>
          <w:szCs w:val="21"/>
        </w:rPr>
        <w:t>（</w:t>
      </w:r>
      <w:r w:rsidR="005C3620" w:rsidRPr="00852B2A">
        <w:rPr>
          <w:rFonts w:hint="eastAsia"/>
        </w:rPr>
        <w:t>ea</w:t>
      </w:r>
      <w:r w:rsidR="005C3620" w:rsidRPr="00852B2A">
        <w:t xml:space="preserve">stpri </w:t>
      </w:r>
      <w:r w:rsidR="005C3620" w:rsidRPr="00852B2A">
        <w:rPr>
          <w:rFonts w:hint="eastAsia"/>
        </w:rPr>
        <w:t>＝</w:t>
      </w:r>
      <w:r w:rsidR="005C3620" w:rsidRPr="00852B2A">
        <w:t xml:space="preserve"> </w:t>
      </w:r>
      <w:r w:rsidR="005C3620" w:rsidRPr="00852B2A">
        <w:rPr>
          <w:color w:val="000000"/>
        </w:rPr>
        <w:t>EMINJ_PRINORQ(0)</w:t>
      </w:r>
      <w:r w:rsidR="00CE6666" w:rsidRPr="00852B2A">
        <w:rPr>
          <w:rFonts w:hint="eastAsia"/>
          <w:color w:val="000000"/>
          <w:szCs w:val="21"/>
        </w:rPr>
        <w:t>、または、</w:t>
      </w:r>
      <w:r w:rsidR="005C3620" w:rsidRPr="00852B2A">
        <w:rPr>
          <w:color w:val="000000"/>
          <w:szCs w:val="21"/>
        </w:rPr>
        <w:t>epri2 ＜ eastpri</w:t>
      </w:r>
      <w:r w:rsidRPr="00852B2A">
        <w:rPr>
          <w:color w:val="000000"/>
          <w:szCs w:val="21"/>
        </w:rPr>
        <w:t>）</w:t>
      </w:r>
      <w:r w:rsidR="0072773C" w:rsidRPr="00852B2A">
        <w:rPr>
          <w:rFonts w:hint="eastAsia"/>
          <w:color w:val="000000"/>
          <w:szCs w:val="21"/>
        </w:rPr>
        <w:t>、</w:t>
      </w:r>
    </w:p>
    <w:p w14:paraId="59F8BDC1" w14:textId="3854DD41" w:rsidR="00CE6666" w:rsidRPr="00852B2A" w:rsidRDefault="0019639C" w:rsidP="0072773C">
      <w:pPr>
        <w:ind w:rightChars="-354" w:right="-708" w:firstLineChars="600" w:firstLine="1200"/>
        <w:rPr>
          <w:color w:val="000000"/>
          <w:szCs w:val="21"/>
        </w:rPr>
      </w:pPr>
      <w:r w:rsidRPr="00852B2A">
        <w:rPr>
          <w:rFonts w:hint="eastAsia"/>
          <w:color w:val="000000"/>
          <w:szCs w:val="21"/>
        </w:rPr>
        <w:t>かつ</w:t>
      </w:r>
      <w:r w:rsidR="0072773C" w:rsidRPr="00852B2A">
        <w:rPr>
          <w:rFonts w:hint="eastAsia"/>
          <w:color w:val="000000"/>
          <w:szCs w:val="21"/>
        </w:rPr>
        <w:t>、</w:t>
      </w:r>
      <w:r w:rsidR="00CE6666" w:rsidRPr="00852B2A">
        <w:rPr>
          <w:color w:val="000000"/>
          <w:szCs w:val="21"/>
        </w:rPr>
        <w:t>（</w:t>
      </w:r>
      <w:r w:rsidR="005C3620" w:rsidRPr="00852B2A">
        <w:rPr>
          <w:rFonts w:hint="eastAsia"/>
        </w:rPr>
        <w:t>e</w:t>
      </w:r>
      <w:r w:rsidR="005C3620" w:rsidRPr="00852B2A">
        <w:t>stpri</w:t>
      </w:r>
      <w:r w:rsidR="005C3620" w:rsidRPr="00852B2A">
        <w:rPr>
          <w:rFonts w:hint="eastAsia"/>
        </w:rPr>
        <w:t>2</w:t>
      </w:r>
      <w:r w:rsidR="005C3620" w:rsidRPr="00852B2A">
        <w:t xml:space="preserve"> </w:t>
      </w:r>
      <w:r w:rsidR="005C3620" w:rsidRPr="00852B2A">
        <w:rPr>
          <w:rFonts w:hint="eastAsia"/>
        </w:rPr>
        <w:t>＝</w:t>
      </w:r>
      <w:r w:rsidR="005C3620" w:rsidRPr="00852B2A">
        <w:t xml:space="preserve"> </w:t>
      </w:r>
      <w:r w:rsidR="005C3620" w:rsidRPr="00852B2A">
        <w:rPr>
          <w:color w:val="000000"/>
        </w:rPr>
        <w:t>EMINJ_PRINORQ(0)</w:t>
      </w:r>
      <w:r w:rsidR="00CE6666" w:rsidRPr="00852B2A">
        <w:rPr>
          <w:rFonts w:hint="eastAsia"/>
          <w:color w:val="000000"/>
          <w:szCs w:val="21"/>
        </w:rPr>
        <w:t>、または、</w:t>
      </w:r>
      <w:r w:rsidR="005C3620" w:rsidRPr="00852B2A">
        <w:rPr>
          <w:color w:val="000000"/>
          <w:szCs w:val="21"/>
        </w:rPr>
        <w:t>epri</w:t>
      </w:r>
      <w:r w:rsidR="00DC0B7C" w:rsidRPr="00852B2A">
        <w:rPr>
          <w:rFonts w:hint="eastAsia"/>
          <w:color w:val="000000"/>
          <w:szCs w:val="21"/>
        </w:rPr>
        <w:t>2</w:t>
      </w:r>
      <w:r w:rsidR="005C3620" w:rsidRPr="00852B2A">
        <w:rPr>
          <w:color w:val="000000"/>
          <w:szCs w:val="21"/>
        </w:rPr>
        <w:t xml:space="preserve"> ＜ estpri</w:t>
      </w:r>
      <w:r w:rsidR="005C3620" w:rsidRPr="00852B2A">
        <w:rPr>
          <w:rFonts w:hint="eastAsia"/>
          <w:color w:val="000000"/>
          <w:szCs w:val="21"/>
        </w:rPr>
        <w:t>2</w:t>
      </w:r>
      <w:r w:rsidRPr="00852B2A">
        <w:rPr>
          <w:color w:val="000000"/>
          <w:szCs w:val="21"/>
        </w:rPr>
        <w:t>）</w:t>
      </w:r>
      <w:r w:rsidR="0072773C" w:rsidRPr="00852B2A">
        <w:rPr>
          <w:rFonts w:hint="eastAsia"/>
          <w:color w:val="000000"/>
          <w:szCs w:val="21"/>
        </w:rPr>
        <w:t>、</w:t>
      </w:r>
    </w:p>
    <w:p w14:paraId="4D20A52E" w14:textId="2ADF9752" w:rsidR="00CE6666" w:rsidRPr="00852B2A" w:rsidRDefault="0019639C" w:rsidP="0072773C">
      <w:pPr>
        <w:ind w:rightChars="-354" w:right="-708" w:firstLineChars="600" w:firstLine="1200"/>
        <w:rPr>
          <w:color w:val="000000"/>
          <w:szCs w:val="21"/>
        </w:rPr>
      </w:pPr>
      <w:r w:rsidRPr="00852B2A">
        <w:rPr>
          <w:rFonts w:hint="eastAsia"/>
          <w:color w:val="000000"/>
          <w:szCs w:val="21"/>
        </w:rPr>
        <w:t>かつ</w:t>
      </w:r>
      <w:r w:rsidR="0072773C" w:rsidRPr="00852B2A">
        <w:rPr>
          <w:rFonts w:hint="eastAsia"/>
          <w:color w:val="000000"/>
          <w:szCs w:val="21"/>
        </w:rPr>
        <w:t>、</w:t>
      </w:r>
      <w:r w:rsidRPr="00852B2A">
        <w:rPr>
          <w:color w:val="000000"/>
          <w:szCs w:val="21"/>
        </w:rPr>
        <w:t>（</w:t>
      </w:r>
      <w:r w:rsidR="005C3620" w:rsidRPr="00852B2A">
        <w:rPr>
          <w:rFonts w:hint="eastAsia"/>
        </w:rPr>
        <w:t>ea</w:t>
      </w:r>
      <w:r w:rsidR="005C3620" w:rsidRPr="00852B2A">
        <w:t>stpri</w:t>
      </w:r>
      <w:r w:rsidR="005C3620" w:rsidRPr="00852B2A">
        <w:rPr>
          <w:rFonts w:hint="eastAsia"/>
        </w:rPr>
        <w:t>2</w:t>
      </w:r>
      <w:r w:rsidR="005C3620" w:rsidRPr="00852B2A">
        <w:t xml:space="preserve"> </w:t>
      </w:r>
      <w:r w:rsidR="005C3620" w:rsidRPr="00852B2A">
        <w:rPr>
          <w:rFonts w:hint="eastAsia"/>
        </w:rPr>
        <w:t>＝</w:t>
      </w:r>
      <w:r w:rsidR="005C3620" w:rsidRPr="00852B2A">
        <w:t xml:space="preserve"> </w:t>
      </w:r>
      <w:r w:rsidR="005C3620" w:rsidRPr="00852B2A">
        <w:rPr>
          <w:color w:val="000000"/>
        </w:rPr>
        <w:t>EMINJ_PRINORQ(0)</w:t>
      </w:r>
      <w:r w:rsidR="00CE6666" w:rsidRPr="00852B2A">
        <w:rPr>
          <w:rFonts w:hint="eastAsia"/>
          <w:color w:val="000000"/>
          <w:szCs w:val="21"/>
        </w:rPr>
        <w:t>、または、</w:t>
      </w:r>
      <w:r w:rsidR="005C3620" w:rsidRPr="00852B2A">
        <w:rPr>
          <w:color w:val="000000"/>
          <w:szCs w:val="21"/>
        </w:rPr>
        <w:t>epri</w:t>
      </w:r>
      <w:r w:rsidR="00DC0B7C" w:rsidRPr="00852B2A">
        <w:rPr>
          <w:rFonts w:hint="eastAsia"/>
          <w:color w:val="000000"/>
          <w:szCs w:val="21"/>
        </w:rPr>
        <w:t>2</w:t>
      </w:r>
      <w:r w:rsidR="005C3620" w:rsidRPr="00852B2A">
        <w:rPr>
          <w:color w:val="000000"/>
          <w:szCs w:val="21"/>
        </w:rPr>
        <w:t xml:space="preserve"> ＜ eastpri</w:t>
      </w:r>
      <w:r w:rsidR="005C3620" w:rsidRPr="00852B2A">
        <w:rPr>
          <w:rFonts w:hint="eastAsia"/>
          <w:color w:val="000000"/>
          <w:szCs w:val="21"/>
        </w:rPr>
        <w:t>2</w:t>
      </w:r>
      <w:r w:rsidRPr="00852B2A">
        <w:rPr>
          <w:color w:val="000000"/>
          <w:szCs w:val="21"/>
        </w:rPr>
        <w:t>）</w:t>
      </w:r>
      <w:r w:rsidR="00476B84" w:rsidRPr="00852B2A">
        <w:rPr>
          <w:rFonts w:hint="eastAsia"/>
          <w:color w:val="000000"/>
          <w:szCs w:val="21"/>
        </w:rPr>
        <w:t>）</w:t>
      </w:r>
    </w:p>
    <w:p w14:paraId="69525B34" w14:textId="56AEACB8" w:rsidR="00476B84" w:rsidRPr="00852B2A" w:rsidRDefault="00476B84" w:rsidP="005031D0">
      <w:pPr>
        <w:ind w:rightChars="-354" w:right="-708"/>
      </w:pPr>
      <w:r w:rsidRPr="00852B2A">
        <w:rPr>
          <w:rFonts w:hint="eastAsia"/>
          <w:color w:val="000000"/>
          <w:szCs w:val="21"/>
        </w:rPr>
        <w:t xml:space="preserve"> </w:t>
      </w:r>
      <w:r w:rsidRPr="00852B2A">
        <w:rPr>
          <w:color w:val="000000"/>
          <w:szCs w:val="21"/>
        </w:rPr>
        <w:t xml:space="preserve">      </w:t>
      </w:r>
      <w:r w:rsidRPr="00852B2A">
        <w:rPr>
          <w:rFonts w:hint="eastAsia"/>
          <w:color w:val="000000"/>
          <w:szCs w:val="21"/>
        </w:rPr>
        <w:t>※上記②は、</w:t>
      </w:r>
      <w:r w:rsidRPr="00852B2A">
        <w:rPr>
          <w:color w:val="000000"/>
          <w:szCs w:val="21"/>
        </w:rPr>
        <w:t xml:space="preserve">NE同期タスクが少ない（ene_ene </w:t>
      </w:r>
      <w:r w:rsidRPr="00852B2A">
        <w:rPr>
          <w:rFonts w:hint="eastAsia"/>
          <w:color w:val="000000"/>
          <w:szCs w:val="21"/>
        </w:rPr>
        <w:t>＜</w:t>
      </w:r>
      <w:r w:rsidRPr="00852B2A">
        <w:rPr>
          <w:color w:val="000000"/>
          <w:szCs w:val="21"/>
        </w:rPr>
        <w:t xml:space="preserve"> eminj_NE_RCD(例 4000(rpm))）</w:t>
      </w:r>
      <w:r w:rsidRPr="00852B2A">
        <w:rPr>
          <w:rFonts w:hint="eastAsia"/>
          <w:color w:val="000000"/>
          <w:szCs w:val="21"/>
        </w:rPr>
        <w:t>時のみ有効</w:t>
      </w:r>
    </w:p>
    <w:p w14:paraId="0C339A7F" w14:textId="4E9C8047" w:rsidR="005031D0" w:rsidRPr="00852B2A" w:rsidRDefault="005031D0" w:rsidP="005031D0">
      <w:pPr>
        <w:rPr>
          <w:color w:val="000000"/>
          <w:szCs w:val="21"/>
        </w:rPr>
      </w:pPr>
      <w:r w:rsidRPr="00852B2A">
        <w:rPr>
          <w:color w:val="000000"/>
          <w:szCs w:val="21"/>
        </w:rPr>
        <w:t xml:space="preserve">       </w:t>
      </w:r>
      <w:r w:rsidRPr="00852B2A">
        <w:rPr>
          <w:rFonts w:hint="eastAsia"/>
          <w:color w:val="000000"/>
          <w:szCs w:val="21"/>
        </w:rPr>
        <w:t>③</w:t>
      </w:r>
      <w:r w:rsidRPr="00852B2A">
        <w:rPr>
          <w:color w:val="000000"/>
          <w:szCs w:val="21"/>
        </w:rPr>
        <w:t xml:space="preserve"> </w:t>
      </w:r>
      <w:r w:rsidRPr="00852B2A">
        <w:rPr>
          <w:rFonts w:hint="eastAsia"/>
          <w:color w:val="000000"/>
          <w:szCs w:val="21"/>
        </w:rPr>
        <w:t>通常要求より高優先度要求あり</w:t>
      </w:r>
      <w:r w:rsidR="000D77BC" w:rsidRPr="00852B2A">
        <w:rPr>
          <w:rFonts w:hint="eastAsia"/>
          <w:color w:val="000000"/>
          <w:szCs w:val="21"/>
        </w:rPr>
        <w:t xml:space="preserve">（いずれか） </w:t>
      </w:r>
      <w:commentRangeStart w:id="674"/>
      <w:r w:rsidR="000D77BC" w:rsidRPr="00852B2A">
        <w:rPr>
          <w:color w:val="000000"/>
          <w:szCs w:val="21"/>
        </w:rPr>
        <w:t xml:space="preserve"> </w:t>
      </w:r>
      <w:commentRangeEnd w:id="674"/>
      <w:r w:rsidR="000D77BC" w:rsidRPr="00852B2A">
        <w:rPr>
          <w:rStyle w:val="a8"/>
        </w:rPr>
        <w:commentReference w:id="674"/>
      </w:r>
    </w:p>
    <w:p w14:paraId="7B8F9558" w14:textId="18B90283" w:rsidR="000D77BC" w:rsidRPr="00852B2A" w:rsidRDefault="000D77BC" w:rsidP="000D77BC">
      <w:pPr>
        <w:ind w:rightChars="-354" w:right="-708"/>
        <w:rPr>
          <w:color w:val="000000"/>
          <w:szCs w:val="21"/>
        </w:rPr>
      </w:pPr>
      <w:r w:rsidRPr="00852B2A">
        <w:rPr>
          <w:color w:val="000000"/>
          <w:szCs w:val="21"/>
        </w:rPr>
        <w:t xml:space="preserve">       </w:t>
      </w:r>
      <w:r w:rsidR="005233B8" w:rsidRPr="00852B2A">
        <w:rPr>
          <w:color w:val="000000"/>
          <w:szCs w:val="21"/>
        </w:rPr>
        <w:t xml:space="preserve"> </w:t>
      </w:r>
      <w:r w:rsidRPr="00852B2A">
        <w:rPr>
          <w:color w:val="000000"/>
          <w:szCs w:val="21"/>
        </w:rPr>
        <w:t xml:space="preserve">  (a)通常要求より高優先度要求あり</w:t>
      </w:r>
      <w:r w:rsidRPr="00852B2A">
        <w:rPr>
          <w:rFonts w:hint="eastAsia"/>
          <w:color w:val="000000"/>
          <w:szCs w:val="21"/>
        </w:rPr>
        <w:t>（</w:t>
      </w:r>
      <w:r w:rsidRPr="00852B2A">
        <w:rPr>
          <w:color w:val="000000"/>
          <w:szCs w:val="21"/>
        </w:rPr>
        <w:t>epri2 ＜ epri）</w:t>
      </w:r>
      <w:commentRangeStart w:id="675"/>
      <w:commentRangeEnd w:id="675"/>
      <w:r w:rsidR="00A92E3E" w:rsidRPr="00852B2A">
        <w:rPr>
          <w:rStyle w:val="a8"/>
        </w:rPr>
        <w:commentReference w:id="675"/>
      </w:r>
    </w:p>
    <w:p w14:paraId="5B7728CF" w14:textId="64F20EF0" w:rsidR="000D77BC" w:rsidRPr="00852B2A" w:rsidRDefault="000D77BC" w:rsidP="000D77BC">
      <w:pPr>
        <w:rPr>
          <w:color w:val="000000"/>
          <w:szCs w:val="21"/>
        </w:rPr>
      </w:pPr>
      <w:r w:rsidRPr="00852B2A">
        <w:rPr>
          <w:color w:val="000000"/>
          <w:szCs w:val="21"/>
        </w:rPr>
        <w:t xml:space="preserve">       </w:t>
      </w:r>
      <w:r w:rsidR="005233B8" w:rsidRPr="00852B2A">
        <w:rPr>
          <w:color w:val="000000"/>
          <w:szCs w:val="21"/>
        </w:rPr>
        <w:t xml:space="preserve"> </w:t>
      </w:r>
      <w:r w:rsidRPr="00852B2A">
        <w:rPr>
          <w:color w:val="000000"/>
          <w:szCs w:val="21"/>
        </w:rPr>
        <w:t xml:space="preserve">  (b)通常要求の噴射制御要求無しの時</w:t>
      </w:r>
      <w:r w:rsidRPr="00852B2A">
        <w:rPr>
          <w:rFonts w:hint="eastAsia"/>
          <w:color w:val="000000"/>
          <w:szCs w:val="21"/>
        </w:rPr>
        <w:t>（</w:t>
      </w:r>
      <w:r w:rsidRPr="00852B2A">
        <w:rPr>
          <w:color w:val="000000"/>
          <w:szCs w:val="21"/>
        </w:rPr>
        <w:t>epri ＝ EMINJ_PRINORQ(0)）</w:t>
      </w:r>
    </w:p>
    <w:p w14:paraId="1C89375C" w14:textId="4BD17AC3" w:rsidR="00B50503" w:rsidRPr="00852B2A" w:rsidRDefault="00B50503" w:rsidP="00B50503">
      <w:pPr>
        <w:ind w:rightChars="-354" w:right="-708"/>
        <w:rPr>
          <w:color w:val="000000"/>
          <w:szCs w:val="21"/>
        </w:rPr>
      </w:pPr>
    </w:p>
    <w:p w14:paraId="3D2785B4" w14:textId="584A083D" w:rsidR="00476B84" w:rsidRPr="00852B2A" w:rsidRDefault="00476B84" w:rsidP="00476B84">
      <w:pPr>
        <w:rPr>
          <w:szCs w:val="21"/>
        </w:rPr>
      </w:pPr>
      <w:r w:rsidRPr="00852B2A">
        <w:rPr>
          <w:szCs w:val="21"/>
        </w:rPr>
        <w:t xml:space="preserve">       </w:t>
      </w:r>
      <w:r w:rsidRPr="00852B2A">
        <w:rPr>
          <w:rFonts w:hint="eastAsia"/>
        </w:rPr>
        <w:t>ここで、</w:t>
      </w:r>
      <w:r w:rsidR="00E76C1D" w:rsidRPr="00852B2A">
        <w:rPr>
          <w:rFonts w:hint="eastAsia"/>
        </w:rPr>
        <w:t>・</w:t>
      </w:r>
      <w:r w:rsidRPr="00852B2A">
        <w:rPr>
          <w:rFonts w:hint="eastAsia"/>
          <w:szCs w:val="21"/>
        </w:rPr>
        <w:t>e</w:t>
      </w:r>
      <w:r w:rsidRPr="00852B2A">
        <w:rPr>
          <w:szCs w:val="21"/>
        </w:rPr>
        <w:t>pri2</w:t>
      </w:r>
      <w:r w:rsidRPr="00852B2A">
        <w:rPr>
          <w:rFonts w:hint="eastAsia"/>
          <w:szCs w:val="21"/>
        </w:rPr>
        <w:t>（通常</w:t>
      </w:r>
      <w:r w:rsidRPr="00852B2A">
        <w:rPr>
          <w:szCs w:val="21"/>
        </w:rPr>
        <w:t>要求</w:t>
      </w:r>
      <w:r w:rsidRPr="00852B2A">
        <w:rPr>
          <w:rFonts w:hint="eastAsia"/>
          <w:szCs w:val="21"/>
        </w:rPr>
        <w:t>2</w:t>
      </w:r>
      <w:r w:rsidRPr="00852B2A">
        <w:rPr>
          <w:szCs w:val="21"/>
        </w:rPr>
        <w:t>時の優先度）の算出</w:t>
      </w:r>
    </w:p>
    <w:p w14:paraId="3E5F577E" w14:textId="2D35E418" w:rsidR="00476B84" w:rsidRPr="00852B2A" w:rsidRDefault="00476B84" w:rsidP="00476B84">
      <w:pPr>
        <w:rPr>
          <w:szCs w:val="21"/>
        </w:rPr>
      </w:pPr>
      <w:r w:rsidRPr="00852B2A">
        <w:rPr>
          <w:szCs w:val="21"/>
        </w:rPr>
        <w:t xml:space="preserve">                  e</w:t>
      </w:r>
      <w:r w:rsidRPr="00852B2A">
        <w:t xml:space="preserve">pri2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の優先度</w:t>
      </w:r>
    </w:p>
    <w:p w14:paraId="1DB4A365" w14:textId="77777777" w:rsidR="00476B84" w:rsidRPr="00852B2A" w:rsidRDefault="00476B84" w:rsidP="00B50503">
      <w:pPr>
        <w:ind w:rightChars="-354" w:right="-708"/>
        <w:rPr>
          <w:color w:val="000000"/>
          <w:szCs w:val="21"/>
        </w:rPr>
      </w:pPr>
    </w:p>
    <w:p w14:paraId="065E6A66" w14:textId="316FFBEF" w:rsidR="00C5761D" w:rsidRPr="00852B2A" w:rsidRDefault="00C5761D" w:rsidP="00B50503">
      <w:pPr>
        <w:ind w:rightChars="-354" w:right="-708"/>
        <w:rPr>
          <w:color w:val="000000"/>
          <w:szCs w:val="21"/>
        </w:rPr>
      </w:pPr>
      <w:r w:rsidRPr="00852B2A">
        <w:rPr>
          <w:szCs w:val="21"/>
        </w:rPr>
        <w:t xml:space="preserve">    </w:t>
      </w:r>
      <w:r w:rsidRPr="00852B2A">
        <w:rPr>
          <w:rFonts w:hint="eastAsia"/>
          <w:szCs w:val="21"/>
        </w:rPr>
        <w:t>※以下(</w:t>
      </w:r>
      <w:r w:rsidRPr="00852B2A">
        <w:rPr>
          <w:szCs w:val="21"/>
        </w:rPr>
        <w:t>3)(4)</w:t>
      </w:r>
      <w:r w:rsidRPr="00852B2A">
        <w:rPr>
          <w:rFonts w:hint="eastAsia"/>
          <w:szCs w:val="21"/>
        </w:rPr>
        <w:t>処理は、(</w:t>
      </w:r>
      <w:r w:rsidRPr="00852B2A">
        <w:rPr>
          <w:szCs w:val="21"/>
        </w:rPr>
        <w:t>1)(2)</w:t>
      </w:r>
      <w:r w:rsidRPr="00852B2A">
        <w:rPr>
          <w:rFonts w:hint="eastAsia"/>
          <w:szCs w:val="21"/>
        </w:rPr>
        <w:t>で確定する最も高優先の調停条件に対応するいずれかの処理を実施すること</w:t>
      </w:r>
      <w:r w:rsidR="00476B84" w:rsidRPr="00852B2A">
        <w:rPr>
          <w:rFonts w:hint="eastAsia"/>
          <w:szCs w:val="21"/>
        </w:rPr>
        <w:t xml:space="preserve"> </w:t>
      </w:r>
      <w:commentRangeStart w:id="676"/>
      <w:r w:rsidR="00476B84" w:rsidRPr="00852B2A">
        <w:rPr>
          <w:szCs w:val="21"/>
        </w:rPr>
        <w:t xml:space="preserve"> </w:t>
      </w:r>
      <w:commentRangeEnd w:id="676"/>
      <w:r w:rsidR="00476B84" w:rsidRPr="00852B2A">
        <w:rPr>
          <w:rStyle w:val="a8"/>
        </w:rPr>
        <w:commentReference w:id="676"/>
      </w:r>
    </w:p>
    <w:p w14:paraId="571D9378" w14:textId="353403A6" w:rsidR="00B50503" w:rsidRPr="00852B2A" w:rsidRDefault="00B50503" w:rsidP="00B50503">
      <w:pPr>
        <w:ind w:rightChars="-354" w:right="-708"/>
        <w:rPr>
          <w:color w:val="000000"/>
          <w:szCs w:val="21"/>
        </w:rPr>
      </w:pPr>
      <w:r w:rsidRPr="00852B2A">
        <w:rPr>
          <w:color w:val="000000"/>
          <w:szCs w:val="21"/>
        </w:rPr>
        <w:t xml:space="preserve">    (</w:t>
      </w:r>
      <w:r w:rsidR="005031D0" w:rsidRPr="00852B2A">
        <w:rPr>
          <w:color w:val="000000"/>
          <w:szCs w:val="21"/>
        </w:rPr>
        <w:t>3</w:t>
      </w:r>
      <w:r w:rsidRPr="00852B2A">
        <w:rPr>
          <w:color w:val="000000"/>
          <w:szCs w:val="21"/>
        </w:rPr>
        <w:t>)</w:t>
      </w:r>
      <w:r w:rsidRPr="00852B2A">
        <w:rPr>
          <w:rFonts w:hint="eastAsia"/>
          <w:color w:val="000000"/>
          <w:szCs w:val="21"/>
        </w:rPr>
        <w:t>調停条件</w:t>
      </w:r>
      <w:r w:rsidR="005031D0" w:rsidRPr="00852B2A">
        <w:rPr>
          <w:rFonts w:hint="eastAsia"/>
          <w:color w:val="000000"/>
          <w:szCs w:val="21"/>
        </w:rPr>
        <w:t>1</w:t>
      </w:r>
      <w:r w:rsidRPr="00852B2A">
        <w:rPr>
          <w:rFonts w:hint="eastAsia"/>
          <w:color w:val="000000"/>
          <w:szCs w:val="21"/>
        </w:rPr>
        <w:t>成立時</w:t>
      </w:r>
    </w:p>
    <w:p w14:paraId="24AF54A3" w14:textId="77777777" w:rsidR="00B50503" w:rsidRPr="00852B2A" w:rsidRDefault="00B50503" w:rsidP="00B50503">
      <w:pPr>
        <w:ind w:rightChars="-213" w:right="-426"/>
        <w:rPr>
          <w:szCs w:val="21"/>
        </w:rPr>
      </w:pPr>
      <w:r w:rsidRPr="00852B2A">
        <w:rPr>
          <w:color w:val="000000"/>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の識別子</w:t>
      </w:r>
    </w:p>
    <w:p w14:paraId="754EB639" w14:textId="63A8C514" w:rsidR="00B50503" w:rsidRPr="00852B2A" w:rsidRDefault="004329A2" w:rsidP="00B50503">
      <w:pPr>
        <w:ind w:rightChars="-213" w:right="-426"/>
      </w:pPr>
      <w:r w:rsidRPr="00852B2A">
        <w:rPr>
          <w:color w:val="000000"/>
          <w:szCs w:val="21"/>
        </w:rPr>
        <w:t xml:space="preserve">       </w:t>
      </w:r>
      <w:r w:rsidRPr="00852B2A">
        <w:rPr>
          <w:rFonts w:hint="eastAsia"/>
        </w:rPr>
        <w:t>e</w:t>
      </w:r>
      <w:r w:rsidRPr="00852B2A">
        <w:t>pri</w:t>
      </w:r>
      <w:r w:rsidRPr="00852B2A">
        <w:rPr>
          <w:rFonts w:hint="eastAsia"/>
        </w:rPr>
        <w:t>fix</w:t>
      </w:r>
      <w:r w:rsidRPr="00852B2A">
        <w:t xml:space="preserve"> </w:t>
      </w:r>
      <w:r w:rsidRPr="00852B2A">
        <w:rPr>
          <w:rFonts w:hint="eastAsia"/>
        </w:rPr>
        <w:t>←</w:t>
      </w:r>
      <w:r w:rsidRPr="00852B2A">
        <w:t xml:space="preserve"> </w:t>
      </w:r>
      <w:r w:rsidRPr="00852B2A">
        <w:rPr>
          <w:rFonts w:hint="eastAsia"/>
        </w:rPr>
        <w:t>e</w:t>
      </w:r>
      <w:r w:rsidRPr="00852B2A">
        <w:t>pri</w:t>
      </w:r>
    </w:p>
    <w:p w14:paraId="0483A2D1" w14:textId="77777777" w:rsidR="004329A2" w:rsidRPr="00852B2A" w:rsidRDefault="004329A2" w:rsidP="00B50503">
      <w:pPr>
        <w:ind w:rightChars="-213" w:right="-426"/>
        <w:rPr>
          <w:szCs w:val="21"/>
        </w:rPr>
      </w:pPr>
    </w:p>
    <w:p w14:paraId="55589B32" w14:textId="77777777" w:rsidR="006C0C54" w:rsidRPr="00852B2A" w:rsidRDefault="00B50503" w:rsidP="00B50503">
      <w:pPr>
        <w:ind w:rightChars="-283" w:right="-566"/>
      </w:pPr>
      <w:r w:rsidRPr="00852B2A">
        <w:rPr>
          <w:szCs w:val="21"/>
        </w:rPr>
        <w:t xml:space="preserve">       </w:t>
      </w:r>
      <w:r w:rsidRPr="00852B2A">
        <w:rPr>
          <w:rFonts w:hint="eastAsia"/>
        </w:rPr>
        <w:t>ここで、・始動時テーブル</w:t>
      </w:r>
      <w:r w:rsidR="006C0C54" w:rsidRPr="00852B2A">
        <w:rPr>
          <w:rFonts w:hint="eastAsia"/>
        </w:rPr>
        <w:t>または始動時テーブル２の</w:t>
      </w:r>
      <w:r w:rsidRPr="00852B2A">
        <w:rPr>
          <w:rFonts w:hint="eastAsia"/>
        </w:rPr>
        <w:t>要求より通常テーブルの触媒急速暖機要求が</w:t>
      </w:r>
    </w:p>
    <w:p w14:paraId="67B18DB5" w14:textId="109C335B" w:rsidR="00B50503" w:rsidRPr="00852B2A" w:rsidRDefault="006C0C54" w:rsidP="00B50503">
      <w:pPr>
        <w:ind w:rightChars="-283" w:right="-566"/>
      </w:pPr>
      <w:r w:rsidRPr="00852B2A">
        <w:rPr>
          <w:szCs w:val="21"/>
        </w:rPr>
        <w:t xml:space="preserve">                 </w:t>
      </w:r>
      <w:r w:rsidR="00B50503" w:rsidRPr="00852B2A">
        <w:rPr>
          <w:rFonts w:hint="eastAsia"/>
        </w:rPr>
        <w:t>高優先になった場合</w:t>
      </w:r>
    </w:p>
    <w:p w14:paraId="41C969F5" w14:textId="6680CB37" w:rsidR="00197BF1" w:rsidRPr="00852B2A" w:rsidRDefault="00B50503" w:rsidP="00A038E0">
      <w:pPr>
        <w:ind w:rightChars="-496" w:right="-992"/>
        <w:rPr>
          <w:szCs w:val="21"/>
        </w:rPr>
      </w:pPr>
      <w:r w:rsidRPr="00852B2A">
        <w:rPr>
          <w:szCs w:val="21"/>
        </w:rPr>
        <w:t xml:space="preserve">               </w:t>
      </w:r>
      <w:r w:rsidR="00CE6666" w:rsidRPr="00852B2A">
        <w:rPr>
          <w:rFonts w:hint="eastAsia"/>
          <w:szCs w:val="21"/>
        </w:rPr>
        <w:t xml:space="preserve">    </w:t>
      </w:r>
      <w:r w:rsidR="00197BF1" w:rsidRPr="00852B2A">
        <w:rPr>
          <w:rFonts w:hint="eastAsia"/>
          <w:szCs w:val="21"/>
        </w:rPr>
        <w:t>（</w:t>
      </w:r>
      <w:r w:rsidR="00197BF1" w:rsidRPr="00852B2A">
        <w:rPr>
          <w:rFonts w:hint="eastAsia"/>
          <w:color w:val="000000"/>
          <w:szCs w:val="21"/>
        </w:rPr>
        <w:t>（</w:t>
      </w:r>
      <w:r w:rsidR="00197BF1" w:rsidRPr="00852B2A">
        <w:rPr>
          <w:color w:val="000000"/>
          <w:szCs w:val="21"/>
        </w:rPr>
        <w:t xml:space="preserve">epri ＝ </w:t>
      </w:r>
      <w:r w:rsidR="00197BF1" w:rsidRPr="00852B2A">
        <w:t>eminj_SJC_PRI(20)</w:t>
      </w:r>
      <w:r w:rsidR="00197BF1" w:rsidRPr="00852B2A">
        <w:rPr>
          <w:rFonts w:hint="eastAsia"/>
        </w:rPr>
        <w:t>）、</w:t>
      </w:r>
    </w:p>
    <w:p w14:paraId="28397C6C" w14:textId="78A490C0" w:rsidR="00B67FFB" w:rsidRPr="00852B2A" w:rsidRDefault="00197BF1" w:rsidP="00A038E0">
      <w:pPr>
        <w:ind w:rightChars="-496" w:right="-992"/>
        <w:rPr>
          <w:color w:val="000000"/>
          <w:szCs w:val="21"/>
        </w:rPr>
      </w:pPr>
      <w:r w:rsidRPr="00852B2A">
        <w:rPr>
          <w:szCs w:val="21"/>
        </w:rPr>
        <w:t xml:space="preserve">               </w:t>
      </w:r>
      <w:r w:rsidRPr="00852B2A">
        <w:rPr>
          <w:rFonts w:hint="eastAsia"/>
          <w:szCs w:val="21"/>
        </w:rPr>
        <w:t xml:space="preserve">      </w:t>
      </w:r>
      <w:r w:rsidRPr="00852B2A">
        <w:rPr>
          <w:rFonts w:hint="eastAsia"/>
        </w:rPr>
        <w:t>かつ、</w:t>
      </w:r>
      <w:r w:rsidR="00A92E3E" w:rsidRPr="00852B2A">
        <w:rPr>
          <w:rFonts w:hint="eastAsia"/>
        </w:rPr>
        <w:t>（</w:t>
      </w:r>
      <w:r w:rsidR="00B50503" w:rsidRPr="00852B2A">
        <w:rPr>
          <w:rFonts w:hint="eastAsia"/>
        </w:rPr>
        <w:t>（</w:t>
      </w:r>
      <w:r w:rsidRPr="00852B2A">
        <w:rPr>
          <w:rFonts w:hint="eastAsia"/>
        </w:rPr>
        <w:t xml:space="preserve">estpri ＞ </w:t>
      </w:r>
      <w:r w:rsidR="00B50503" w:rsidRPr="00852B2A">
        <w:t>eminj_SJC_PRI(</w:t>
      </w:r>
      <w:r w:rsidR="00CC098F" w:rsidRPr="00852B2A">
        <w:t>2</w:t>
      </w:r>
      <w:r w:rsidR="00892879" w:rsidRPr="00852B2A">
        <w:t>0</w:t>
      </w:r>
      <w:r w:rsidR="00B50503" w:rsidRPr="00852B2A">
        <w:t>)</w:t>
      </w:r>
      <w:r w:rsidR="00CE6666" w:rsidRPr="00852B2A">
        <w:rPr>
          <w:rFonts w:hint="eastAsia"/>
        </w:rPr>
        <w:t>、かつ</w:t>
      </w:r>
      <w:r w:rsidR="00CE6666" w:rsidRPr="00852B2A">
        <w:rPr>
          <w:rFonts w:hint="eastAsia"/>
          <w:color w:val="000000"/>
          <w:szCs w:val="21"/>
        </w:rPr>
        <w:t>、</w:t>
      </w:r>
      <w:r w:rsidR="00CE6666" w:rsidRPr="00852B2A">
        <w:rPr>
          <w:rFonts w:hint="eastAsia"/>
        </w:rPr>
        <w:t>e</w:t>
      </w:r>
      <w:r w:rsidR="00CE6666" w:rsidRPr="00852B2A">
        <w:t xml:space="preserve">stpri </w:t>
      </w:r>
      <w:r w:rsidR="00CE6666" w:rsidRPr="00852B2A">
        <w:rPr>
          <w:rFonts w:hint="eastAsia"/>
        </w:rPr>
        <w:t>≠</w:t>
      </w:r>
      <w:r w:rsidR="00CE6666" w:rsidRPr="00852B2A">
        <w:t xml:space="preserve"> </w:t>
      </w:r>
      <w:r w:rsidR="00CE6666" w:rsidRPr="00852B2A">
        <w:rPr>
          <w:color w:val="000000"/>
        </w:rPr>
        <w:t>EMINJ_PRINORQ(0)</w:t>
      </w:r>
      <w:r w:rsidR="00B50503" w:rsidRPr="00852B2A">
        <w:rPr>
          <w:color w:val="000000"/>
          <w:szCs w:val="21"/>
        </w:rPr>
        <w:t>)</w:t>
      </w:r>
      <w:r w:rsidR="00B50503" w:rsidRPr="00852B2A">
        <w:rPr>
          <w:rFonts w:hint="eastAsia"/>
          <w:color w:val="000000"/>
          <w:szCs w:val="21"/>
        </w:rPr>
        <w:t>、</w:t>
      </w:r>
    </w:p>
    <w:p w14:paraId="21965344" w14:textId="1ACBBE29" w:rsidR="00B50503" w:rsidRPr="00852B2A" w:rsidRDefault="00B67FFB" w:rsidP="00A92E3E">
      <w:pPr>
        <w:ind w:left="100" w:rightChars="-496" w:right="-992" w:hangingChars="50" w:hanging="100"/>
      </w:pPr>
      <w:r w:rsidRPr="00852B2A">
        <w:rPr>
          <w:szCs w:val="21"/>
        </w:rPr>
        <w:t xml:space="preserve">                </w:t>
      </w:r>
      <w:r w:rsidRPr="00852B2A">
        <w:rPr>
          <w:rFonts w:hint="eastAsia"/>
          <w:szCs w:val="21"/>
        </w:rPr>
        <w:t xml:space="preserve"> </w:t>
      </w:r>
      <w:r w:rsidR="00197BF1" w:rsidRPr="00852B2A">
        <w:rPr>
          <w:rFonts w:hint="eastAsia"/>
          <w:szCs w:val="21"/>
        </w:rPr>
        <w:t xml:space="preserve">    </w:t>
      </w:r>
      <w:r w:rsidR="00A92E3E" w:rsidRPr="00852B2A">
        <w:rPr>
          <w:rFonts w:hint="eastAsia"/>
          <w:color w:val="000000"/>
          <w:szCs w:val="21"/>
        </w:rPr>
        <w:t>または</w:t>
      </w:r>
      <w:r w:rsidR="00B50503" w:rsidRPr="00852B2A">
        <w:rPr>
          <w:rFonts w:hint="eastAsia"/>
          <w:color w:val="000000"/>
          <w:szCs w:val="21"/>
        </w:rPr>
        <w:t>、</w:t>
      </w:r>
      <w:r w:rsidR="00CE6666" w:rsidRPr="00852B2A">
        <w:rPr>
          <w:rFonts w:hint="eastAsia"/>
          <w:color w:val="000000"/>
          <w:szCs w:val="21"/>
        </w:rPr>
        <w:t>（</w:t>
      </w:r>
      <w:r w:rsidR="00197BF1" w:rsidRPr="00852B2A">
        <w:rPr>
          <w:rFonts w:hint="eastAsia"/>
          <w:color w:val="000000"/>
          <w:szCs w:val="21"/>
        </w:rPr>
        <w:t xml:space="preserve">estpri2 ＞ </w:t>
      </w:r>
      <w:r w:rsidRPr="00852B2A">
        <w:t>eminj_SJC_PRI(20)</w:t>
      </w:r>
      <w:r w:rsidR="00CE6666" w:rsidRPr="00852B2A">
        <w:rPr>
          <w:rFonts w:hint="eastAsia"/>
        </w:rPr>
        <w:t>、かつ</w:t>
      </w:r>
      <w:r w:rsidR="00CE6666" w:rsidRPr="00852B2A">
        <w:rPr>
          <w:rFonts w:hint="eastAsia"/>
          <w:color w:val="000000"/>
          <w:szCs w:val="21"/>
        </w:rPr>
        <w:t>、</w:t>
      </w:r>
      <w:r w:rsidR="00CE6666" w:rsidRPr="00852B2A">
        <w:rPr>
          <w:rFonts w:hint="eastAsia"/>
        </w:rPr>
        <w:t>e</w:t>
      </w:r>
      <w:r w:rsidR="00CE6666" w:rsidRPr="00852B2A">
        <w:t>stpri</w:t>
      </w:r>
      <w:r w:rsidR="00CE6666" w:rsidRPr="00852B2A">
        <w:rPr>
          <w:rFonts w:hint="eastAsia"/>
        </w:rPr>
        <w:t>2</w:t>
      </w:r>
      <w:r w:rsidR="00CE6666" w:rsidRPr="00852B2A">
        <w:t xml:space="preserve"> </w:t>
      </w:r>
      <w:r w:rsidR="00CE6666" w:rsidRPr="00852B2A">
        <w:rPr>
          <w:rFonts w:hint="eastAsia"/>
        </w:rPr>
        <w:t>≠</w:t>
      </w:r>
      <w:r w:rsidR="00CE6666" w:rsidRPr="00852B2A">
        <w:t xml:space="preserve"> </w:t>
      </w:r>
      <w:r w:rsidR="00CE6666" w:rsidRPr="00852B2A">
        <w:rPr>
          <w:color w:val="000000"/>
        </w:rPr>
        <w:t>EMINJ_PRINORQ(0)</w:t>
      </w:r>
      <w:r w:rsidR="00197BF1" w:rsidRPr="00852B2A">
        <w:rPr>
          <w:rFonts w:hint="eastAsia"/>
          <w:color w:val="000000"/>
          <w:szCs w:val="21"/>
        </w:rPr>
        <w:t>）</w:t>
      </w:r>
      <w:r w:rsidR="00A92E3E" w:rsidRPr="00852B2A">
        <w:rPr>
          <w:rFonts w:hint="eastAsia"/>
          <w:color w:val="000000"/>
          <w:szCs w:val="21"/>
        </w:rPr>
        <w:t>）</w:t>
      </w:r>
      <w:r w:rsidR="00BC1181" w:rsidRPr="00852B2A">
        <w:rPr>
          <w:rFonts w:hint="eastAsia"/>
          <w:color w:val="000000"/>
          <w:szCs w:val="21"/>
        </w:rPr>
        <w:t>）</w:t>
      </w:r>
      <w:commentRangeStart w:id="677"/>
      <w:commentRangeEnd w:id="677"/>
      <w:r w:rsidR="00A92E3E" w:rsidRPr="00852B2A">
        <w:rPr>
          <w:rStyle w:val="a8"/>
        </w:rPr>
        <w:commentReference w:id="677"/>
      </w:r>
    </w:p>
    <w:p w14:paraId="269F190B" w14:textId="77777777" w:rsidR="00A92E3E" w:rsidRPr="00852B2A" w:rsidRDefault="00B50503" w:rsidP="00B50503">
      <w:pPr>
        <w:ind w:rightChars="-283" w:right="-566"/>
      </w:pPr>
      <w:r w:rsidRPr="00852B2A">
        <w:rPr>
          <w:szCs w:val="21"/>
        </w:rPr>
        <w:lastRenderedPageBreak/>
        <w:t xml:space="preserve">                 </w:t>
      </w:r>
      <w:r w:rsidRPr="00852B2A">
        <w:rPr>
          <w:rFonts w:hint="eastAsia"/>
        </w:rPr>
        <w:t>触媒急速暖機制御要求をマスクして始動時要求</w:t>
      </w:r>
      <w:r w:rsidR="001800D8" w:rsidRPr="00852B2A">
        <w:rPr>
          <w:rFonts w:hint="eastAsia"/>
        </w:rPr>
        <w:t>または始動時要求２の</w:t>
      </w:r>
      <w:r w:rsidR="00A92E3E" w:rsidRPr="00852B2A">
        <w:rPr>
          <w:rFonts w:hint="eastAsia"/>
        </w:rPr>
        <w:t>、</w:t>
      </w:r>
    </w:p>
    <w:p w14:paraId="7434A04A" w14:textId="154ADD2D" w:rsidR="001800D8" w:rsidRPr="00852B2A" w:rsidRDefault="00A92E3E" w:rsidP="00A92E3E">
      <w:pPr>
        <w:ind w:left="806" w:rightChars="-283" w:right="-566" w:firstLine="806"/>
      </w:pPr>
      <w:r w:rsidRPr="00852B2A">
        <w:rPr>
          <w:rFonts w:hint="eastAsia"/>
        </w:rPr>
        <w:t>より優先度の高い要求の</w:t>
      </w:r>
      <w:r w:rsidR="00B50503" w:rsidRPr="00852B2A">
        <w:rPr>
          <w:rFonts w:hint="eastAsia"/>
        </w:rPr>
        <w:t>調停を優先させ</w:t>
      </w:r>
      <w:r w:rsidR="004A61B8" w:rsidRPr="00852B2A">
        <w:rPr>
          <w:rFonts w:hint="eastAsia"/>
        </w:rPr>
        <w:t>、</w:t>
      </w:r>
    </w:p>
    <w:p w14:paraId="1FC87B2F" w14:textId="77E8E463" w:rsidR="009C4D14" w:rsidRPr="00852B2A" w:rsidRDefault="009C4D14" w:rsidP="00B50503">
      <w:pPr>
        <w:ind w:rightChars="-283" w:right="-566"/>
      </w:pPr>
      <w:r w:rsidRPr="00852B2A">
        <w:rPr>
          <w:rFonts w:hint="eastAsia"/>
        </w:rPr>
        <w:t xml:space="preserve">                 e</w:t>
      </w:r>
      <w:r w:rsidRPr="00852B2A">
        <w:t>pri</w:t>
      </w:r>
      <w:r w:rsidRPr="00852B2A">
        <w:rPr>
          <w:rFonts w:hint="eastAsia"/>
        </w:rPr>
        <w:t>fix</w:t>
      </w:r>
      <w:r w:rsidR="004A61B8" w:rsidRPr="00852B2A">
        <w:rPr>
          <w:rFonts w:hint="eastAsia"/>
        </w:rPr>
        <w:t>には</w:t>
      </w:r>
      <w:r w:rsidRPr="00852B2A">
        <w:rPr>
          <w:rFonts w:hint="eastAsia"/>
        </w:rPr>
        <w:t>優先させる始動時要求または始動時要求２の優先度</w:t>
      </w:r>
      <w:r w:rsidR="004A61B8" w:rsidRPr="00852B2A">
        <w:rPr>
          <w:rFonts w:hint="eastAsia"/>
        </w:rPr>
        <w:t>を格納する。</w:t>
      </w:r>
      <w:commentRangeStart w:id="678"/>
      <w:commentRangeEnd w:id="678"/>
      <w:r w:rsidR="00A92E3E" w:rsidRPr="00852B2A">
        <w:rPr>
          <w:rStyle w:val="a8"/>
        </w:rPr>
        <w:commentReference w:id="678"/>
      </w:r>
    </w:p>
    <w:p w14:paraId="1F050A82" w14:textId="560AB7A9" w:rsidR="00B50503" w:rsidRPr="00852B2A" w:rsidRDefault="004D0BC1" w:rsidP="001800D8">
      <w:pPr>
        <w:ind w:rightChars="-283" w:right="-566" w:firstLineChars="3750" w:firstLine="7500"/>
      </w:pPr>
      <w:r w:rsidRPr="00852B2A">
        <w:rPr>
          <w:rFonts w:hint="eastAsia"/>
        </w:rPr>
        <w:t>【ﾃﾞｭｱﾙ</w:t>
      </w:r>
      <w:r w:rsidRPr="00852B2A">
        <w:t>INJ】OR【D-4】</w:t>
      </w:r>
      <w:commentRangeStart w:id="679"/>
      <w:commentRangeEnd w:id="679"/>
      <w:r w:rsidRPr="00852B2A">
        <w:rPr>
          <w:rStyle w:val="a8"/>
        </w:rPr>
        <w:commentReference w:id="679"/>
      </w:r>
    </w:p>
    <w:p w14:paraId="108241A2" w14:textId="3FA5244C" w:rsidR="004F5854" w:rsidRPr="00852B2A" w:rsidRDefault="00C67C3A" w:rsidP="001923C6">
      <w:pPr>
        <w:ind w:rightChars="-426" w:right="-852" w:firstLineChars="600" w:firstLine="1200"/>
      </w:pPr>
      <w:r w:rsidRPr="00852B2A">
        <w:t xml:space="preserve">    </w:t>
      </w:r>
      <w:r w:rsidRPr="00852B2A">
        <w:rPr>
          <w:rFonts w:hint="eastAsia"/>
        </w:rPr>
        <w:t>※</w:t>
      </w:r>
      <w:r w:rsidR="004F5854" w:rsidRPr="00852B2A">
        <w:rPr>
          <w:rFonts w:hint="eastAsia"/>
        </w:rPr>
        <w:t>上記以外に</w:t>
      </w:r>
      <w:r w:rsidRPr="00852B2A">
        <w:rPr>
          <w:rFonts w:hint="eastAsia"/>
        </w:rPr>
        <w:t>点火調停と整合</w:t>
      </w:r>
      <w:r w:rsidR="004F5854" w:rsidRPr="00852B2A">
        <w:rPr>
          <w:rFonts w:hint="eastAsia"/>
        </w:rPr>
        <w:t>を取る</w:t>
      </w:r>
      <w:r w:rsidRPr="00852B2A">
        <w:rPr>
          <w:rFonts w:hint="eastAsia"/>
        </w:rPr>
        <w:t>ため</w:t>
      </w:r>
      <w:r w:rsidR="004F5854" w:rsidRPr="00852B2A">
        <w:rPr>
          <w:rFonts w:hint="eastAsia"/>
        </w:rPr>
        <w:t>、通常要求より</w:t>
      </w:r>
      <w:r w:rsidRPr="00852B2A">
        <w:rPr>
          <w:rFonts w:hint="eastAsia"/>
        </w:rPr>
        <w:t>始動時要求を優先</w:t>
      </w:r>
      <w:r w:rsidR="004F5854" w:rsidRPr="00852B2A">
        <w:rPr>
          <w:rFonts w:hint="eastAsia"/>
        </w:rPr>
        <w:t>したい</w:t>
      </w:r>
      <w:r w:rsidRPr="00852B2A">
        <w:t>機能が</w:t>
      </w:r>
    </w:p>
    <w:p w14:paraId="4159C4AD" w14:textId="28C7B548" w:rsidR="00C67C3A" w:rsidRPr="00852B2A" w:rsidRDefault="00C67C3A" w:rsidP="001923C6">
      <w:pPr>
        <w:ind w:rightChars="-426" w:right="-852" w:firstLineChars="900" w:firstLine="1800"/>
        <w:rPr>
          <w:szCs w:val="21"/>
        </w:rPr>
      </w:pPr>
      <w:r w:rsidRPr="00852B2A">
        <w:t>増えた場合は変更必要</w:t>
      </w:r>
    </w:p>
    <w:p w14:paraId="1F70D68D" w14:textId="45B10B8C" w:rsidR="00B50503" w:rsidRPr="00852B2A" w:rsidRDefault="00B50503" w:rsidP="00B50503">
      <w:pPr>
        <w:ind w:rightChars="-496" w:right="-992"/>
        <w:rPr>
          <w:color w:val="000000"/>
          <w:szCs w:val="21"/>
        </w:rPr>
      </w:pPr>
      <w:r w:rsidRPr="00852B2A">
        <w:rPr>
          <w:color w:val="000000"/>
          <w:szCs w:val="21"/>
        </w:rPr>
        <w:t xml:space="preserve">                 </w:t>
      </w:r>
      <w:r w:rsidRPr="00852B2A">
        <w:rPr>
          <w:rFonts w:hint="eastAsia"/>
          <w:color w:val="000000"/>
          <w:szCs w:val="21"/>
        </w:rPr>
        <w:t>※上記マスク処理は、</w:t>
      </w:r>
      <w:r w:rsidRPr="00852B2A">
        <w:rPr>
          <w:color w:val="000000"/>
          <w:szCs w:val="21"/>
        </w:rPr>
        <w:t xml:space="preserve">NE同期タスクが少ない（ene_ene </w:t>
      </w:r>
      <w:r w:rsidRPr="00852B2A">
        <w:rPr>
          <w:rFonts w:hint="eastAsia"/>
          <w:color w:val="000000"/>
          <w:szCs w:val="21"/>
        </w:rPr>
        <w:t>＜</w:t>
      </w:r>
      <w:r w:rsidRPr="00852B2A">
        <w:rPr>
          <w:color w:val="000000"/>
          <w:szCs w:val="21"/>
        </w:rPr>
        <w:t xml:space="preserve"> eminj_NE</w:t>
      </w:r>
      <w:r w:rsidR="00847083" w:rsidRPr="00852B2A">
        <w:rPr>
          <w:color w:val="000000"/>
          <w:szCs w:val="21"/>
        </w:rPr>
        <w:t>_</w:t>
      </w:r>
      <w:r w:rsidRPr="00852B2A">
        <w:rPr>
          <w:color w:val="000000"/>
          <w:szCs w:val="21"/>
        </w:rPr>
        <w:t>RCD(例 4000(rpm))）</w:t>
      </w:r>
      <w:r w:rsidRPr="00852B2A">
        <w:rPr>
          <w:rFonts w:hint="eastAsia"/>
          <w:color w:val="000000"/>
          <w:szCs w:val="21"/>
        </w:rPr>
        <w:t>時</w:t>
      </w:r>
    </w:p>
    <w:p w14:paraId="6DA4411B" w14:textId="277CD7D0" w:rsidR="00154797" w:rsidRPr="00852B2A" w:rsidRDefault="00B50503" w:rsidP="004B3B77">
      <w:r w:rsidRPr="00852B2A">
        <w:rPr>
          <w:color w:val="000000"/>
          <w:szCs w:val="21"/>
        </w:rPr>
        <w:t xml:space="preserve">                   </w:t>
      </w:r>
      <w:r w:rsidRPr="00852B2A">
        <w:rPr>
          <w:rFonts w:hint="eastAsia"/>
          <w:color w:val="000000"/>
          <w:szCs w:val="21"/>
        </w:rPr>
        <w:t>のみ有効</w:t>
      </w:r>
    </w:p>
    <w:p w14:paraId="5AC6CF8B" w14:textId="77777777" w:rsidR="00476B84" w:rsidRPr="00852B2A" w:rsidRDefault="00476B84" w:rsidP="004B3B77"/>
    <w:p w14:paraId="2964EE7A" w14:textId="10384BF6" w:rsidR="004B3B77" w:rsidRPr="00852B2A" w:rsidRDefault="004B3B77" w:rsidP="004B3B77">
      <w:r w:rsidRPr="00852B2A">
        <w:t xml:space="preserve">       </w:t>
      </w:r>
      <w:r w:rsidR="00CA6398" w:rsidRPr="00852B2A">
        <w:rPr>
          <w:rFonts w:hint="eastAsia"/>
        </w:rPr>
        <w:t>①</w:t>
      </w:r>
      <w:r w:rsidR="00CA6398" w:rsidRPr="00852B2A">
        <w:t xml:space="preserve"> </w:t>
      </w:r>
      <w:r w:rsidRPr="00852B2A">
        <w:t>t_rqdat(</w:t>
      </w:r>
      <w:r w:rsidRPr="00852B2A">
        <w:rPr>
          <w:rFonts w:hint="eastAsia"/>
          <w:szCs w:val="21"/>
        </w:rPr>
        <w:t>要求有識別子</w:t>
      </w:r>
      <w:r w:rsidRPr="00852B2A">
        <w:t>)の算出</w:t>
      </w:r>
    </w:p>
    <w:p w14:paraId="201D8521" w14:textId="77777777" w:rsidR="004B3B77" w:rsidRPr="00852B2A" w:rsidRDefault="004B3B77" w:rsidP="004B3B77">
      <w:pPr>
        <w:rPr>
          <w:szCs w:val="21"/>
        </w:rPr>
      </w:pPr>
      <w:r w:rsidRPr="00852B2A">
        <w:t xml:space="preserve">          t_rqdat ← </w:t>
      </w:r>
      <w:r w:rsidRPr="00852B2A">
        <w:rPr>
          <w:szCs w:val="21"/>
        </w:rPr>
        <w:t>eminj_tbl[要求値]</w:t>
      </w:r>
      <w:r w:rsidRPr="00852B2A">
        <w:rPr>
          <w:rFonts w:hint="eastAsia"/>
          <w:szCs w:val="21"/>
        </w:rPr>
        <w:t>の要求有識別子</w:t>
      </w:r>
    </w:p>
    <w:p w14:paraId="27890F6B" w14:textId="77777777" w:rsidR="006500AA" w:rsidRPr="00852B2A" w:rsidRDefault="006500AA" w:rsidP="0030314D">
      <w:pPr>
        <w:rPr>
          <w:szCs w:val="21"/>
        </w:rPr>
      </w:pPr>
      <w:bookmarkStart w:id="680" w:name="OLE_LINK331"/>
      <w:bookmarkStart w:id="681" w:name="OLE_LINK332"/>
      <w:r w:rsidRPr="00852B2A">
        <w:rPr>
          <w:szCs w:val="21"/>
        </w:rPr>
        <w:t xml:space="preserve">       </w:t>
      </w:r>
      <w:r w:rsidR="00CA6398" w:rsidRPr="00852B2A">
        <w:rPr>
          <w:rFonts w:hint="eastAsia"/>
          <w:szCs w:val="21"/>
        </w:rPr>
        <w:t>②</w:t>
      </w:r>
      <w:r w:rsidR="006759FF" w:rsidRPr="00852B2A">
        <w:rPr>
          <w:szCs w:val="21"/>
        </w:rPr>
        <w:t xml:space="preserve"> </w:t>
      </w:r>
      <w:r w:rsidRPr="00852B2A">
        <w:rPr>
          <w:rFonts w:hint="eastAsia"/>
          <w:szCs w:val="21"/>
        </w:rPr>
        <w:t>噴射モード要求有の時</w:t>
      </w:r>
      <w:r w:rsidRPr="00852B2A">
        <w:rPr>
          <w:szCs w:val="21"/>
        </w:rPr>
        <w:t>（t_rqdat &amp; EMINJ_RQINJMODE ≠ 0）</w:t>
      </w:r>
    </w:p>
    <w:p w14:paraId="56CF4520" w14:textId="4D6ADD47" w:rsidR="000548A5" w:rsidRDefault="000548A5" w:rsidP="000548A5">
      <w:pPr>
        <w:ind w:rightChars="-425" w:right="-850"/>
        <w:rPr>
          <w:ins w:id="682" w:author="16a" w:date="2025-10-08T14:57:00Z"/>
          <w:color w:val="000000"/>
          <w:szCs w:val="21"/>
          <w:shd w:val="clear" w:color="auto" w:fill="8DB3E2" w:themeFill="text2" w:themeFillTint="66"/>
        </w:rPr>
      </w:pPr>
      <w:bookmarkStart w:id="683" w:name="OLE_LINK278"/>
      <w:bookmarkEnd w:id="680"/>
      <w:bookmarkEnd w:id="681"/>
      <w:ins w:id="684" w:author="16a" w:date="2025-10-08T14:57:00Z">
        <w:r>
          <w:rPr>
            <w:rFonts w:hint="eastAsia"/>
            <w:szCs w:val="21"/>
          </w:rPr>
          <w:t xml:space="preserve">          </w:t>
        </w:r>
        <w:r w:rsidRPr="001103C8">
          <w:rPr>
            <w:rFonts w:hint="eastAsia"/>
            <w:color w:val="000000"/>
            <w:szCs w:val="21"/>
            <w:shd w:val="clear" w:color="auto" w:fill="00FF00"/>
          </w:rPr>
          <w:t>(a)ゴロゴロ音発生領域、かつ、筒内１００％噴射要求時</w:t>
        </w:r>
        <w:r w:rsidRPr="001103C8">
          <w:rPr>
            <w:rFonts w:hint="eastAsia"/>
            <w:szCs w:val="21"/>
            <w:shd w:val="clear" w:color="auto" w:fill="00FF00"/>
          </w:rPr>
          <w:t>(上記２－２</w:t>
        </w:r>
      </w:ins>
      <w:ins w:id="685" w:author="16a" w:date="2025-10-13T14:16:00Z">
        <w:r w:rsidR="00EA7EEB" w:rsidRPr="001103C8">
          <w:rPr>
            <w:rFonts w:hint="eastAsia"/>
            <w:szCs w:val="21"/>
            <w:shd w:val="clear" w:color="auto" w:fill="00FF00"/>
          </w:rPr>
          <w:t>．</w:t>
        </w:r>
      </w:ins>
      <w:ins w:id="686" w:author="16a" w:date="2025-10-08T14:57:00Z">
        <w:r w:rsidRPr="001103C8">
          <w:rPr>
            <w:szCs w:val="21"/>
            <w:shd w:val="clear" w:color="auto" w:fill="00FF00"/>
          </w:rPr>
          <w:t>(</w:t>
        </w:r>
        <w:r w:rsidRPr="001103C8">
          <w:rPr>
            <w:rFonts w:hint="eastAsia"/>
            <w:szCs w:val="21"/>
            <w:shd w:val="clear" w:color="auto" w:fill="00FF00"/>
          </w:rPr>
          <w:t>1)条件成立時)</w:t>
        </w:r>
        <w:r w:rsidRPr="001103C8">
          <w:rPr>
            <w:rFonts w:hint="eastAsia"/>
            <w:color w:val="000000"/>
            <w:szCs w:val="21"/>
            <w:shd w:val="clear" w:color="auto" w:fill="00FF00"/>
          </w:rPr>
          <w:t xml:space="preserve"> (優先)</w:t>
        </w:r>
      </w:ins>
    </w:p>
    <w:p w14:paraId="689BCC57" w14:textId="227D3915" w:rsidR="000548A5" w:rsidRPr="00C32B2A" w:rsidRDefault="000548A5" w:rsidP="000548A5">
      <w:pPr>
        <w:rPr>
          <w:ins w:id="687" w:author="16a" w:date="2025-10-08T14:57:00Z"/>
          <w:szCs w:val="21"/>
        </w:rPr>
      </w:pPr>
      <w:ins w:id="688" w:author="16a" w:date="2025-10-08T14:57:00Z">
        <w:r>
          <w:rPr>
            <w:rFonts w:hint="eastAsia"/>
            <w:szCs w:val="21"/>
          </w:rPr>
          <w:t xml:space="preserve">                                           </w:t>
        </w:r>
      </w:ins>
      <w:ins w:id="689" w:author="16a" w:date="2025-10-09T18:26:00Z">
        <w:r w:rsidR="00E44343">
          <w:rPr>
            <w:rFonts w:hint="eastAsia"/>
            <w:szCs w:val="21"/>
          </w:rPr>
          <w:t xml:space="preserve">                            </w:t>
        </w:r>
      </w:ins>
      <w:ins w:id="690" w:author="16a" w:date="2025-10-08T14:57:00Z">
        <w:r w:rsidRPr="001103C8">
          <w:rPr>
            <w:rFonts w:hint="eastAsia"/>
            <w:color w:val="000000"/>
            <w:shd w:val="clear" w:color="auto" w:fill="00FF00"/>
          </w:rPr>
          <w:t>【ｺﾞﾛｺﾞﾛ音対策仕様適用】</w:t>
        </w:r>
      </w:ins>
    </w:p>
    <w:p w14:paraId="6A347EE8" w14:textId="77777777" w:rsidR="000F6744" w:rsidRPr="00852B2A" w:rsidRDefault="000F6744" w:rsidP="000F6744">
      <w:pPr>
        <w:rPr>
          <w:ins w:id="691" w:author="16a" w:date="2025-10-13T14:10:00Z"/>
          <w:szCs w:val="21"/>
        </w:rPr>
      </w:pPr>
      <w:ins w:id="692" w:author="16a" w:date="2025-10-13T14:10:00Z">
        <w:r>
          <w:rPr>
            <w:rFonts w:hint="eastAsia"/>
            <w:szCs w:val="21"/>
          </w:rPr>
          <w:t xml:space="preserve">             </w:t>
        </w:r>
        <w:r>
          <w:rPr>
            <w:szCs w:val="21"/>
          </w:rPr>
          <w:t xml:space="preserve">  </w:t>
        </w:r>
        <w:r w:rsidRPr="001103C8">
          <w:rPr>
            <w:rFonts w:hint="eastAsia"/>
            <w:szCs w:val="21"/>
            <w:shd w:val="clear" w:color="auto" w:fill="00FF00"/>
          </w:rPr>
          <w:t xml:space="preserve">einjmod ← </w:t>
        </w:r>
        <w:r w:rsidRPr="001103C8">
          <w:rPr>
            <w:szCs w:val="21"/>
            <w:shd w:val="clear" w:color="auto" w:fill="00FF00"/>
          </w:rPr>
          <w:t>egoro_einjmodgoro</w:t>
        </w:r>
        <w:r w:rsidRPr="001103C8">
          <w:rPr>
            <w:rFonts w:hint="eastAsia"/>
            <w:szCs w:val="21"/>
            <w:shd w:val="clear" w:color="auto" w:fill="00FF00"/>
          </w:rPr>
          <w:t>_di</w:t>
        </w:r>
      </w:ins>
    </w:p>
    <w:p w14:paraId="502139D6" w14:textId="210914E7" w:rsidR="003000BE" w:rsidRPr="00852B2A" w:rsidRDefault="00042A96" w:rsidP="00821768">
      <w:pPr>
        <w:rPr>
          <w:rFonts w:hAnsi="Century" w:cs="ＭＳ Ｐゴシック"/>
          <w:color w:val="000000"/>
          <w:spacing w:val="0"/>
          <w:szCs w:val="22"/>
        </w:rPr>
      </w:pPr>
      <w:r w:rsidRPr="00852B2A">
        <w:rPr>
          <w:szCs w:val="21"/>
        </w:rPr>
        <w:t xml:space="preserve">        </w:t>
      </w:r>
      <w:bookmarkStart w:id="693" w:name="OLE_LINK226"/>
      <w:bookmarkStart w:id="694" w:name="OLE_LINK333"/>
      <w:bookmarkEnd w:id="683"/>
      <w:r w:rsidR="00E9553F" w:rsidRPr="00852B2A">
        <w:rPr>
          <w:rFonts w:hint="eastAsia"/>
          <w:szCs w:val="21"/>
        </w:rPr>
        <w:t xml:space="preserve">  </w:t>
      </w:r>
      <w:r w:rsidR="00806BB9" w:rsidRPr="00852B2A">
        <w:rPr>
          <w:szCs w:val="21"/>
        </w:rPr>
        <w:t>(</w:t>
      </w:r>
      <w:ins w:id="695" w:author="16a" w:date="2025-10-08T14:57:00Z">
        <w:r w:rsidR="000548A5" w:rsidRPr="000548A5">
          <w:rPr>
            <w:rFonts w:hint="eastAsia"/>
            <w:szCs w:val="21"/>
            <w:shd w:val="clear" w:color="auto" w:fill="00FF00"/>
          </w:rPr>
          <w:t>b</w:t>
        </w:r>
      </w:ins>
      <w:del w:id="696" w:author="16a" w:date="2025-10-08T14:57:00Z">
        <w:r w:rsidR="00806BB9" w:rsidRPr="000548A5" w:rsidDel="000548A5">
          <w:rPr>
            <w:szCs w:val="21"/>
            <w:shd w:val="clear" w:color="auto" w:fill="00FF00"/>
          </w:rPr>
          <w:delText>a</w:delText>
        </w:r>
      </w:del>
      <w:r w:rsidR="00806BB9" w:rsidRPr="00852B2A">
        <w:rPr>
          <w:szCs w:val="21"/>
        </w:rPr>
        <w:t>)</w:t>
      </w:r>
      <w:r w:rsidR="003000BE" w:rsidRPr="00852B2A">
        <w:rPr>
          <w:rFonts w:hint="eastAsia"/>
          <w:szCs w:val="21"/>
        </w:rPr>
        <w:t>要求が</w:t>
      </w:r>
      <w:r w:rsidR="003000BE" w:rsidRPr="00852B2A">
        <w:rPr>
          <w:rFonts w:hAnsi="Century" w:cs="ＭＳ Ｐゴシック" w:hint="eastAsia"/>
          <w:color w:val="000000"/>
          <w:spacing w:val="0"/>
          <w:szCs w:val="22"/>
        </w:rPr>
        <w:t>基本噴射制御反映要求あり筒内１００％時、</w:t>
      </w:r>
    </w:p>
    <w:p w14:paraId="25B4A8E6" w14:textId="77777777" w:rsidR="003000BE" w:rsidRPr="00852B2A" w:rsidRDefault="00F90FE8" w:rsidP="00821768">
      <w:pPr>
        <w:rPr>
          <w:rFonts w:hAnsi="Century" w:cs="ＭＳ Ｐゴシック"/>
          <w:color w:val="000000"/>
          <w:spacing w:val="0"/>
          <w:szCs w:val="22"/>
        </w:rPr>
      </w:pPr>
      <w:bookmarkStart w:id="697" w:name="OLE_LINK307"/>
      <w:r w:rsidRPr="00852B2A">
        <w:rPr>
          <w:szCs w:val="21"/>
        </w:rPr>
        <w:t xml:space="preserve">                                     </w:t>
      </w:r>
      <w:bookmarkEnd w:id="697"/>
      <w:r w:rsidR="003000BE" w:rsidRPr="00852B2A">
        <w:rPr>
          <w:rFonts w:hint="eastAsia"/>
          <w:szCs w:val="21"/>
        </w:rPr>
        <w:t>かつ、基本噴射要求が直噴１００</w:t>
      </w:r>
      <w:r w:rsidR="00C81715" w:rsidRPr="00852B2A">
        <w:rPr>
          <w:rFonts w:hint="eastAsia"/>
          <w:szCs w:val="21"/>
        </w:rPr>
        <w:t>％</w:t>
      </w:r>
      <w:r w:rsidR="003000BE" w:rsidRPr="00852B2A">
        <w:rPr>
          <w:szCs w:val="21"/>
        </w:rPr>
        <w:t>時</w:t>
      </w:r>
      <w:bookmarkStart w:id="698" w:name="OLE_LINK321"/>
      <w:r w:rsidRPr="00852B2A">
        <w:rPr>
          <w:szCs w:val="21"/>
        </w:rPr>
        <w:t xml:space="preserve">  </w:t>
      </w:r>
      <w:r w:rsidRPr="00852B2A">
        <w:rPr>
          <w:rFonts w:hint="eastAsia"/>
          <w:color w:val="000000"/>
        </w:rPr>
        <w:t>【ﾃﾞｭｱﾙ</w:t>
      </w:r>
      <w:r w:rsidRPr="00852B2A">
        <w:rPr>
          <w:color w:val="000000"/>
        </w:rPr>
        <w:t>INJ】</w:t>
      </w:r>
      <w:bookmarkEnd w:id="698"/>
      <w:r w:rsidRPr="00852B2A">
        <w:rPr>
          <w:color w:val="000000"/>
        </w:rPr>
        <w:t>OR【D-4】</w:t>
      </w:r>
    </w:p>
    <w:p w14:paraId="1EC05773" w14:textId="77777777" w:rsidR="003000BE" w:rsidRPr="00852B2A" w:rsidRDefault="004529A4" w:rsidP="008C7503">
      <w:pPr>
        <w:ind w:rightChars="-354" w:right="-708"/>
        <w:rPr>
          <w:szCs w:val="21"/>
        </w:rPr>
      </w:pPr>
      <w:bookmarkStart w:id="699" w:name="OLE_LINK308"/>
      <w:bookmarkStart w:id="700" w:name="OLE_LINK309"/>
      <w:r w:rsidRPr="00852B2A">
        <w:rPr>
          <w:szCs w:val="21"/>
        </w:rPr>
        <w:t xml:space="preserve">           </w:t>
      </w:r>
      <w:bookmarkEnd w:id="699"/>
      <w:bookmarkEnd w:id="700"/>
      <w:r w:rsidR="00E9553F" w:rsidRPr="00852B2A">
        <w:rPr>
          <w:rFonts w:hint="eastAsia"/>
          <w:szCs w:val="21"/>
        </w:rPr>
        <w:t xml:space="preserve">     </w:t>
      </w:r>
      <w:r w:rsidRPr="00852B2A">
        <w:rPr>
          <w:szCs w:val="21"/>
        </w:rPr>
        <w:t>(t_injmod</w:t>
      </w:r>
      <w:r w:rsidR="003000BE" w:rsidRPr="00852B2A">
        <w:rPr>
          <w:szCs w:val="21"/>
        </w:rPr>
        <w:t xml:space="preserve"> ＝</w:t>
      </w:r>
      <w:bookmarkStart w:id="701" w:name="OLE_LINK246"/>
      <w:r w:rsidR="003000BE" w:rsidRPr="00852B2A">
        <w:rPr>
          <w:szCs w:val="21"/>
        </w:rPr>
        <w:t xml:space="preserve"> EMINJ_MOD0N1</w:t>
      </w:r>
      <w:bookmarkEnd w:id="701"/>
      <w:r w:rsidR="00761A59" w:rsidRPr="00852B2A">
        <w:rPr>
          <w:rFonts w:hint="eastAsia"/>
          <w:szCs w:val="21"/>
        </w:rPr>
        <w:t>、</w:t>
      </w:r>
      <w:r w:rsidR="003000BE" w:rsidRPr="00852B2A">
        <w:rPr>
          <w:rFonts w:hint="eastAsia"/>
          <w:szCs w:val="21"/>
        </w:rPr>
        <w:t>かつ、</w:t>
      </w:r>
      <w:r w:rsidR="003000BE" w:rsidRPr="00852B2A">
        <w:rPr>
          <w:szCs w:val="21"/>
        </w:rPr>
        <w:t xml:space="preserve">ebinjctr_einjmod </w:t>
      </w:r>
      <w:r w:rsidR="003000BE" w:rsidRPr="00852B2A">
        <w:rPr>
          <w:rFonts w:hint="eastAsia"/>
          <w:szCs w:val="21"/>
        </w:rPr>
        <w:t>＝</w:t>
      </w:r>
      <w:r w:rsidR="003000BE" w:rsidRPr="00852B2A">
        <w:rPr>
          <w:szCs w:val="21"/>
        </w:rPr>
        <w:t xml:space="preserve"> 0*1)   </w:t>
      </w:r>
      <w:r w:rsidR="003000BE" w:rsidRPr="00852B2A">
        <w:rPr>
          <w:rFonts w:hint="eastAsia"/>
          <w:szCs w:val="21"/>
        </w:rPr>
        <w:t>※</w:t>
      </w:r>
      <w:r w:rsidR="003000BE" w:rsidRPr="00852B2A">
        <w:rPr>
          <w:szCs w:val="21"/>
        </w:rPr>
        <w:t xml:space="preserve"> *は1以上の整数</w:t>
      </w:r>
    </w:p>
    <w:p w14:paraId="53E78CBA" w14:textId="77777777" w:rsidR="003000BE" w:rsidRPr="00852B2A" w:rsidRDefault="003000BE" w:rsidP="003000BE">
      <w:pPr>
        <w:rPr>
          <w:szCs w:val="21"/>
        </w:rPr>
      </w:pPr>
      <w:r w:rsidRPr="00852B2A">
        <w:rPr>
          <w:szCs w:val="21"/>
        </w:rPr>
        <w:t xml:space="preserve">               einjmod ← ebinjctr_einjmod</w:t>
      </w:r>
    </w:p>
    <w:p w14:paraId="3E7EAB80" w14:textId="77777777" w:rsidR="004C758A" w:rsidRPr="00852B2A" w:rsidRDefault="004C758A" w:rsidP="00D40ECA">
      <w:pPr>
        <w:rPr>
          <w:szCs w:val="21"/>
        </w:rPr>
      </w:pPr>
      <w:bookmarkStart w:id="702" w:name="OLE_LINK310"/>
    </w:p>
    <w:p w14:paraId="750E8D04" w14:textId="464D6FDB" w:rsidR="00D40ECA" w:rsidRPr="00852B2A" w:rsidRDefault="005C1C10" w:rsidP="00D40ECA">
      <w:pPr>
        <w:rPr>
          <w:rFonts w:hAnsi="Century" w:cs="ＭＳ Ｐゴシック"/>
          <w:color w:val="000000"/>
          <w:spacing w:val="0"/>
          <w:szCs w:val="22"/>
        </w:rPr>
      </w:pPr>
      <w:r w:rsidRPr="00852B2A">
        <w:rPr>
          <w:szCs w:val="21"/>
        </w:rPr>
        <w:t xml:space="preserve">      </w:t>
      </w:r>
      <w:r w:rsidR="00806BB9" w:rsidRPr="00852B2A">
        <w:rPr>
          <w:szCs w:val="21"/>
        </w:rPr>
        <w:t xml:space="preserve">  </w:t>
      </w:r>
      <w:bookmarkEnd w:id="702"/>
      <w:r w:rsidR="00E9553F" w:rsidRPr="00852B2A">
        <w:rPr>
          <w:rFonts w:hint="eastAsia"/>
          <w:szCs w:val="21"/>
        </w:rPr>
        <w:t xml:space="preserve">  </w:t>
      </w:r>
      <w:r w:rsidR="00806BB9" w:rsidRPr="00852B2A">
        <w:rPr>
          <w:szCs w:val="21"/>
        </w:rPr>
        <w:t>(</w:t>
      </w:r>
      <w:ins w:id="703" w:author="16a" w:date="2025-10-08T15:54:00Z">
        <w:r w:rsidR="000C1F10" w:rsidRPr="000C1F10">
          <w:rPr>
            <w:rFonts w:hint="eastAsia"/>
            <w:szCs w:val="21"/>
            <w:shd w:val="clear" w:color="auto" w:fill="00FF00"/>
          </w:rPr>
          <w:t>c</w:t>
        </w:r>
      </w:ins>
      <w:del w:id="704" w:author="16a" w:date="2025-10-08T15:54:00Z">
        <w:r w:rsidR="00806BB9" w:rsidRPr="000C1F10" w:rsidDel="000C1F10">
          <w:rPr>
            <w:szCs w:val="21"/>
            <w:shd w:val="clear" w:color="auto" w:fill="00FF00"/>
          </w:rPr>
          <w:delText>b</w:delText>
        </w:r>
      </w:del>
      <w:r w:rsidR="00806BB9" w:rsidRPr="00852B2A">
        <w:rPr>
          <w:szCs w:val="21"/>
        </w:rPr>
        <w:t>)</w:t>
      </w:r>
      <w:r w:rsidR="00D40ECA" w:rsidRPr="00852B2A">
        <w:rPr>
          <w:rFonts w:hint="eastAsia"/>
          <w:szCs w:val="21"/>
        </w:rPr>
        <w:t>要求が</w:t>
      </w:r>
      <w:r w:rsidR="00D40ECA" w:rsidRPr="00852B2A">
        <w:rPr>
          <w:rFonts w:hAnsi="Century" w:cs="ＭＳ Ｐゴシック" w:hint="eastAsia"/>
          <w:color w:val="000000"/>
          <w:spacing w:val="0"/>
          <w:szCs w:val="22"/>
        </w:rPr>
        <w:t>基本噴射制御反映要求あり筒内１００％時、</w:t>
      </w:r>
      <w:bookmarkStart w:id="705" w:name="OLE_LINK58"/>
      <w:bookmarkStart w:id="706" w:name="OLE_LINK71"/>
    </w:p>
    <w:p w14:paraId="4A44BD4D" w14:textId="77777777" w:rsidR="00D40ECA" w:rsidRPr="00852B2A" w:rsidRDefault="00D40ECA" w:rsidP="00821768">
      <w:pPr>
        <w:rPr>
          <w:szCs w:val="21"/>
        </w:rPr>
      </w:pPr>
      <w:bookmarkStart w:id="707" w:name="OLE_LINK322"/>
      <w:bookmarkStart w:id="708" w:name="OLE_LINK323"/>
      <w:r w:rsidRPr="00852B2A">
        <w:rPr>
          <w:szCs w:val="21"/>
        </w:rPr>
        <w:t xml:space="preserve">                                     </w:t>
      </w:r>
      <w:bookmarkEnd w:id="707"/>
      <w:bookmarkEnd w:id="708"/>
      <w:r w:rsidRPr="00852B2A">
        <w:rPr>
          <w:rFonts w:hint="eastAsia"/>
          <w:szCs w:val="21"/>
        </w:rPr>
        <w:t>かつ、</w:t>
      </w:r>
      <w:bookmarkStart w:id="709" w:name="OLE_LINK85"/>
      <w:bookmarkEnd w:id="705"/>
      <w:bookmarkEnd w:id="706"/>
      <w:r w:rsidRPr="00852B2A">
        <w:rPr>
          <w:rFonts w:hint="eastAsia"/>
          <w:szCs w:val="21"/>
        </w:rPr>
        <w:t>基本噴射要求が直噴１００</w:t>
      </w:r>
      <w:r w:rsidR="00C81715" w:rsidRPr="00852B2A">
        <w:rPr>
          <w:rFonts w:hint="eastAsia"/>
          <w:szCs w:val="21"/>
        </w:rPr>
        <w:t>％</w:t>
      </w:r>
      <w:r w:rsidRPr="00852B2A">
        <w:rPr>
          <w:szCs w:val="21"/>
        </w:rPr>
        <w:t>でない時</w:t>
      </w:r>
      <w:bookmarkEnd w:id="709"/>
      <w:r w:rsidR="001B4160" w:rsidRPr="00852B2A">
        <w:rPr>
          <w:szCs w:val="21"/>
        </w:rPr>
        <w:t xml:space="preserve">  </w:t>
      </w:r>
      <w:r w:rsidR="001B4160" w:rsidRPr="00852B2A">
        <w:rPr>
          <w:rFonts w:hint="eastAsia"/>
          <w:color w:val="000000"/>
        </w:rPr>
        <w:t>【ﾃﾞｭｱﾙ</w:t>
      </w:r>
      <w:r w:rsidR="001B4160" w:rsidRPr="00852B2A">
        <w:rPr>
          <w:color w:val="000000"/>
        </w:rPr>
        <w:t>INJ】</w:t>
      </w:r>
    </w:p>
    <w:p w14:paraId="4A1F0DB6" w14:textId="77777777" w:rsidR="00D40ECA" w:rsidRPr="00852B2A" w:rsidRDefault="00D40ECA" w:rsidP="008C7503">
      <w:pPr>
        <w:ind w:rightChars="-425" w:right="-850"/>
        <w:rPr>
          <w:szCs w:val="21"/>
        </w:rPr>
      </w:pPr>
      <w:r w:rsidRPr="00852B2A">
        <w:rPr>
          <w:szCs w:val="21"/>
        </w:rPr>
        <w:t xml:space="preserve">           </w:t>
      </w:r>
      <w:r w:rsidR="00E9553F" w:rsidRPr="00852B2A">
        <w:rPr>
          <w:rFonts w:hint="eastAsia"/>
          <w:szCs w:val="21"/>
        </w:rPr>
        <w:t xml:space="preserve">     </w:t>
      </w:r>
      <w:r w:rsidRPr="00852B2A">
        <w:rPr>
          <w:szCs w:val="21"/>
        </w:rPr>
        <w:t>(t_injmod ＝ EMINJ_MOD0N1</w:t>
      </w:r>
      <w:r w:rsidR="00761A59" w:rsidRPr="00852B2A">
        <w:rPr>
          <w:rFonts w:hint="eastAsia"/>
          <w:szCs w:val="21"/>
        </w:rPr>
        <w:t>、</w:t>
      </w:r>
      <w:r w:rsidRPr="00852B2A">
        <w:rPr>
          <w:rFonts w:hint="eastAsia"/>
          <w:szCs w:val="21"/>
        </w:rPr>
        <w:t>かつ、</w:t>
      </w:r>
      <w:bookmarkStart w:id="710" w:name="OLE_LINK152"/>
      <w:bookmarkStart w:id="711" w:name="OLE_LINK216"/>
      <w:r w:rsidRPr="00852B2A">
        <w:rPr>
          <w:szCs w:val="21"/>
        </w:rPr>
        <w:t xml:space="preserve">ebinjctr_einjmod </w:t>
      </w:r>
      <w:r w:rsidR="000E4D85" w:rsidRPr="00852B2A">
        <w:rPr>
          <w:rFonts w:hint="eastAsia"/>
          <w:szCs w:val="21"/>
        </w:rPr>
        <w:t xml:space="preserve">＝ </w:t>
      </w:r>
      <w:r w:rsidR="007D6B11" w:rsidRPr="00852B2A">
        <w:rPr>
          <w:rFonts w:hint="eastAsia"/>
          <w:szCs w:val="21"/>
        </w:rPr>
        <w:t>1</w:t>
      </w:r>
      <w:r w:rsidRPr="00852B2A">
        <w:rPr>
          <w:szCs w:val="21"/>
        </w:rPr>
        <w:t>*1</w:t>
      </w:r>
      <w:bookmarkEnd w:id="710"/>
      <w:bookmarkEnd w:id="711"/>
      <w:r w:rsidRPr="00852B2A">
        <w:rPr>
          <w:szCs w:val="21"/>
        </w:rPr>
        <w:t>)</w:t>
      </w:r>
      <w:r w:rsidR="000E4D85" w:rsidRPr="00852B2A">
        <w:rPr>
          <w:rFonts w:hint="eastAsia"/>
          <w:szCs w:val="21"/>
        </w:rPr>
        <w:t xml:space="preserve"> </w:t>
      </w:r>
      <w:commentRangeStart w:id="712"/>
      <w:r w:rsidR="000E4D85" w:rsidRPr="00852B2A">
        <w:rPr>
          <w:rFonts w:hint="eastAsia"/>
          <w:szCs w:val="21"/>
        </w:rPr>
        <w:t xml:space="preserve"> </w:t>
      </w:r>
      <w:commentRangeEnd w:id="712"/>
      <w:r w:rsidR="000E4D85" w:rsidRPr="00852B2A">
        <w:rPr>
          <w:rStyle w:val="a8"/>
        </w:rPr>
        <w:commentReference w:id="712"/>
      </w:r>
      <w:r w:rsidR="007D6B11" w:rsidRPr="00852B2A">
        <w:rPr>
          <w:rFonts w:hint="eastAsia"/>
          <w:szCs w:val="21"/>
        </w:rPr>
        <w:t xml:space="preserve"> </w:t>
      </w:r>
      <w:r w:rsidRPr="00852B2A">
        <w:rPr>
          <w:szCs w:val="21"/>
        </w:rPr>
        <w:t>※</w:t>
      </w:r>
      <w:r w:rsidR="000E4D85" w:rsidRPr="00852B2A">
        <w:rPr>
          <w:rFonts w:hint="eastAsia"/>
          <w:szCs w:val="21"/>
        </w:rPr>
        <w:t xml:space="preserve"> </w:t>
      </w:r>
      <w:r w:rsidRPr="00852B2A">
        <w:rPr>
          <w:szCs w:val="21"/>
        </w:rPr>
        <w:t>*は0以上の整数</w:t>
      </w:r>
    </w:p>
    <w:p w14:paraId="245DD7AF" w14:textId="77777777" w:rsidR="00D40ECA" w:rsidRPr="00852B2A" w:rsidRDefault="00D40ECA" w:rsidP="00D40ECA">
      <w:pPr>
        <w:rPr>
          <w:szCs w:val="21"/>
        </w:rPr>
      </w:pPr>
      <w:r w:rsidRPr="00852B2A">
        <w:rPr>
          <w:szCs w:val="21"/>
        </w:rPr>
        <w:t xml:space="preserve">               einjmod ← </w:t>
      </w:r>
      <w:r w:rsidRPr="00852B2A">
        <w:rPr>
          <w:spacing w:val="-6"/>
          <w:szCs w:val="21"/>
        </w:rPr>
        <w:t>AINJIF_MOD</w:t>
      </w:r>
      <w:r w:rsidRPr="00852B2A">
        <w:rPr>
          <w:szCs w:val="21"/>
        </w:rPr>
        <w:t>011</w:t>
      </w:r>
    </w:p>
    <w:p w14:paraId="3F2822E0" w14:textId="4BBA927E" w:rsidR="00806BB9" w:rsidRPr="00852B2A" w:rsidRDefault="00D40ECA" w:rsidP="00D40ECA">
      <w:pPr>
        <w:rPr>
          <w:szCs w:val="21"/>
        </w:rPr>
      </w:pPr>
      <w:r w:rsidRPr="00852B2A">
        <w:rPr>
          <w:szCs w:val="21"/>
        </w:rPr>
        <w:t xml:space="preserve">        </w:t>
      </w:r>
      <w:r w:rsidR="00E9553F" w:rsidRPr="00852B2A">
        <w:rPr>
          <w:rFonts w:hint="eastAsia"/>
          <w:szCs w:val="21"/>
        </w:rPr>
        <w:t xml:space="preserve">  </w:t>
      </w:r>
      <w:r w:rsidRPr="00852B2A">
        <w:rPr>
          <w:szCs w:val="21"/>
        </w:rPr>
        <w:t>(</w:t>
      </w:r>
      <w:ins w:id="713" w:author="16a" w:date="2025-10-08T15:54:00Z">
        <w:r w:rsidR="000C1F10" w:rsidRPr="000C1F10">
          <w:rPr>
            <w:rFonts w:hint="eastAsia"/>
            <w:szCs w:val="21"/>
            <w:shd w:val="clear" w:color="auto" w:fill="00FF00"/>
          </w:rPr>
          <w:t>d</w:t>
        </w:r>
      </w:ins>
      <w:del w:id="714" w:author="16a" w:date="2025-10-08T15:54:00Z">
        <w:r w:rsidRPr="000C1F10" w:rsidDel="000C1F10">
          <w:rPr>
            <w:szCs w:val="21"/>
            <w:shd w:val="clear" w:color="auto" w:fill="00FF00"/>
          </w:rPr>
          <w:delText>c</w:delText>
        </w:r>
      </w:del>
      <w:r w:rsidRPr="00852B2A">
        <w:rPr>
          <w:szCs w:val="21"/>
        </w:rPr>
        <w:t>)</w:t>
      </w:r>
      <w:r w:rsidR="00806BB9" w:rsidRPr="00852B2A">
        <w:rPr>
          <w:rFonts w:hint="eastAsia"/>
          <w:szCs w:val="21"/>
        </w:rPr>
        <w:t>上記条件不成立時</w:t>
      </w:r>
    </w:p>
    <w:p w14:paraId="01CEBE1A" w14:textId="77777777" w:rsidR="00806BB9" w:rsidRPr="00852B2A" w:rsidRDefault="00806BB9" w:rsidP="003000BE">
      <w:pPr>
        <w:rPr>
          <w:szCs w:val="21"/>
        </w:rPr>
      </w:pPr>
      <w:r w:rsidRPr="00852B2A">
        <w:rPr>
          <w:szCs w:val="21"/>
        </w:rPr>
        <w:t xml:space="preserve">        </w:t>
      </w:r>
      <w:bookmarkStart w:id="715" w:name="OLE_LINK440"/>
      <w:bookmarkStart w:id="716" w:name="OLE_LINK441"/>
      <w:r w:rsidRPr="00852B2A">
        <w:rPr>
          <w:szCs w:val="21"/>
        </w:rPr>
        <w:t xml:space="preserve">   </w:t>
      </w:r>
      <w:bookmarkEnd w:id="715"/>
      <w:bookmarkEnd w:id="716"/>
      <w:r w:rsidRPr="00852B2A">
        <w:rPr>
          <w:szCs w:val="21"/>
        </w:rPr>
        <w:t xml:space="preserve">    einjmod ← t_injmod</w:t>
      </w:r>
    </w:p>
    <w:bookmarkEnd w:id="693"/>
    <w:bookmarkEnd w:id="694"/>
    <w:p w14:paraId="735F8CEF" w14:textId="77777777" w:rsidR="00812019" w:rsidRPr="00852B2A" w:rsidRDefault="00812019" w:rsidP="009B76BF">
      <w:pPr>
        <w:rPr>
          <w:color w:val="000000"/>
          <w:szCs w:val="21"/>
        </w:rPr>
      </w:pPr>
    </w:p>
    <w:p w14:paraId="33AEB473" w14:textId="77777777" w:rsidR="00042A96" w:rsidRPr="00852B2A" w:rsidRDefault="00042A96" w:rsidP="009B76BF">
      <w:pPr>
        <w:rPr>
          <w:color w:val="000000"/>
          <w:szCs w:val="21"/>
        </w:rPr>
      </w:pPr>
      <w:r w:rsidRPr="00852B2A">
        <w:rPr>
          <w:color w:val="000000"/>
          <w:szCs w:val="21"/>
        </w:rPr>
        <w:t xml:space="preserve">       ここで、t_injmod ← </w:t>
      </w:r>
      <w:r w:rsidRPr="00852B2A">
        <w:rPr>
          <w:rFonts w:hint="eastAsia"/>
          <w:szCs w:val="21"/>
        </w:rPr>
        <w:t>最も優先度の高い</w:t>
      </w:r>
      <w:r w:rsidRPr="00852B2A">
        <w:rPr>
          <w:szCs w:val="21"/>
        </w:rPr>
        <w:t>eminj_tbl[要求値]</w:t>
      </w:r>
      <w:r w:rsidRPr="00852B2A">
        <w:rPr>
          <w:rFonts w:hint="eastAsia"/>
          <w:szCs w:val="21"/>
        </w:rPr>
        <w:t>の噴射モード</w:t>
      </w:r>
    </w:p>
    <w:p w14:paraId="63AF901B" w14:textId="77777777" w:rsidR="002E6EB2" w:rsidRPr="00852B2A" w:rsidRDefault="002E6EB2" w:rsidP="009B76BF">
      <w:pPr>
        <w:rPr>
          <w:color w:val="000000"/>
          <w:szCs w:val="21"/>
        </w:rPr>
      </w:pPr>
    </w:p>
    <w:p w14:paraId="43A1DDB7" w14:textId="6FAD4D50" w:rsidR="006500AA" w:rsidRPr="00852B2A" w:rsidRDefault="0030314D" w:rsidP="009B76BF">
      <w:pPr>
        <w:rPr>
          <w:szCs w:val="21"/>
        </w:rPr>
      </w:pPr>
      <w:bookmarkStart w:id="717" w:name="OLE_LINK218"/>
      <w:r w:rsidRPr="00852B2A">
        <w:rPr>
          <w:szCs w:val="21"/>
        </w:rPr>
        <w:t xml:space="preserve">       </w:t>
      </w:r>
      <w:r w:rsidR="00CA6398" w:rsidRPr="00852B2A">
        <w:rPr>
          <w:rFonts w:hint="eastAsia"/>
          <w:szCs w:val="21"/>
        </w:rPr>
        <w:t>③</w:t>
      </w:r>
      <w:r w:rsidR="006759FF" w:rsidRPr="00852B2A">
        <w:rPr>
          <w:szCs w:val="21"/>
        </w:rPr>
        <w:t xml:space="preserve"> </w:t>
      </w:r>
      <w:r w:rsidRPr="00852B2A">
        <w:rPr>
          <w:rFonts w:hint="eastAsia"/>
          <w:szCs w:val="21"/>
        </w:rPr>
        <w:t>ポート噴射開始時期要求有の時</w:t>
      </w:r>
      <w:r w:rsidR="004E0E68" w:rsidRPr="00852B2A">
        <w:rPr>
          <w:szCs w:val="21"/>
        </w:rPr>
        <w:t xml:space="preserve"> 【D-4以外】</w:t>
      </w:r>
    </w:p>
    <w:p w14:paraId="33C37F23" w14:textId="77777777" w:rsidR="00EB19FE" w:rsidRPr="00852B2A" w:rsidRDefault="00EB19FE" w:rsidP="00EB19FE">
      <w:pPr>
        <w:rPr>
          <w:szCs w:val="21"/>
        </w:rPr>
      </w:pPr>
      <w:r w:rsidRPr="00852B2A">
        <w:rPr>
          <w:szCs w:val="21"/>
        </w:rPr>
        <w:t xml:space="preserve">          (a)1回目噴射開始時期要求有の時</w:t>
      </w:r>
      <w:r w:rsidR="00CE3ED7" w:rsidRPr="00852B2A">
        <w:rPr>
          <w:rFonts w:hint="eastAsia"/>
          <w:szCs w:val="21"/>
        </w:rPr>
        <w:t xml:space="preserve"> </w:t>
      </w:r>
      <w:commentRangeStart w:id="718"/>
      <w:r w:rsidR="00CE3ED7" w:rsidRPr="00852B2A">
        <w:rPr>
          <w:rFonts w:hint="eastAsia"/>
          <w:szCs w:val="21"/>
        </w:rPr>
        <w:t xml:space="preserve"> </w:t>
      </w:r>
      <w:commentRangeStart w:id="719"/>
      <w:commentRangeEnd w:id="718"/>
      <w:r w:rsidR="001D1189" w:rsidRPr="00852B2A">
        <w:rPr>
          <w:rFonts w:hint="eastAsia"/>
          <w:szCs w:val="21"/>
        </w:rPr>
        <w:t xml:space="preserve"> </w:t>
      </w:r>
      <w:commentRangeEnd w:id="719"/>
      <w:r w:rsidR="001D1189" w:rsidRPr="00852B2A">
        <w:rPr>
          <w:rStyle w:val="a8"/>
        </w:rPr>
        <w:commentReference w:id="719"/>
      </w:r>
      <w:r w:rsidR="00CE3ED7" w:rsidRPr="00852B2A">
        <w:rPr>
          <w:rStyle w:val="a8"/>
        </w:rPr>
        <w:commentReference w:id="718"/>
      </w:r>
    </w:p>
    <w:p w14:paraId="6DF12A65" w14:textId="77777777" w:rsidR="0030314D" w:rsidRPr="00852B2A" w:rsidRDefault="008A3978" w:rsidP="009B76BF">
      <w:pPr>
        <w:rPr>
          <w:szCs w:val="21"/>
        </w:rPr>
      </w:pPr>
      <w:r w:rsidRPr="00852B2A">
        <w:rPr>
          <w:szCs w:val="21"/>
        </w:rPr>
        <w:t xml:space="preserve">            </w:t>
      </w:r>
      <w:r w:rsidR="0063721F" w:rsidRPr="00852B2A">
        <w:rPr>
          <w:rFonts w:hint="eastAsia"/>
          <w:szCs w:val="21"/>
        </w:rPr>
        <w:t>ｱ)</w:t>
      </w:r>
      <w:r w:rsidR="0030314D" w:rsidRPr="00852B2A">
        <w:rPr>
          <w:rFonts w:hint="eastAsia"/>
          <w:szCs w:val="21"/>
        </w:rPr>
        <w:t>（</w:t>
      </w:r>
      <w:r w:rsidR="00644D07" w:rsidRPr="00852B2A">
        <w:rPr>
          <w:szCs w:val="21"/>
        </w:rPr>
        <w:t>t_rqdat &amp; EMINJ_RQAINJP ≠ 0</w:t>
      </w:r>
      <w:r w:rsidR="0030314D" w:rsidRPr="00852B2A">
        <w:rPr>
          <w:rFonts w:hint="eastAsia"/>
          <w:szCs w:val="21"/>
        </w:rPr>
        <w:t>）</w:t>
      </w:r>
      <w:r w:rsidR="009F7EB6" w:rsidRPr="00852B2A">
        <w:rPr>
          <w:rFonts w:hint="eastAsia"/>
          <w:szCs w:val="21"/>
        </w:rPr>
        <w:t xml:space="preserve"> </w:t>
      </w:r>
      <w:commentRangeStart w:id="720"/>
      <w:r w:rsidR="009F7EB6" w:rsidRPr="00852B2A">
        <w:rPr>
          <w:rFonts w:hint="eastAsia"/>
          <w:szCs w:val="21"/>
        </w:rPr>
        <w:t xml:space="preserve"> </w:t>
      </w:r>
      <w:commentRangeEnd w:id="720"/>
      <w:r w:rsidR="009F7EB6" w:rsidRPr="00852B2A">
        <w:rPr>
          <w:rStyle w:val="a8"/>
        </w:rPr>
        <w:commentReference w:id="720"/>
      </w:r>
    </w:p>
    <w:p w14:paraId="57F445DF" w14:textId="5E02C0F5" w:rsidR="00213340" w:rsidRPr="00852B2A" w:rsidRDefault="00213340" w:rsidP="00213340">
      <w:pPr>
        <w:rPr>
          <w:szCs w:val="21"/>
        </w:rPr>
      </w:pPr>
      <w:r w:rsidRPr="00852B2A">
        <w:rPr>
          <w:szCs w:val="21"/>
        </w:rPr>
        <w:t xml:space="preserve">          </w:t>
      </w:r>
      <w:r w:rsidR="00EB19FE" w:rsidRPr="00852B2A">
        <w:rPr>
          <w:szCs w:val="21"/>
        </w:rPr>
        <w:t xml:space="preserve">   </w:t>
      </w:r>
      <w:r w:rsidRPr="00852B2A">
        <w:rPr>
          <w:color w:val="000000"/>
          <w:szCs w:val="21"/>
        </w:rPr>
        <w:t>eainjp</w:t>
      </w:r>
      <w:r w:rsidR="003A46C1" w:rsidRPr="00852B2A">
        <w:rPr>
          <w:color w:val="000000"/>
          <w:szCs w:val="21"/>
        </w:rPr>
        <w:t>1</w:t>
      </w:r>
      <w:r w:rsidR="00A05481" w:rsidRPr="00852B2A">
        <w:rPr>
          <w:rFonts w:hint="eastAsia"/>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のポート噴射開始時期</w:t>
      </w:r>
    </w:p>
    <w:p w14:paraId="3C642ED6" w14:textId="724A93C1" w:rsidR="00F3448B" w:rsidRPr="00852B2A" w:rsidRDefault="00F3448B" w:rsidP="00213340">
      <w:pPr>
        <w:rPr>
          <w:szCs w:val="21"/>
        </w:rPr>
      </w:pPr>
      <w:r w:rsidRPr="00852B2A">
        <w:rPr>
          <w:szCs w:val="21"/>
        </w:rPr>
        <w:t xml:space="preserve">             </w:t>
      </w:r>
      <w:r w:rsidRPr="00852B2A">
        <w:rPr>
          <w:color w:val="000000"/>
          <w:szCs w:val="21"/>
        </w:rPr>
        <w:t>eainjpn[0]</w:t>
      </w:r>
      <w:r w:rsidRPr="00852B2A">
        <w:rPr>
          <w:rFonts w:hint="eastAsia"/>
          <w:color w:val="000000"/>
          <w:szCs w:val="21"/>
        </w:rPr>
        <w:t xml:space="preserve"> ←</w:t>
      </w:r>
      <w:r w:rsidRPr="00852B2A">
        <w:rPr>
          <w:color w:val="000000"/>
          <w:szCs w:val="21"/>
        </w:rPr>
        <w:t xml:space="preserve"> </w:t>
      </w:r>
      <w:r w:rsidRPr="00852B2A">
        <w:rPr>
          <w:rFonts w:hint="eastAsia"/>
          <w:szCs w:val="21"/>
        </w:rPr>
        <w:t>e</w:t>
      </w:r>
      <w:r w:rsidRPr="00852B2A">
        <w:rPr>
          <w:szCs w:val="21"/>
        </w:rPr>
        <w:t>ainjp1</w:t>
      </w:r>
      <w:r w:rsidR="007A348E" w:rsidRPr="00852B2A">
        <w:rPr>
          <w:rFonts w:hint="eastAsia"/>
          <w:color w:val="000000"/>
          <w:szCs w:val="21"/>
        </w:rPr>
        <w:t xml:space="preserve"> </w:t>
      </w:r>
      <w:commentRangeStart w:id="721"/>
      <w:r w:rsidR="007A348E" w:rsidRPr="00852B2A">
        <w:rPr>
          <w:color w:val="000000"/>
          <w:szCs w:val="21"/>
        </w:rPr>
        <w:t xml:space="preserve"> </w:t>
      </w:r>
      <w:commentRangeEnd w:id="721"/>
      <w:r w:rsidR="007A348E" w:rsidRPr="00852B2A">
        <w:rPr>
          <w:rStyle w:val="a8"/>
        </w:rPr>
        <w:commentReference w:id="721"/>
      </w:r>
    </w:p>
    <w:p w14:paraId="51296C7A" w14:textId="77777777" w:rsidR="0063721F" w:rsidRPr="00852B2A" w:rsidRDefault="0063721F" w:rsidP="0063721F">
      <w:pPr>
        <w:rPr>
          <w:szCs w:val="21"/>
        </w:rPr>
      </w:pPr>
      <w:r w:rsidRPr="00852B2A">
        <w:rPr>
          <w:szCs w:val="21"/>
        </w:rPr>
        <w:t xml:space="preserve">            </w:t>
      </w:r>
      <w:r w:rsidRPr="00852B2A">
        <w:rPr>
          <w:rFonts w:hint="eastAsia"/>
          <w:szCs w:val="21"/>
        </w:rPr>
        <w:t>ｲ)（</w:t>
      </w:r>
      <w:r w:rsidRPr="00852B2A">
        <w:rPr>
          <w:szCs w:val="21"/>
        </w:rPr>
        <w:t>t_rqdat &amp; EMINJ_RQAINJP1 ≠ 0</w:t>
      </w:r>
      <w:r w:rsidRPr="00852B2A">
        <w:rPr>
          <w:rFonts w:hint="eastAsia"/>
          <w:szCs w:val="21"/>
        </w:rPr>
        <w:t xml:space="preserve">）  </w:t>
      </w:r>
    </w:p>
    <w:p w14:paraId="3D3376D0" w14:textId="2AB16D18" w:rsidR="0063721F" w:rsidRPr="00852B2A" w:rsidRDefault="0063721F" w:rsidP="00213340">
      <w:pPr>
        <w:rPr>
          <w:szCs w:val="21"/>
        </w:rPr>
      </w:pPr>
      <w:r w:rsidRPr="00852B2A">
        <w:rPr>
          <w:szCs w:val="21"/>
        </w:rPr>
        <w:t xml:space="preserve">             </w:t>
      </w:r>
      <w:r w:rsidRPr="00852B2A">
        <w:rPr>
          <w:color w:val="000000"/>
          <w:szCs w:val="21"/>
        </w:rPr>
        <w:t>eainjp1</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のポート</w:t>
      </w:r>
      <w:r w:rsidRPr="00852B2A">
        <w:rPr>
          <w:szCs w:val="21"/>
        </w:rPr>
        <w:t>1回目</w:t>
      </w:r>
      <w:r w:rsidRPr="00852B2A">
        <w:rPr>
          <w:rFonts w:hint="eastAsia"/>
          <w:szCs w:val="21"/>
        </w:rPr>
        <w:t>噴射開始時期</w:t>
      </w:r>
    </w:p>
    <w:p w14:paraId="08802ADF" w14:textId="7B701E9A" w:rsidR="00063F1D" w:rsidRPr="00852B2A" w:rsidRDefault="00F3448B" w:rsidP="00213340">
      <w:pPr>
        <w:rPr>
          <w:szCs w:val="21"/>
        </w:rPr>
      </w:pPr>
      <w:r w:rsidRPr="00852B2A">
        <w:rPr>
          <w:szCs w:val="21"/>
        </w:rPr>
        <w:t xml:space="preserve">             </w:t>
      </w:r>
      <w:r w:rsidRPr="00852B2A">
        <w:rPr>
          <w:color w:val="000000"/>
          <w:szCs w:val="21"/>
        </w:rPr>
        <w:t>eainjpn[0]</w:t>
      </w:r>
      <w:r w:rsidRPr="00852B2A">
        <w:rPr>
          <w:rFonts w:hint="eastAsia"/>
          <w:color w:val="000000"/>
          <w:szCs w:val="21"/>
        </w:rPr>
        <w:t xml:space="preserve"> ←</w:t>
      </w:r>
      <w:r w:rsidRPr="00852B2A">
        <w:rPr>
          <w:color w:val="000000"/>
          <w:szCs w:val="21"/>
        </w:rPr>
        <w:t xml:space="preserve"> </w:t>
      </w:r>
      <w:r w:rsidRPr="00852B2A">
        <w:rPr>
          <w:rFonts w:hint="eastAsia"/>
          <w:szCs w:val="21"/>
        </w:rPr>
        <w:t>e</w:t>
      </w:r>
      <w:r w:rsidRPr="00852B2A">
        <w:rPr>
          <w:szCs w:val="21"/>
        </w:rPr>
        <w:t>ainjp1</w:t>
      </w:r>
      <w:r w:rsidR="007A348E" w:rsidRPr="00852B2A">
        <w:rPr>
          <w:rFonts w:hint="eastAsia"/>
          <w:color w:val="000000"/>
          <w:szCs w:val="21"/>
        </w:rPr>
        <w:t xml:space="preserve"> </w:t>
      </w:r>
      <w:commentRangeStart w:id="722"/>
      <w:r w:rsidR="007A348E" w:rsidRPr="00852B2A">
        <w:rPr>
          <w:color w:val="000000"/>
          <w:szCs w:val="21"/>
        </w:rPr>
        <w:t xml:space="preserve"> </w:t>
      </w:r>
      <w:commentRangeEnd w:id="722"/>
      <w:r w:rsidR="007A348E" w:rsidRPr="00852B2A">
        <w:rPr>
          <w:rStyle w:val="a8"/>
        </w:rPr>
        <w:commentReference w:id="722"/>
      </w:r>
    </w:p>
    <w:p w14:paraId="7A61D204" w14:textId="77777777" w:rsidR="003A46C1" w:rsidRPr="00852B2A" w:rsidRDefault="003A46C1">
      <w:pPr>
        <w:rPr>
          <w:szCs w:val="21"/>
        </w:rPr>
      </w:pPr>
      <w:bookmarkStart w:id="723" w:name="OLE_LINK219"/>
      <w:bookmarkEnd w:id="717"/>
      <w:r w:rsidRPr="00852B2A">
        <w:rPr>
          <w:szCs w:val="21"/>
        </w:rPr>
        <w:t xml:space="preserve">       </w:t>
      </w:r>
      <w:r w:rsidR="00EB19FE" w:rsidRPr="00852B2A">
        <w:rPr>
          <w:szCs w:val="21"/>
        </w:rPr>
        <w:t xml:space="preserve">   (b)</w:t>
      </w:r>
      <w:r w:rsidRPr="00852B2A">
        <w:rPr>
          <w:szCs w:val="21"/>
        </w:rPr>
        <w:t>2回目噴射開始時期要求有の時</w:t>
      </w:r>
      <w:r w:rsidRPr="00852B2A">
        <w:rPr>
          <w:rFonts w:hint="eastAsia"/>
          <w:szCs w:val="21"/>
        </w:rPr>
        <w:t>（</w:t>
      </w:r>
      <w:r w:rsidRPr="00852B2A">
        <w:rPr>
          <w:szCs w:val="21"/>
        </w:rPr>
        <w:t>t_rqdat &amp; EMINJ_RQAINJP2 ≠ 0</w:t>
      </w:r>
      <w:r w:rsidRPr="00852B2A">
        <w:rPr>
          <w:rFonts w:hint="eastAsia"/>
          <w:szCs w:val="21"/>
        </w:rPr>
        <w:t>）</w:t>
      </w:r>
    </w:p>
    <w:p w14:paraId="15C2D619" w14:textId="20FF1517" w:rsidR="003A46C1" w:rsidRPr="00852B2A" w:rsidRDefault="003A46C1" w:rsidP="003A46C1">
      <w:pPr>
        <w:rPr>
          <w:szCs w:val="21"/>
        </w:rPr>
      </w:pPr>
      <w:r w:rsidRPr="00852B2A">
        <w:rPr>
          <w:szCs w:val="21"/>
        </w:rPr>
        <w:t xml:space="preserve">          </w:t>
      </w:r>
      <w:r w:rsidR="00EB19FE" w:rsidRPr="00852B2A">
        <w:rPr>
          <w:szCs w:val="21"/>
        </w:rPr>
        <w:t xml:space="preserve">   </w:t>
      </w:r>
      <w:r w:rsidRPr="00852B2A">
        <w:rPr>
          <w:color w:val="000000"/>
          <w:szCs w:val="21"/>
        </w:rPr>
        <w:t>eainjp2</w:t>
      </w:r>
      <w:r w:rsidR="00A05481"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のポート</w:t>
      </w:r>
      <w:r w:rsidR="00304D32" w:rsidRPr="00852B2A">
        <w:rPr>
          <w:szCs w:val="21"/>
        </w:rPr>
        <w:t>2回目</w:t>
      </w:r>
      <w:r w:rsidRPr="00852B2A">
        <w:rPr>
          <w:rFonts w:hint="eastAsia"/>
          <w:szCs w:val="21"/>
        </w:rPr>
        <w:t>噴射開始時期</w:t>
      </w:r>
    </w:p>
    <w:p w14:paraId="74D8C70E" w14:textId="29702BB8" w:rsidR="00FD51B3" w:rsidRPr="00852B2A" w:rsidRDefault="00FD51B3" w:rsidP="003A46C1">
      <w:pPr>
        <w:rPr>
          <w:szCs w:val="21"/>
        </w:rPr>
      </w:pPr>
      <w:r w:rsidRPr="00852B2A">
        <w:rPr>
          <w:szCs w:val="21"/>
        </w:rPr>
        <w:t xml:space="preserve">             </w:t>
      </w:r>
      <w:r w:rsidRPr="00852B2A">
        <w:rPr>
          <w:color w:val="000000"/>
          <w:szCs w:val="21"/>
        </w:rPr>
        <w:t>eainjpn[1]</w:t>
      </w:r>
      <w:r w:rsidRPr="00852B2A">
        <w:rPr>
          <w:rFonts w:hint="eastAsia"/>
          <w:color w:val="000000"/>
          <w:szCs w:val="21"/>
        </w:rPr>
        <w:t xml:space="preserve"> ←</w:t>
      </w:r>
      <w:r w:rsidRPr="00852B2A">
        <w:rPr>
          <w:color w:val="000000"/>
          <w:szCs w:val="21"/>
        </w:rPr>
        <w:t xml:space="preserve"> </w:t>
      </w:r>
      <w:r w:rsidRPr="00852B2A">
        <w:rPr>
          <w:rFonts w:hint="eastAsia"/>
          <w:szCs w:val="21"/>
        </w:rPr>
        <w:t>e</w:t>
      </w:r>
      <w:r w:rsidRPr="00852B2A">
        <w:rPr>
          <w:szCs w:val="21"/>
        </w:rPr>
        <w:t>ainjp2</w:t>
      </w:r>
      <w:r w:rsidR="007A348E" w:rsidRPr="00852B2A">
        <w:rPr>
          <w:rFonts w:hint="eastAsia"/>
          <w:color w:val="000000"/>
          <w:szCs w:val="21"/>
        </w:rPr>
        <w:t xml:space="preserve"> </w:t>
      </w:r>
      <w:commentRangeStart w:id="724"/>
      <w:r w:rsidR="007A348E" w:rsidRPr="00852B2A">
        <w:rPr>
          <w:color w:val="000000"/>
          <w:szCs w:val="21"/>
        </w:rPr>
        <w:t xml:space="preserve"> </w:t>
      </w:r>
      <w:commentRangeEnd w:id="724"/>
      <w:r w:rsidR="007A348E" w:rsidRPr="00852B2A">
        <w:rPr>
          <w:rStyle w:val="a8"/>
        </w:rPr>
        <w:commentReference w:id="724"/>
      </w:r>
    </w:p>
    <w:p w14:paraId="6E9C2D42" w14:textId="77777777" w:rsidR="003A46C1" w:rsidRPr="00852B2A" w:rsidRDefault="003A46C1">
      <w:pPr>
        <w:rPr>
          <w:szCs w:val="21"/>
        </w:rPr>
      </w:pPr>
      <w:bookmarkStart w:id="725" w:name="OLE_LINK220"/>
      <w:bookmarkStart w:id="726" w:name="OLE_LINK221"/>
      <w:bookmarkEnd w:id="723"/>
      <w:r w:rsidRPr="00852B2A">
        <w:rPr>
          <w:szCs w:val="21"/>
        </w:rPr>
        <w:lastRenderedPageBreak/>
        <w:t xml:space="preserve">       </w:t>
      </w:r>
      <w:r w:rsidR="00EB19FE" w:rsidRPr="00852B2A">
        <w:rPr>
          <w:szCs w:val="21"/>
        </w:rPr>
        <w:t xml:space="preserve">   (c)</w:t>
      </w:r>
      <w:r w:rsidRPr="00852B2A">
        <w:rPr>
          <w:szCs w:val="21"/>
        </w:rPr>
        <w:t>3</w:t>
      </w:r>
      <w:r w:rsidRPr="00852B2A">
        <w:rPr>
          <w:rFonts w:hint="eastAsia"/>
          <w:szCs w:val="21"/>
        </w:rPr>
        <w:t>回目噴射開始時期要求有の時（</w:t>
      </w:r>
      <w:r w:rsidRPr="00852B2A">
        <w:rPr>
          <w:szCs w:val="21"/>
        </w:rPr>
        <w:t>t_rqdat &amp; EMINJ_RQAINJP3 ≠ 0</w:t>
      </w:r>
      <w:r w:rsidRPr="00852B2A">
        <w:rPr>
          <w:rFonts w:hint="eastAsia"/>
          <w:szCs w:val="21"/>
        </w:rPr>
        <w:t>）</w:t>
      </w:r>
    </w:p>
    <w:p w14:paraId="7881354F" w14:textId="77777777" w:rsidR="003A46C1" w:rsidRPr="00852B2A" w:rsidRDefault="003A46C1" w:rsidP="003A46C1">
      <w:pPr>
        <w:rPr>
          <w:szCs w:val="21"/>
        </w:rPr>
      </w:pPr>
      <w:r w:rsidRPr="00852B2A">
        <w:rPr>
          <w:szCs w:val="21"/>
        </w:rPr>
        <w:t xml:space="preserve">          </w:t>
      </w:r>
      <w:r w:rsidR="00EB19FE" w:rsidRPr="00852B2A">
        <w:rPr>
          <w:szCs w:val="21"/>
        </w:rPr>
        <w:t xml:space="preserve">   </w:t>
      </w:r>
      <w:r w:rsidRPr="00852B2A">
        <w:rPr>
          <w:color w:val="000000"/>
          <w:szCs w:val="21"/>
        </w:rPr>
        <w:t>eainjp3</w:t>
      </w:r>
      <w:r w:rsidR="00A05481" w:rsidRPr="00852B2A">
        <w:rPr>
          <w:rFonts w:hint="eastAsia"/>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のポート</w:t>
      </w:r>
      <w:r w:rsidR="00304D32" w:rsidRPr="00852B2A">
        <w:rPr>
          <w:szCs w:val="21"/>
        </w:rPr>
        <w:t>3回目</w:t>
      </w:r>
      <w:r w:rsidRPr="00852B2A">
        <w:rPr>
          <w:rFonts w:hint="eastAsia"/>
          <w:szCs w:val="21"/>
        </w:rPr>
        <w:t>噴射開始時期</w:t>
      </w:r>
    </w:p>
    <w:bookmarkEnd w:id="725"/>
    <w:bookmarkEnd w:id="726"/>
    <w:p w14:paraId="567F1560" w14:textId="4860E248" w:rsidR="00FD51B3" w:rsidRPr="00852B2A" w:rsidRDefault="00FD51B3">
      <w:pPr>
        <w:rPr>
          <w:szCs w:val="21"/>
        </w:rPr>
      </w:pPr>
      <w:r w:rsidRPr="00852B2A">
        <w:rPr>
          <w:szCs w:val="21"/>
        </w:rPr>
        <w:t xml:space="preserve">             </w:t>
      </w:r>
      <w:r w:rsidRPr="00852B2A">
        <w:rPr>
          <w:color w:val="000000"/>
          <w:szCs w:val="21"/>
        </w:rPr>
        <w:t>eainjpn[2]</w:t>
      </w:r>
      <w:r w:rsidRPr="00852B2A">
        <w:rPr>
          <w:rFonts w:hint="eastAsia"/>
          <w:color w:val="000000"/>
          <w:szCs w:val="21"/>
        </w:rPr>
        <w:t xml:space="preserve"> ←</w:t>
      </w:r>
      <w:r w:rsidRPr="00852B2A">
        <w:rPr>
          <w:color w:val="000000"/>
          <w:szCs w:val="21"/>
        </w:rPr>
        <w:t xml:space="preserve"> </w:t>
      </w:r>
      <w:r w:rsidRPr="00852B2A">
        <w:rPr>
          <w:rFonts w:hint="eastAsia"/>
          <w:szCs w:val="21"/>
        </w:rPr>
        <w:t>e</w:t>
      </w:r>
      <w:r w:rsidRPr="00852B2A">
        <w:rPr>
          <w:szCs w:val="21"/>
        </w:rPr>
        <w:t>ainjp3</w:t>
      </w:r>
      <w:r w:rsidR="007A348E" w:rsidRPr="00852B2A">
        <w:rPr>
          <w:rFonts w:hint="eastAsia"/>
          <w:color w:val="000000"/>
          <w:szCs w:val="21"/>
        </w:rPr>
        <w:t xml:space="preserve"> </w:t>
      </w:r>
      <w:commentRangeStart w:id="727"/>
      <w:r w:rsidR="007A348E" w:rsidRPr="00852B2A">
        <w:rPr>
          <w:color w:val="000000"/>
          <w:szCs w:val="21"/>
        </w:rPr>
        <w:t xml:space="preserve"> </w:t>
      </w:r>
      <w:commentRangeEnd w:id="727"/>
      <w:r w:rsidR="007A348E" w:rsidRPr="00852B2A">
        <w:rPr>
          <w:rStyle w:val="a8"/>
        </w:rPr>
        <w:commentReference w:id="727"/>
      </w:r>
    </w:p>
    <w:p w14:paraId="0FE70D1D" w14:textId="7AF9A6C0" w:rsidR="003A46C1" w:rsidRPr="00852B2A" w:rsidRDefault="003A46C1">
      <w:pPr>
        <w:rPr>
          <w:szCs w:val="21"/>
        </w:rPr>
      </w:pPr>
      <w:r w:rsidRPr="00852B2A">
        <w:rPr>
          <w:szCs w:val="21"/>
        </w:rPr>
        <w:t xml:space="preserve">       </w:t>
      </w:r>
      <w:r w:rsidR="00EB19FE" w:rsidRPr="00852B2A">
        <w:rPr>
          <w:szCs w:val="21"/>
        </w:rPr>
        <w:t xml:space="preserve">   (d)</w:t>
      </w:r>
      <w:r w:rsidRPr="00852B2A">
        <w:rPr>
          <w:szCs w:val="21"/>
        </w:rPr>
        <w:t>4回目噴射開始時期要求有の時（t_rqdat &amp; EMINJ_RQAINJP4 ≠ 0</w:t>
      </w:r>
      <w:r w:rsidRPr="00852B2A">
        <w:rPr>
          <w:rFonts w:hint="eastAsia"/>
          <w:szCs w:val="21"/>
        </w:rPr>
        <w:t>）</w:t>
      </w:r>
    </w:p>
    <w:p w14:paraId="2DEEDD4A" w14:textId="77777777" w:rsidR="003A46C1" w:rsidRPr="00852B2A" w:rsidRDefault="003A46C1" w:rsidP="003A46C1">
      <w:pPr>
        <w:rPr>
          <w:szCs w:val="21"/>
        </w:rPr>
      </w:pPr>
      <w:r w:rsidRPr="00852B2A">
        <w:rPr>
          <w:szCs w:val="21"/>
        </w:rPr>
        <w:t xml:space="preserve">          </w:t>
      </w:r>
      <w:r w:rsidR="00EB19FE" w:rsidRPr="00852B2A">
        <w:rPr>
          <w:szCs w:val="21"/>
        </w:rPr>
        <w:t xml:space="preserve">   </w:t>
      </w:r>
      <w:r w:rsidRPr="00852B2A">
        <w:rPr>
          <w:color w:val="000000"/>
          <w:szCs w:val="21"/>
        </w:rPr>
        <w:t>eainjp4</w:t>
      </w:r>
      <w:r w:rsidR="00A05481"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のポート</w:t>
      </w:r>
      <w:r w:rsidR="00304D32" w:rsidRPr="00852B2A">
        <w:rPr>
          <w:szCs w:val="21"/>
        </w:rPr>
        <w:t>4回目</w:t>
      </w:r>
      <w:r w:rsidRPr="00852B2A">
        <w:rPr>
          <w:rFonts w:hint="eastAsia"/>
          <w:szCs w:val="21"/>
        </w:rPr>
        <w:t>噴射開始時期</w:t>
      </w:r>
    </w:p>
    <w:p w14:paraId="4797EC87" w14:textId="5E1C640F" w:rsidR="00FD51B3" w:rsidRPr="00852B2A" w:rsidRDefault="00FD51B3" w:rsidP="00FD51B3">
      <w:pPr>
        <w:rPr>
          <w:szCs w:val="21"/>
        </w:rPr>
      </w:pPr>
      <w:bookmarkStart w:id="728" w:name="OLE_LINK222"/>
      <w:r w:rsidRPr="00852B2A">
        <w:rPr>
          <w:szCs w:val="21"/>
        </w:rPr>
        <w:t xml:space="preserve">             </w:t>
      </w:r>
      <w:r w:rsidRPr="00852B2A">
        <w:rPr>
          <w:color w:val="000000"/>
          <w:szCs w:val="21"/>
        </w:rPr>
        <w:t>eainjpn[3]</w:t>
      </w:r>
      <w:r w:rsidRPr="00852B2A">
        <w:rPr>
          <w:rFonts w:hint="eastAsia"/>
          <w:color w:val="000000"/>
          <w:szCs w:val="21"/>
        </w:rPr>
        <w:t xml:space="preserve"> ←</w:t>
      </w:r>
      <w:r w:rsidRPr="00852B2A">
        <w:rPr>
          <w:color w:val="000000"/>
          <w:szCs w:val="21"/>
        </w:rPr>
        <w:t xml:space="preserve"> </w:t>
      </w:r>
      <w:r w:rsidRPr="00852B2A">
        <w:rPr>
          <w:rFonts w:hint="eastAsia"/>
          <w:szCs w:val="21"/>
        </w:rPr>
        <w:t>e</w:t>
      </w:r>
      <w:r w:rsidRPr="00852B2A">
        <w:rPr>
          <w:szCs w:val="21"/>
        </w:rPr>
        <w:t>ainjp4</w:t>
      </w:r>
      <w:r w:rsidR="007A348E" w:rsidRPr="00852B2A">
        <w:rPr>
          <w:rFonts w:hint="eastAsia"/>
          <w:color w:val="000000"/>
          <w:szCs w:val="21"/>
        </w:rPr>
        <w:t xml:space="preserve"> </w:t>
      </w:r>
      <w:commentRangeStart w:id="729"/>
      <w:r w:rsidR="007A348E" w:rsidRPr="00852B2A">
        <w:rPr>
          <w:color w:val="000000"/>
          <w:szCs w:val="21"/>
        </w:rPr>
        <w:t xml:space="preserve"> </w:t>
      </w:r>
      <w:commentRangeEnd w:id="729"/>
      <w:r w:rsidR="007A348E" w:rsidRPr="00852B2A">
        <w:rPr>
          <w:rStyle w:val="a8"/>
        </w:rPr>
        <w:commentReference w:id="729"/>
      </w:r>
    </w:p>
    <w:p w14:paraId="6C1A4A0E" w14:textId="77777777" w:rsidR="00FD51B3" w:rsidRPr="00852B2A" w:rsidRDefault="00FD51B3" w:rsidP="00071961">
      <w:pPr>
        <w:rPr>
          <w:szCs w:val="21"/>
        </w:rPr>
      </w:pPr>
    </w:p>
    <w:p w14:paraId="4B1B77CE" w14:textId="2E7622AF" w:rsidR="00071961" w:rsidRPr="00852B2A" w:rsidRDefault="00071961" w:rsidP="00071961">
      <w:pPr>
        <w:rPr>
          <w:szCs w:val="21"/>
        </w:rPr>
      </w:pPr>
      <w:r w:rsidRPr="00852B2A">
        <w:rPr>
          <w:szCs w:val="21"/>
        </w:rPr>
        <w:t xml:space="preserve">       </w:t>
      </w:r>
      <w:r w:rsidR="00CA6398" w:rsidRPr="00852B2A">
        <w:rPr>
          <w:rFonts w:hint="eastAsia"/>
          <w:szCs w:val="21"/>
        </w:rPr>
        <w:t>④</w:t>
      </w:r>
      <w:r w:rsidR="006759FF" w:rsidRPr="00852B2A">
        <w:rPr>
          <w:szCs w:val="21"/>
        </w:rPr>
        <w:t xml:space="preserve"> </w:t>
      </w:r>
      <w:r w:rsidRPr="00852B2A">
        <w:rPr>
          <w:rFonts w:hint="eastAsia"/>
          <w:szCs w:val="21"/>
        </w:rPr>
        <w:t>ポート噴射終了時期要求有の時</w:t>
      </w:r>
      <w:r w:rsidR="003C0756" w:rsidRPr="00852B2A">
        <w:rPr>
          <w:rFonts w:hint="eastAsia"/>
          <w:szCs w:val="21"/>
        </w:rPr>
        <w:t>（</w:t>
      </w:r>
      <w:r w:rsidR="003C0756" w:rsidRPr="00852B2A">
        <w:rPr>
          <w:szCs w:val="21"/>
        </w:rPr>
        <w:t>t_rqdat &amp; EMINJ_RQINJEND ≠ 0</w:t>
      </w:r>
      <w:r w:rsidR="003C0756" w:rsidRPr="00852B2A">
        <w:rPr>
          <w:rFonts w:hint="eastAsia"/>
          <w:szCs w:val="21"/>
        </w:rPr>
        <w:t>）</w:t>
      </w:r>
      <w:r w:rsidR="004E0E68" w:rsidRPr="00852B2A">
        <w:rPr>
          <w:szCs w:val="21"/>
        </w:rPr>
        <w:t xml:space="preserve"> 【D-4以外】</w:t>
      </w:r>
    </w:p>
    <w:p w14:paraId="77CFEE5A" w14:textId="65F9F302" w:rsidR="00071961" w:rsidRPr="00852B2A" w:rsidRDefault="00071961" w:rsidP="00213340">
      <w:pPr>
        <w:rPr>
          <w:szCs w:val="21"/>
        </w:rPr>
      </w:pPr>
      <w:r w:rsidRPr="00852B2A">
        <w:rPr>
          <w:szCs w:val="21"/>
        </w:rPr>
        <w:t xml:space="preserve">          </w:t>
      </w:r>
      <w:r w:rsidR="00D022DE" w:rsidRPr="00852B2A">
        <w:rPr>
          <w:szCs w:val="21"/>
        </w:rPr>
        <w:t>e</w:t>
      </w:r>
      <w:r w:rsidR="00D022DE" w:rsidRPr="00852B2A">
        <w:rPr>
          <w:color w:val="000000"/>
          <w:szCs w:val="21"/>
        </w:rPr>
        <w:t>injend</w:t>
      </w:r>
      <w:r w:rsidR="00A05481" w:rsidRPr="00852B2A">
        <w:rPr>
          <w:rFonts w:hint="eastAsia"/>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のポート噴射終了時期</w:t>
      </w:r>
    </w:p>
    <w:p w14:paraId="08F1F26A" w14:textId="77777777" w:rsidR="006A7E31" w:rsidRPr="00852B2A" w:rsidRDefault="006A7E31" w:rsidP="00213340">
      <w:pPr>
        <w:rPr>
          <w:szCs w:val="21"/>
        </w:rPr>
      </w:pPr>
      <w:bookmarkStart w:id="730" w:name="OLE_LINK289"/>
      <w:bookmarkStart w:id="731" w:name="OLE_LINK290"/>
      <w:bookmarkStart w:id="732" w:name="OLE_LINK334"/>
      <w:bookmarkEnd w:id="728"/>
    </w:p>
    <w:p w14:paraId="088D3A8C" w14:textId="2DBDE18F" w:rsidR="00DA2901" w:rsidRPr="00852B2A" w:rsidRDefault="00DA2901" w:rsidP="00DA2901">
      <w:pPr>
        <w:rPr>
          <w:szCs w:val="21"/>
        </w:rPr>
      </w:pPr>
      <w:r w:rsidRPr="00852B2A">
        <w:rPr>
          <w:szCs w:val="21"/>
        </w:rPr>
        <w:t xml:space="preserve">       </w:t>
      </w:r>
      <w:r w:rsidRPr="00852B2A">
        <w:rPr>
          <w:rFonts w:hint="eastAsia"/>
          <w:szCs w:val="21"/>
        </w:rPr>
        <w:t>⑤</w:t>
      </w:r>
      <w:r w:rsidRPr="00852B2A">
        <w:rPr>
          <w:szCs w:val="21"/>
        </w:rPr>
        <w:t xml:space="preserve"> </w:t>
      </w:r>
      <w:r w:rsidRPr="00852B2A">
        <w:rPr>
          <w:rFonts w:hint="eastAsia"/>
          <w:szCs w:val="21"/>
        </w:rPr>
        <w:t>ポート噴射</w:t>
      </w:r>
      <w:r w:rsidR="004D73FB" w:rsidRPr="00852B2A">
        <w:rPr>
          <w:rFonts w:hint="eastAsia"/>
          <w:szCs w:val="21"/>
        </w:rPr>
        <w:t>強制</w:t>
      </w:r>
      <w:r w:rsidRPr="00852B2A">
        <w:rPr>
          <w:rFonts w:hint="eastAsia"/>
          <w:szCs w:val="21"/>
        </w:rPr>
        <w:t>カット時期要求有の時</w:t>
      </w:r>
      <w:r w:rsidR="003C50DE" w:rsidRPr="00852B2A">
        <w:rPr>
          <w:szCs w:val="21"/>
        </w:rPr>
        <w:t>（t_rqdat &amp; EMINJ_RQ</w:t>
      </w:r>
      <w:r w:rsidR="003C50DE" w:rsidRPr="00852B2A">
        <w:rPr>
          <w:rFonts w:hint="eastAsia"/>
          <w:szCs w:val="21"/>
        </w:rPr>
        <w:t>AINJCUTP</w:t>
      </w:r>
      <w:r w:rsidR="003C50DE" w:rsidRPr="00852B2A">
        <w:rPr>
          <w:szCs w:val="21"/>
        </w:rPr>
        <w:t xml:space="preserve"> ≠ 0</w:t>
      </w:r>
      <w:r w:rsidR="003C50DE" w:rsidRPr="00852B2A">
        <w:rPr>
          <w:rFonts w:hint="eastAsia"/>
          <w:szCs w:val="21"/>
        </w:rPr>
        <w:t>）</w:t>
      </w:r>
      <w:r w:rsidRPr="00852B2A">
        <w:rPr>
          <w:rFonts w:hint="eastAsia"/>
          <w:szCs w:val="21"/>
        </w:rPr>
        <w:t xml:space="preserve"> </w:t>
      </w:r>
      <w:r w:rsidRPr="00852B2A">
        <w:rPr>
          <w:color w:val="000000"/>
          <w:szCs w:val="21"/>
        </w:rPr>
        <w:t>【D-4</w:t>
      </w:r>
      <w:r w:rsidRPr="00852B2A">
        <w:rPr>
          <w:rFonts w:hint="eastAsia"/>
          <w:color w:val="000000"/>
          <w:szCs w:val="21"/>
        </w:rPr>
        <w:t>以外</w:t>
      </w:r>
      <w:r w:rsidRPr="00852B2A">
        <w:rPr>
          <w:color w:val="000000"/>
          <w:szCs w:val="21"/>
        </w:rPr>
        <w:t>】</w:t>
      </w:r>
      <w:r w:rsidR="009F7EB6" w:rsidRPr="00852B2A">
        <w:rPr>
          <w:rFonts w:hint="eastAsia"/>
          <w:color w:val="000000"/>
          <w:szCs w:val="21"/>
        </w:rPr>
        <w:t xml:space="preserve"> </w:t>
      </w:r>
      <w:commentRangeStart w:id="733"/>
      <w:r w:rsidR="009F7EB6" w:rsidRPr="00852B2A">
        <w:rPr>
          <w:rFonts w:hint="eastAsia"/>
          <w:color w:val="000000"/>
          <w:szCs w:val="21"/>
        </w:rPr>
        <w:t xml:space="preserve"> </w:t>
      </w:r>
      <w:commentRangeEnd w:id="733"/>
      <w:r w:rsidR="009F7EB6" w:rsidRPr="00852B2A">
        <w:rPr>
          <w:rStyle w:val="a8"/>
        </w:rPr>
        <w:commentReference w:id="733"/>
      </w:r>
    </w:p>
    <w:p w14:paraId="2D0BC788" w14:textId="77777777" w:rsidR="00DA2901" w:rsidRPr="00852B2A" w:rsidRDefault="00DA2901" w:rsidP="00DA2901">
      <w:pPr>
        <w:rPr>
          <w:szCs w:val="21"/>
        </w:rPr>
      </w:pPr>
      <w:r w:rsidRPr="00852B2A">
        <w:rPr>
          <w:szCs w:val="21"/>
        </w:rPr>
        <w:t xml:space="preserve">          e</w:t>
      </w:r>
      <w:r w:rsidRPr="00852B2A">
        <w:rPr>
          <w:rFonts w:hint="eastAsia"/>
          <w:szCs w:val="21"/>
        </w:rPr>
        <w:t xml:space="preserve">ainjcutp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のポート噴射</w:t>
      </w:r>
      <w:r w:rsidR="004D73FB" w:rsidRPr="00852B2A">
        <w:rPr>
          <w:rFonts w:hint="eastAsia"/>
          <w:szCs w:val="21"/>
        </w:rPr>
        <w:t>強制</w:t>
      </w:r>
      <w:r w:rsidRPr="00852B2A">
        <w:rPr>
          <w:rFonts w:hint="eastAsia"/>
          <w:szCs w:val="21"/>
        </w:rPr>
        <w:t>カット時期要求</w:t>
      </w:r>
    </w:p>
    <w:p w14:paraId="37F26880" w14:textId="77777777" w:rsidR="00DA2901" w:rsidRPr="00852B2A" w:rsidRDefault="00DA2901" w:rsidP="00213340">
      <w:pPr>
        <w:rPr>
          <w:szCs w:val="21"/>
        </w:rPr>
      </w:pPr>
    </w:p>
    <w:p w14:paraId="699FC3E6" w14:textId="2A2721B6" w:rsidR="006500AA" w:rsidRPr="00852B2A" w:rsidRDefault="00213340" w:rsidP="00213340">
      <w:pPr>
        <w:rPr>
          <w:szCs w:val="21"/>
        </w:rPr>
      </w:pPr>
      <w:r w:rsidRPr="00852B2A">
        <w:rPr>
          <w:szCs w:val="21"/>
        </w:rPr>
        <w:t xml:space="preserve">       </w:t>
      </w:r>
      <w:r w:rsidR="00DA2901" w:rsidRPr="00852B2A">
        <w:rPr>
          <w:rFonts w:hint="eastAsia"/>
          <w:szCs w:val="21"/>
        </w:rPr>
        <w:t>⑥</w:t>
      </w:r>
      <w:r w:rsidR="006759FF" w:rsidRPr="00852B2A">
        <w:rPr>
          <w:szCs w:val="21"/>
        </w:rPr>
        <w:t xml:space="preserve"> </w:t>
      </w:r>
      <w:bookmarkStart w:id="734" w:name="OLE_LINK359"/>
      <w:bookmarkStart w:id="735" w:name="OLE_LINK360"/>
      <w:r w:rsidRPr="00852B2A">
        <w:rPr>
          <w:rFonts w:hint="eastAsia"/>
          <w:szCs w:val="21"/>
        </w:rPr>
        <w:t>筒内噴射開始時期要求有</w:t>
      </w:r>
      <w:bookmarkEnd w:id="734"/>
      <w:bookmarkEnd w:id="735"/>
      <w:r w:rsidRPr="00852B2A">
        <w:rPr>
          <w:rFonts w:hint="eastAsia"/>
          <w:szCs w:val="21"/>
        </w:rPr>
        <w:t>の時</w:t>
      </w:r>
      <w:r w:rsidR="000935A8" w:rsidRPr="00852B2A">
        <w:rPr>
          <w:szCs w:val="21"/>
        </w:rPr>
        <w:t xml:space="preserve"> </w:t>
      </w:r>
      <w:r w:rsidR="000935A8" w:rsidRPr="00852B2A">
        <w:rPr>
          <w:rFonts w:hint="eastAsia"/>
          <w:color w:val="000000"/>
        </w:rPr>
        <w:t>【ﾃﾞｭｱﾙ</w:t>
      </w:r>
      <w:r w:rsidR="000935A8" w:rsidRPr="00852B2A">
        <w:rPr>
          <w:color w:val="000000"/>
        </w:rPr>
        <w:t>INJ】OR【D-4】</w:t>
      </w:r>
    </w:p>
    <w:bookmarkEnd w:id="730"/>
    <w:bookmarkEnd w:id="731"/>
    <w:p w14:paraId="312B40BF" w14:textId="77777777" w:rsidR="00213340" w:rsidRPr="00852B2A" w:rsidRDefault="0047762E" w:rsidP="00213340">
      <w:pPr>
        <w:rPr>
          <w:szCs w:val="21"/>
        </w:rPr>
      </w:pPr>
      <w:r w:rsidRPr="00852B2A">
        <w:rPr>
          <w:szCs w:val="21"/>
        </w:rPr>
        <w:t xml:space="preserve">          (a)1回目噴射開始時期要求有の時</w:t>
      </w:r>
      <w:r w:rsidR="00213340" w:rsidRPr="00852B2A">
        <w:rPr>
          <w:rFonts w:hint="eastAsia"/>
          <w:szCs w:val="21"/>
        </w:rPr>
        <w:t>（</w:t>
      </w:r>
      <w:r w:rsidR="006500AA" w:rsidRPr="00852B2A">
        <w:rPr>
          <w:szCs w:val="21"/>
        </w:rPr>
        <w:t>t_rqdat &amp; EMINJ_RQAINJD1 ≠ 0</w:t>
      </w:r>
      <w:r w:rsidR="00213340" w:rsidRPr="00852B2A">
        <w:rPr>
          <w:rFonts w:hint="eastAsia"/>
          <w:szCs w:val="21"/>
        </w:rPr>
        <w:t>）</w:t>
      </w:r>
    </w:p>
    <w:p w14:paraId="635FB255" w14:textId="77777777" w:rsidR="000E39E9" w:rsidRPr="00852B2A" w:rsidRDefault="00A34FFC" w:rsidP="00821768">
      <w:pPr>
        <w:rPr>
          <w:rFonts w:hAnsi="Century" w:cs="ＭＳ Ｐゴシック"/>
          <w:color w:val="000000"/>
          <w:spacing w:val="0"/>
          <w:szCs w:val="22"/>
        </w:rPr>
      </w:pPr>
      <w:r w:rsidRPr="00852B2A">
        <w:rPr>
          <w:szCs w:val="21"/>
        </w:rPr>
        <w:t xml:space="preserve">        </w:t>
      </w:r>
      <w:bookmarkStart w:id="736" w:name="OLE_LINK80"/>
      <w:bookmarkEnd w:id="732"/>
      <w:r w:rsidR="000935A8" w:rsidRPr="00852B2A">
        <w:rPr>
          <w:szCs w:val="21"/>
        </w:rPr>
        <w:t xml:space="preserve">   </w:t>
      </w:r>
      <w:r w:rsidR="00E9553F" w:rsidRPr="00852B2A">
        <w:rPr>
          <w:rFonts w:hint="eastAsia"/>
          <w:szCs w:val="21"/>
        </w:rPr>
        <w:t xml:space="preserve">  </w:t>
      </w:r>
      <w:r w:rsidR="000935A8" w:rsidRPr="00852B2A">
        <w:rPr>
          <w:rFonts w:hint="eastAsia"/>
          <w:szCs w:val="21"/>
        </w:rPr>
        <w:t>ｱ</w:t>
      </w:r>
      <w:r w:rsidR="00AC039D" w:rsidRPr="00852B2A">
        <w:rPr>
          <w:szCs w:val="21"/>
        </w:rPr>
        <w:t>)</w:t>
      </w:r>
      <w:r w:rsidR="003000BE" w:rsidRPr="00852B2A">
        <w:rPr>
          <w:rFonts w:hint="eastAsia"/>
          <w:szCs w:val="21"/>
        </w:rPr>
        <w:t>要求が</w:t>
      </w:r>
      <w:r w:rsidR="003000BE" w:rsidRPr="00852B2A">
        <w:rPr>
          <w:rFonts w:hAnsi="Century" w:cs="ＭＳ Ｐゴシック" w:hint="eastAsia"/>
          <w:color w:val="000000"/>
          <w:spacing w:val="0"/>
          <w:szCs w:val="22"/>
        </w:rPr>
        <w:t>基本噴射制御反映要求あり筒内１００％時</w:t>
      </w:r>
      <w:bookmarkEnd w:id="736"/>
      <w:r w:rsidR="003000BE" w:rsidRPr="00852B2A">
        <w:rPr>
          <w:rFonts w:hAnsi="Century" w:cs="ＭＳ Ｐゴシック" w:hint="eastAsia"/>
          <w:color w:val="000000"/>
          <w:spacing w:val="0"/>
          <w:szCs w:val="22"/>
        </w:rPr>
        <w:t>、</w:t>
      </w:r>
    </w:p>
    <w:p w14:paraId="694943A3" w14:textId="77777777" w:rsidR="003000BE" w:rsidRPr="00852B2A" w:rsidRDefault="001B4160" w:rsidP="000E39E9">
      <w:pPr>
        <w:rPr>
          <w:rFonts w:hAnsi="Century" w:cs="ＭＳ Ｐゴシック"/>
          <w:color w:val="000000"/>
          <w:spacing w:val="0"/>
          <w:szCs w:val="22"/>
        </w:rPr>
      </w:pPr>
      <w:r w:rsidRPr="00852B2A">
        <w:rPr>
          <w:szCs w:val="21"/>
        </w:rPr>
        <w:t xml:space="preserve">                                     </w:t>
      </w:r>
      <w:r w:rsidR="003000BE" w:rsidRPr="00852B2A">
        <w:rPr>
          <w:rFonts w:hint="eastAsia"/>
          <w:szCs w:val="21"/>
        </w:rPr>
        <w:t>かつ、基本噴射要求が直噴１００</w:t>
      </w:r>
      <w:r w:rsidR="003000BE" w:rsidRPr="00852B2A">
        <w:rPr>
          <w:szCs w:val="21"/>
        </w:rPr>
        <w:t>%時</w:t>
      </w:r>
    </w:p>
    <w:p w14:paraId="3AB4BF79" w14:textId="77777777" w:rsidR="003000BE" w:rsidRPr="00852B2A" w:rsidRDefault="00806BB9" w:rsidP="003000BE">
      <w:pPr>
        <w:rPr>
          <w:szCs w:val="21"/>
        </w:rPr>
      </w:pPr>
      <w:r w:rsidRPr="00852B2A">
        <w:rPr>
          <w:szCs w:val="21"/>
        </w:rPr>
        <w:t xml:space="preserve">           </w:t>
      </w:r>
      <w:r w:rsidR="000935A8" w:rsidRPr="00852B2A">
        <w:rPr>
          <w:szCs w:val="21"/>
        </w:rPr>
        <w:t xml:space="preserve">   </w:t>
      </w:r>
      <w:r w:rsidRPr="00852B2A">
        <w:rPr>
          <w:szCs w:val="21"/>
        </w:rPr>
        <w:t>(t_</w:t>
      </w:r>
      <w:r w:rsidR="003000BE" w:rsidRPr="00852B2A">
        <w:rPr>
          <w:szCs w:val="21"/>
        </w:rPr>
        <w:t xml:space="preserve">injmod </w:t>
      </w:r>
      <w:r w:rsidR="003000BE" w:rsidRPr="00852B2A">
        <w:rPr>
          <w:rFonts w:hint="eastAsia"/>
          <w:szCs w:val="21"/>
        </w:rPr>
        <w:t>＝</w:t>
      </w:r>
      <w:r w:rsidR="003000BE" w:rsidRPr="00852B2A">
        <w:rPr>
          <w:szCs w:val="21"/>
        </w:rPr>
        <w:t xml:space="preserve"> EMINJ_MOD0N1</w:t>
      </w:r>
      <w:bookmarkStart w:id="737" w:name="OLE_LINK97"/>
      <w:r w:rsidR="00761A59" w:rsidRPr="00852B2A">
        <w:rPr>
          <w:rFonts w:hint="eastAsia"/>
          <w:szCs w:val="21"/>
        </w:rPr>
        <w:t>、かつ、</w:t>
      </w:r>
      <w:r w:rsidR="00761A59" w:rsidRPr="00852B2A">
        <w:rPr>
          <w:szCs w:val="21"/>
        </w:rPr>
        <w:t xml:space="preserve">ebinjctr_einjmod </w:t>
      </w:r>
      <w:r w:rsidR="00761A59" w:rsidRPr="00852B2A">
        <w:rPr>
          <w:rFonts w:hint="eastAsia"/>
          <w:szCs w:val="21"/>
        </w:rPr>
        <w:t>＝</w:t>
      </w:r>
      <w:r w:rsidR="00761A59" w:rsidRPr="00852B2A">
        <w:rPr>
          <w:szCs w:val="21"/>
        </w:rPr>
        <w:t xml:space="preserve"> 0*1</w:t>
      </w:r>
      <w:bookmarkEnd w:id="737"/>
      <w:r w:rsidR="003000BE" w:rsidRPr="00852B2A">
        <w:rPr>
          <w:szCs w:val="21"/>
        </w:rPr>
        <w:t xml:space="preserve">)  </w:t>
      </w:r>
      <w:bookmarkStart w:id="738" w:name="OLE_LINK98"/>
      <w:bookmarkStart w:id="739" w:name="OLE_LINK162"/>
      <w:r w:rsidR="003000BE" w:rsidRPr="00852B2A">
        <w:rPr>
          <w:szCs w:val="21"/>
        </w:rPr>
        <w:t xml:space="preserve"> ※ *は1以上の整数</w:t>
      </w:r>
    </w:p>
    <w:bookmarkEnd w:id="738"/>
    <w:bookmarkEnd w:id="739"/>
    <w:p w14:paraId="43225714" w14:textId="2059EFBB" w:rsidR="003000BE" w:rsidRPr="00852B2A" w:rsidRDefault="003000BE" w:rsidP="003000BE">
      <w:pPr>
        <w:rPr>
          <w:szCs w:val="21"/>
        </w:rPr>
      </w:pPr>
      <w:r w:rsidRPr="00852B2A">
        <w:rPr>
          <w:szCs w:val="21"/>
        </w:rPr>
        <w:t xml:space="preserve">               </w:t>
      </w:r>
      <w:r w:rsidR="000935A8" w:rsidRPr="00852B2A">
        <w:rPr>
          <w:szCs w:val="21"/>
        </w:rPr>
        <w:t xml:space="preserve">   </w:t>
      </w:r>
      <w:r w:rsidRPr="00852B2A">
        <w:rPr>
          <w:szCs w:val="21"/>
        </w:rPr>
        <w:t xml:space="preserve">eainjd1 </w:t>
      </w:r>
      <w:r w:rsidRPr="00852B2A">
        <w:rPr>
          <w:rFonts w:hint="eastAsia"/>
          <w:szCs w:val="21"/>
        </w:rPr>
        <w:t>←</w:t>
      </w:r>
      <w:r w:rsidRPr="00852B2A">
        <w:rPr>
          <w:szCs w:val="21"/>
        </w:rPr>
        <w:t xml:space="preserve"> ebinjctr_eainjd1</w:t>
      </w:r>
    </w:p>
    <w:p w14:paraId="354EA596" w14:textId="5A221976" w:rsidR="00F82151" w:rsidRPr="00852B2A" w:rsidRDefault="00F82151" w:rsidP="003000BE">
      <w:pPr>
        <w:rPr>
          <w:szCs w:val="21"/>
        </w:rPr>
      </w:pPr>
      <w:r w:rsidRPr="00852B2A">
        <w:rPr>
          <w:szCs w:val="21"/>
        </w:rPr>
        <w:t xml:space="preserve">                  eainjdn[0] </w:t>
      </w:r>
      <w:r w:rsidRPr="00852B2A">
        <w:rPr>
          <w:rFonts w:hint="eastAsia"/>
          <w:szCs w:val="21"/>
        </w:rPr>
        <w:t>←</w:t>
      </w:r>
      <w:r w:rsidRPr="00852B2A">
        <w:rPr>
          <w:szCs w:val="21"/>
        </w:rPr>
        <w:t xml:space="preserve"> </w:t>
      </w:r>
      <w:r w:rsidR="000E5093" w:rsidRPr="00852B2A">
        <w:rPr>
          <w:szCs w:val="21"/>
        </w:rPr>
        <w:t>eainjd1</w:t>
      </w:r>
      <w:r w:rsidR="007A348E" w:rsidRPr="00852B2A">
        <w:rPr>
          <w:rFonts w:hint="eastAsia"/>
          <w:color w:val="000000"/>
          <w:szCs w:val="21"/>
        </w:rPr>
        <w:t xml:space="preserve"> </w:t>
      </w:r>
      <w:commentRangeStart w:id="740"/>
      <w:r w:rsidR="007A348E" w:rsidRPr="00852B2A">
        <w:rPr>
          <w:color w:val="000000"/>
          <w:szCs w:val="21"/>
        </w:rPr>
        <w:t xml:space="preserve"> </w:t>
      </w:r>
      <w:commentRangeEnd w:id="740"/>
      <w:r w:rsidR="007A348E" w:rsidRPr="00852B2A">
        <w:rPr>
          <w:rStyle w:val="a8"/>
        </w:rPr>
        <w:commentReference w:id="740"/>
      </w:r>
    </w:p>
    <w:p w14:paraId="1773771B" w14:textId="25FC61A0" w:rsidR="003000BE" w:rsidRPr="00852B2A" w:rsidRDefault="003000BE" w:rsidP="003000BE">
      <w:pPr>
        <w:rPr>
          <w:rFonts w:hAnsi="Century" w:cs="ＭＳ Ｐゴシック"/>
          <w:color w:val="000000"/>
          <w:spacing w:val="0"/>
          <w:szCs w:val="22"/>
        </w:rPr>
      </w:pPr>
      <w:bookmarkStart w:id="741" w:name="OLE_LINK313"/>
      <w:bookmarkStart w:id="742" w:name="OLE_LINK336"/>
      <w:bookmarkStart w:id="743" w:name="OLE_LINK337"/>
      <w:bookmarkStart w:id="744" w:name="OLE_LINK335"/>
      <w:r w:rsidRPr="00852B2A">
        <w:rPr>
          <w:szCs w:val="21"/>
        </w:rPr>
        <w:t xml:space="preserve">         </w:t>
      </w:r>
      <w:bookmarkEnd w:id="741"/>
      <w:r w:rsidR="000935A8" w:rsidRPr="00852B2A">
        <w:rPr>
          <w:szCs w:val="21"/>
        </w:rPr>
        <w:t xml:space="preserve">   </w:t>
      </w:r>
      <w:r w:rsidR="00E9553F" w:rsidRPr="00852B2A">
        <w:rPr>
          <w:rFonts w:hint="eastAsia"/>
          <w:szCs w:val="21"/>
        </w:rPr>
        <w:t xml:space="preserve"> </w:t>
      </w:r>
      <w:r w:rsidR="000935A8" w:rsidRPr="00852B2A">
        <w:rPr>
          <w:szCs w:val="21"/>
        </w:rPr>
        <w:t>ｲ</w:t>
      </w:r>
      <w:r w:rsidR="00785E78" w:rsidRPr="00852B2A">
        <w:rPr>
          <w:szCs w:val="21"/>
        </w:rPr>
        <w:t>)</w:t>
      </w:r>
      <w:r w:rsidRPr="00852B2A">
        <w:rPr>
          <w:rFonts w:hint="eastAsia"/>
          <w:szCs w:val="21"/>
        </w:rPr>
        <w:t>要求が</w:t>
      </w:r>
      <w:r w:rsidRPr="00852B2A">
        <w:rPr>
          <w:rFonts w:hAnsi="Century" w:cs="ＭＳ Ｐゴシック" w:hint="eastAsia"/>
          <w:color w:val="000000"/>
          <w:spacing w:val="0"/>
          <w:szCs w:val="22"/>
        </w:rPr>
        <w:t>基本噴射制御反映要求あり筒内１００％時</w:t>
      </w:r>
    </w:p>
    <w:p w14:paraId="43ACFC4F" w14:textId="77777777" w:rsidR="003000BE" w:rsidRPr="00852B2A" w:rsidRDefault="001B4160" w:rsidP="003000BE">
      <w:pPr>
        <w:rPr>
          <w:szCs w:val="21"/>
        </w:rPr>
      </w:pPr>
      <w:bookmarkStart w:id="745" w:name="OLE_LINK314"/>
      <w:r w:rsidRPr="00852B2A">
        <w:rPr>
          <w:szCs w:val="21"/>
        </w:rPr>
        <w:t xml:space="preserve">                                     </w:t>
      </w:r>
      <w:bookmarkEnd w:id="745"/>
      <w:r w:rsidR="003000BE" w:rsidRPr="00852B2A">
        <w:rPr>
          <w:rFonts w:hAnsi="Century" w:cs="ＭＳ Ｐゴシック" w:hint="eastAsia"/>
          <w:color w:val="000000"/>
          <w:spacing w:val="0"/>
          <w:szCs w:val="22"/>
        </w:rPr>
        <w:t>かつ、基本噴射要求が直噴１００％でない</w:t>
      </w:r>
      <w:r w:rsidRPr="00852B2A">
        <w:rPr>
          <w:szCs w:val="21"/>
        </w:rPr>
        <w:t xml:space="preserve">  </w:t>
      </w:r>
      <w:r w:rsidRPr="00852B2A">
        <w:rPr>
          <w:rFonts w:hint="eastAsia"/>
          <w:color w:val="000000"/>
        </w:rPr>
        <w:t>【ﾃﾞｭｱﾙ</w:t>
      </w:r>
      <w:r w:rsidRPr="00852B2A">
        <w:rPr>
          <w:color w:val="000000"/>
        </w:rPr>
        <w:t>INJ】</w:t>
      </w:r>
    </w:p>
    <w:p w14:paraId="5E5830B3" w14:textId="77777777" w:rsidR="003000BE" w:rsidRPr="00852B2A" w:rsidRDefault="003000BE" w:rsidP="003000BE">
      <w:pPr>
        <w:rPr>
          <w:szCs w:val="21"/>
        </w:rPr>
      </w:pPr>
      <w:r w:rsidRPr="00852B2A">
        <w:rPr>
          <w:szCs w:val="21"/>
        </w:rPr>
        <w:t xml:space="preserve">          </w:t>
      </w:r>
      <w:r w:rsidR="000935A8" w:rsidRPr="00852B2A">
        <w:rPr>
          <w:szCs w:val="21"/>
        </w:rPr>
        <w:t xml:space="preserve">   </w:t>
      </w:r>
      <w:r w:rsidRPr="00852B2A">
        <w:rPr>
          <w:rFonts w:hint="eastAsia"/>
          <w:szCs w:val="21"/>
        </w:rPr>
        <w:t>（</w:t>
      </w:r>
      <w:r w:rsidR="00806BB9" w:rsidRPr="00852B2A">
        <w:rPr>
          <w:szCs w:val="21"/>
        </w:rPr>
        <w:t>t_</w:t>
      </w:r>
      <w:r w:rsidRPr="00852B2A">
        <w:rPr>
          <w:szCs w:val="21"/>
        </w:rPr>
        <w:t xml:space="preserve">injmod </w:t>
      </w:r>
      <w:r w:rsidRPr="00852B2A">
        <w:rPr>
          <w:rFonts w:hint="eastAsia"/>
          <w:szCs w:val="21"/>
        </w:rPr>
        <w:t>＝</w:t>
      </w:r>
      <w:r w:rsidRPr="00852B2A">
        <w:rPr>
          <w:szCs w:val="21"/>
        </w:rPr>
        <w:t xml:space="preserve"> EMINJ_MOD0N1</w:t>
      </w:r>
      <w:r w:rsidR="00761A59" w:rsidRPr="00852B2A">
        <w:rPr>
          <w:rFonts w:hint="eastAsia"/>
          <w:szCs w:val="21"/>
        </w:rPr>
        <w:t>、</w:t>
      </w:r>
      <w:r w:rsidRPr="00852B2A">
        <w:rPr>
          <w:rFonts w:hint="eastAsia"/>
          <w:szCs w:val="21"/>
        </w:rPr>
        <w:t>かつ、</w:t>
      </w:r>
      <w:r w:rsidRPr="00852B2A">
        <w:rPr>
          <w:szCs w:val="21"/>
        </w:rPr>
        <w:t xml:space="preserve">ebinjctr_einjmod </w:t>
      </w:r>
      <w:r w:rsidRPr="00852B2A">
        <w:rPr>
          <w:rFonts w:hint="eastAsia"/>
          <w:szCs w:val="21"/>
        </w:rPr>
        <w:t>＝</w:t>
      </w:r>
      <w:r w:rsidRPr="00852B2A">
        <w:rPr>
          <w:szCs w:val="21"/>
        </w:rPr>
        <w:t xml:space="preserve"> 1*1）※ *は0以上の整数</w:t>
      </w:r>
    </w:p>
    <w:p w14:paraId="7851203C" w14:textId="6C0A97DE" w:rsidR="003000BE" w:rsidRPr="00852B2A" w:rsidRDefault="003000BE" w:rsidP="003000BE">
      <w:pPr>
        <w:rPr>
          <w:szCs w:val="21"/>
        </w:rPr>
      </w:pPr>
      <w:r w:rsidRPr="00852B2A">
        <w:rPr>
          <w:szCs w:val="21"/>
        </w:rPr>
        <w:t xml:space="preserve">               </w:t>
      </w:r>
      <w:r w:rsidR="000935A8" w:rsidRPr="00852B2A">
        <w:rPr>
          <w:szCs w:val="21"/>
        </w:rPr>
        <w:t xml:space="preserve">   </w:t>
      </w:r>
      <w:r w:rsidRPr="00852B2A">
        <w:rPr>
          <w:szCs w:val="21"/>
        </w:rPr>
        <w:t xml:space="preserve">eainjd1 </w:t>
      </w:r>
      <w:r w:rsidRPr="00852B2A">
        <w:rPr>
          <w:rFonts w:hint="eastAsia"/>
          <w:szCs w:val="21"/>
        </w:rPr>
        <w:t>←</w:t>
      </w:r>
      <w:r w:rsidRPr="00852B2A">
        <w:rPr>
          <w:szCs w:val="21"/>
        </w:rPr>
        <w:t xml:space="preserve"> </w:t>
      </w:r>
      <w:r w:rsidR="00BF6843" w:rsidRPr="00852B2A">
        <w:rPr>
          <w:szCs w:val="21"/>
        </w:rPr>
        <w:t>eainjdb_eainjdb1</w:t>
      </w:r>
      <w:r w:rsidR="008B493E" w:rsidRPr="00852B2A">
        <w:rPr>
          <w:szCs w:val="21"/>
        </w:rPr>
        <w:t xml:space="preserve"> </w:t>
      </w:r>
      <w:commentRangeStart w:id="746"/>
      <w:r w:rsidR="008B493E" w:rsidRPr="00852B2A">
        <w:rPr>
          <w:szCs w:val="21"/>
        </w:rPr>
        <w:t xml:space="preserve"> </w:t>
      </w:r>
      <w:commentRangeEnd w:id="746"/>
      <w:r w:rsidR="008B493E" w:rsidRPr="00852B2A">
        <w:rPr>
          <w:rStyle w:val="a8"/>
        </w:rPr>
        <w:commentReference w:id="746"/>
      </w:r>
    </w:p>
    <w:p w14:paraId="5B4E9C80" w14:textId="4016DD9D" w:rsidR="001B67A1" w:rsidRPr="00852B2A" w:rsidRDefault="00F82151" w:rsidP="00821768">
      <w:pPr>
        <w:rPr>
          <w:szCs w:val="21"/>
        </w:rPr>
      </w:pPr>
      <w:bookmarkStart w:id="747" w:name="OLE_LINK317"/>
      <w:bookmarkStart w:id="748" w:name="OLE_LINK318"/>
      <w:bookmarkEnd w:id="742"/>
      <w:bookmarkEnd w:id="743"/>
      <w:r w:rsidRPr="00852B2A">
        <w:rPr>
          <w:szCs w:val="21"/>
        </w:rPr>
        <w:t xml:space="preserve">                  eainjdn[0] </w:t>
      </w:r>
      <w:r w:rsidRPr="00852B2A">
        <w:rPr>
          <w:rFonts w:hint="eastAsia"/>
          <w:szCs w:val="21"/>
        </w:rPr>
        <w:t>←</w:t>
      </w:r>
      <w:r w:rsidRPr="00852B2A">
        <w:rPr>
          <w:szCs w:val="21"/>
        </w:rPr>
        <w:t xml:space="preserve"> </w:t>
      </w:r>
      <w:r w:rsidR="000E5093" w:rsidRPr="00852B2A">
        <w:rPr>
          <w:szCs w:val="21"/>
        </w:rPr>
        <w:t>eainjd1</w:t>
      </w:r>
      <w:r w:rsidR="007A348E" w:rsidRPr="00852B2A">
        <w:rPr>
          <w:rFonts w:hint="eastAsia"/>
          <w:color w:val="000000"/>
          <w:szCs w:val="21"/>
        </w:rPr>
        <w:t xml:space="preserve"> </w:t>
      </w:r>
      <w:commentRangeStart w:id="749"/>
      <w:r w:rsidR="007A348E" w:rsidRPr="00852B2A">
        <w:rPr>
          <w:color w:val="000000"/>
          <w:szCs w:val="21"/>
        </w:rPr>
        <w:t xml:space="preserve"> </w:t>
      </w:r>
      <w:commentRangeEnd w:id="749"/>
      <w:r w:rsidR="007A348E" w:rsidRPr="00852B2A">
        <w:rPr>
          <w:rStyle w:val="a8"/>
        </w:rPr>
        <w:commentReference w:id="749"/>
      </w:r>
    </w:p>
    <w:p w14:paraId="71D6BA55" w14:textId="77777777" w:rsidR="00A34FFC" w:rsidRPr="00852B2A" w:rsidRDefault="00A34FFC" w:rsidP="00821768">
      <w:pPr>
        <w:rPr>
          <w:szCs w:val="21"/>
        </w:rPr>
      </w:pPr>
      <w:r w:rsidRPr="00852B2A">
        <w:rPr>
          <w:szCs w:val="21"/>
        </w:rPr>
        <w:t xml:space="preserve">         </w:t>
      </w:r>
      <w:bookmarkEnd w:id="747"/>
      <w:bookmarkEnd w:id="748"/>
      <w:r w:rsidR="000935A8" w:rsidRPr="00852B2A">
        <w:rPr>
          <w:szCs w:val="21"/>
        </w:rPr>
        <w:t xml:space="preserve">   </w:t>
      </w:r>
      <w:r w:rsidR="00E9553F" w:rsidRPr="00852B2A">
        <w:rPr>
          <w:rFonts w:hint="eastAsia"/>
          <w:szCs w:val="21"/>
        </w:rPr>
        <w:t xml:space="preserve"> </w:t>
      </w:r>
      <w:r w:rsidR="000935A8" w:rsidRPr="00852B2A">
        <w:rPr>
          <w:rFonts w:hint="eastAsia"/>
          <w:szCs w:val="21"/>
        </w:rPr>
        <w:t>ｳ</w:t>
      </w:r>
      <w:r w:rsidRPr="00852B2A">
        <w:rPr>
          <w:szCs w:val="21"/>
        </w:rPr>
        <w:t>)上記条件不成立時</w:t>
      </w:r>
    </w:p>
    <w:p w14:paraId="55B734EE" w14:textId="5A53B88B" w:rsidR="003000BE" w:rsidRPr="00852B2A" w:rsidRDefault="00A34FFC" w:rsidP="00213340">
      <w:pPr>
        <w:rPr>
          <w:szCs w:val="21"/>
        </w:rPr>
      </w:pPr>
      <w:r w:rsidRPr="00852B2A">
        <w:rPr>
          <w:szCs w:val="21"/>
        </w:rPr>
        <w:t xml:space="preserve">          </w:t>
      </w:r>
      <w:r w:rsidR="000935A8" w:rsidRPr="00852B2A">
        <w:rPr>
          <w:szCs w:val="21"/>
        </w:rPr>
        <w:t xml:space="preserve">        </w:t>
      </w:r>
      <w:r w:rsidRPr="00852B2A">
        <w:rPr>
          <w:color w:val="000000"/>
          <w:szCs w:val="21"/>
        </w:rPr>
        <w:t>eainjd1</w:t>
      </w:r>
      <w:r w:rsidR="00A05481" w:rsidRPr="00852B2A">
        <w:rPr>
          <w:rFonts w:hint="eastAsia"/>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の筒内</w:t>
      </w:r>
      <w:r w:rsidRPr="00852B2A">
        <w:rPr>
          <w:szCs w:val="21"/>
        </w:rPr>
        <w:t>1回目噴射開始時期</w:t>
      </w:r>
    </w:p>
    <w:p w14:paraId="58DB8B5B" w14:textId="6CFC9B26" w:rsidR="00F82151" w:rsidRPr="00852B2A" w:rsidRDefault="00F82151" w:rsidP="00213340">
      <w:pPr>
        <w:rPr>
          <w:szCs w:val="21"/>
        </w:rPr>
      </w:pPr>
      <w:r w:rsidRPr="00852B2A">
        <w:rPr>
          <w:szCs w:val="21"/>
        </w:rPr>
        <w:t xml:space="preserve">                  eainjdn[0] </w:t>
      </w:r>
      <w:r w:rsidRPr="00852B2A">
        <w:rPr>
          <w:rFonts w:hint="eastAsia"/>
          <w:szCs w:val="21"/>
        </w:rPr>
        <w:t>←</w:t>
      </w:r>
      <w:r w:rsidRPr="00852B2A">
        <w:rPr>
          <w:szCs w:val="21"/>
        </w:rPr>
        <w:t xml:space="preserve"> eainjd1</w:t>
      </w:r>
      <w:r w:rsidR="007A348E" w:rsidRPr="00852B2A">
        <w:rPr>
          <w:rFonts w:hint="eastAsia"/>
          <w:color w:val="000000"/>
          <w:szCs w:val="21"/>
        </w:rPr>
        <w:t xml:space="preserve"> </w:t>
      </w:r>
      <w:commentRangeStart w:id="750"/>
      <w:r w:rsidR="007A348E" w:rsidRPr="00852B2A">
        <w:rPr>
          <w:color w:val="000000"/>
          <w:szCs w:val="21"/>
        </w:rPr>
        <w:t xml:space="preserve"> </w:t>
      </w:r>
      <w:commentRangeEnd w:id="750"/>
      <w:r w:rsidR="007A348E" w:rsidRPr="00852B2A">
        <w:rPr>
          <w:rStyle w:val="a8"/>
        </w:rPr>
        <w:commentReference w:id="750"/>
      </w:r>
    </w:p>
    <w:bookmarkEnd w:id="744"/>
    <w:p w14:paraId="70767795" w14:textId="77777777" w:rsidR="00213340" w:rsidRPr="00852B2A" w:rsidRDefault="00213340">
      <w:pPr>
        <w:rPr>
          <w:szCs w:val="21"/>
        </w:rPr>
      </w:pPr>
      <w:r w:rsidRPr="00852B2A">
        <w:rPr>
          <w:szCs w:val="21"/>
        </w:rPr>
        <w:t xml:space="preserve">       </w:t>
      </w:r>
      <w:r w:rsidR="000935A8" w:rsidRPr="00852B2A">
        <w:rPr>
          <w:szCs w:val="21"/>
        </w:rPr>
        <w:t xml:space="preserve">   (b)</w:t>
      </w:r>
      <w:r w:rsidRPr="00852B2A">
        <w:rPr>
          <w:szCs w:val="21"/>
        </w:rPr>
        <w:t>2回目噴射開始時期要求有の時</w:t>
      </w:r>
      <w:r w:rsidRPr="00852B2A">
        <w:rPr>
          <w:rFonts w:hint="eastAsia"/>
          <w:szCs w:val="21"/>
        </w:rPr>
        <w:t>（</w:t>
      </w:r>
      <w:r w:rsidR="006500AA" w:rsidRPr="00852B2A">
        <w:rPr>
          <w:szCs w:val="21"/>
        </w:rPr>
        <w:t>t_rqdat &amp; EMINJ_RQAINJD2 ≠ 0</w:t>
      </w:r>
      <w:r w:rsidRPr="00852B2A">
        <w:rPr>
          <w:rFonts w:hint="eastAsia"/>
          <w:szCs w:val="21"/>
        </w:rPr>
        <w:t>）</w:t>
      </w:r>
    </w:p>
    <w:p w14:paraId="0BD68944" w14:textId="4DBA9894" w:rsidR="00213340" w:rsidRPr="00852B2A" w:rsidRDefault="00213340" w:rsidP="00213340">
      <w:pPr>
        <w:rPr>
          <w:szCs w:val="21"/>
        </w:rPr>
      </w:pPr>
      <w:r w:rsidRPr="00852B2A">
        <w:rPr>
          <w:szCs w:val="21"/>
        </w:rPr>
        <w:t xml:space="preserve">          </w:t>
      </w:r>
      <w:r w:rsidR="000935A8" w:rsidRPr="00852B2A">
        <w:rPr>
          <w:szCs w:val="21"/>
        </w:rPr>
        <w:t xml:space="preserve">      </w:t>
      </w:r>
      <w:r w:rsidRPr="00852B2A">
        <w:rPr>
          <w:color w:val="000000"/>
          <w:szCs w:val="21"/>
        </w:rPr>
        <w:t>eainjd2</w:t>
      </w:r>
      <w:r w:rsidR="00A05481" w:rsidRPr="00852B2A">
        <w:rPr>
          <w:rFonts w:hint="eastAsia"/>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の筒内</w:t>
      </w:r>
      <w:r w:rsidRPr="00852B2A">
        <w:rPr>
          <w:szCs w:val="21"/>
        </w:rPr>
        <w:t>2回目噴射開始時期</w:t>
      </w:r>
    </w:p>
    <w:p w14:paraId="0A7C351E" w14:textId="2BCE8B8A" w:rsidR="00EA14D9" w:rsidRPr="00852B2A" w:rsidRDefault="00EA14D9" w:rsidP="00213340">
      <w:pPr>
        <w:rPr>
          <w:szCs w:val="21"/>
        </w:rPr>
      </w:pPr>
      <w:r w:rsidRPr="00852B2A">
        <w:rPr>
          <w:szCs w:val="21"/>
        </w:rPr>
        <w:t xml:space="preserve">                eainjdn[1] </w:t>
      </w:r>
      <w:r w:rsidRPr="00852B2A">
        <w:rPr>
          <w:rFonts w:hint="eastAsia"/>
          <w:szCs w:val="21"/>
        </w:rPr>
        <w:t>←</w:t>
      </w:r>
      <w:r w:rsidRPr="00852B2A">
        <w:rPr>
          <w:szCs w:val="21"/>
        </w:rPr>
        <w:t xml:space="preserve"> eainjd2</w:t>
      </w:r>
      <w:r w:rsidR="007A348E" w:rsidRPr="00852B2A">
        <w:rPr>
          <w:rFonts w:hint="eastAsia"/>
          <w:color w:val="000000"/>
          <w:szCs w:val="21"/>
        </w:rPr>
        <w:t xml:space="preserve"> </w:t>
      </w:r>
      <w:commentRangeStart w:id="751"/>
      <w:r w:rsidR="007A348E" w:rsidRPr="00852B2A">
        <w:rPr>
          <w:color w:val="000000"/>
          <w:szCs w:val="21"/>
        </w:rPr>
        <w:t xml:space="preserve"> </w:t>
      </w:r>
      <w:commentRangeEnd w:id="751"/>
      <w:r w:rsidR="007A348E" w:rsidRPr="00852B2A">
        <w:rPr>
          <w:rStyle w:val="a8"/>
        </w:rPr>
        <w:commentReference w:id="751"/>
      </w:r>
    </w:p>
    <w:p w14:paraId="405CAC2D" w14:textId="77777777" w:rsidR="00677003" w:rsidRPr="00852B2A" w:rsidRDefault="00677003">
      <w:pPr>
        <w:rPr>
          <w:szCs w:val="21"/>
        </w:rPr>
      </w:pPr>
      <w:r w:rsidRPr="00852B2A">
        <w:rPr>
          <w:szCs w:val="21"/>
        </w:rPr>
        <w:t xml:space="preserve">       </w:t>
      </w:r>
      <w:r w:rsidR="000935A8" w:rsidRPr="00852B2A">
        <w:rPr>
          <w:szCs w:val="21"/>
        </w:rPr>
        <w:t xml:space="preserve">   (c)</w:t>
      </w:r>
      <w:r w:rsidRPr="00852B2A">
        <w:rPr>
          <w:szCs w:val="21"/>
        </w:rPr>
        <w:t>3回目噴射開始時期要求有の時</w:t>
      </w:r>
      <w:r w:rsidRPr="00852B2A">
        <w:rPr>
          <w:rFonts w:hint="eastAsia"/>
          <w:szCs w:val="21"/>
        </w:rPr>
        <w:t>（</w:t>
      </w:r>
      <w:r w:rsidR="002A54C7" w:rsidRPr="00852B2A">
        <w:rPr>
          <w:szCs w:val="21"/>
        </w:rPr>
        <w:t>t_rqdat &amp; EMINJ_RQAINJD3 ≠ 0</w:t>
      </w:r>
      <w:r w:rsidRPr="00852B2A">
        <w:rPr>
          <w:rFonts w:hint="eastAsia"/>
          <w:szCs w:val="21"/>
        </w:rPr>
        <w:t>）</w:t>
      </w:r>
    </w:p>
    <w:p w14:paraId="3E461636" w14:textId="03531889" w:rsidR="00677003" w:rsidRPr="00852B2A" w:rsidRDefault="00677003" w:rsidP="00677003">
      <w:pPr>
        <w:rPr>
          <w:szCs w:val="21"/>
        </w:rPr>
      </w:pPr>
      <w:r w:rsidRPr="00852B2A">
        <w:rPr>
          <w:szCs w:val="21"/>
        </w:rPr>
        <w:t xml:space="preserve">          </w:t>
      </w:r>
      <w:r w:rsidR="000935A8" w:rsidRPr="00852B2A">
        <w:rPr>
          <w:szCs w:val="21"/>
        </w:rPr>
        <w:t xml:space="preserve">      </w:t>
      </w:r>
      <w:r w:rsidRPr="00852B2A">
        <w:rPr>
          <w:color w:val="000000"/>
          <w:szCs w:val="21"/>
        </w:rPr>
        <w:t>eainjd3</w:t>
      </w:r>
      <w:r w:rsidR="00A05481"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の筒内</w:t>
      </w:r>
      <w:r w:rsidRPr="00852B2A">
        <w:rPr>
          <w:szCs w:val="21"/>
        </w:rPr>
        <w:t>3回目噴射開始時期</w:t>
      </w:r>
    </w:p>
    <w:p w14:paraId="25E0FD70" w14:textId="329745EB" w:rsidR="00EA14D9" w:rsidRPr="00852B2A" w:rsidRDefault="00EA14D9" w:rsidP="00677003">
      <w:pPr>
        <w:rPr>
          <w:color w:val="000000"/>
          <w:szCs w:val="21"/>
        </w:rPr>
      </w:pPr>
      <w:r w:rsidRPr="00852B2A">
        <w:rPr>
          <w:szCs w:val="21"/>
        </w:rPr>
        <w:t xml:space="preserve">                eainjdn[2] </w:t>
      </w:r>
      <w:r w:rsidRPr="00852B2A">
        <w:rPr>
          <w:rFonts w:hint="eastAsia"/>
          <w:szCs w:val="21"/>
        </w:rPr>
        <w:t>←</w:t>
      </w:r>
      <w:r w:rsidRPr="00852B2A">
        <w:rPr>
          <w:szCs w:val="21"/>
        </w:rPr>
        <w:t xml:space="preserve"> eainjd3</w:t>
      </w:r>
      <w:r w:rsidR="007A348E" w:rsidRPr="00852B2A">
        <w:rPr>
          <w:rFonts w:hint="eastAsia"/>
          <w:color w:val="000000"/>
          <w:szCs w:val="21"/>
        </w:rPr>
        <w:t xml:space="preserve"> </w:t>
      </w:r>
      <w:commentRangeStart w:id="752"/>
      <w:r w:rsidR="007A348E" w:rsidRPr="00852B2A">
        <w:rPr>
          <w:color w:val="000000"/>
          <w:szCs w:val="21"/>
        </w:rPr>
        <w:t xml:space="preserve"> </w:t>
      </w:r>
      <w:commentRangeEnd w:id="752"/>
      <w:r w:rsidR="007A348E" w:rsidRPr="00852B2A">
        <w:rPr>
          <w:rStyle w:val="a8"/>
        </w:rPr>
        <w:commentReference w:id="752"/>
      </w:r>
    </w:p>
    <w:p w14:paraId="399E6D48" w14:textId="77777777" w:rsidR="006A7E31" w:rsidRPr="00852B2A" w:rsidRDefault="006A7E31">
      <w:pPr>
        <w:rPr>
          <w:szCs w:val="21"/>
        </w:rPr>
      </w:pPr>
    </w:p>
    <w:p w14:paraId="21CEE39F" w14:textId="470D0D5F" w:rsidR="00AE61BA" w:rsidRPr="00852B2A" w:rsidRDefault="00AE61BA">
      <w:pPr>
        <w:rPr>
          <w:szCs w:val="21"/>
        </w:rPr>
      </w:pPr>
      <w:r w:rsidRPr="00852B2A">
        <w:rPr>
          <w:szCs w:val="21"/>
        </w:rPr>
        <w:t xml:space="preserve">       </w:t>
      </w:r>
      <w:r w:rsidR="000935A8" w:rsidRPr="00852B2A">
        <w:rPr>
          <w:szCs w:val="21"/>
        </w:rPr>
        <w:t xml:space="preserve">   (d)</w:t>
      </w:r>
      <w:r w:rsidRPr="00852B2A">
        <w:rPr>
          <w:szCs w:val="21"/>
        </w:rPr>
        <w:t>4回目噴射開始時期要求有の時</w:t>
      </w:r>
      <w:r w:rsidRPr="00852B2A">
        <w:rPr>
          <w:rFonts w:hint="eastAsia"/>
          <w:szCs w:val="21"/>
        </w:rPr>
        <w:t>（</w:t>
      </w:r>
      <w:r w:rsidRPr="00852B2A">
        <w:rPr>
          <w:szCs w:val="21"/>
        </w:rPr>
        <w:t>t_rqdat &amp; EMINJ_RQAINJD4 ≠ 0</w:t>
      </w:r>
      <w:r w:rsidRPr="00852B2A">
        <w:rPr>
          <w:rFonts w:hint="eastAsia"/>
          <w:szCs w:val="21"/>
        </w:rPr>
        <w:t>）</w:t>
      </w:r>
    </w:p>
    <w:p w14:paraId="18FF019D" w14:textId="7C57BE93" w:rsidR="00AE61BA" w:rsidRPr="00852B2A" w:rsidRDefault="00AE61BA" w:rsidP="00AE61BA">
      <w:pPr>
        <w:rPr>
          <w:szCs w:val="21"/>
        </w:rPr>
      </w:pPr>
      <w:r w:rsidRPr="00852B2A">
        <w:rPr>
          <w:szCs w:val="21"/>
        </w:rPr>
        <w:t xml:space="preserve">          </w:t>
      </w:r>
      <w:r w:rsidR="000935A8" w:rsidRPr="00852B2A">
        <w:rPr>
          <w:szCs w:val="21"/>
        </w:rPr>
        <w:t xml:space="preserve">      </w:t>
      </w:r>
      <w:r w:rsidRPr="00852B2A">
        <w:rPr>
          <w:color w:val="000000"/>
          <w:szCs w:val="21"/>
        </w:rPr>
        <w:t>eainjd4</w:t>
      </w:r>
      <w:r w:rsidR="00A05481"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の筒内</w:t>
      </w:r>
      <w:r w:rsidRPr="00852B2A">
        <w:rPr>
          <w:szCs w:val="21"/>
        </w:rPr>
        <w:t>4回目噴射開始時期</w:t>
      </w:r>
    </w:p>
    <w:p w14:paraId="4D36FC98" w14:textId="5765C06D" w:rsidR="00EA14D9" w:rsidRPr="00852B2A" w:rsidRDefault="00EA14D9" w:rsidP="00AE61BA">
      <w:pPr>
        <w:rPr>
          <w:szCs w:val="21"/>
        </w:rPr>
      </w:pPr>
      <w:r w:rsidRPr="00852B2A">
        <w:rPr>
          <w:szCs w:val="21"/>
        </w:rPr>
        <w:t xml:space="preserve">                eainjdn[3] </w:t>
      </w:r>
      <w:r w:rsidRPr="00852B2A">
        <w:rPr>
          <w:rFonts w:hint="eastAsia"/>
          <w:szCs w:val="21"/>
        </w:rPr>
        <w:t>←</w:t>
      </w:r>
      <w:r w:rsidRPr="00852B2A">
        <w:rPr>
          <w:szCs w:val="21"/>
        </w:rPr>
        <w:t xml:space="preserve"> eainjd4</w:t>
      </w:r>
      <w:r w:rsidR="007A348E" w:rsidRPr="00852B2A">
        <w:rPr>
          <w:rFonts w:hint="eastAsia"/>
          <w:color w:val="000000"/>
          <w:szCs w:val="21"/>
        </w:rPr>
        <w:t xml:space="preserve"> </w:t>
      </w:r>
      <w:commentRangeStart w:id="753"/>
      <w:r w:rsidR="007A348E" w:rsidRPr="00852B2A">
        <w:rPr>
          <w:color w:val="000000"/>
          <w:szCs w:val="21"/>
        </w:rPr>
        <w:t xml:space="preserve"> </w:t>
      </w:r>
      <w:commentRangeEnd w:id="753"/>
      <w:r w:rsidR="007A348E" w:rsidRPr="00852B2A">
        <w:rPr>
          <w:rStyle w:val="a8"/>
        </w:rPr>
        <w:commentReference w:id="753"/>
      </w:r>
    </w:p>
    <w:p w14:paraId="346F0846" w14:textId="34B7433C" w:rsidR="00B67FFB" w:rsidRPr="00852B2A" w:rsidRDefault="00B67FFB" w:rsidP="00B67FFB">
      <w:pPr>
        <w:rPr>
          <w:szCs w:val="21"/>
        </w:rPr>
      </w:pPr>
      <w:r w:rsidRPr="00852B2A">
        <w:rPr>
          <w:szCs w:val="21"/>
        </w:rPr>
        <w:t xml:space="preserve">          (</w:t>
      </w:r>
      <w:r w:rsidRPr="00852B2A">
        <w:rPr>
          <w:rFonts w:hint="eastAsia"/>
          <w:szCs w:val="21"/>
        </w:rPr>
        <w:t>e</w:t>
      </w:r>
      <w:r w:rsidRPr="00852B2A">
        <w:rPr>
          <w:szCs w:val="21"/>
        </w:rPr>
        <w:t>)</w:t>
      </w:r>
      <w:r w:rsidR="00BC762B" w:rsidRPr="00852B2A">
        <w:rPr>
          <w:rFonts w:hint="eastAsia"/>
          <w:szCs w:val="21"/>
        </w:rPr>
        <w:t>構造体1に存在しない</w:t>
      </w:r>
      <w:r w:rsidR="00797E9E" w:rsidRPr="00852B2A">
        <w:rPr>
          <w:rFonts w:hint="eastAsia"/>
          <w:szCs w:val="21"/>
        </w:rPr>
        <w:t>構造体</w:t>
      </w:r>
      <w:r w:rsidR="00EA79CF" w:rsidRPr="00852B2A">
        <w:rPr>
          <w:rFonts w:hint="eastAsia"/>
          <w:szCs w:val="21"/>
        </w:rPr>
        <w:t>2メンバの初期化</w:t>
      </w:r>
    </w:p>
    <w:p w14:paraId="09ED9604" w14:textId="487BC887" w:rsidR="00C823CB" w:rsidRPr="00852B2A" w:rsidRDefault="00B67FFB" w:rsidP="00B67FFB">
      <w:pPr>
        <w:rPr>
          <w:color w:val="000000"/>
          <w:szCs w:val="21"/>
        </w:rPr>
      </w:pPr>
      <w:r w:rsidRPr="00852B2A">
        <w:rPr>
          <w:szCs w:val="21"/>
        </w:rPr>
        <w:t xml:space="preserve">                eainjdn[</w:t>
      </w:r>
      <w:r w:rsidRPr="00852B2A">
        <w:rPr>
          <w:rFonts w:hint="eastAsia"/>
          <w:szCs w:val="21"/>
        </w:rPr>
        <w:t>4</w:t>
      </w:r>
      <w:r w:rsidRPr="00852B2A">
        <w:rPr>
          <w:szCs w:val="21"/>
        </w:rPr>
        <w:t xml:space="preserve">] </w:t>
      </w:r>
      <w:r w:rsidRPr="00852B2A">
        <w:rPr>
          <w:rFonts w:hint="eastAsia"/>
          <w:szCs w:val="21"/>
        </w:rPr>
        <w:t>←</w:t>
      </w:r>
      <w:r w:rsidRPr="00852B2A">
        <w:rPr>
          <w:szCs w:val="21"/>
        </w:rPr>
        <w:t xml:space="preserve"> </w:t>
      </w:r>
      <w:r w:rsidRPr="00852B2A">
        <w:rPr>
          <w:color w:val="000000"/>
          <w:szCs w:val="21"/>
        </w:rPr>
        <w:t>EMINJ_AINJD_VD</w:t>
      </w:r>
      <w:r w:rsidRPr="00852B2A">
        <w:rPr>
          <w:rFonts w:hint="eastAsia"/>
          <w:color w:val="000000"/>
          <w:szCs w:val="21"/>
        </w:rPr>
        <w:t>(</w:t>
      </w:r>
      <w:r w:rsidRPr="00852B2A">
        <w:rPr>
          <w:color w:val="000000"/>
          <w:szCs w:val="21"/>
        </w:rPr>
        <w:t>-180(BTDC)</w:t>
      </w:r>
      <w:r w:rsidRPr="00852B2A">
        <w:rPr>
          <w:rFonts w:hint="eastAsia"/>
          <w:color w:val="000000"/>
          <w:szCs w:val="21"/>
        </w:rPr>
        <w:t>)</w:t>
      </w:r>
    </w:p>
    <w:p w14:paraId="2AF3EFE0" w14:textId="5B1D78ED" w:rsidR="00B67FFB" w:rsidRPr="00852B2A" w:rsidRDefault="00B67FFB" w:rsidP="00B67FFB">
      <w:pPr>
        <w:rPr>
          <w:szCs w:val="21"/>
        </w:rPr>
      </w:pPr>
      <w:r w:rsidRPr="00852B2A">
        <w:rPr>
          <w:szCs w:val="21"/>
        </w:rPr>
        <w:lastRenderedPageBreak/>
        <w:t xml:space="preserve">                eainjdn[</w:t>
      </w:r>
      <w:r w:rsidRPr="00852B2A">
        <w:rPr>
          <w:rFonts w:hint="eastAsia"/>
          <w:szCs w:val="21"/>
        </w:rPr>
        <w:t>5</w:t>
      </w:r>
      <w:r w:rsidRPr="00852B2A">
        <w:rPr>
          <w:szCs w:val="21"/>
        </w:rPr>
        <w:t xml:space="preserve">] </w:t>
      </w:r>
      <w:r w:rsidRPr="00852B2A">
        <w:rPr>
          <w:rFonts w:hint="eastAsia"/>
          <w:szCs w:val="21"/>
        </w:rPr>
        <w:t>←</w:t>
      </w:r>
      <w:r w:rsidRPr="00852B2A">
        <w:rPr>
          <w:szCs w:val="21"/>
        </w:rPr>
        <w:t xml:space="preserve"> </w:t>
      </w:r>
      <w:r w:rsidRPr="00852B2A">
        <w:rPr>
          <w:color w:val="000000"/>
          <w:szCs w:val="21"/>
        </w:rPr>
        <w:t>EMINJ_AINJD_VD</w:t>
      </w:r>
      <w:r w:rsidRPr="00852B2A">
        <w:rPr>
          <w:rFonts w:hint="eastAsia"/>
          <w:color w:val="000000"/>
          <w:szCs w:val="21"/>
        </w:rPr>
        <w:t>(</w:t>
      </w:r>
      <w:r w:rsidRPr="00852B2A">
        <w:rPr>
          <w:color w:val="000000"/>
          <w:szCs w:val="21"/>
        </w:rPr>
        <w:t>-180(BTDC)</w:t>
      </w:r>
      <w:r w:rsidRPr="00852B2A">
        <w:rPr>
          <w:rFonts w:hint="eastAsia"/>
          <w:color w:val="000000"/>
          <w:szCs w:val="21"/>
        </w:rPr>
        <w:t>)</w:t>
      </w:r>
    </w:p>
    <w:p w14:paraId="5B8909C9" w14:textId="77777777" w:rsidR="00B67FFB" w:rsidRPr="00852B2A" w:rsidRDefault="00B67FFB" w:rsidP="00B67FFB">
      <w:pPr>
        <w:rPr>
          <w:szCs w:val="21"/>
        </w:rPr>
      </w:pPr>
    </w:p>
    <w:p w14:paraId="7AA0D0D8" w14:textId="6589D090" w:rsidR="00DA2901" w:rsidRPr="00852B2A" w:rsidRDefault="00DA2901" w:rsidP="00EC6F6D">
      <w:pPr>
        <w:ind w:rightChars="-496" w:right="-992"/>
        <w:rPr>
          <w:szCs w:val="21"/>
        </w:rPr>
      </w:pPr>
      <w:r w:rsidRPr="00852B2A">
        <w:rPr>
          <w:szCs w:val="21"/>
        </w:rPr>
        <w:t xml:space="preserve">       </w:t>
      </w:r>
      <w:r w:rsidRPr="00852B2A">
        <w:rPr>
          <w:rFonts w:hint="eastAsia"/>
          <w:szCs w:val="21"/>
        </w:rPr>
        <w:t>⑦</w:t>
      </w:r>
      <w:r w:rsidRPr="00852B2A">
        <w:rPr>
          <w:szCs w:val="21"/>
        </w:rPr>
        <w:t xml:space="preserve"> </w:t>
      </w:r>
      <w:r w:rsidRPr="00852B2A">
        <w:rPr>
          <w:rFonts w:hint="eastAsia"/>
          <w:szCs w:val="21"/>
        </w:rPr>
        <w:t>筒内噴射</w:t>
      </w:r>
      <w:r w:rsidR="004D73FB" w:rsidRPr="00852B2A">
        <w:rPr>
          <w:rFonts w:hint="eastAsia"/>
          <w:szCs w:val="21"/>
        </w:rPr>
        <w:t>強制</w:t>
      </w:r>
      <w:r w:rsidRPr="00852B2A">
        <w:rPr>
          <w:rFonts w:hint="eastAsia"/>
          <w:szCs w:val="21"/>
        </w:rPr>
        <w:t>カット時期要求有の時</w:t>
      </w:r>
      <w:r w:rsidR="003C50DE" w:rsidRPr="00852B2A">
        <w:rPr>
          <w:szCs w:val="21"/>
        </w:rPr>
        <w:t>（t_rqdat &amp; EMINJ_RQ</w:t>
      </w:r>
      <w:r w:rsidR="003C50DE" w:rsidRPr="00852B2A">
        <w:rPr>
          <w:rFonts w:hint="eastAsia"/>
          <w:szCs w:val="21"/>
        </w:rPr>
        <w:t>AINJCUTD</w:t>
      </w:r>
      <w:r w:rsidR="003C50DE" w:rsidRPr="00852B2A">
        <w:rPr>
          <w:szCs w:val="21"/>
        </w:rPr>
        <w:t xml:space="preserve"> ≠ 0</w:t>
      </w:r>
      <w:r w:rsidR="003C50DE" w:rsidRPr="00852B2A">
        <w:rPr>
          <w:rFonts w:hint="eastAsia"/>
          <w:szCs w:val="21"/>
        </w:rPr>
        <w:t>）</w:t>
      </w:r>
      <w:r w:rsidRPr="00852B2A">
        <w:rPr>
          <w:rFonts w:hint="eastAsia"/>
          <w:szCs w:val="21"/>
        </w:rPr>
        <w:t xml:space="preserve"> </w:t>
      </w:r>
      <w:r w:rsidRPr="00852B2A">
        <w:rPr>
          <w:rFonts w:hint="eastAsia"/>
          <w:color w:val="000000"/>
          <w:szCs w:val="21"/>
        </w:rPr>
        <w:t>【ﾃﾞｭｱﾙ</w:t>
      </w:r>
      <w:r w:rsidRPr="00852B2A">
        <w:rPr>
          <w:color w:val="000000"/>
          <w:szCs w:val="21"/>
        </w:rPr>
        <w:t>INJ】OR【D-4】</w:t>
      </w:r>
      <w:r w:rsidR="009F7EB6" w:rsidRPr="00852B2A">
        <w:rPr>
          <w:rFonts w:hint="eastAsia"/>
          <w:color w:val="000000"/>
          <w:szCs w:val="21"/>
        </w:rPr>
        <w:t xml:space="preserve"> </w:t>
      </w:r>
      <w:commentRangeStart w:id="754"/>
      <w:r w:rsidR="009F7EB6" w:rsidRPr="00852B2A">
        <w:rPr>
          <w:rFonts w:hint="eastAsia"/>
          <w:color w:val="000000"/>
          <w:szCs w:val="21"/>
        </w:rPr>
        <w:t xml:space="preserve"> </w:t>
      </w:r>
      <w:commentRangeEnd w:id="754"/>
      <w:r w:rsidR="009F7EB6" w:rsidRPr="00852B2A">
        <w:rPr>
          <w:rStyle w:val="a8"/>
        </w:rPr>
        <w:commentReference w:id="754"/>
      </w:r>
    </w:p>
    <w:p w14:paraId="0678F3EB" w14:textId="77777777" w:rsidR="00DA2901" w:rsidRPr="00852B2A" w:rsidRDefault="00DA2901" w:rsidP="00DA2901">
      <w:pPr>
        <w:rPr>
          <w:szCs w:val="21"/>
        </w:rPr>
      </w:pPr>
      <w:r w:rsidRPr="00852B2A">
        <w:rPr>
          <w:szCs w:val="21"/>
        </w:rPr>
        <w:t xml:space="preserve">          e</w:t>
      </w:r>
      <w:r w:rsidRPr="00852B2A">
        <w:rPr>
          <w:rFonts w:hint="eastAsia"/>
          <w:szCs w:val="21"/>
        </w:rPr>
        <w:t xml:space="preserve">ainjcutd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の筒内噴射</w:t>
      </w:r>
      <w:r w:rsidR="004D73FB" w:rsidRPr="00852B2A">
        <w:rPr>
          <w:rFonts w:hint="eastAsia"/>
          <w:szCs w:val="21"/>
        </w:rPr>
        <w:t>強制</w:t>
      </w:r>
      <w:r w:rsidRPr="00852B2A">
        <w:rPr>
          <w:rFonts w:hint="eastAsia"/>
          <w:szCs w:val="21"/>
        </w:rPr>
        <w:t>カット時期要求</w:t>
      </w:r>
    </w:p>
    <w:p w14:paraId="6932452D" w14:textId="77777777" w:rsidR="00DA2901" w:rsidRPr="00852B2A" w:rsidRDefault="00DA2901" w:rsidP="00213340">
      <w:pPr>
        <w:rPr>
          <w:szCs w:val="21"/>
        </w:rPr>
      </w:pPr>
    </w:p>
    <w:p w14:paraId="4894C223" w14:textId="73131574" w:rsidR="00981D4E" w:rsidRPr="00852B2A" w:rsidRDefault="00981D4E" w:rsidP="00981D4E">
      <w:pPr>
        <w:rPr>
          <w:szCs w:val="21"/>
        </w:rPr>
      </w:pPr>
      <w:r w:rsidRPr="00852B2A">
        <w:rPr>
          <w:szCs w:val="21"/>
        </w:rPr>
        <w:t xml:space="preserve">       </w:t>
      </w:r>
      <w:r w:rsidR="00DA2901" w:rsidRPr="00852B2A">
        <w:rPr>
          <w:rFonts w:hint="eastAsia"/>
          <w:szCs w:val="21"/>
        </w:rPr>
        <w:t>⑧</w:t>
      </w:r>
      <w:r w:rsidRPr="00852B2A">
        <w:rPr>
          <w:szCs w:val="21"/>
        </w:rPr>
        <w:t xml:space="preserve"> FC中噴射量要求有の時</w:t>
      </w:r>
      <w:r w:rsidR="003C0756" w:rsidRPr="00852B2A">
        <w:rPr>
          <w:szCs w:val="21"/>
        </w:rPr>
        <w:t>(t_rqdat &amp; EMINJ_RQQFC ≠ 0)</w:t>
      </w:r>
      <w:r w:rsidR="00065366" w:rsidRPr="00852B2A">
        <w:rPr>
          <w:rFonts w:hint="eastAsia"/>
          <w:szCs w:val="21"/>
        </w:rPr>
        <w:t xml:space="preserve"> </w:t>
      </w:r>
      <w:commentRangeStart w:id="755"/>
      <w:r w:rsidR="00065366" w:rsidRPr="00852B2A">
        <w:rPr>
          <w:rFonts w:hint="eastAsia"/>
          <w:szCs w:val="21"/>
        </w:rPr>
        <w:t xml:space="preserve"> </w:t>
      </w:r>
      <w:commentRangeEnd w:id="755"/>
      <w:r w:rsidR="00065366" w:rsidRPr="00852B2A">
        <w:rPr>
          <w:rStyle w:val="a8"/>
        </w:rPr>
        <w:commentReference w:id="755"/>
      </w:r>
    </w:p>
    <w:p w14:paraId="0DE89D0C" w14:textId="77777777" w:rsidR="00981D4E" w:rsidRPr="00852B2A" w:rsidRDefault="00981D4E" w:rsidP="008C7503">
      <w:pPr>
        <w:ind w:rightChars="-213" w:right="-426"/>
        <w:rPr>
          <w:szCs w:val="21"/>
        </w:rPr>
      </w:pPr>
      <w:r w:rsidRPr="00852B2A">
        <w:rPr>
          <w:szCs w:val="21"/>
        </w:rPr>
        <w:t xml:space="preserve">          eqfc[</w:t>
      </w:r>
      <w:r w:rsidR="00065366" w:rsidRPr="00852B2A">
        <w:rPr>
          <w:rFonts w:hint="eastAsia"/>
          <w:szCs w:val="21"/>
        </w:rPr>
        <w:t>t_cyl</w:t>
      </w:r>
      <w:r w:rsidRPr="00852B2A">
        <w:rPr>
          <w:szCs w:val="21"/>
        </w:rPr>
        <w:t>] ← 最も優先度の高いeminj_tbl[要求値]のFC中噴射量  (</w:t>
      </w:r>
      <w:r w:rsidRPr="00852B2A">
        <w:rPr>
          <w:rFonts w:hint="eastAsia"/>
          <w:szCs w:val="21"/>
        </w:rPr>
        <w:t>気筒</w:t>
      </w:r>
      <w:r w:rsidRPr="00852B2A">
        <w:rPr>
          <w:szCs w:val="21"/>
        </w:rPr>
        <w:t>数繰り返し)</w:t>
      </w:r>
    </w:p>
    <w:p w14:paraId="2FDD9127" w14:textId="77777777" w:rsidR="00981D4E" w:rsidRPr="00852B2A" w:rsidRDefault="00981D4E" w:rsidP="00213340">
      <w:pPr>
        <w:rPr>
          <w:szCs w:val="21"/>
        </w:rPr>
      </w:pPr>
    </w:p>
    <w:p w14:paraId="62165D0F" w14:textId="3E2AE79F" w:rsidR="00DA2901" w:rsidRPr="00852B2A" w:rsidRDefault="00DA2901" w:rsidP="00DA2901">
      <w:pPr>
        <w:rPr>
          <w:szCs w:val="21"/>
        </w:rPr>
      </w:pPr>
      <w:r w:rsidRPr="00852B2A">
        <w:rPr>
          <w:szCs w:val="21"/>
        </w:rPr>
        <w:t xml:space="preserve">       </w:t>
      </w:r>
      <w:r w:rsidRPr="00852B2A">
        <w:rPr>
          <w:rFonts w:hint="eastAsia"/>
          <w:szCs w:val="21"/>
        </w:rPr>
        <w:t>⑨</w:t>
      </w:r>
      <w:r w:rsidRPr="00852B2A">
        <w:rPr>
          <w:szCs w:val="21"/>
        </w:rPr>
        <w:t xml:space="preserve"> </w:t>
      </w:r>
      <w:r w:rsidRPr="00852B2A">
        <w:rPr>
          <w:rFonts w:hint="eastAsia"/>
          <w:szCs w:val="21"/>
        </w:rPr>
        <w:t>膨張行程噴射量要求有の時</w:t>
      </w:r>
      <w:r w:rsidR="003C50DE" w:rsidRPr="00852B2A">
        <w:rPr>
          <w:szCs w:val="21"/>
        </w:rPr>
        <w:t>（t_rqdat &amp; EMINJ_RQ</w:t>
      </w:r>
      <w:r w:rsidR="003C50DE" w:rsidRPr="00852B2A">
        <w:rPr>
          <w:rFonts w:hint="eastAsia"/>
          <w:szCs w:val="21"/>
        </w:rPr>
        <w:t>QINJEXP</w:t>
      </w:r>
      <w:r w:rsidR="003C50DE" w:rsidRPr="00852B2A">
        <w:rPr>
          <w:szCs w:val="21"/>
        </w:rPr>
        <w:t xml:space="preserve"> ≠ 0</w:t>
      </w:r>
      <w:r w:rsidR="003C50DE" w:rsidRPr="00852B2A">
        <w:rPr>
          <w:rFonts w:hint="eastAsia"/>
          <w:szCs w:val="21"/>
        </w:rPr>
        <w:t>）</w:t>
      </w:r>
      <w:r w:rsidRPr="00852B2A">
        <w:rPr>
          <w:rFonts w:hint="eastAsia"/>
          <w:szCs w:val="21"/>
        </w:rPr>
        <w:t xml:space="preserve"> </w:t>
      </w:r>
      <w:r w:rsidRPr="00852B2A">
        <w:rPr>
          <w:rFonts w:hint="eastAsia"/>
          <w:color w:val="000000"/>
          <w:szCs w:val="21"/>
        </w:rPr>
        <w:t>【</w:t>
      </w:r>
      <w:r w:rsidR="003C0756" w:rsidRPr="00852B2A">
        <w:rPr>
          <w:rFonts w:hint="eastAsia"/>
          <w:color w:val="000000"/>
          <w:szCs w:val="21"/>
        </w:rPr>
        <w:t>ｽﾌﾟﾚｰｶﾞｲﾄﾞ</w:t>
      </w:r>
      <w:r w:rsidRPr="00852B2A">
        <w:rPr>
          <w:color w:val="000000"/>
          <w:szCs w:val="21"/>
        </w:rPr>
        <w:t>】</w:t>
      </w:r>
      <w:r w:rsidR="009F7EB6" w:rsidRPr="00852B2A">
        <w:rPr>
          <w:rFonts w:hint="eastAsia"/>
          <w:color w:val="000000"/>
          <w:szCs w:val="21"/>
        </w:rPr>
        <w:t xml:space="preserve"> </w:t>
      </w:r>
      <w:commentRangeStart w:id="756"/>
      <w:r w:rsidR="009F7EB6" w:rsidRPr="00852B2A">
        <w:rPr>
          <w:rFonts w:hint="eastAsia"/>
          <w:color w:val="000000"/>
          <w:szCs w:val="21"/>
        </w:rPr>
        <w:t xml:space="preserve"> </w:t>
      </w:r>
      <w:commentRangeEnd w:id="756"/>
      <w:r w:rsidR="009F7EB6" w:rsidRPr="00852B2A">
        <w:rPr>
          <w:rStyle w:val="a8"/>
        </w:rPr>
        <w:commentReference w:id="756"/>
      </w:r>
    </w:p>
    <w:p w14:paraId="0EFCE4C4" w14:textId="77777777" w:rsidR="00DA2901" w:rsidRPr="00852B2A" w:rsidRDefault="00DA2901" w:rsidP="00DA2901">
      <w:pPr>
        <w:rPr>
          <w:szCs w:val="21"/>
        </w:rPr>
      </w:pPr>
      <w:r w:rsidRPr="00852B2A">
        <w:rPr>
          <w:szCs w:val="21"/>
        </w:rPr>
        <w:t xml:space="preserve">          e</w:t>
      </w:r>
      <w:r w:rsidRPr="00852B2A">
        <w:rPr>
          <w:rFonts w:hint="eastAsia"/>
          <w:szCs w:val="21"/>
        </w:rPr>
        <w:t xml:space="preserve">qinjexp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の膨張行程噴射量要求</w:t>
      </w:r>
    </w:p>
    <w:p w14:paraId="33073CF9" w14:textId="77777777" w:rsidR="009911D8" w:rsidRPr="00852B2A" w:rsidRDefault="009911D8" w:rsidP="00213340">
      <w:pPr>
        <w:rPr>
          <w:szCs w:val="21"/>
        </w:rPr>
      </w:pPr>
    </w:p>
    <w:p w14:paraId="4BBC815E" w14:textId="627ECBE2" w:rsidR="002A54C7" w:rsidRPr="00852B2A" w:rsidRDefault="00213340" w:rsidP="00213340">
      <w:pPr>
        <w:rPr>
          <w:szCs w:val="21"/>
        </w:rPr>
      </w:pPr>
      <w:r w:rsidRPr="00852B2A">
        <w:rPr>
          <w:szCs w:val="21"/>
        </w:rPr>
        <w:t xml:space="preserve">       </w:t>
      </w:r>
      <w:r w:rsidR="00DA2901" w:rsidRPr="00852B2A">
        <w:rPr>
          <w:rFonts w:hint="eastAsia"/>
          <w:szCs w:val="21"/>
        </w:rPr>
        <w:t>⑩</w:t>
      </w:r>
      <w:r w:rsidR="006759FF" w:rsidRPr="00852B2A">
        <w:rPr>
          <w:szCs w:val="21"/>
        </w:rPr>
        <w:t xml:space="preserve"> </w:t>
      </w:r>
      <w:r w:rsidR="00EB07E9" w:rsidRPr="00852B2A">
        <w:rPr>
          <w:szCs w:val="21"/>
        </w:rPr>
        <w:t>1回目噴射量算出係数</w:t>
      </w:r>
      <w:r w:rsidRPr="00852B2A">
        <w:rPr>
          <w:rFonts w:hint="eastAsia"/>
          <w:szCs w:val="21"/>
        </w:rPr>
        <w:t>要求有の時</w:t>
      </w:r>
    </w:p>
    <w:p w14:paraId="19BBCDBD" w14:textId="77777777" w:rsidR="00213340" w:rsidRPr="00852B2A" w:rsidRDefault="002A54C7" w:rsidP="00213340">
      <w:pPr>
        <w:rPr>
          <w:szCs w:val="21"/>
        </w:rPr>
      </w:pPr>
      <w:bookmarkStart w:id="757" w:name="OLE_LINK388"/>
      <w:r w:rsidRPr="00852B2A">
        <w:rPr>
          <w:szCs w:val="21"/>
        </w:rPr>
        <w:t xml:space="preserve">         </w:t>
      </w:r>
      <w:r w:rsidR="003476AD" w:rsidRPr="00852B2A">
        <w:rPr>
          <w:szCs w:val="21"/>
        </w:rPr>
        <w:t xml:space="preserve"> (a)1回目噴射量算出係数要求有の時</w:t>
      </w:r>
      <w:r w:rsidR="00213340" w:rsidRPr="00852B2A">
        <w:rPr>
          <w:rFonts w:hint="eastAsia"/>
          <w:szCs w:val="21"/>
        </w:rPr>
        <w:t>（</w:t>
      </w:r>
      <w:r w:rsidRPr="00852B2A">
        <w:rPr>
          <w:szCs w:val="21"/>
        </w:rPr>
        <w:t>t_rqdat &amp; EMINJ_RQK1F ≠ 0</w:t>
      </w:r>
      <w:r w:rsidR="00213340" w:rsidRPr="00852B2A">
        <w:rPr>
          <w:rFonts w:hint="eastAsia"/>
          <w:szCs w:val="21"/>
        </w:rPr>
        <w:t>）</w:t>
      </w:r>
    </w:p>
    <w:p w14:paraId="54D0964A" w14:textId="77777777" w:rsidR="00213340" w:rsidRPr="00852B2A" w:rsidRDefault="00213340" w:rsidP="00213340">
      <w:pPr>
        <w:rPr>
          <w:szCs w:val="21"/>
        </w:rPr>
      </w:pPr>
      <w:r w:rsidRPr="00852B2A">
        <w:rPr>
          <w:szCs w:val="21"/>
        </w:rPr>
        <w:t xml:space="preserve">          </w:t>
      </w:r>
      <w:r w:rsidR="003476AD" w:rsidRPr="00852B2A">
        <w:rPr>
          <w:szCs w:val="21"/>
        </w:rPr>
        <w:t xml:space="preserve">   ｱ)</w:t>
      </w:r>
      <w:r w:rsidR="00AE38D8" w:rsidRPr="00852B2A">
        <w:rPr>
          <w:color w:val="000000"/>
          <w:szCs w:val="21"/>
        </w:rPr>
        <w:t>ek1f</w:t>
      </w:r>
      <w:r w:rsidR="006D1639" w:rsidRPr="00852B2A">
        <w:rPr>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w:t>
      </w:r>
      <w:r w:rsidR="00EB07E9" w:rsidRPr="00852B2A">
        <w:rPr>
          <w:szCs w:val="21"/>
        </w:rPr>
        <w:t>1回目噴射量算出係数</w:t>
      </w:r>
    </w:p>
    <w:p w14:paraId="61226B6C" w14:textId="0FA9ACE5" w:rsidR="00852707" w:rsidRPr="00852B2A" w:rsidRDefault="00852707" w:rsidP="00213340">
      <w:pPr>
        <w:rPr>
          <w:szCs w:val="21"/>
        </w:rPr>
      </w:pPr>
      <w:bookmarkStart w:id="758" w:name="OLE_LINK389"/>
      <w:r w:rsidRPr="00852B2A">
        <w:rPr>
          <w:szCs w:val="21"/>
        </w:rPr>
        <w:t xml:space="preserve">          </w:t>
      </w:r>
      <w:r w:rsidR="003476AD" w:rsidRPr="00852B2A">
        <w:rPr>
          <w:szCs w:val="21"/>
        </w:rPr>
        <w:t xml:space="preserve">   ｲ)</w:t>
      </w:r>
      <w:r w:rsidRPr="00852B2A">
        <w:rPr>
          <w:szCs w:val="21"/>
        </w:rPr>
        <w:t>ek1fn[</w:t>
      </w:r>
      <w:r w:rsidR="004112D6" w:rsidRPr="00852B2A">
        <w:rPr>
          <w:szCs w:val="21"/>
        </w:rPr>
        <w:t>t_mox</w:t>
      </w:r>
      <w:r w:rsidRPr="00852B2A">
        <w:rPr>
          <w:szCs w:val="21"/>
        </w:rPr>
        <w:t xml:space="preserve">] </w:t>
      </w:r>
      <w:r w:rsidRPr="00852B2A">
        <w:rPr>
          <w:rFonts w:hint="eastAsia"/>
          <w:szCs w:val="21"/>
        </w:rPr>
        <w:t>←</w:t>
      </w:r>
      <w:r w:rsidRPr="00852B2A">
        <w:rPr>
          <w:szCs w:val="21"/>
        </w:rPr>
        <w:t xml:space="preserve"> ek1f</w:t>
      </w:r>
      <w:r w:rsidR="004112D6" w:rsidRPr="00852B2A">
        <w:rPr>
          <w:szCs w:val="21"/>
        </w:rPr>
        <w:t xml:space="preserve">  (センサ数繰り返し)</w:t>
      </w:r>
    </w:p>
    <w:bookmarkEnd w:id="757"/>
    <w:p w14:paraId="746E8DE7" w14:textId="77777777" w:rsidR="00476B84" w:rsidRPr="00852B2A" w:rsidRDefault="00476B84" w:rsidP="00D3499B">
      <w:pPr>
        <w:rPr>
          <w:szCs w:val="21"/>
        </w:rPr>
      </w:pPr>
    </w:p>
    <w:p w14:paraId="00800693" w14:textId="1814E3A9" w:rsidR="00D3499B" w:rsidRPr="00852B2A" w:rsidRDefault="003476AD" w:rsidP="00D3499B">
      <w:pPr>
        <w:rPr>
          <w:szCs w:val="21"/>
        </w:rPr>
      </w:pPr>
      <w:r w:rsidRPr="00852B2A">
        <w:rPr>
          <w:szCs w:val="21"/>
        </w:rPr>
        <w:t xml:space="preserve">          (b)</w:t>
      </w:r>
      <w:r w:rsidR="00D435B8" w:rsidRPr="00852B2A">
        <w:rPr>
          <w:szCs w:val="21"/>
        </w:rPr>
        <w:t>1回目噴射量算出係数(</w:t>
      </w:r>
      <w:r w:rsidRPr="00852B2A">
        <w:rPr>
          <w:rFonts w:hint="eastAsia"/>
          <w:szCs w:val="21"/>
        </w:rPr>
        <w:t>バンク別</w:t>
      </w:r>
      <w:r w:rsidR="00D435B8" w:rsidRPr="00852B2A">
        <w:rPr>
          <w:szCs w:val="21"/>
        </w:rPr>
        <w:t>)</w:t>
      </w:r>
      <w:r w:rsidRPr="00852B2A">
        <w:rPr>
          <w:rFonts w:hint="eastAsia"/>
          <w:szCs w:val="21"/>
        </w:rPr>
        <w:t>調停要求時</w:t>
      </w:r>
      <w:r w:rsidR="006D1639" w:rsidRPr="00852B2A">
        <w:rPr>
          <w:szCs w:val="21"/>
        </w:rPr>
        <w:t xml:space="preserve"> </w:t>
      </w:r>
      <w:r w:rsidRPr="00852B2A">
        <w:rPr>
          <w:szCs w:val="21"/>
        </w:rPr>
        <w:t>(</w:t>
      </w:r>
      <w:r w:rsidR="00D3499B" w:rsidRPr="00852B2A">
        <w:rPr>
          <w:szCs w:val="21"/>
        </w:rPr>
        <w:t>t_rqdat &amp; EMINJ_RQK1FN ≠ 0</w:t>
      </w:r>
      <w:r w:rsidR="00C81715" w:rsidRPr="00852B2A">
        <w:rPr>
          <w:rFonts w:hint="eastAsia"/>
          <w:szCs w:val="21"/>
        </w:rPr>
        <w:t>)</w:t>
      </w:r>
      <w:commentRangeStart w:id="759"/>
      <w:commentRangeEnd w:id="759"/>
      <w:r w:rsidR="00646C0C" w:rsidRPr="00852B2A">
        <w:rPr>
          <w:rStyle w:val="a8"/>
        </w:rPr>
        <w:commentReference w:id="759"/>
      </w:r>
    </w:p>
    <w:p w14:paraId="6334F30E" w14:textId="12C48A30" w:rsidR="00033B59" w:rsidRPr="00852B2A" w:rsidRDefault="00D3499B" w:rsidP="007865BA">
      <w:pPr>
        <w:ind w:rightChars="-354" w:right="-708"/>
        <w:rPr>
          <w:szCs w:val="21"/>
        </w:rPr>
      </w:pPr>
      <w:r w:rsidRPr="00852B2A">
        <w:rPr>
          <w:szCs w:val="21"/>
        </w:rPr>
        <w:t xml:space="preserve">          </w:t>
      </w:r>
      <w:r w:rsidR="008D1E35" w:rsidRPr="00852B2A">
        <w:rPr>
          <w:szCs w:val="21"/>
        </w:rPr>
        <w:t xml:space="preserve">  </w:t>
      </w:r>
      <w:bookmarkStart w:id="760" w:name="OLE_LINK293"/>
      <w:bookmarkStart w:id="761" w:name="OLE_LINK342"/>
      <w:r w:rsidR="00E9553F" w:rsidRPr="00852B2A">
        <w:rPr>
          <w:rFonts w:hint="eastAsia"/>
          <w:szCs w:val="21"/>
        </w:rPr>
        <w:t xml:space="preserve"> </w:t>
      </w:r>
      <w:r w:rsidR="003476AD" w:rsidRPr="00852B2A">
        <w:rPr>
          <w:rFonts w:hint="eastAsia"/>
          <w:szCs w:val="21"/>
        </w:rPr>
        <w:t>ｱ</w:t>
      </w:r>
      <w:bookmarkEnd w:id="760"/>
      <w:bookmarkEnd w:id="761"/>
      <w:r w:rsidR="003476AD" w:rsidRPr="00852B2A">
        <w:rPr>
          <w:szCs w:val="21"/>
        </w:rPr>
        <w:t xml:space="preserve">) </w:t>
      </w:r>
      <w:r w:rsidRPr="00852B2A">
        <w:rPr>
          <w:color w:val="000000"/>
          <w:szCs w:val="21"/>
        </w:rPr>
        <w:t>ek1fn[</w:t>
      </w:r>
      <w:r w:rsidR="004112D6" w:rsidRPr="00852B2A">
        <w:rPr>
          <w:color w:val="000000"/>
          <w:szCs w:val="21"/>
        </w:rPr>
        <w:t>t_mox</w:t>
      </w:r>
      <w:r w:rsidRPr="00852B2A">
        <w:rPr>
          <w:color w:val="000000"/>
          <w:szCs w:val="21"/>
        </w:rPr>
        <w:t>]</w:t>
      </w:r>
      <w:r w:rsidR="003476AD" w:rsidRPr="00852B2A">
        <w:rPr>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w:t>
      </w:r>
      <w:r w:rsidRPr="00852B2A">
        <w:rPr>
          <w:szCs w:val="21"/>
        </w:rPr>
        <w:t>1回目噴射量算出係数</w:t>
      </w:r>
      <w:r w:rsidR="00B2324A" w:rsidRPr="00852B2A">
        <w:rPr>
          <w:szCs w:val="21"/>
        </w:rPr>
        <w:t>(バンク別)</w:t>
      </w:r>
    </w:p>
    <w:p w14:paraId="7FB7244A" w14:textId="77777777" w:rsidR="00D3499B" w:rsidRPr="00852B2A" w:rsidRDefault="00852707" w:rsidP="00213340">
      <w:pPr>
        <w:rPr>
          <w:szCs w:val="21"/>
        </w:rPr>
      </w:pPr>
      <w:r w:rsidRPr="00852B2A">
        <w:rPr>
          <w:szCs w:val="21"/>
        </w:rPr>
        <w:t xml:space="preserve">          </w:t>
      </w:r>
      <w:r w:rsidR="008D1E35" w:rsidRPr="00852B2A">
        <w:rPr>
          <w:szCs w:val="21"/>
        </w:rPr>
        <w:t xml:space="preserve">  </w:t>
      </w:r>
      <w:bookmarkStart w:id="762" w:name="OLE_LINK343"/>
      <w:r w:rsidR="00E9553F" w:rsidRPr="00852B2A">
        <w:rPr>
          <w:rFonts w:hint="eastAsia"/>
          <w:szCs w:val="21"/>
        </w:rPr>
        <w:t xml:space="preserve"> </w:t>
      </w:r>
      <w:r w:rsidR="003476AD" w:rsidRPr="00852B2A">
        <w:rPr>
          <w:rFonts w:hint="eastAsia"/>
          <w:szCs w:val="21"/>
        </w:rPr>
        <w:t>ｲ</w:t>
      </w:r>
      <w:bookmarkEnd w:id="762"/>
      <w:r w:rsidR="003476AD" w:rsidRPr="00852B2A">
        <w:rPr>
          <w:szCs w:val="21"/>
        </w:rPr>
        <w:t xml:space="preserve">) </w:t>
      </w:r>
      <w:r w:rsidRPr="00852B2A">
        <w:rPr>
          <w:szCs w:val="21"/>
        </w:rPr>
        <w:t xml:space="preserve">ek1f </w:t>
      </w:r>
      <w:r w:rsidRPr="00852B2A">
        <w:rPr>
          <w:rFonts w:hint="eastAsia"/>
          <w:szCs w:val="21"/>
        </w:rPr>
        <w:t>←</w:t>
      </w:r>
      <w:r w:rsidRPr="00852B2A">
        <w:rPr>
          <w:szCs w:val="21"/>
        </w:rPr>
        <w:t xml:space="preserve"> ( ek1fn[0] </w:t>
      </w:r>
      <w:r w:rsidRPr="00852B2A">
        <w:rPr>
          <w:rFonts w:hint="eastAsia"/>
          <w:szCs w:val="21"/>
        </w:rPr>
        <w:t>＋</w:t>
      </w:r>
      <w:r w:rsidRPr="00852B2A">
        <w:rPr>
          <w:szCs w:val="21"/>
        </w:rPr>
        <w:t xml:space="preserve"> ek1</w:t>
      </w:r>
      <w:r w:rsidR="000B7D3B" w:rsidRPr="00852B2A">
        <w:rPr>
          <w:szCs w:val="21"/>
        </w:rPr>
        <w:t>fn[1</w:t>
      </w:r>
      <w:r w:rsidRPr="00852B2A">
        <w:rPr>
          <w:szCs w:val="21"/>
        </w:rPr>
        <w:t>] ) / 2</w:t>
      </w:r>
      <w:r w:rsidR="003476AD" w:rsidRPr="00852B2A">
        <w:rPr>
          <w:szCs w:val="21"/>
        </w:rPr>
        <w:t xml:space="preserve">     </w:t>
      </w:r>
      <w:r w:rsidR="00F53084" w:rsidRPr="00852B2A">
        <w:rPr>
          <w:szCs w:val="21"/>
        </w:rPr>
        <w:t xml:space="preserve"> </w:t>
      </w:r>
      <w:r w:rsidR="003476AD" w:rsidRPr="00852B2A">
        <w:rPr>
          <w:rFonts w:hint="eastAsia"/>
          <w:szCs w:val="21"/>
        </w:rPr>
        <w:t>【ﾂｲﾝｾﾝｻ】</w:t>
      </w:r>
    </w:p>
    <w:p w14:paraId="2FF829F6" w14:textId="77777777" w:rsidR="004112D6" w:rsidRPr="00852B2A" w:rsidRDefault="003476AD" w:rsidP="00213340">
      <w:pPr>
        <w:rPr>
          <w:szCs w:val="21"/>
        </w:rPr>
      </w:pPr>
      <w:r w:rsidRPr="00852B2A">
        <w:rPr>
          <w:szCs w:val="21"/>
        </w:rPr>
        <w:t xml:space="preserve">          </w:t>
      </w:r>
      <w:r w:rsidR="008D1E35" w:rsidRPr="00852B2A">
        <w:rPr>
          <w:szCs w:val="21"/>
        </w:rPr>
        <w:t xml:space="preserve">  </w:t>
      </w:r>
      <w:r w:rsidR="00E9553F" w:rsidRPr="00852B2A">
        <w:rPr>
          <w:rFonts w:hint="eastAsia"/>
          <w:szCs w:val="21"/>
        </w:rPr>
        <w:t xml:space="preserve"> </w:t>
      </w:r>
      <w:r w:rsidRPr="00852B2A">
        <w:rPr>
          <w:rFonts w:hint="eastAsia"/>
          <w:szCs w:val="21"/>
        </w:rPr>
        <w:t>ｲ</w:t>
      </w:r>
      <w:r w:rsidRPr="00852B2A">
        <w:rPr>
          <w:szCs w:val="21"/>
        </w:rPr>
        <w:t>)</w:t>
      </w:r>
      <w:r w:rsidR="00F53084" w:rsidRPr="00852B2A">
        <w:rPr>
          <w:szCs w:val="21"/>
        </w:rPr>
        <w:t xml:space="preserve"> </w:t>
      </w:r>
      <w:r w:rsidRPr="00852B2A">
        <w:rPr>
          <w:szCs w:val="21"/>
        </w:rPr>
        <w:t xml:space="preserve">ek1f </w:t>
      </w:r>
      <w:r w:rsidRPr="00852B2A">
        <w:rPr>
          <w:rFonts w:hint="eastAsia"/>
          <w:szCs w:val="21"/>
        </w:rPr>
        <w:t>←</w:t>
      </w:r>
      <w:r w:rsidRPr="00852B2A">
        <w:rPr>
          <w:szCs w:val="21"/>
        </w:rPr>
        <w:t xml:space="preserve">  ek1fn[0]                          </w:t>
      </w:r>
      <w:r w:rsidRPr="00852B2A">
        <w:rPr>
          <w:rFonts w:hint="eastAsia"/>
          <w:szCs w:val="21"/>
        </w:rPr>
        <w:t>【ｼﾝｸﾞﾙｾﾝｻ】</w:t>
      </w:r>
    </w:p>
    <w:p w14:paraId="5E6E9E9A" w14:textId="77777777" w:rsidR="003476AD" w:rsidRPr="00852B2A" w:rsidRDefault="003476AD" w:rsidP="00213340">
      <w:pPr>
        <w:rPr>
          <w:szCs w:val="21"/>
        </w:rPr>
      </w:pPr>
    </w:p>
    <w:p w14:paraId="54C76AC9" w14:textId="35608AF3" w:rsidR="002A54C7" w:rsidRPr="00852B2A" w:rsidRDefault="00677003" w:rsidP="00677003">
      <w:pPr>
        <w:rPr>
          <w:szCs w:val="21"/>
        </w:rPr>
      </w:pPr>
      <w:bookmarkStart w:id="763" w:name="OLE_LINK446"/>
      <w:bookmarkEnd w:id="758"/>
      <w:r w:rsidRPr="00852B2A">
        <w:rPr>
          <w:szCs w:val="21"/>
        </w:rPr>
        <w:t xml:space="preserve">       </w:t>
      </w:r>
      <w:bookmarkEnd w:id="763"/>
      <w:r w:rsidR="00DA2901" w:rsidRPr="00852B2A">
        <w:rPr>
          <w:rFonts w:hint="eastAsia"/>
          <w:szCs w:val="21"/>
        </w:rPr>
        <w:t>⑪</w:t>
      </w:r>
      <w:r w:rsidR="006759FF" w:rsidRPr="00852B2A">
        <w:rPr>
          <w:szCs w:val="21"/>
        </w:rPr>
        <w:t xml:space="preserve"> </w:t>
      </w:r>
      <w:r w:rsidRPr="00852B2A">
        <w:rPr>
          <w:szCs w:val="21"/>
        </w:rPr>
        <w:t>2回目噴射量算出係数</w:t>
      </w:r>
      <w:r w:rsidRPr="00852B2A">
        <w:rPr>
          <w:rFonts w:hint="eastAsia"/>
          <w:szCs w:val="21"/>
        </w:rPr>
        <w:t>要求有の時</w:t>
      </w:r>
      <w:r w:rsidR="00690491" w:rsidRPr="00852B2A">
        <w:rPr>
          <w:szCs w:val="21"/>
        </w:rPr>
        <w:t xml:space="preserve"> </w:t>
      </w:r>
      <w:commentRangeStart w:id="764"/>
      <w:commentRangeEnd w:id="764"/>
      <w:r w:rsidR="001D51CF" w:rsidRPr="00852B2A">
        <w:rPr>
          <w:rStyle w:val="a8"/>
        </w:rPr>
        <w:commentReference w:id="764"/>
      </w:r>
    </w:p>
    <w:p w14:paraId="01588FFE" w14:textId="77777777" w:rsidR="00677003" w:rsidRPr="00852B2A" w:rsidRDefault="002A54C7" w:rsidP="00677003">
      <w:pPr>
        <w:rPr>
          <w:szCs w:val="21"/>
        </w:rPr>
      </w:pPr>
      <w:r w:rsidRPr="00852B2A">
        <w:rPr>
          <w:szCs w:val="21"/>
        </w:rPr>
        <w:t xml:space="preserve">         </w:t>
      </w:r>
      <w:r w:rsidR="00E9553F" w:rsidRPr="00852B2A">
        <w:rPr>
          <w:rFonts w:hint="eastAsia"/>
          <w:szCs w:val="21"/>
        </w:rPr>
        <w:t xml:space="preserve"> </w:t>
      </w:r>
      <w:r w:rsidR="00D435B8" w:rsidRPr="00852B2A">
        <w:rPr>
          <w:szCs w:val="21"/>
        </w:rPr>
        <w:t>(a)2回目噴射量算出係数要求有の時</w:t>
      </w:r>
      <w:r w:rsidR="00677003" w:rsidRPr="00852B2A">
        <w:rPr>
          <w:rFonts w:hint="eastAsia"/>
          <w:szCs w:val="21"/>
        </w:rPr>
        <w:t>（</w:t>
      </w:r>
      <w:r w:rsidRPr="00852B2A">
        <w:rPr>
          <w:szCs w:val="21"/>
        </w:rPr>
        <w:t>t_rqdat &amp; EMINJ_RQK2F ≠ 0</w:t>
      </w:r>
      <w:r w:rsidR="00677003" w:rsidRPr="00852B2A">
        <w:rPr>
          <w:rFonts w:hint="eastAsia"/>
          <w:szCs w:val="21"/>
        </w:rPr>
        <w:t>）</w:t>
      </w:r>
    </w:p>
    <w:p w14:paraId="3D98B720" w14:textId="77777777" w:rsidR="00677003" w:rsidRPr="00852B2A" w:rsidRDefault="00677003" w:rsidP="00677003">
      <w:pPr>
        <w:rPr>
          <w:szCs w:val="21"/>
        </w:rPr>
      </w:pPr>
      <w:r w:rsidRPr="00852B2A">
        <w:rPr>
          <w:szCs w:val="21"/>
        </w:rPr>
        <w:t xml:space="preserve">          </w:t>
      </w:r>
      <w:r w:rsidR="00D435B8" w:rsidRPr="00852B2A">
        <w:rPr>
          <w:szCs w:val="21"/>
        </w:rPr>
        <w:t xml:space="preserve">  </w:t>
      </w:r>
      <w:r w:rsidR="00E9553F" w:rsidRPr="00852B2A">
        <w:rPr>
          <w:rFonts w:hint="eastAsia"/>
          <w:szCs w:val="21"/>
        </w:rPr>
        <w:t xml:space="preserve"> </w:t>
      </w:r>
      <w:r w:rsidR="00D435B8" w:rsidRPr="00852B2A">
        <w:rPr>
          <w:szCs w:val="21"/>
        </w:rPr>
        <w:t>ｱ)</w:t>
      </w:r>
      <w:r w:rsidRPr="00852B2A">
        <w:rPr>
          <w:color w:val="000000"/>
          <w:szCs w:val="21"/>
        </w:rPr>
        <w:t>ek2f</w:t>
      </w:r>
      <w:r w:rsidR="006D1639" w:rsidRPr="00852B2A">
        <w:rPr>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w:t>
      </w:r>
      <w:r w:rsidRPr="00852B2A">
        <w:rPr>
          <w:szCs w:val="21"/>
        </w:rPr>
        <w:t>2回目噴射量算出係数</w:t>
      </w:r>
    </w:p>
    <w:p w14:paraId="26B614C7" w14:textId="77777777" w:rsidR="00852707" w:rsidRPr="00852B2A" w:rsidRDefault="00852707" w:rsidP="00852707">
      <w:pPr>
        <w:rPr>
          <w:szCs w:val="21"/>
        </w:rPr>
      </w:pPr>
      <w:r w:rsidRPr="00852B2A">
        <w:rPr>
          <w:szCs w:val="21"/>
        </w:rPr>
        <w:t xml:space="preserve">          </w:t>
      </w:r>
      <w:r w:rsidR="00D435B8" w:rsidRPr="00852B2A">
        <w:rPr>
          <w:szCs w:val="21"/>
        </w:rPr>
        <w:t xml:space="preserve">  </w:t>
      </w:r>
      <w:r w:rsidR="00E9553F" w:rsidRPr="00852B2A">
        <w:rPr>
          <w:rFonts w:hint="eastAsia"/>
          <w:szCs w:val="21"/>
        </w:rPr>
        <w:t xml:space="preserve"> </w:t>
      </w:r>
      <w:r w:rsidR="00D435B8" w:rsidRPr="00852B2A">
        <w:rPr>
          <w:szCs w:val="21"/>
        </w:rPr>
        <w:t>ｲ)</w:t>
      </w:r>
      <w:r w:rsidRPr="00852B2A">
        <w:rPr>
          <w:szCs w:val="21"/>
        </w:rPr>
        <w:t>ek2</w:t>
      </w:r>
      <w:r w:rsidR="004112D6" w:rsidRPr="00852B2A">
        <w:rPr>
          <w:szCs w:val="21"/>
        </w:rPr>
        <w:t>fn[t_mox</w:t>
      </w:r>
      <w:r w:rsidRPr="00852B2A">
        <w:rPr>
          <w:szCs w:val="21"/>
        </w:rPr>
        <w:t xml:space="preserve">] </w:t>
      </w:r>
      <w:r w:rsidRPr="00852B2A">
        <w:rPr>
          <w:rFonts w:hint="eastAsia"/>
          <w:szCs w:val="21"/>
        </w:rPr>
        <w:t>←</w:t>
      </w:r>
      <w:r w:rsidRPr="00852B2A">
        <w:rPr>
          <w:szCs w:val="21"/>
        </w:rPr>
        <w:t xml:space="preserve"> ek2f</w:t>
      </w:r>
      <w:r w:rsidR="004112D6" w:rsidRPr="00852B2A">
        <w:rPr>
          <w:szCs w:val="21"/>
        </w:rPr>
        <w:t xml:space="preserve">   </w:t>
      </w:r>
      <w:r w:rsidR="00D435B8" w:rsidRPr="00852B2A">
        <w:rPr>
          <w:szCs w:val="21"/>
        </w:rPr>
        <w:t xml:space="preserve">    </w:t>
      </w:r>
      <w:r w:rsidR="004112D6" w:rsidRPr="00852B2A">
        <w:rPr>
          <w:szCs w:val="21"/>
        </w:rPr>
        <w:t xml:space="preserve"> (センサ数繰り返し)</w:t>
      </w:r>
    </w:p>
    <w:p w14:paraId="3247E68B" w14:textId="77777777" w:rsidR="00852707" w:rsidRPr="00852B2A" w:rsidRDefault="00852707" w:rsidP="00852707">
      <w:pPr>
        <w:rPr>
          <w:szCs w:val="21"/>
        </w:rPr>
      </w:pPr>
      <w:r w:rsidRPr="00852B2A">
        <w:rPr>
          <w:szCs w:val="21"/>
        </w:rPr>
        <w:t xml:space="preserve">       </w:t>
      </w:r>
      <w:r w:rsidR="00D435B8" w:rsidRPr="00852B2A">
        <w:rPr>
          <w:szCs w:val="21"/>
        </w:rPr>
        <w:t xml:space="preserve">  </w:t>
      </w:r>
      <w:r w:rsidR="00E9553F" w:rsidRPr="00852B2A">
        <w:rPr>
          <w:rFonts w:hint="eastAsia"/>
          <w:szCs w:val="21"/>
        </w:rPr>
        <w:t xml:space="preserve"> </w:t>
      </w:r>
      <w:r w:rsidR="00D435B8" w:rsidRPr="00852B2A">
        <w:rPr>
          <w:szCs w:val="21"/>
        </w:rPr>
        <w:t>(b)</w:t>
      </w:r>
      <w:r w:rsidRPr="00852B2A">
        <w:rPr>
          <w:szCs w:val="21"/>
        </w:rPr>
        <w:t>2回目噴射量算出係数(バンク別)要求有の時（t_rqdat &amp; EMINJ_RQK2FN ≠ 0</w:t>
      </w:r>
      <w:commentRangeStart w:id="765"/>
      <w:r w:rsidRPr="00852B2A">
        <w:rPr>
          <w:rFonts w:hint="eastAsia"/>
          <w:szCs w:val="21"/>
        </w:rPr>
        <w:t>）</w:t>
      </w:r>
      <w:commentRangeEnd w:id="765"/>
      <w:r w:rsidR="00646C0C" w:rsidRPr="00852B2A">
        <w:rPr>
          <w:rStyle w:val="a8"/>
        </w:rPr>
        <w:commentReference w:id="765"/>
      </w:r>
    </w:p>
    <w:p w14:paraId="0B642A95" w14:textId="77777777" w:rsidR="00852707" w:rsidRPr="00852B2A" w:rsidRDefault="00852707" w:rsidP="008C7503">
      <w:pPr>
        <w:ind w:rightChars="-496" w:right="-992"/>
        <w:rPr>
          <w:szCs w:val="21"/>
        </w:rPr>
      </w:pPr>
      <w:r w:rsidRPr="00852B2A">
        <w:rPr>
          <w:szCs w:val="21"/>
        </w:rPr>
        <w:t xml:space="preserve">          </w:t>
      </w:r>
      <w:r w:rsidR="00F53084" w:rsidRPr="00852B2A">
        <w:rPr>
          <w:szCs w:val="21"/>
        </w:rPr>
        <w:t xml:space="preserve"> </w:t>
      </w:r>
      <w:r w:rsidR="00E9553F" w:rsidRPr="00852B2A">
        <w:rPr>
          <w:rFonts w:hint="eastAsia"/>
          <w:szCs w:val="21"/>
        </w:rPr>
        <w:t xml:space="preserve">  </w:t>
      </w:r>
      <w:r w:rsidR="00F53084" w:rsidRPr="00852B2A">
        <w:rPr>
          <w:szCs w:val="21"/>
        </w:rPr>
        <w:t xml:space="preserve">ｱ) </w:t>
      </w:r>
      <w:r w:rsidRPr="00852B2A">
        <w:rPr>
          <w:color w:val="000000"/>
          <w:szCs w:val="21"/>
        </w:rPr>
        <w:t>ek2fn[</w:t>
      </w:r>
      <w:r w:rsidR="00780789" w:rsidRPr="00852B2A">
        <w:rPr>
          <w:color w:val="000000"/>
          <w:szCs w:val="21"/>
        </w:rPr>
        <w:t>t_mox</w:t>
      </w:r>
      <w:r w:rsidRPr="00852B2A">
        <w:rPr>
          <w:color w:val="000000"/>
          <w:szCs w:val="21"/>
        </w:rPr>
        <w:t xml:space="preserve">] ← </w:t>
      </w:r>
      <w:r w:rsidRPr="00852B2A">
        <w:rPr>
          <w:rFonts w:hint="eastAsia"/>
          <w:szCs w:val="21"/>
        </w:rPr>
        <w:t>最も優先度の高い</w:t>
      </w:r>
      <w:r w:rsidRPr="00852B2A">
        <w:rPr>
          <w:szCs w:val="21"/>
        </w:rPr>
        <w:t>eminj_tbl[要求値]</w:t>
      </w:r>
      <w:r w:rsidRPr="00852B2A">
        <w:rPr>
          <w:rFonts w:hint="eastAsia"/>
          <w:szCs w:val="21"/>
        </w:rPr>
        <w:t>の</w:t>
      </w:r>
      <w:r w:rsidRPr="00852B2A">
        <w:rPr>
          <w:szCs w:val="21"/>
        </w:rPr>
        <w:t>2回目噴射量算出係数(バンク別)</w:t>
      </w:r>
    </w:p>
    <w:p w14:paraId="1CC23F91" w14:textId="1A2676A5" w:rsidR="00852707" w:rsidRPr="00852B2A" w:rsidRDefault="00852707" w:rsidP="00852707">
      <w:pPr>
        <w:rPr>
          <w:szCs w:val="21"/>
        </w:rPr>
      </w:pPr>
      <w:r w:rsidRPr="00852B2A">
        <w:rPr>
          <w:szCs w:val="21"/>
        </w:rPr>
        <w:t xml:space="preserve">          </w:t>
      </w:r>
      <w:r w:rsidR="00F53084" w:rsidRPr="00852B2A">
        <w:rPr>
          <w:szCs w:val="21"/>
        </w:rPr>
        <w:t xml:space="preserve"> </w:t>
      </w:r>
      <w:r w:rsidR="00E9553F" w:rsidRPr="00852B2A">
        <w:rPr>
          <w:rFonts w:hint="eastAsia"/>
          <w:szCs w:val="21"/>
        </w:rPr>
        <w:t xml:space="preserve">  </w:t>
      </w:r>
      <w:r w:rsidR="00F53084" w:rsidRPr="00852B2A">
        <w:rPr>
          <w:szCs w:val="21"/>
        </w:rPr>
        <w:t xml:space="preserve">ｲ) </w:t>
      </w:r>
      <w:r w:rsidRPr="00852B2A">
        <w:rPr>
          <w:szCs w:val="21"/>
        </w:rPr>
        <w:t xml:space="preserve">ek2f </w:t>
      </w:r>
      <w:r w:rsidRPr="00852B2A">
        <w:rPr>
          <w:rFonts w:hint="eastAsia"/>
          <w:szCs w:val="21"/>
        </w:rPr>
        <w:t>←</w:t>
      </w:r>
      <w:r w:rsidRPr="00852B2A">
        <w:rPr>
          <w:szCs w:val="21"/>
        </w:rPr>
        <w:t xml:space="preserve"> (</w:t>
      </w:r>
      <w:r w:rsidR="00ED6A1B" w:rsidRPr="00852B2A">
        <w:rPr>
          <w:szCs w:val="21"/>
        </w:rPr>
        <w:t xml:space="preserve"> </w:t>
      </w:r>
      <w:r w:rsidRPr="00852B2A">
        <w:rPr>
          <w:szCs w:val="21"/>
        </w:rPr>
        <w:t xml:space="preserve">ek2fn[0] </w:t>
      </w:r>
      <w:r w:rsidRPr="00852B2A">
        <w:rPr>
          <w:rFonts w:hint="eastAsia"/>
          <w:szCs w:val="21"/>
        </w:rPr>
        <w:t>＋</w:t>
      </w:r>
      <w:r w:rsidR="000B7D3B" w:rsidRPr="00852B2A">
        <w:rPr>
          <w:szCs w:val="21"/>
        </w:rPr>
        <w:t xml:space="preserve"> ek2fn[1</w:t>
      </w:r>
      <w:r w:rsidRPr="00852B2A">
        <w:rPr>
          <w:szCs w:val="21"/>
        </w:rPr>
        <w:t>]</w:t>
      </w:r>
      <w:r w:rsidR="00ED6A1B" w:rsidRPr="00852B2A">
        <w:rPr>
          <w:szCs w:val="21"/>
        </w:rPr>
        <w:t xml:space="preserve"> </w:t>
      </w:r>
      <w:r w:rsidRPr="00852B2A">
        <w:rPr>
          <w:szCs w:val="21"/>
        </w:rPr>
        <w:t xml:space="preserve">) / 2 </w:t>
      </w:r>
      <w:r w:rsidR="00F53084" w:rsidRPr="00852B2A">
        <w:rPr>
          <w:szCs w:val="21"/>
        </w:rPr>
        <w:t xml:space="preserve">      【ﾂｲﾝｾﾝｻ】</w:t>
      </w:r>
    </w:p>
    <w:p w14:paraId="630D624F" w14:textId="77777777" w:rsidR="00F53084" w:rsidRPr="00852B2A" w:rsidRDefault="00F53084" w:rsidP="00852707">
      <w:pPr>
        <w:rPr>
          <w:szCs w:val="21"/>
        </w:rPr>
      </w:pPr>
      <w:r w:rsidRPr="00852B2A">
        <w:rPr>
          <w:szCs w:val="21"/>
        </w:rPr>
        <w:t xml:space="preserve">           </w:t>
      </w:r>
      <w:r w:rsidR="00E9553F" w:rsidRPr="00852B2A">
        <w:rPr>
          <w:rFonts w:hint="eastAsia"/>
          <w:szCs w:val="21"/>
        </w:rPr>
        <w:t xml:space="preserve">  </w:t>
      </w:r>
      <w:r w:rsidRPr="00852B2A">
        <w:rPr>
          <w:szCs w:val="21"/>
        </w:rPr>
        <w:t>ｲ) ek2f ← ek2fn[0]                            【ｼﾝｸﾞﾙｾﾝｻ】</w:t>
      </w:r>
    </w:p>
    <w:p w14:paraId="1381593A" w14:textId="77777777" w:rsidR="0027151C" w:rsidRPr="00852B2A" w:rsidRDefault="0027151C" w:rsidP="008C7503">
      <w:pPr>
        <w:rPr>
          <w:szCs w:val="21"/>
        </w:rPr>
      </w:pPr>
    </w:p>
    <w:p w14:paraId="6448C874" w14:textId="53BF4AB1" w:rsidR="003000BE" w:rsidRPr="00852B2A" w:rsidRDefault="00613666" w:rsidP="008C7503">
      <w:pPr>
        <w:rPr>
          <w:szCs w:val="21"/>
        </w:rPr>
      </w:pPr>
      <w:r w:rsidRPr="00852B2A">
        <w:rPr>
          <w:szCs w:val="21"/>
        </w:rPr>
        <w:t xml:space="preserve">       </w:t>
      </w:r>
      <w:r w:rsidR="00DA2901" w:rsidRPr="00852B2A">
        <w:rPr>
          <w:rFonts w:hint="eastAsia"/>
          <w:szCs w:val="21"/>
        </w:rPr>
        <w:t>⑫</w:t>
      </w:r>
      <w:r w:rsidR="006759FF" w:rsidRPr="00852B2A">
        <w:rPr>
          <w:szCs w:val="21"/>
        </w:rPr>
        <w:t xml:space="preserve"> </w:t>
      </w:r>
      <w:r w:rsidR="003000BE" w:rsidRPr="00852B2A">
        <w:rPr>
          <w:szCs w:val="21"/>
        </w:rPr>
        <w:t>3回目噴射量算出係数</w:t>
      </w:r>
      <w:r w:rsidR="003000BE" w:rsidRPr="00852B2A">
        <w:rPr>
          <w:rFonts w:hint="eastAsia"/>
          <w:szCs w:val="21"/>
        </w:rPr>
        <w:t>要求有の時</w:t>
      </w:r>
      <w:commentRangeStart w:id="766"/>
      <w:commentRangeEnd w:id="766"/>
      <w:r w:rsidR="001D51CF" w:rsidRPr="00852B2A">
        <w:rPr>
          <w:rStyle w:val="a8"/>
        </w:rPr>
        <w:commentReference w:id="766"/>
      </w:r>
    </w:p>
    <w:p w14:paraId="573F07CB" w14:textId="77777777" w:rsidR="003000BE" w:rsidRPr="00852B2A" w:rsidRDefault="003000BE">
      <w:pPr>
        <w:rPr>
          <w:szCs w:val="21"/>
        </w:rPr>
      </w:pPr>
      <w:r w:rsidRPr="00852B2A">
        <w:rPr>
          <w:szCs w:val="21"/>
        </w:rPr>
        <w:t xml:space="preserve">         </w:t>
      </w:r>
      <w:r w:rsidR="00A249CA" w:rsidRPr="00852B2A">
        <w:rPr>
          <w:rFonts w:hint="eastAsia"/>
          <w:szCs w:val="21"/>
        </w:rPr>
        <w:t xml:space="preserve"> </w:t>
      </w:r>
      <w:r w:rsidR="00F53084" w:rsidRPr="00852B2A">
        <w:rPr>
          <w:szCs w:val="21"/>
        </w:rPr>
        <w:t>(a)3回目噴射量算出係数要求有の時</w:t>
      </w:r>
      <w:r w:rsidRPr="00852B2A">
        <w:rPr>
          <w:rFonts w:hint="eastAsia"/>
          <w:szCs w:val="21"/>
        </w:rPr>
        <w:t>（</w:t>
      </w:r>
      <w:r w:rsidRPr="00852B2A">
        <w:rPr>
          <w:szCs w:val="21"/>
        </w:rPr>
        <w:t xml:space="preserve">t_rqdat &amp; </w:t>
      </w:r>
      <w:bookmarkStart w:id="767" w:name="OLE_LINK170"/>
      <w:r w:rsidRPr="00852B2A">
        <w:rPr>
          <w:szCs w:val="21"/>
        </w:rPr>
        <w:t>EMINJ_RQK3F</w:t>
      </w:r>
      <w:bookmarkEnd w:id="767"/>
      <w:r w:rsidRPr="00852B2A">
        <w:rPr>
          <w:szCs w:val="21"/>
        </w:rPr>
        <w:t xml:space="preserve"> ≠ 0</w:t>
      </w:r>
      <w:r w:rsidRPr="00852B2A">
        <w:rPr>
          <w:rFonts w:hint="eastAsia"/>
          <w:szCs w:val="21"/>
        </w:rPr>
        <w:t>）</w:t>
      </w:r>
    </w:p>
    <w:p w14:paraId="281AE80A" w14:textId="77777777" w:rsidR="003000BE" w:rsidRPr="00852B2A" w:rsidRDefault="003000BE">
      <w:pPr>
        <w:rPr>
          <w:szCs w:val="21"/>
        </w:rPr>
      </w:pPr>
      <w:r w:rsidRPr="00852B2A">
        <w:rPr>
          <w:szCs w:val="21"/>
        </w:rPr>
        <w:t xml:space="preserve">          </w:t>
      </w:r>
      <w:r w:rsidR="00F53084" w:rsidRPr="00852B2A">
        <w:rPr>
          <w:szCs w:val="21"/>
        </w:rPr>
        <w:t xml:space="preserve">  </w:t>
      </w:r>
      <w:r w:rsidR="00A249CA" w:rsidRPr="00852B2A">
        <w:rPr>
          <w:szCs w:val="21"/>
        </w:rPr>
        <w:t xml:space="preserve"> </w:t>
      </w:r>
      <w:r w:rsidR="00F53084" w:rsidRPr="00852B2A">
        <w:rPr>
          <w:szCs w:val="21"/>
        </w:rPr>
        <w:t>ｱ)</w:t>
      </w:r>
      <w:r w:rsidRPr="00852B2A">
        <w:rPr>
          <w:color w:val="000000"/>
          <w:szCs w:val="21"/>
        </w:rPr>
        <w:t>ek3f</w:t>
      </w:r>
      <w:r w:rsidR="00A05481" w:rsidRPr="00852B2A">
        <w:rPr>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w:t>
      </w:r>
      <w:r w:rsidRPr="00852B2A">
        <w:rPr>
          <w:szCs w:val="21"/>
        </w:rPr>
        <w:t>3回目噴射量算出係数</w:t>
      </w:r>
    </w:p>
    <w:p w14:paraId="2B4493B0" w14:textId="77777777" w:rsidR="00F53084" w:rsidRPr="00852B2A" w:rsidRDefault="004112D6">
      <w:pPr>
        <w:rPr>
          <w:szCs w:val="21"/>
        </w:rPr>
      </w:pPr>
      <w:r w:rsidRPr="00852B2A">
        <w:rPr>
          <w:szCs w:val="21"/>
        </w:rPr>
        <w:t xml:space="preserve">          </w:t>
      </w:r>
      <w:r w:rsidR="00F53084" w:rsidRPr="00852B2A">
        <w:rPr>
          <w:szCs w:val="21"/>
        </w:rPr>
        <w:t xml:space="preserve">  </w:t>
      </w:r>
      <w:r w:rsidR="00A249CA" w:rsidRPr="00852B2A">
        <w:rPr>
          <w:szCs w:val="21"/>
        </w:rPr>
        <w:t xml:space="preserve"> </w:t>
      </w:r>
      <w:r w:rsidR="00F53084" w:rsidRPr="00852B2A">
        <w:rPr>
          <w:szCs w:val="21"/>
        </w:rPr>
        <w:t>ｲ)</w:t>
      </w:r>
      <w:r w:rsidRPr="00852B2A">
        <w:rPr>
          <w:szCs w:val="21"/>
        </w:rPr>
        <w:t xml:space="preserve">ek3fn[t_mox] </w:t>
      </w:r>
      <w:r w:rsidRPr="00852B2A">
        <w:rPr>
          <w:rFonts w:hint="eastAsia"/>
          <w:szCs w:val="21"/>
        </w:rPr>
        <w:t>←</w:t>
      </w:r>
      <w:r w:rsidRPr="00852B2A">
        <w:rPr>
          <w:szCs w:val="21"/>
        </w:rPr>
        <w:t xml:space="preserve"> ek3f</w:t>
      </w:r>
      <w:r w:rsidR="00F53084" w:rsidRPr="00852B2A">
        <w:rPr>
          <w:szCs w:val="21"/>
        </w:rPr>
        <w:t xml:space="preserve">        (センサ数繰り返し)</w:t>
      </w:r>
    </w:p>
    <w:p w14:paraId="4E13575A" w14:textId="77777777" w:rsidR="006A7E31" w:rsidRPr="00852B2A" w:rsidRDefault="006A7E31">
      <w:pPr>
        <w:rPr>
          <w:szCs w:val="21"/>
        </w:rPr>
      </w:pPr>
    </w:p>
    <w:p w14:paraId="0D988E00" w14:textId="7658F747" w:rsidR="004112D6" w:rsidRPr="00852B2A" w:rsidRDefault="004112D6">
      <w:pPr>
        <w:rPr>
          <w:szCs w:val="21"/>
        </w:rPr>
      </w:pPr>
      <w:r w:rsidRPr="00852B2A">
        <w:rPr>
          <w:szCs w:val="21"/>
        </w:rPr>
        <w:t xml:space="preserve">      </w:t>
      </w:r>
      <w:r w:rsidR="00F53084" w:rsidRPr="00852B2A">
        <w:rPr>
          <w:szCs w:val="21"/>
        </w:rPr>
        <w:t xml:space="preserve">   </w:t>
      </w:r>
      <w:r w:rsidR="00A249CA" w:rsidRPr="00852B2A">
        <w:rPr>
          <w:szCs w:val="21"/>
        </w:rPr>
        <w:t xml:space="preserve"> </w:t>
      </w:r>
      <w:r w:rsidR="00F53084" w:rsidRPr="00852B2A">
        <w:rPr>
          <w:szCs w:val="21"/>
        </w:rPr>
        <w:t>(b)</w:t>
      </w:r>
      <w:r w:rsidRPr="00852B2A">
        <w:rPr>
          <w:szCs w:val="21"/>
        </w:rPr>
        <w:t>3回目噴射量算出係数(バンク別)要求有の時（t_rqdat &amp; EMINJ_RQK3FN ≠ 0</w:t>
      </w:r>
      <w:commentRangeStart w:id="768"/>
      <w:r w:rsidRPr="00852B2A">
        <w:rPr>
          <w:rFonts w:hint="eastAsia"/>
          <w:szCs w:val="21"/>
        </w:rPr>
        <w:t>）</w:t>
      </w:r>
      <w:commentRangeEnd w:id="768"/>
      <w:r w:rsidR="00646C0C" w:rsidRPr="00852B2A">
        <w:rPr>
          <w:rStyle w:val="a8"/>
        </w:rPr>
        <w:commentReference w:id="768"/>
      </w:r>
    </w:p>
    <w:p w14:paraId="308C45A8" w14:textId="77777777" w:rsidR="004112D6" w:rsidRPr="00852B2A" w:rsidRDefault="004112D6" w:rsidP="007865BA">
      <w:pPr>
        <w:ind w:rightChars="-283" w:right="-566"/>
        <w:rPr>
          <w:szCs w:val="21"/>
        </w:rPr>
      </w:pPr>
      <w:r w:rsidRPr="00852B2A">
        <w:rPr>
          <w:szCs w:val="21"/>
        </w:rPr>
        <w:t xml:space="preserve">          </w:t>
      </w:r>
      <w:r w:rsidR="00F53084" w:rsidRPr="00852B2A">
        <w:rPr>
          <w:szCs w:val="21"/>
        </w:rPr>
        <w:t xml:space="preserve">  </w:t>
      </w:r>
      <w:r w:rsidR="00A249CA" w:rsidRPr="00852B2A">
        <w:rPr>
          <w:rFonts w:hint="eastAsia"/>
          <w:szCs w:val="21"/>
        </w:rPr>
        <w:t xml:space="preserve"> </w:t>
      </w:r>
      <w:r w:rsidR="00F53084" w:rsidRPr="00852B2A">
        <w:rPr>
          <w:szCs w:val="21"/>
        </w:rPr>
        <w:t xml:space="preserve">ｱ) </w:t>
      </w:r>
      <w:r w:rsidRPr="00852B2A">
        <w:rPr>
          <w:color w:val="000000"/>
          <w:szCs w:val="21"/>
        </w:rPr>
        <w:t>ek3fn[</w:t>
      </w:r>
      <w:r w:rsidR="008D1E35" w:rsidRPr="00852B2A">
        <w:rPr>
          <w:color w:val="000000"/>
          <w:szCs w:val="21"/>
        </w:rPr>
        <w:t>t_mox</w:t>
      </w:r>
      <w:r w:rsidRPr="00852B2A">
        <w:rPr>
          <w:color w:val="000000"/>
          <w:szCs w:val="21"/>
        </w:rPr>
        <w:t xml:space="preserve">] ← </w:t>
      </w:r>
      <w:r w:rsidRPr="00852B2A">
        <w:rPr>
          <w:rFonts w:hint="eastAsia"/>
          <w:szCs w:val="21"/>
        </w:rPr>
        <w:t>最も優先度の高い</w:t>
      </w:r>
      <w:r w:rsidRPr="00852B2A">
        <w:rPr>
          <w:szCs w:val="21"/>
        </w:rPr>
        <w:t>eminj_tbl[要求値]</w:t>
      </w:r>
      <w:r w:rsidRPr="00852B2A">
        <w:rPr>
          <w:rFonts w:hint="eastAsia"/>
          <w:szCs w:val="21"/>
        </w:rPr>
        <w:t>の</w:t>
      </w:r>
      <w:r w:rsidRPr="00852B2A">
        <w:rPr>
          <w:szCs w:val="21"/>
        </w:rPr>
        <w:t>3回目噴射量算出係数(バンク別)</w:t>
      </w:r>
    </w:p>
    <w:p w14:paraId="10591118" w14:textId="21419F2D" w:rsidR="00F53084" w:rsidRPr="00852B2A" w:rsidRDefault="004112D6" w:rsidP="00F53084">
      <w:pPr>
        <w:rPr>
          <w:szCs w:val="21"/>
        </w:rPr>
      </w:pPr>
      <w:r w:rsidRPr="00852B2A">
        <w:rPr>
          <w:szCs w:val="21"/>
        </w:rPr>
        <w:t xml:space="preserve">          </w:t>
      </w:r>
      <w:r w:rsidR="00F53084" w:rsidRPr="00852B2A">
        <w:rPr>
          <w:szCs w:val="21"/>
        </w:rPr>
        <w:t xml:space="preserve">  </w:t>
      </w:r>
      <w:r w:rsidR="00A249CA" w:rsidRPr="00852B2A">
        <w:rPr>
          <w:rFonts w:hint="eastAsia"/>
          <w:szCs w:val="21"/>
        </w:rPr>
        <w:t xml:space="preserve"> </w:t>
      </w:r>
      <w:r w:rsidR="00F53084" w:rsidRPr="00852B2A">
        <w:rPr>
          <w:szCs w:val="21"/>
        </w:rPr>
        <w:t xml:space="preserve">ｲ) </w:t>
      </w:r>
      <w:r w:rsidRPr="00852B2A">
        <w:rPr>
          <w:szCs w:val="21"/>
        </w:rPr>
        <w:t xml:space="preserve">ek3f </w:t>
      </w:r>
      <w:r w:rsidRPr="00852B2A">
        <w:rPr>
          <w:rFonts w:hint="eastAsia"/>
          <w:szCs w:val="21"/>
        </w:rPr>
        <w:t>←</w:t>
      </w:r>
      <w:r w:rsidRPr="00852B2A">
        <w:rPr>
          <w:szCs w:val="21"/>
        </w:rPr>
        <w:t xml:space="preserve"> ( ek3fn[0] </w:t>
      </w:r>
      <w:r w:rsidRPr="00852B2A">
        <w:rPr>
          <w:rFonts w:hint="eastAsia"/>
          <w:szCs w:val="21"/>
        </w:rPr>
        <w:t>＋</w:t>
      </w:r>
      <w:r w:rsidRPr="00852B2A">
        <w:rPr>
          <w:szCs w:val="21"/>
        </w:rPr>
        <w:t xml:space="preserve"> ek3fn[</w:t>
      </w:r>
      <w:r w:rsidR="000B7D3B" w:rsidRPr="00852B2A">
        <w:rPr>
          <w:szCs w:val="21"/>
        </w:rPr>
        <w:t>1</w:t>
      </w:r>
      <w:r w:rsidRPr="00852B2A">
        <w:rPr>
          <w:szCs w:val="21"/>
        </w:rPr>
        <w:t>]</w:t>
      </w:r>
      <w:r w:rsidR="00F53084" w:rsidRPr="00852B2A">
        <w:rPr>
          <w:szCs w:val="21"/>
        </w:rPr>
        <w:t xml:space="preserve"> </w:t>
      </w:r>
      <w:r w:rsidRPr="00852B2A">
        <w:rPr>
          <w:szCs w:val="21"/>
        </w:rPr>
        <w:t>) / 2</w:t>
      </w:r>
      <w:r w:rsidR="00F53084" w:rsidRPr="00852B2A">
        <w:rPr>
          <w:szCs w:val="21"/>
        </w:rPr>
        <w:t xml:space="preserve">        【ﾂｲﾝｾﾝｻ】</w:t>
      </w:r>
    </w:p>
    <w:p w14:paraId="43F17363" w14:textId="77777777" w:rsidR="00F53084" w:rsidRPr="00852B2A" w:rsidRDefault="00F53084" w:rsidP="00F53084">
      <w:pPr>
        <w:rPr>
          <w:szCs w:val="21"/>
        </w:rPr>
      </w:pPr>
      <w:r w:rsidRPr="00852B2A">
        <w:rPr>
          <w:szCs w:val="21"/>
        </w:rPr>
        <w:t xml:space="preserve">            </w:t>
      </w:r>
      <w:r w:rsidR="00A249CA" w:rsidRPr="00852B2A">
        <w:rPr>
          <w:rFonts w:hint="eastAsia"/>
          <w:szCs w:val="21"/>
        </w:rPr>
        <w:t xml:space="preserve"> </w:t>
      </w:r>
      <w:r w:rsidRPr="00852B2A">
        <w:rPr>
          <w:szCs w:val="21"/>
        </w:rPr>
        <w:t>ｲ) ek3f ← ek3fn[0]                             【ｼﾝｸﾞﾙｾﾝｻ】</w:t>
      </w:r>
    </w:p>
    <w:p w14:paraId="22C0EB96" w14:textId="025FFF4A" w:rsidR="009911D8" w:rsidRPr="00852B2A" w:rsidRDefault="009911D8" w:rsidP="00213340">
      <w:pPr>
        <w:rPr>
          <w:szCs w:val="21"/>
        </w:rPr>
      </w:pPr>
      <w:bookmarkStart w:id="769" w:name="OLE_LINK338"/>
    </w:p>
    <w:p w14:paraId="78E390A4" w14:textId="37D15A2E" w:rsidR="00213340" w:rsidRPr="00852B2A" w:rsidRDefault="00213340">
      <w:pPr>
        <w:rPr>
          <w:szCs w:val="21"/>
        </w:rPr>
      </w:pPr>
      <w:r w:rsidRPr="00852B2A">
        <w:rPr>
          <w:szCs w:val="21"/>
        </w:rPr>
        <w:lastRenderedPageBreak/>
        <w:t xml:space="preserve">       </w:t>
      </w:r>
      <w:r w:rsidR="00DA2901" w:rsidRPr="00852B2A">
        <w:rPr>
          <w:rFonts w:hint="eastAsia"/>
          <w:szCs w:val="21"/>
        </w:rPr>
        <w:t>⑬</w:t>
      </w:r>
      <w:r w:rsidR="006759FF" w:rsidRPr="00852B2A">
        <w:rPr>
          <w:szCs w:val="21"/>
        </w:rPr>
        <w:t xml:space="preserve"> </w:t>
      </w:r>
      <w:bookmarkStart w:id="770" w:name="OLE_LINK358"/>
      <w:r w:rsidR="00EB07E9" w:rsidRPr="00852B2A">
        <w:rPr>
          <w:rFonts w:hint="eastAsia"/>
          <w:szCs w:val="21"/>
        </w:rPr>
        <w:t>高圧ポンプ</w:t>
      </w:r>
      <w:r w:rsidR="008A1F2D" w:rsidRPr="00852B2A">
        <w:rPr>
          <w:rFonts w:hint="eastAsia"/>
          <w:szCs w:val="21"/>
        </w:rPr>
        <w:t>目標</w:t>
      </w:r>
      <w:r w:rsidR="00EB07E9" w:rsidRPr="00852B2A">
        <w:rPr>
          <w:rFonts w:hint="eastAsia"/>
          <w:szCs w:val="21"/>
        </w:rPr>
        <w:t>燃圧</w:t>
      </w:r>
      <w:r w:rsidRPr="00852B2A">
        <w:rPr>
          <w:rFonts w:hint="eastAsia"/>
          <w:szCs w:val="21"/>
        </w:rPr>
        <w:t>要求有</w:t>
      </w:r>
      <w:bookmarkEnd w:id="770"/>
      <w:r w:rsidRPr="00852B2A">
        <w:rPr>
          <w:rFonts w:hint="eastAsia"/>
          <w:szCs w:val="21"/>
        </w:rPr>
        <w:t>の時（</w:t>
      </w:r>
      <w:r w:rsidR="002A54C7" w:rsidRPr="00852B2A">
        <w:rPr>
          <w:szCs w:val="21"/>
        </w:rPr>
        <w:t>t_rqdat &amp; EMINJ_RQPRREQ ≠ 0</w:t>
      </w:r>
      <w:r w:rsidRPr="00852B2A">
        <w:rPr>
          <w:rFonts w:hint="eastAsia"/>
          <w:szCs w:val="21"/>
        </w:rPr>
        <w:t>）</w:t>
      </w:r>
      <w:r w:rsidR="00633F91" w:rsidRPr="00852B2A">
        <w:rPr>
          <w:rFonts w:hint="eastAsia"/>
          <w:color w:val="000000"/>
        </w:rPr>
        <w:t>【ﾃﾞｭｱﾙ</w:t>
      </w:r>
      <w:r w:rsidR="00633F91" w:rsidRPr="00852B2A">
        <w:rPr>
          <w:color w:val="000000"/>
        </w:rPr>
        <w:t>INJ】</w:t>
      </w:r>
      <w:r w:rsidR="00900FA5" w:rsidRPr="00852B2A">
        <w:rPr>
          <w:color w:val="000000"/>
        </w:rPr>
        <w:t>OR【D-4】</w:t>
      </w:r>
    </w:p>
    <w:p w14:paraId="64ED6070" w14:textId="399383D4" w:rsidR="005C1C10" w:rsidRPr="00852B2A" w:rsidRDefault="00F05D8C" w:rsidP="004D4C8A">
      <w:pPr>
        <w:ind w:rightChars="-425" w:right="-850"/>
        <w:rPr>
          <w:rFonts w:hAnsi="Century" w:cs="ＭＳ Ｐゴシック"/>
          <w:color w:val="000000"/>
          <w:spacing w:val="0"/>
          <w:szCs w:val="22"/>
        </w:rPr>
      </w:pPr>
      <w:bookmarkStart w:id="771" w:name="OLE_LINK230"/>
      <w:bookmarkStart w:id="772" w:name="OLE_LINK231"/>
      <w:r w:rsidRPr="00852B2A">
        <w:rPr>
          <w:szCs w:val="21"/>
        </w:rPr>
        <w:t xml:space="preserve">         </w:t>
      </w:r>
      <w:r w:rsidR="00A249CA" w:rsidRPr="00852B2A">
        <w:rPr>
          <w:rFonts w:hint="eastAsia"/>
          <w:szCs w:val="21"/>
        </w:rPr>
        <w:t xml:space="preserve"> </w:t>
      </w:r>
      <w:r w:rsidR="00F9637F" w:rsidRPr="00852B2A">
        <w:rPr>
          <w:szCs w:val="21"/>
        </w:rPr>
        <w:t>(a)</w:t>
      </w:r>
      <w:r w:rsidR="005C1C10" w:rsidRPr="00852B2A">
        <w:rPr>
          <w:rFonts w:hint="eastAsia"/>
          <w:szCs w:val="21"/>
        </w:rPr>
        <w:t>要求が</w:t>
      </w:r>
      <w:r w:rsidR="005C1C10" w:rsidRPr="00852B2A">
        <w:rPr>
          <w:rFonts w:hAnsi="Century" w:cs="ＭＳ Ｐゴシック" w:hint="eastAsia"/>
          <w:color w:val="000000"/>
          <w:spacing w:val="0"/>
          <w:szCs w:val="22"/>
        </w:rPr>
        <w:t>基本噴射制御反映要求あり筒内１００％時、</w:t>
      </w:r>
      <w:r w:rsidR="005C1C10" w:rsidRPr="00852B2A">
        <w:rPr>
          <w:rFonts w:hint="eastAsia"/>
          <w:szCs w:val="21"/>
        </w:rPr>
        <w:t>かつ、基本噴射要求が直噴１００</w:t>
      </w:r>
      <w:r w:rsidR="005C1C10" w:rsidRPr="00852B2A">
        <w:rPr>
          <w:szCs w:val="21"/>
        </w:rPr>
        <w:t>%時</w:t>
      </w:r>
    </w:p>
    <w:p w14:paraId="0199A705" w14:textId="77777777" w:rsidR="005C1C10" w:rsidRPr="00852B2A" w:rsidRDefault="005C1C10" w:rsidP="005C1C10">
      <w:pPr>
        <w:rPr>
          <w:szCs w:val="21"/>
        </w:rPr>
      </w:pPr>
      <w:r w:rsidRPr="00852B2A">
        <w:rPr>
          <w:szCs w:val="21"/>
        </w:rPr>
        <w:t xml:space="preserve">          </w:t>
      </w:r>
      <w:r w:rsidR="00A249CA" w:rsidRPr="00852B2A">
        <w:rPr>
          <w:rFonts w:hint="eastAsia"/>
          <w:szCs w:val="21"/>
        </w:rPr>
        <w:t xml:space="preserve"> </w:t>
      </w:r>
      <w:r w:rsidRPr="00852B2A">
        <w:rPr>
          <w:szCs w:val="21"/>
        </w:rPr>
        <w:t xml:space="preserve"> (t_injmod ＝ EMINJ_MOD0N1</w:t>
      </w:r>
      <w:r w:rsidR="00761A59" w:rsidRPr="00852B2A">
        <w:rPr>
          <w:rFonts w:hint="eastAsia"/>
          <w:szCs w:val="21"/>
        </w:rPr>
        <w:t>、</w:t>
      </w:r>
      <w:r w:rsidRPr="00852B2A">
        <w:rPr>
          <w:rFonts w:hint="eastAsia"/>
          <w:szCs w:val="21"/>
        </w:rPr>
        <w:t>かつ、</w:t>
      </w:r>
      <w:r w:rsidRPr="00852B2A">
        <w:rPr>
          <w:szCs w:val="21"/>
        </w:rPr>
        <w:t xml:space="preserve">ebinjctr_einjmod </w:t>
      </w:r>
      <w:r w:rsidRPr="00852B2A">
        <w:rPr>
          <w:rFonts w:hint="eastAsia"/>
          <w:szCs w:val="21"/>
        </w:rPr>
        <w:t>＝</w:t>
      </w:r>
      <w:r w:rsidRPr="00852B2A">
        <w:rPr>
          <w:szCs w:val="21"/>
        </w:rPr>
        <w:t xml:space="preserve"> 0*1)   </w:t>
      </w:r>
      <w:r w:rsidRPr="00852B2A">
        <w:rPr>
          <w:rFonts w:hint="eastAsia"/>
          <w:szCs w:val="21"/>
        </w:rPr>
        <w:t>※</w:t>
      </w:r>
      <w:r w:rsidRPr="00852B2A">
        <w:rPr>
          <w:szCs w:val="21"/>
        </w:rPr>
        <w:t xml:space="preserve"> *は1以上の整数</w:t>
      </w:r>
    </w:p>
    <w:p w14:paraId="7EA927BB" w14:textId="5C5F5D49" w:rsidR="005C1C10" w:rsidRPr="00852B2A" w:rsidRDefault="005C1C10" w:rsidP="005C1C10">
      <w:pPr>
        <w:rPr>
          <w:szCs w:val="21"/>
        </w:rPr>
      </w:pPr>
      <w:bookmarkStart w:id="773" w:name="OLE_LINK319"/>
      <w:r w:rsidRPr="00852B2A">
        <w:rPr>
          <w:szCs w:val="21"/>
        </w:rPr>
        <w:t xml:space="preserve">             </w:t>
      </w:r>
      <w:bookmarkEnd w:id="773"/>
      <w:r w:rsidRPr="00852B2A">
        <w:rPr>
          <w:szCs w:val="21"/>
        </w:rPr>
        <w:t>eprreq ← ebinjctr_eprreq</w:t>
      </w:r>
    </w:p>
    <w:p w14:paraId="3A6624A0" w14:textId="77777777" w:rsidR="00F05D8C" w:rsidRPr="00852B2A" w:rsidRDefault="00F05D8C" w:rsidP="00821768">
      <w:pPr>
        <w:rPr>
          <w:szCs w:val="21"/>
        </w:rPr>
      </w:pPr>
      <w:r w:rsidRPr="00852B2A">
        <w:rPr>
          <w:szCs w:val="21"/>
        </w:rPr>
        <w:t xml:space="preserve">         </w:t>
      </w:r>
      <w:r w:rsidR="00A249CA" w:rsidRPr="00852B2A">
        <w:rPr>
          <w:rFonts w:hint="eastAsia"/>
          <w:szCs w:val="21"/>
        </w:rPr>
        <w:t xml:space="preserve"> </w:t>
      </w:r>
      <w:r w:rsidRPr="00852B2A">
        <w:rPr>
          <w:szCs w:val="21"/>
        </w:rPr>
        <w:t>(b)上記条件不成立時</w:t>
      </w:r>
    </w:p>
    <w:p w14:paraId="7B97DE85" w14:textId="77777777" w:rsidR="005C1C10" w:rsidRPr="00852B2A" w:rsidRDefault="00CD0AEF" w:rsidP="00213340">
      <w:pPr>
        <w:rPr>
          <w:szCs w:val="21"/>
        </w:rPr>
      </w:pPr>
      <w:r w:rsidRPr="00852B2A">
        <w:rPr>
          <w:szCs w:val="21"/>
        </w:rPr>
        <w:t xml:space="preserve">             </w:t>
      </w:r>
      <w:r w:rsidR="00F05D8C" w:rsidRPr="00852B2A">
        <w:rPr>
          <w:color w:val="000000"/>
          <w:szCs w:val="21"/>
        </w:rPr>
        <w:t>eprreq</w:t>
      </w:r>
      <w:r w:rsidR="00A05481" w:rsidRPr="00852B2A">
        <w:rPr>
          <w:rFonts w:hint="eastAsia"/>
          <w:color w:val="000000"/>
          <w:szCs w:val="21"/>
        </w:rPr>
        <w:t xml:space="preserve"> </w:t>
      </w:r>
      <w:r w:rsidR="00F05D8C" w:rsidRPr="00852B2A">
        <w:rPr>
          <w:rFonts w:hint="eastAsia"/>
          <w:color w:val="000000"/>
          <w:szCs w:val="21"/>
        </w:rPr>
        <w:t>←</w:t>
      </w:r>
      <w:r w:rsidR="00F05D8C" w:rsidRPr="00852B2A">
        <w:rPr>
          <w:color w:val="000000"/>
          <w:szCs w:val="21"/>
        </w:rPr>
        <w:t xml:space="preserve"> </w:t>
      </w:r>
      <w:r w:rsidR="00F05D8C" w:rsidRPr="00852B2A">
        <w:rPr>
          <w:rFonts w:hint="eastAsia"/>
          <w:szCs w:val="21"/>
        </w:rPr>
        <w:t>最も優先度の高い</w:t>
      </w:r>
      <w:r w:rsidR="00F05D8C" w:rsidRPr="00852B2A">
        <w:rPr>
          <w:szCs w:val="21"/>
        </w:rPr>
        <w:t>eminj_tbl[要求値]</w:t>
      </w:r>
      <w:r w:rsidR="00F05D8C" w:rsidRPr="00852B2A">
        <w:rPr>
          <w:rFonts w:hint="eastAsia"/>
          <w:szCs w:val="21"/>
        </w:rPr>
        <w:t>の高圧ポンプ目標燃圧</w:t>
      </w:r>
      <w:bookmarkEnd w:id="771"/>
      <w:bookmarkEnd w:id="772"/>
    </w:p>
    <w:bookmarkEnd w:id="769"/>
    <w:p w14:paraId="0C4090B3" w14:textId="77777777" w:rsidR="0027151C" w:rsidRPr="00852B2A" w:rsidRDefault="0027151C" w:rsidP="00213340">
      <w:pPr>
        <w:rPr>
          <w:szCs w:val="21"/>
        </w:rPr>
      </w:pPr>
    </w:p>
    <w:p w14:paraId="23FBEA96" w14:textId="757D5533" w:rsidR="00213340" w:rsidRPr="00852B2A" w:rsidRDefault="00213340">
      <w:pPr>
        <w:rPr>
          <w:szCs w:val="21"/>
        </w:rPr>
      </w:pPr>
      <w:r w:rsidRPr="00852B2A">
        <w:rPr>
          <w:szCs w:val="21"/>
        </w:rPr>
        <w:t xml:space="preserve">       </w:t>
      </w:r>
      <w:r w:rsidR="00DA2901" w:rsidRPr="00852B2A">
        <w:rPr>
          <w:rFonts w:hint="eastAsia"/>
          <w:szCs w:val="21"/>
        </w:rPr>
        <w:t>⑭</w:t>
      </w:r>
      <w:r w:rsidR="006759FF" w:rsidRPr="00852B2A">
        <w:rPr>
          <w:szCs w:val="21"/>
        </w:rPr>
        <w:t xml:space="preserve"> </w:t>
      </w:r>
      <w:r w:rsidR="00EB07E9" w:rsidRPr="00852B2A">
        <w:rPr>
          <w:rFonts w:hint="eastAsia"/>
          <w:szCs w:val="21"/>
        </w:rPr>
        <w:t>燃料ポンプ吐出量</w:t>
      </w:r>
      <w:r w:rsidRPr="00852B2A">
        <w:rPr>
          <w:rFonts w:hint="eastAsia"/>
          <w:szCs w:val="21"/>
        </w:rPr>
        <w:t>要求有の時（</w:t>
      </w:r>
      <w:r w:rsidR="002A54C7" w:rsidRPr="00852B2A">
        <w:rPr>
          <w:szCs w:val="21"/>
        </w:rPr>
        <w:t xml:space="preserve">t_rqdat &amp; </w:t>
      </w:r>
      <w:bookmarkStart w:id="774" w:name="OLE_LINK23"/>
      <w:r w:rsidR="002A54C7" w:rsidRPr="00852B2A">
        <w:rPr>
          <w:szCs w:val="21"/>
        </w:rPr>
        <w:t>EMINJ_RQQFREQ</w:t>
      </w:r>
      <w:bookmarkEnd w:id="774"/>
      <w:r w:rsidR="002A54C7" w:rsidRPr="00852B2A">
        <w:rPr>
          <w:szCs w:val="21"/>
        </w:rPr>
        <w:t xml:space="preserve"> ≠ 0</w:t>
      </w:r>
      <w:r w:rsidRPr="00852B2A">
        <w:rPr>
          <w:rFonts w:hint="eastAsia"/>
          <w:szCs w:val="21"/>
        </w:rPr>
        <w:t>）</w:t>
      </w:r>
      <w:r w:rsidR="007A7D71" w:rsidRPr="00852B2A">
        <w:rPr>
          <w:rFonts w:hint="eastAsia"/>
          <w:szCs w:val="21"/>
        </w:rPr>
        <w:t>【可変燃圧制御無】</w:t>
      </w:r>
    </w:p>
    <w:p w14:paraId="04E30FDC" w14:textId="3A6DD258" w:rsidR="0027151C" w:rsidRPr="00852B2A" w:rsidRDefault="00213340" w:rsidP="007A7D71">
      <w:pPr>
        <w:rPr>
          <w:szCs w:val="21"/>
        </w:rPr>
      </w:pPr>
      <w:r w:rsidRPr="00852B2A">
        <w:rPr>
          <w:szCs w:val="21"/>
        </w:rPr>
        <w:t xml:space="preserve">          </w:t>
      </w:r>
      <w:r w:rsidR="00AE38D8" w:rsidRPr="00852B2A">
        <w:rPr>
          <w:color w:val="000000"/>
          <w:szCs w:val="21"/>
        </w:rPr>
        <w:t>eqfreq</w:t>
      </w:r>
      <w:r w:rsidR="00A05481" w:rsidRPr="00852B2A">
        <w:rPr>
          <w:rFonts w:hint="eastAsia"/>
          <w:color w:val="000000"/>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w:t>
      </w:r>
      <w:r w:rsidR="00EB07E9" w:rsidRPr="00852B2A">
        <w:rPr>
          <w:rFonts w:hint="eastAsia"/>
          <w:szCs w:val="21"/>
        </w:rPr>
        <w:t>燃料ポンプ吐出量</w:t>
      </w:r>
    </w:p>
    <w:p w14:paraId="2C3FBA5F" w14:textId="77777777" w:rsidR="0000065B" w:rsidRPr="00852B2A" w:rsidRDefault="0000065B">
      <w:pPr>
        <w:rPr>
          <w:szCs w:val="21"/>
        </w:rPr>
      </w:pPr>
    </w:p>
    <w:p w14:paraId="15E42A77" w14:textId="0BFE0CDA" w:rsidR="007A7D71" w:rsidRPr="00852B2A" w:rsidRDefault="007A7D71">
      <w:pPr>
        <w:rPr>
          <w:szCs w:val="21"/>
        </w:rPr>
      </w:pPr>
      <w:r w:rsidRPr="00852B2A">
        <w:rPr>
          <w:szCs w:val="21"/>
        </w:rPr>
        <w:t xml:space="preserve">       </w:t>
      </w:r>
      <w:r w:rsidR="00DA2901" w:rsidRPr="00852B2A">
        <w:rPr>
          <w:rFonts w:hint="eastAsia"/>
          <w:szCs w:val="21"/>
        </w:rPr>
        <w:t>⑮</w:t>
      </w:r>
      <w:r w:rsidR="006759FF" w:rsidRPr="00852B2A">
        <w:rPr>
          <w:szCs w:val="21"/>
        </w:rPr>
        <w:t xml:space="preserve"> </w:t>
      </w:r>
      <w:bookmarkStart w:id="775" w:name="OLE_LINK25"/>
      <w:r w:rsidRPr="00852B2A">
        <w:rPr>
          <w:szCs w:val="21"/>
        </w:rPr>
        <w:t>低圧ポンプ</w:t>
      </w:r>
      <w:r w:rsidR="008A1F2D" w:rsidRPr="00852B2A">
        <w:rPr>
          <w:rFonts w:hint="eastAsia"/>
          <w:szCs w:val="21"/>
        </w:rPr>
        <w:t>目標</w:t>
      </w:r>
      <w:r w:rsidRPr="00852B2A">
        <w:rPr>
          <w:szCs w:val="21"/>
        </w:rPr>
        <w:t>燃圧要求</w:t>
      </w:r>
      <w:bookmarkEnd w:id="775"/>
      <w:r w:rsidRPr="00852B2A">
        <w:rPr>
          <w:szCs w:val="21"/>
        </w:rPr>
        <w:t>有の時</w:t>
      </w:r>
      <w:r w:rsidR="003C0756" w:rsidRPr="00852B2A">
        <w:rPr>
          <w:rFonts w:hint="eastAsia"/>
          <w:szCs w:val="21"/>
        </w:rPr>
        <w:t>（</w:t>
      </w:r>
      <w:r w:rsidRPr="00852B2A">
        <w:rPr>
          <w:szCs w:val="21"/>
        </w:rPr>
        <w:t xml:space="preserve">t_rqdat &amp; </w:t>
      </w:r>
      <w:r w:rsidR="00F979DE" w:rsidRPr="00852B2A">
        <w:rPr>
          <w:szCs w:val="21"/>
        </w:rPr>
        <w:t>EMINJ_RQPRREQL</w:t>
      </w:r>
      <w:r w:rsidRPr="00852B2A">
        <w:rPr>
          <w:szCs w:val="21"/>
        </w:rPr>
        <w:t>≠ 0)【可変燃圧制御有】</w:t>
      </w:r>
    </w:p>
    <w:p w14:paraId="6D3DCBE7" w14:textId="77777777" w:rsidR="007A7D71" w:rsidRPr="00852B2A" w:rsidRDefault="007A7D71" w:rsidP="007A7D71">
      <w:pPr>
        <w:rPr>
          <w:szCs w:val="21"/>
        </w:rPr>
      </w:pPr>
      <w:r w:rsidRPr="00852B2A">
        <w:rPr>
          <w:szCs w:val="21"/>
        </w:rPr>
        <w:t xml:space="preserve">         </w:t>
      </w:r>
      <w:r w:rsidR="00E9553F" w:rsidRPr="00852B2A">
        <w:rPr>
          <w:rFonts w:hint="eastAsia"/>
          <w:szCs w:val="21"/>
        </w:rPr>
        <w:t xml:space="preserve"> </w:t>
      </w:r>
      <w:r w:rsidRPr="00852B2A">
        <w:rPr>
          <w:szCs w:val="21"/>
        </w:rPr>
        <w:t>eprreql</w:t>
      </w:r>
      <w:r w:rsidR="00A05481" w:rsidRPr="00852B2A">
        <w:rPr>
          <w:rFonts w:hint="eastAsia"/>
          <w:szCs w:val="21"/>
        </w:rPr>
        <w:t xml:space="preserve"> </w:t>
      </w:r>
      <w:r w:rsidRPr="00852B2A">
        <w:rPr>
          <w:szCs w:val="21"/>
        </w:rPr>
        <w:t>← 最も優先度の高いeminj_tbl[要求値]の低圧ポンプ</w:t>
      </w:r>
      <w:r w:rsidR="00B47B6B" w:rsidRPr="00852B2A">
        <w:rPr>
          <w:rFonts w:hint="eastAsia"/>
          <w:szCs w:val="21"/>
        </w:rPr>
        <w:t>目標</w:t>
      </w:r>
      <w:r w:rsidRPr="00852B2A">
        <w:rPr>
          <w:szCs w:val="21"/>
        </w:rPr>
        <w:t>燃圧</w:t>
      </w:r>
    </w:p>
    <w:p w14:paraId="76C4515B" w14:textId="77777777" w:rsidR="0027151C" w:rsidRPr="00852B2A" w:rsidRDefault="0027151C" w:rsidP="000B47F8">
      <w:pPr>
        <w:rPr>
          <w:szCs w:val="21"/>
        </w:rPr>
      </w:pPr>
    </w:p>
    <w:p w14:paraId="6471F463" w14:textId="34AA82C9" w:rsidR="000B47F8" w:rsidRPr="00852B2A" w:rsidRDefault="000B47F8">
      <w:pPr>
        <w:rPr>
          <w:szCs w:val="21"/>
        </w:rPr>
      </w:pPr>
      <w:r w:rsidRPr="00852B2A">
        <w:rPr>
          <w:szCs w:val="21"/>
        </w:rPr>
        <w:t xml:space="preserve">       </w:t>
      </w:r>
      <w:r w:rsidR="00DA2901" w:rsidRPr="00852B2A">
        <w:rPr>
          <w:rFonts w:hint="eastAsia"/>
          <w:szCs w:val="21"/>
        </w:rPr>
        <w:t>⑯</w:t>
      </w:r>
      <w:r w:rsidR="006759FF" w:rsidRPr="00852B2A">
        <w:rPr>
          <w:szCs w:val="21"/>
        </w:rPr>
        <w:t xml:space="preserve"> </w:t>
      </w:r>
      <w:r w:rsidRPr="00852B2A">
        <w:rPr>
          <w:rFonts w:hint="eastAsia"/>
          <w:szCs w:val="21"/>
        </w:rPr>
        <w:t>始動後噴射量要求フラグ要求有の時</w:t>
      </w:r>
      <w:r w:rsidRPr="00852B2A">
        <w:rPr>
          <w:szCs w:val="21"/>
        </w:rPr>
        <w:t>（t_rqdat &amp; EMINJ_RQXQINJAST ≠ 0</w:t>
      </w:r>
      <w:r w:rsidRPr="00852B2A">
        <w:rPr>
          <w:rFonts w:hint="eastAsia"/>
          <w:szCs w:val="21"/>
        </w:rPr>
        <w:t>）</w:t>
      </w:r>
    </w:p>
    <w:p w14:paraId="02B95C33" w14:textId="77777777" w:rsidR="000B47F8" w:rsidRPr="00852B2A" w:rsidRDefault="000B47F8" w:rsidP="000B47F8">
      <w:pPr>
        <w:rPr>
          <w:szCs w:val="21"/>
        </w:rPr>
      </w:pPr>
      <w:r w:rsidRPr="00852B2A">
        <w:rPr>
          <w:szCs w:val="21"/>
        </w:rPr>
        <w:t xml:space="preserve">          e</w:t>
      </w:r>
      <w:r w:rsidRPr="00852B2A">
        <w:rPr>
          <w:color w:val="000000"/>
          <w:szCs w:val="21"/>
        </w:rPr>
        <w:t>xqinjast</w:t>
      </w:r>
      <w:r w:rsidR="00A05481"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00C34994" w:rsidRPr="00852B2A">
        <w:rPr>
          <w:szCs w:val="21"/>
        </w:rPr>
        <w:t>eminj</w:t>
      </w:r>
      <w:r w:rsidRPr="00852B2A">
        <w:rPr>
          <w:szCs w:val="21"/>
        </w:rPr>
        <w:t>_tbl[要求値]</w:t>
      </w:r>
      <w:r w:rsidRPr="00852B2A">
        <w:rPr>
          <w:rFonts w:hint="eastAsia"/>
          <w:szCs w:val="21"/>
        </w:rPr>
        <w:t>の始動後噴射量要求フラグ</w:t>
      </w:r>
    </w:p>
    <w:p w14:paraId="46C08891" w14:textId="77777777" w:rsidR="00476B84" w:rsidRPr="00852B2A" w:rsidRDefault="00476B84" w:rsidP="001D6F9C">
      <w:bookmarkStart w:id="776" w:name="OLE_LINK90"/>
      <w:bookmarkStart w:id="777" w:name="OLE_LINK366"/>
    </w:p>
    <w:p w14:paraId="2BAC14AC" w14:textId="5046CA02" w:rsidR="003C0756" w:rsidRPr="00852B2A" w:rsidRDefault="001D6F9C" w:rsidP="001D6F9C">
      <w:pPr>
        <w:rPr>
          <w:color w:val="000000"/>
        </w:rPr>
      </w:pPr>
      <w:r w:rsidRPr="00852B2A">
        <w:t xml:space="preserve">   </w:t>
      </w:r>
      <w:bookmarkEnd w:id="776"/>
      <w:r w:rsidRPr="00852B2A">
        <w:t xml:space="preserve">    </w:t>
      </w:r>
      <w:r w:rsidR="00BF6843" w:rsidRPr="00852B2A">
        <w:rPr>
          <w:rFonts w:hint="eastAsia"/>
        </w:rPr>
        <w:t>⑰</w:t>
      </w:r>
      <w:r w:rsidR="006759FF" w:rsidRPr="00852B2A">
        <w:t xml:space="preserve"> </w:t>
      </w:r>
      <w:r w:rsidRPr="00852B2A">
        <w:rPr>
          <w:rFonts w:hint="eastAsia"/>
        </w:rPr>
        <w:t>噴射量補正係数要求有の時</w:t>
      </w:r>
      <w:r w:rsidR="003C0756" w:rsidRPr="00852B2A">
        <w:rPr>
          <w:szCs w:val="21"/>
        </w:rPr>
        <w:t>（t_rqdat &amp; EMINJ_RQKRCHREF ≠ 0</w:t>
      </w:r>
      <w:r w:rsidR="003C0756" w:rsidRPr="00852B2A">
        <w:rPr>
          <w:rFonts w:hint="eastAsia"/>
          <w:szCs w:val="21"/>
        </w:rPr>
        <w:t>）</w:t>
      </w:r>
      <w:r w:rsidRPr="00852B2A">
        <w:rPr>
          <w:rFonts w:hint="eastAsia"/>
          <w:color w:val="000000"/>
        </w:rPr>
        <w:t>（センサ数繰り返し）</w:t>
      </w:r>
    </w:p>
    <w:p w14:paraId="72BE8CF9" w14:textId="0BC328CA" w:rsidR="00977030" w:rsidRPr="00852B2A" w:rsidRDefault="00425B6C" w:rsidP="001D6F9C">
      <w:commentRangeStart w:id="778"/>
      <w:commentRangeEnd w:id="778"/>
      <w:r w:rsidRPr="00852B2A">
        <w:rPr>
          <w:rStyle w:val="a8"/>
        </w:rPr>
        <w:commentReference w:id="778"/>
      </w:r>
      <w:r w:rsidR="00977030" w:rsidRPr="00852B2A">
        <w:rPr>
          <w:szCs w:val="21"/>
        </w:rPr>
        <w:t xml:space="preserve">         </w:t>
      </w:r>
      <w:r w:rsidR="00977030" w:rsidRPr="00852B2A">
        <w:rPr>
          <w:rFonts w:hint="eastAsia"/>
        </w:rPr>
        <w:t>※本要求取得処理は、</w:t>
      </w:r>
      <w:r w:rsidR="004D7CE8" w:rsidRPr="00852B2A">
        <w:rPr>
          <w:rFonts w:hint="eastAsia"/>
        </w:rPr>
        <w:t>４</w:t>
      </w:r>
      <w:r w:rsidR="00977030" w:rsidRPr="00852B2A">
        <w:rPr>
          <w:rFonts w:hint="eastAsia"/>
          <w:color w:val="000000"/>
          <w:szCs w:val="21"/>
        </w:rPr>
        <w:t>．</w:t>
      </w:r>
      <w:r w:rsidR="00977030" w:rsidRPr="00852B2A">
        <w:rPr>
          <w:noProof/>
          <w:szCs w:val="21"/>
        </w:rPr>
        <w:t>ekrchref</w:t>
      </w:r>
      <w:r w:rsidR="00977030" w:rsidRPr="00852B2A">
        <w:rPr>
          <w:szCs w:val="21"/>
        </w:rPr>
        <w:t>[</w:t>
      </w:r>
      <w:r w:rsidR="00977030" w:rsidRPr="00852B2A">
        <w:t>NOX</w:t>
      </w:r>
      <w:r w:rsidR="00977030" w:rsidRPr="00852B2A">
        <w:rPr>
          <w:szCs w:val="21"/>
        </w:rPr>
        <w:t>]</w:t>
      </w:r>
      <w:r w:rsidR="00977030" w:rsidRPr="00852B2A">
        <w:rPr>
          <w:rFonts w:hint="eastAsia"/>
          <w:szCs w:val="21"/>
        </w:rPr>
        <w:t>算出</w:t>
      </w:r>
      <w:r w:rsidR="00977030" w:rsidRPr="00852B2A">
        <w:rPr>
          <w:rFonts w:hint="eastAsia"/>
        </w:rPr>
        <w:t>実施後に行うこと</w:t>
      </w:r>
      <w:r w:rsidR="009F7EB6" w:rsidRPr="00852B2A">
        <w:rPr>
          <w:rFonts w:hint="eastAsia"/>
        </w:rPr>
        <w:t xml:space="preserve"> </w:t>
      </w:r>
      <w:commentRangeStart w:id="779"/>
      <w:r w:rsidR="009F7EB6" w:rsidRPr="00852B2A">
        <w:rPr>
          <w:rFonts w:hint="eastAsia"/>
        </w:rPr>
        <w:t xml:space="preserve"> </w:t>
      </w:r>
      <w:commentRangeEnd w:id="779"/>
      <w:r w:rsidR="009F7EB6" w:rsidRPr="00852B2A">
        <w:rPr>
          <w:rStyle w:val="a8"/>
        </w:rPr>
        <w:commentReference w:id="779"/>
      </w:r>
    </w:p>
    <w:p w14:paraId="13330E9E" w14:textId="77777777" w:rsidR="001D6F9C" w:rsidRPr="00852B2A" w:rsidRDefault="001D6F9C" w:rsidP="001D6F9C">
      <w:pPr>
        <w:rPr>
          <w:szCs w:val="21"/>
        </w:rPr>
      </w:pPr>
      <w:r w:rsidRPr="00852B2A">
        <w:t xml:space="preserve">         </w:t>
      </w:r>
      <w:r w:rsidR="00E9553F" w:rsidRPr="00852B2A">
        <w:t xml:space="preserve"> </w:t>
      </w:r>
      <w:r w:rsidRPr="00852B2A">
        <w:rPr>
          <w:color w:val="000000"/>
        </w:rPr>
        <w:t>ekrchref</w:t>
      </w:r>
      <w:r w:rsidRPr="00852B2A">
        <w:t>[t_mox]</w:t>
      </w:r>
      <w:r w:rsidRPr="00852B2A">
        <w:rPr>
          <w:color w:val="000000"/>
        </w:rPr>
        <w:t xml:space="preserve"> ←</w:t>
      </w:r>
      <w:r w:rsidRPr="00852B2A">
        <w:rPr>
          <w:rFonts w:hint="eastAsia"/>
          <w:szCs w:val="21"/>
        </w:rPr>
        <w:t>最も優先度の高い</w:t>
      </w:r>
      <w:r w:rsidRPr="00852B2A">
        <w:rPr>
          <w:szCs w:val="21"/>
        </w:rPr>
        <w:t>eminj_tbl[要求値]</w:t>
      </w:r>
      <w:r w:rsidRPr="00852B2A">
        <w:rPr>
          <w:rFonts w:hint="eastAsia"/>
          <w:szCs w:val="21"/>
        </w:rPr>
        <w:t>の噴射量補正係数</w:t>
      </w:r>
    </w:p>
    <w:p w14:paraId="28C47514" w14:textId="77777777" w:rsidR="0027151C" w:rsidRPr="00852B2A" w:rsidRDefault="0027151C" w:rsidP="00EC6F6D">
      <w:pPr>
        <w:ind w:rightChars="-425" w:right="-850"/>
        <w:rPr>
          <w:szCs w:val="21"/>
        </w:rPr>
      </w:pPr>
      <w:bookmarkStart w:id="780" w:name="OLE_LINK92"/>
      <w:bookmarkStart w:id="781" w:name="OLE_LINK164"/>
      <w:bookmarkEnd w:id="777"/>
    </w:p>
    <w:bookmarkEnd w:id="780"/>
    <w:bookmarkEnd w:id="781"/>
    <w:p w14:paraId="13CC4427" w14:textId="15570961" w:rsidR="00331A17" w:rsidRPr="00852B2A" w:rsidRDefault="00331A17" w:rsidP="00331A17">
      <w:pPr>
        <w:rPr>
          <w:szCs w:val="21"/>
        </w:rPr>
      </w:pPr>
      <w:r w:rsidRPr="00852B2A">
        <w:rPr>
          <w:szCs w:val="21"/>
        </w:rPr>
        <w:t xml:space="preserve">       </w:t>
      </w:r>
      <w:r w:rsidR="00BF6843" w:rsidRPr="00852B2A">
        <w:rPr>
          <w:rFonts w:hint="eastAsia"/>
          <w:szCs w:val="21"/>
        </w:rPr>
        <w:t>⑱</w:t>
      </w:r>
      <w:r w:rsidRPr="00852B2A">
        <w:rPr>
          <w:szCs w:val="21"/>
        </w:rPr>
        <w:t xml:space="preserve"> ＰＬ</w:t>
      </w:r>
      <w:r w:rsidR="004A0C5E" w:rsidRPr="00852B2A">
        <w:rPr>
          <w:rFonts w:hint="eastAsia"/>
          <w:szCs w:val="21"/>
        </w:rPr>
        <w:t>噴射</w:t>
      </w:r>
      <w:r w:rsidRPr="00852B2A">
        <w:rPr>
          <w:rFonts w:hint="eastAsia"/>
          <w:szCs w:val="21"/>
        </w:rPr>
        <w:t>実施要求有の時</w:t>
      </w:r>
      <w:r w:rsidR="003C0756" w:rsidRPr="00852B2A">
        <w:rPr>
          <w:szCs w:val="21"/>
        </w:rPr>
        <w:t>（t_rqdat &amp; EMINJ_RQPLREQ ≠ 0</w:t>
      </w:r>
      <w:r w:rsidR="003C0756" w:rsidRPr="00852B2A">
        <w:rPr>
          <w:rFonts w:hint="eastAsia"/>
          <w:szCs w:val="21"/>
        </w:rPr>
        <w:t>）</w:t>
      </w:r>
      <w:r w:rsidR="00380E4B" w:rsidRPr="00852B2A">
        <w:rPr>
          <w:rFonts w:hint="eastAsia"/>
          <w:szCs w:val="21"/>
        </w:rPr>
        <w:t xml:space="preserve"> </w:t>
      </w:r>
      <w:r w:rsidR="00380E4B" w:rsidRPr="00852B2A">
        <w:rPr>
          <w:rFonts w:hint="eastAsia"/>
          <w:color w:val="000000"/>
          <w:szCs w:val="21"/>
        </w:rPr>
        <w:t>【ﾃﾞｭｱﾙ</w:t>
      </w:r>
      <w:r w:rsidR="00380E4B" w:rsidRPr="00852B2A">
        <w:rPr>
          <w:color w:val="000000"/>
          <w:szCs w:val="21"/>
        </w:rPr>
        <w:t>INJ】OR【D-4】</w:t>
      </w:r>
    </w:p>
    <w:p w14:paraId="1E5F5560" w14:textId="4090F5F5" w:rsidR="00331A17" w:rsidRPr="00852B2A" w:rsidRDefault="00331A17" w:rsidP="00331A17">
      <w:pPr>
        <w:rPr>
          <w:szCs w:val="21"/>
        </w:rPr>
      </w:pPr>
      <w:bookmarkStart w:id="782" w:name="OLE_LINK286"/>
      <w:r w:rsidRPr="00852B2A">
        <w:rPr>
          <w:szCs w:val="21"/>
        </w:rPr>
        <w:t xml:space="preserve">          explr</w:t>
      </w:r>
      <w:r w:rsidR="009678B6" w:rsidRPr="00852B2A">
        <w:rPr>
          <w:szCs w:val="21"/>
        </w:rPr>
        <w:t>e</w:t>
      </w:r>
      <w:r w:rsidRPr="00852B2A">
        <w:rPr>
          <w:szCs w:val="21"/>
        </w:rPr>
        <w:t>q</w:t>
      </w:r>
      <w:r w:rsidR="00A05481" w:rsidRPr="00852B2A">
        <w:rPr>
          <w:rFonts w:hint="eastAsia"/>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eminj_tbl[要求値]</w:t>
      </w:r>
      <w:r w:rsidRPr="00852B2A">
        <w:rPr>
          <w:rFonts w:hint="eastAsia"/>
          <w:szCs w:val="21"/>
        </w:rPr>
        <w:t>のＰＬ実施要求</w:t>
      </w:r>
    </w:p>
    <w:bookmarkEnd w:id="782"/>
    <w:p w14:paraId="4A5B091C" w14:textId="77777777" w:rsidR="001E2345" w:rsidRPr="00852B2A" w:rsidRDefault="001E2345" w:rsidP="000B47F8">
      <w:pPr>
        <w:rPr>
          <w:szCs w:val="21"/>
        </w:rPr>
      </w:pPr>
    </w:p>
    <w:p w14:paraId="21794AB8" w14:textId="77777777" w:rsidR="00F9637F" w:rsidRPr="00852B2A" w:rsidRDefault="00F9637F" w:rsidP="00F9637F">
      <w:pPr>
        <w:rPr>
          <w:color w:val="000000"/>
          <w:szCs w:val="21"/>
        </w:rPr>
      </w:pPr>
      <w:r w:rsidRPr="00852B2A">
        <w:rPr>
          <w:color w:val="000000"/>
          <w:szCs w:val="21"/>
        </w:rPr>
        <w:t xml:space="preserve">     ただし、NE同期タスクが少ない（ene_ene ＜ eminj_NE</w:t>
      </w:r>
      <w:r w:rsidR="00234DAB" w:rsidRPr="00852B2A">
        <w:rPr>
          <w:color w:val="000000"/>
          <w:szCs w:val="21"/>
        </w:rPr>
        <w:t>_</w:t>
      </w:r>
      <w:r w:rsidRPr="00852B2A">
        <w:rPr>
          <w:color w:val="000000"/>
          <w:szCs w:val="21"/>
        </w:rPr>
        <w:t>RCD(例 4000(rpm))）</w:t>
      </w:r>
      <w:r w:rsidRPr="00852B2A">
        <w:rPr>
          <w:rFonts w:hint="eastAsia"/>
          <w:color w:val="000000"/>
          <w:szCs w:val="21"/>
        </w:rPr>
        <w:t>時、以下を実施</w:t>
      </w:r>
    </w:p>
    <w:p w14:paraId="45343CA0" w14:textId="470F94F8" w:rsidR="00F9637F" w:rsidRPr="00852B2A" w:rsidRDefault="00F9637F" w:rsidP="00F9637F">
      <w:pPr>
        <w:rPr>
          <w:szCs w:val="21"/>
        </w:rPr>
      </w:pPr>
      <w:bookmarkStart w:id="783" w:name="OLE_LINK352"/>
      <w:bookmarkStart w:id="784" w:name="OLE_LINK353"/>
      <w:bookmarkStart w:id="785" w:name="OLE_LINK205"/>
      <w:bookmarkStart w:id="786" w:name="OLE_LINK206"/>
      <w:r w:rsidRPr="00852B2A">
        <w:rPr>
          <w:szCs w:val="21"/>
        </w:rPr>
        <w:t xml:space="preserve">       </w:t>
      </w:r>
      <w:r w:rsidR="00BF6843" w:rsidRPr="00852B2A">
        <w:rPr>
          <w:rFonts w:hint="eastAsia"/>
          <w:szCs w:val="21"/>
        </w:rPr>
        <w:t>⑲</w:t>
      </w:r>
      <w:r w:rsidR="006759FF" w:rsidRPr="00852B2A">
        <w:rPr>
          <w:szCs w:val="21"/>
        </w:rPr>
        <w:t xml:space="preserve"> </w:t>
      </w:r>
      <w:r w:rsidRPr="00852B2A">
        <w:rPr>
          <w:rFonts w:hint="eastAsia"/>
          <w:szCs w:val="21"/>
        </w:rPr>
        <w:t>ポート始動時噴射量要求有の時</w:t>
      </w:r>
      <w:r w:rsidR="000935A8" w:rsidRPr="00852B2A">
        <w:rPr>
          <w:szCs w:val="21"/>
        </w:rPr>
        <w:t xml:space="preserve"> 【D-4以外】</w:t>
      </w:r>
    </w:p>
    <w:bookmarkEnd w:id="783"/>
    <w:bookmarkEnd w:id="784"/>
    <w:p w14:paraId="0006A06B" w14:textId="77777777" w:rsidR="000935A8" w:rsidRPr="00852B2A" w:rsidRDefault="000935A8" w:rsidP="000935A8">
      <w:pPr>
        <w:rPr>
          <w:szCs w:val="21"/>
        </w:rPr>
      </w:pPr>
      <w:r w:rsidRPr="00852B2A">
        <w:rPr>
          <w:szCs w:val="21"/>
        </w:rPr>
        <w:t xml:space="preserve">           (a)1回目始動時噴射量要求有の時</w:t>
      </w:r>
      <w:r w:rsidR="00CE3ED7" w:rsidRPr="00852B2A">
        <w:rPr>
          <w:rFonts w:hint="eastAsia"/>
          <w:szCs w:val="21"/>
        </w:rPr>
        <w:t xml:space="preserve"> </w:t>
      </w:r>
      <w:commentRangeStart w:id="787"/>
      <w:r w:rsidR="00CE3ED7" w:rsidRPr="00852B2A">
        <w:rPr>
          <w:rFonts w:hint="eastAsia"/>
          <w:szCs w:val="21"/>
        </w:rPr>
        <w:t xml:space="preserve"> </w:t>
      </w:r>
      <w:commentRangeStart w:id="788"/>
      <w:commentRangeEnd w:id="787"/>
      <w:r w:rsidR="00E66327" w:rsidRPr="00852B2A">
        <w:rPr>
          <w:rFonts w:hint="eastAsia"/>
          <w:szCs w:val="21"/>
        </w:rPr>
        <w:t xml:space="preserve"> </w:t>
      </w:r>
      <w:commentRangeEnd w:id="788"/>
      <w:r w:rsidR="00E66327" w:rsidRPr="00852B2A">
        <w:rPr>
          <w:rStyle w:val="a8"/>
        </w:rPr>
        <w:commentReference w:id="788"/>
      </w:r>
      <w:r w:rsidR="00CE3ED7" w:rsidRPr="00852B2A">
        <w:rPr>
          <w:rStyle w:val="a8"/>
        </w:rPr>
        <w:commentReference w:id="787"/>
      </w:r>
    </w:p>
    <w:p w14:paraId="1944D7A1" w14:textId="2E036D60" w:rsidR="00F9637F" w:rsidRPr="00852B2A" w:rsidRDefault="008A3978" w:rsidP="00F9637F">
      <w:pPr>
        <w:rPr>
          <w:szCs w:val="21"/>
        </w:rPr>
      </w:pPr>
      <w:r w:rsidRPr="00852B2A">
        <w:rPr>
          <w:szCs w:val="21"/>
        </w:rPr>
        <w:t xml:space="preserve">            </w:t>
      </w:r>
      <w:r w:rsidR="00037775" w:rsidRPr="00852B2A">
        <w:rPr>
          <w:rFonts w:hint="eastAsia"/>
          <w:szCs w:val="21"/>
        </w:rPr>
        <w:t xml:space="preserve"> </w:t>
      </w:r>
      <w:r w:rsidR="00E66327" w:rsidRPr="00852B2A">
        <w:rPr>
          <w:rFonts w:hint="eastAsia"/>
          <w:szCs w:val="21"/>
        </w:rPr>
        <w:t>ｱ)</w:t>
      </w:r>
      <w:r w:rsidR="00F9637F" w:rsidRPr="00852B2A">
        <w:rPr>
          <w:szCs w:val="21"/>
        </w:rPr>
        <w:t>（</w:t>
      </w:r>
      <w:r w:rsidR="00644D07" w:rsidRPr="00852B2A">
        <w:rPr>
          <w:szCs w:val="21"/>
        </w:rPr>
        <w:t>t_rqdat &amp; EMINJ_RQQINJSTP ≠ 0</w:t>
      </w:r>
      <w:r w:rsidR="00F9637F" w:rsidRPr="00852B2A">
        <w:rPr>
          <w:szCs w:val="21"/>
        </w:rPr>
        <w:t>）</w:t>
      </w:r>
      <w:r w:rsidR="009F7EB6" w:rsidRPr="00852B2A">
        <w:rPr>
          <w:rFonts w:hint="eastAsia"/>
          <w:szCs w:val="21"/>
        </w:rPr>
        <w:t xml:space="preserve"> </w:t>
      </w:r>
      <w:commentRangeStart w:id="789"/>
      <w:r w:rsidR="009F7EB6" w:rsidRPr="00852B2A">
        <w:rPr>
          <w:rFonts w:hint="eastAsia"/>
          <w:szCs w:val="21"/>
        </w:rPr>
        <w:t xml:space="preserve"> </w:t>
      </w:r>
      <w:commentRangeEnd w:id="789"/>
      <w:r w:rsidR="009F7EB6" w:rsidRPr="00852B2A">
        <w:rPr>
          <w:rStyle w:val="a8"/>
        </w:rPr>
        <w:commentReference w:id="789"/>
      </w:r>
    </w:p>
    <w:p w14:paraId="0110FC28" w14:textId="77777777" w:rsidR="00F9637F" w:rsidRPr="00852B2A" w:rsidRDefault="00F9637F" w:rsidP="00F9637F">
      <w:pPr>
        <w:rPr>
          <w:szCs w:val="21"/>
        </w:rPr>
      </w:pPr>
      <w:r w:rsidRPr="00852B2A">
        <w:rPr>
          <w:szCs w:val="21"/>
        </w:rPr>
        <w:t xml:space="preserve">          </w:t>
      </w:r>
      <w:r w:rsidR="000935A8" w:rsidRPr="00852B2A">
        <w:rPr>
          <w:szCs w:val="21"/>
        </w:rPr>
        <w:t xml:space="preserve">      </w:t>
      </w:r>
      <w:r w:rsidRPr="00852B2A">
        <w:rPr>
          <w:szCs w:val="21"/>
        </w:rPr>
        <w:t>eqinjstp</w:t>
      </w:r>
      <w:r w:rsidR="008F44AB" w:rsidRPr="00852B2A">
        <w:rPr>
          <w:szCs w:val="21"/>
        </w:rPr>
        <w:t>1</w:t>
      </w:r>
      <w:r w:rsidRPr="00852B2A">
        <w:rPr>
          <w:szCs w:val="21"/>
        </w:rPr>
        <w:t>← 最も優先度の高いeminj_tbl[要求値]のポート始動時噴射量</w:t>
      </w:r>
    </w:p>
    <w:p w14:paraId="03A6424D" w14:textId="0CD20E0F" w:rsidR="004B3B77" w:rsidRPr="00852B2A" w:rsidRDefault="004B3B77" w:rsidP="00863AE4">
      <w:pPr>
        <w:rPr>
          <w:color w:val="000000"/>
        </w:rPr>
      </w:pPr>
      <w:bookmarkStart w:id="790" w:name="OLE_LINK429"/>
      <w:bookmarkStart w:id="791" w:name="OLE_LINK430"/>
      <w:bookmarkStart w:id="792" w:name="OLE_LINK224"/>
      <w:bookmarkEnd w:id="785"/>
      <w:bookmarkEnd w:id="786"/>
      <w:r w:rsidRPr="00852B2A">
        <w:t xml:space="preserve">                </w:t>
      </w:r>
      <w:r w:rsidR="00126775" w:rsidRPr="00852B2A">
        <w:t xml:space="preserve">                 </w:t>
      </w:r>
      <w:r w:rsidRPr="00852B2A">
        <w:rPr>
          <w:rFonts w:hint="eastAsia"/>
        </w:rPr>
        <w:t>×</w:t>
      </w:r>
      <w:r w:rsidRPr="00852B2A">
        <w:rPr>
          <w:color w:val="000000"/>
        </w:rPr>
        <w:t xml:space="preserve"> eclrfld_ekqstmxp</w:t>
      </w:r>
      <w:r w:rsidR="00126775" w:rsidRPr="00852B2A">
        <w:rPr>
          <w:color w:val="000000"/>
        </w:rPr>
        <w:t xml:space="preserve"> </w:t>
      </w:r>
      <w:commentRangeStart w:id="793"/>
      <w:r w:rsidR="00126775" w:rsidRPr="00852B2A">
        <w:rPr>
          <w:color w:val="000000"/>
        </w:rPr>
        <w:t xml:space="preserve"> </w:t>
      </w:r>
      <w:commentRangeEnd w:id="793"/>
      <w:r w:rsidR="00126775" w:rsidRPr="00852B2A">
        <w:rPr>
          <w:rStyle w:val="a8"/>
        </w:rPr>
        <w:commentReference w:id="793"/>
      </w:r>
    </w:p>
    <w:p w14:paraId="2CBB4D77" w14:textId="25FFE795" w:rsidR="00513BC9" w:rsidRPr="00852B2A" w:rsidRDefault="00513BC9" w:rsidP="004B3B77">
      <w:r w:rsidRPr="00852B2A">
        <w:t xml:space="preserve">                eqinjstpn[0]</w:t>
      </w:r>
      <w:r w:rsidRPr="00852B2A">
        <w:rPr>
          <w:color w:val="000000"/>
        </w:rPr>
        <w:t xml:space="preserve"> ← </w:t>
      </w:r>
      <w:r w:rsidRPr="00852B2A">
        <w:t>eqinjstp1</w:t>
      </w:r>
      <w:r w:rsidR="007A348E" w:rsidRPr="00852B2A">
        <w:rPr>
          <w:rFonts w:hint="eastAsia"/>
          <w:color w:val="000000"/>
          <w:szCs w:val="21"/>
        </w:rPr>
        <w:t xml:space="preserve"> </w:t>
      </w:r>
      <w:commentRangeStart w:id="794"/>
      <w:r w:rsidR="007A348E" w:rsidRPr="00852B2A">
        <w:rPr>
          <w:color w:val="000000"/>
          <w:szCs w:val="21"/>
        </w:rPr>
        <w:t xml:space="preserve"> </w:t>
      </w:r>
      <w:commentRangeEnd w:id="794"/>
      <w:r w:rsidR="007A348E" w:rsidRPr="00852B2A">
        <w:rPr>
          <w:rStyle w:val="a8"/>
        </w:rPr>
        <w:commentReference w:id="794"/>
      </w:r>
    </w:p>
    <w:bookmarkEnd w:id="790"/>
    <w:bookmarkEnd w:id="791"/>
    <w:p w14:paraId="1C4A3500" w14:textId="20EBB335" w:rsidR="00E66327" w:rsidRPr="00852B2A" w:rsidRDefault="00E66327" w:rsidP="00E66327">
      <w:pPr>
        <w:rPr>
          <w:szCs w:val="21"/>
        </w:rPr>
      </w:pPr>
      <w:r w:rsidRPr="00852B2A">
        <w:rPr>
          <w:szCs w:val="21"/>
        </w:rPr>
        <w:t xml:space="preserve">            </w:t>
      </w:r>
      <w:r w:rsidR="00037775" w:rsidRPr="00852B2A">
        <w:rPr>
          <w:rFonts w:hint="eastAsia"/>
          <w:szCs w:val="21"/>
        </w:rPr>
        <w:t xml:space="preserve"> </w:t>
      </w:r>
      <w:r w:rsidRPr="00852B2A">
        <w:rPr>
          <w:rFonts w:hint="eastAsia"/>
          <w:szCs w:val="21"/>
        </w:rPr>
        <w:t>ｲ)</w:t>
      </w:r>
      <w:r w:rsidRPr="00852B2A">
        <w:rPr>
          <w:szCs w:val="21"/>
        </w:rPr>
        <w:t>（t_rqdat &amp; EMINJ_RQQINJSTP1 ≠ 0）</w:t>
      </w:r>
    </w:p>
    <w:p w14:paraId="65DFF02E" w14:textId="77777777" w:rsidR="00E66327" w:rsidRPr="00852B2A" w:rsidRDefault="00E66327" w:rsidP="00E66327">
      <w:pPr>
        <w:rPr>
          <w:szCs w:val="21"/>
        </w:rPr>
      </w:pPr>
      <w:r w:rsidRPr="00852B2A">
        <w:rPr>
          <w:szCs w:val="21"/>
        </w:rPr>
        <w:t xml:space="preserve">                eqinjstp1← 最も優先度の高いeminj_tbl[要求値]のポート1回目始動時噴射量</w:t>
      </w:r>
    </w:p>
    <w:p w14:paraId="5B0DFF68" w14:textId="31A6C80C" w:rsidR="009C7793" w:rsidRPr="00852B2A" w:rsidRDefault="00E66327">
      <w:pPr>
        <w:rPr>
          <w:color w:val="000000"/>
        </w:rPr>
      </w:pPr>
      <w:r w:rsidRPr="00852B2A">
        <w:t xml:space="preserve">                </w:t>
      </w:r>
      <w:r w:rsidR="00126775" w:rsidRPr="00852B2A">
        <w:t xml:space="preserve">                 </w:t>
      </w:r>
      <w:r w:rsidRPr="00852B2A">
        <w:rPr>
          <w:rFonts w:hint="eastAsia"/>
        </w:rPr>
        <w:t>×</w:t>
      </w:r>
      <w:r w:rsidRPr="00852B2A">
        <w:rPr>
          <w:color w:val="000000"/>
        </w:rPr>
        <w:t xml:space="preserve"> eclrfld_ekqstmxp</w:t>
      </w:r>
      <w:r w:rsidR="00126775" w:rsidRPr="00852B2A">
        <w:rPr>
          <w:color w:val="000000"/>
        </w:rPr>
        <w:t xml:space="preserve"> </w:t>
      </w:r>
      <w:commentRangeStart w:id="795"/>
      <w:r w:rsidR="00126775" w:rsidRPr="00852B2A">
        <w:rPr>
          <w:color w:val="000000"/>
        </w:rPr>
        <w:t xml:space="preserve"> </w:t>
      </w:r>
      <w:commentRangeEnd w:id="795"/>
      <w:r w:rsidR="00126775" w:rsidRPr="00852B2A">
        <w:rPr>
          <w:rStyle w:val="a8"/>
        </w:rPr>
        <w:commentReference w:id="795"/>
      </w:r>
    </w:p>
    <w:p w14:paraId="6E38ABCD" w14:textId="77777777" w:rsidR="006A7E31" w:rsidRPr="00852B2A" w:rsidRDefault="00513BC9">
      <w:pPr>
        <w:rPr>
          <w:color w:val="000000"/>
          <w:szCs w:val="21"/>
        </w:rPr>
      </w:pPr>
      <w:r w:rsidRPr="00852B2A">
        <w:t xml:space="preserve">                eqinjstpn[0]</w:t>
      </w:r>
      <w:r w:rsidRPr="00852B2A">
        <w:rPr>
          <w:color w:val="000000"/>
        </w:rPr>
        <w:t xml:space="preserve"> ← </w:t>
      </w:r>
      <w:r w:rsidRPr="00852B2A">
        <w:t>eqinjstp1</w:t>
      </w:r>
      <w:r w:rsidR="007A348E" w:rsidRPr="00852B2A">
        <w:rPr>
          <w:rFonts w:hint="eastAsia"/>
          <w:color w:val="000000"/>
          <w:szCs w:val="21"/>
        </w:rPr>
        <w:t xml:space="preserve"> </w:t>
      </w:r>
    </w:p>
    <w:p w14:paraId="430C2BCC" w14:textId="77777777" w:rsidR="008F44AB" w:rsidRPr="00852B2A" w:rsidRDefault="008F44AB">
      <w:pPr>
        <w:rPr>
          <w:szCs w:val="21"/>
        </w:rPr>
      </w:pPr>
      <w:r w:rsidRPr="00852B2A">
        <w:rPr>
          <w:szCs w:val="21"/>
        </w:rPr>
        <w:t xml:space="preserve">        </w:t>
      </w:r>
      <w:r w:rsidR="000935A8" w:rsidRPr="00852B2A">
        <w:rPr>
          <w:szCs w:val="21"/>
        </w:rPr>
        <w:t xml:space="preserve">   (b)</w:t>
      </w:r>
      <w:r w:rsidRPr="00852B2A">
        <w:rPr>
          <w:szCs w:val="21"/>
        </w:rPr>
        <w:t>2回目始動時噴射量要求有の時（t_rqdat &amp; EMINJ_RQQINJSTP2 ≠ 0）</w:t>
      </w:r>
    </w:p>
    <w:p w14:paraId="44F903FB" w14:textId="77777777" w:rsidR="008F44AB" w:rsidRPr="00852B2A" w:rsidRDefault="008F44AB" w:rsidP="008F44AB">
      <w:pPr>
        <w:rPr>
          <w:szCs w:val="21"/>
        </w:rPr>
      </w:pPr>
      <w:r w:rsidRPr="00852B2A">
        <w:rPr>
          <w:szCs w:val="21"/>
        </w:rPr>
        <w:t xml:space="preserve">          </w:t>
      </w:r>
      <w:r w:rsidR="000935A8" w:rsidRPr="00852B2A">
        <w:rPr>
          <w:szCs w:val="21"/>
        </w:rPr>
        <w:t xml:space="preserve">      </w:t>
      </w:r>
      <w:r w:rsidRPr="00852B2A">
        <w:rPr>
          <w:szCs w:val="21"/>
        </w:rPr>
        <w:t>eqinjstp2</w:t>
      </w:r>
      <w:r w:rsidR="00A05481" w:rsidRPr="00852B2A">
        <w:rPr>
          <w:rFonts w:hint="eastAsia"/>
          <w:szCs w:val="21"/>
        </w:rPr>
        <w:t xml:space="preserve"> </w:t>
      </w:r>
      <w:r w:rsidRPr="00852B2A">
        <w:rPr>
          <w:szCs w:val="21"/>
        </w:rPr>
        <w:t>← 最も優先度の高いeminj_tbl[要求値]のポート2回目始動時噴射量</w:t>
      </w:r>
    </w:p>
    <w:p w14:paraId="201A89FB" w14:textId="55E634C3" w:rsidR="004B3B77" w:rsidRPr="00852B2A" w:rsidRDefault="004B3B77" w:rsidP="004B3B77">
      <w:pPr>
        <w:rPr>
          <w:color w:val="000000"/>
        </w:rPr>
      </w:pPr>
      <w:bookmarkStart w:id="796" w:name="OLE_LINK431"/>
      <w:bookmarkEnd w:id="792"/>
      <w:r w:rsidRPr="00852B2A">
        <w:t xml:space="preserve">                </w:t>
      </w:r>
      <w:r w:rsidR="00126775" w:rsidRPr="00852B2A">
        <w:t xml:space="preserve">                  </w:t>
      </w:r>
      <w:r w:rsidRPr="00852B2A">
        <w:rPr>
          <w:rFonts w:hint="eastAsia"/>
        </w:rPr>
        <w:t>×</w:t>
      </w:r>
      <w:r w:rsidRPr="00852B2A">
        <w:rPr>
          <w:color w:val="000000"/>
        </w:rPr>
        <w:t xml:space="preserve"> eclrfld_ekqstmxp</w:t>
      </w:r>
      <w:r w:rsidR="00126775" w:rsidRPr="00852B2A">
        <w:rPr>
          <w:color w:val="000000"/>
        </w:rPr>
        <w:t xml:space="preserve"> </w:t>
      </w:r>
      <w:commentRangeStart w:id="797"/>
      <w:r w:rsidR="00126775" w:rsidRPr="00852B2A">
        <w:rPr>
          <w:color w:val="000000"/>
        </w:rPr>
        <w:t xml:space="preserve"> </w:t>
      </w:r>
      <w:commentRangeEnd w:id="797"/>
      <w:r w:rsidR="00126775" w:rsidRPr="00852B2A">
        <w:rPr>
          <w:rStyle w:val="a8"/>
        </w:rPr>
        <w:commentReference w:id="797"/>
      </w:r>
    </w:p>
    <w:p w14:paraId="3835D6A6" w14:textId="6726B4BF" w:rsidR="00513BC9" w:rsidRPr="00852B2A" w:rsidRDefault="00513BC9" w:rsidP="004B3B77">
      <w:r w:rsidRPr="00852B2A">
        <w:t xml:space="preserve">                eqinjstpn[1]</w:t>
      </w:r>
      <w:r w:rsidRPr="00852B2A">
        <w:rPr>
          <w:color w:val="000000"/>
        </w:rPr>
        <w:t xml:space="preserve"> ← </w:t>
      </w:r>
      <w:r w:rsidRPr="00852B2A">
        <w:t>eqinjstp2</w:t>
      </w:r>
      <w:r w:rsidR="007A348E" w:rsidRPr="00852B2A">
        <w:rPr>
          <w:rFonts w:hint="eastAsia"/>
          <w:color w:val="000000"/>
          <w:szCs w:val="21"/>
        </w:rPr>
        <w:t xml:space="preserve"> </w:t>
      </w:r>
      <w:commentRangeStart w:id="798"/>
      <w:r w:rsidR="007A348E" w:rsidRPr="00852B2A">
        <w:rPr>
          <w:color w:val="000000"/>
          <w:szCs w:val="21"/>
        </w:rPr>
        <w:t xml:space="preserve"> </w:t>
      </w:r>
      <w:commentRangeEnd w:id="798"/>
      <w:r w:rsidR="007A348E" w:rsidRPr="00852B2A">
        <w:rPr>
          <w:rStyle w:val="a8"/>
        </w:rPr>
        <w:commentReference w:id="798"/>
      </w:r>
    </w:p>
    <w:bookmarkEnd w:id="796"/>
    <w:p w14:paraId="352C14D6" w14:textId="17E8230D" w:rsidR="00A041A7" w:rsidRPr="00852B2A" w:rsidRDefault="00A041A7">
      <w:pPr>
        <w:rPr>
          <w:szCs w:val="21"/>
        </w:rPr>
      </w:pPr>
      <w:r w:rsidRPr="00852B2A">
        <w:rPr>
          <w:szCs w:val="21"/>
        </w:rPr>
        <w:t xml:space="preserve">       </w:t>
      </w:r>
      <w:r w:rsidR="000935A8" w:rsidRPr="00852B2A">
        <w:rPr>
          <w:szCs w:val="21"/>
        </w:rPr>
        <w:t xml:space="preserve">   (c)</w:t>
      </w:r>
      <w:r w:rsidRPr="00852B2A">
        <w:rPr>
          <w:szCs w:val="21"/>
        </w:rPr>
        <w:t>3回目始動時噴射量要求有の時（t_rqdat &amp; EMINJ_RQQINJSTP3 ≠ 0）</w:t>
      </w:r>
    </w:p>
    <w:p w14:paraId="7728277C" w14:textId="77777777" w:rsidR="00A041A7" w:rsidRPr="00852B2A" w:rsidRDefault="00A041A7" w:rsidP="00A041A7">
      <w:pPr>
        <w:rPr>
          <w:szCs w:val="21"/>
        </w:rPr>
      </w:pPr>
      <w:r w:rsidRPr="00852B2A">
        <w:rPr>
          <w:szCs w:val="21"/>
        </w:rPr>
        <w:t xml:space="preserve">          </w:t>
      </w:r>
      <w:r w:rsidR="000935A8" w:rsidRPr="00852B2A">
        <w:rPr>
          <w:szCs w:val="21"/>
        </w:rPr>
        <w:t xml:space="preserve">      </w:t>
      </w:r>
      <w:bookmarkStart w:id="799" w:name="OLE_LINK406"/>
      <w:r w:rsidRPr="00852B2A">
        <w:rPr>
          <w:szCs w:val="21"/>
        </w:rPr>
        <w:t>eqinjstp</w:t>
      </w:r>
      <w:bookmarkEnd w:id="799"/>
      <w:r w:rsidRPr="00852B2A">
        <w:rPr>
          <w:szCs w:val="21"/>
        </w:rPr>
        <w:t>3</w:t>
      </w:r>
      <w:r w:rsidR="00A05481" w:rsidRPr="00852B2A">
        <w:rPr>
          <w:rFonts w:hint="eastAsia"/>
          <w:szCs w:val="21"/>
        </w:rPr>
        <w:t xml:space="preserve"> </w:t>
      </w:r>
      <w:r w:rsidRPr="00852B2A">
        <w:rPr>
          <w:szCs w:val="21"/>
        </w:rPr>
        <w:t>← 最も優先度の高いeminj_tbl[要求値]のポート3回目始動時噴射量</w:t>
      </w:r>
    </w:p>
    <w:p w14:paraId="5A7FC6C4" w14:textId="05DA9E4F" w:rsidR="004B3B77" w:rsidRPr="00852B2A" w:rsidRDefault="004B3B77" w:rsidP="004B3B77">
      <w:pPr>
        <w:rPr>
          <w:color w:val="000000"/>
        </w:rPr>
      </w:pPr>
      <w:bookmarkStart w:id="800" w:name="OLE_LINK403"/>
      <w:bookmarkStart w:id="801" w:name="OLE_LINK404"/>
      <w:r w:rsidRPr="00852B2A">
        <w:lastRenderedPageBreak/>
        <w:t xml:space="preserve">                </w:t>
      </w:r>
      <w:r w:rsidR="00126775" w:rsidRPr="00852B2A">
        <w:t xml:space="preserve">                  </w:t>
      </w:r>
      <w:r w:rsidRPr="00852B2A">
        <w:rPr>
          <w:rFonts w:hint="eastAsia"/>
        </w:rPr>
        <w:t>×</w:t>
      </w:r>
      <w:r w:rsidRPr="00852B2A">
        <w:rPr>
          <w:color w:val="000000"/>
        </w:rPr>
        <w:t xml:space="preserve"> eclrfld_ekqstmxp</w:t>
      </w:r>
      <w:r w:rsidR="00126775" w:rsidRPr="00852B2A">
        <w:rPr>
          <w:color w:val="000000"/>
        </w:rPr>
        <w:t xml:space="preserve"> </w:t>
      </w:r>
      <w:commentRangeStart w:id="802"/>
      <w:r w:rsidR="00126775" w:rsidRPr="00852B2A">
        <w:rPr>
          <w:color w:val="000000"/>
        </w:rPr>
        <w:t xml:space="preserve"> </w:t>
      </w:r>
      <w:commentRangeEnd w:id="802"/>
      <w:r w:rsidR="00126775" w:rsidRPr="00852B2A">
        <w:rPr>
          <w:rStyle w:val="a8"/>
        </w:rPr>
        <w:commentReference w:id="802"/>
      </w:r>
    </w:p>
    <w:p w14:paraId="493EFD47" w14:textId="1617DCD7" w:rsidR="00513BC9" w:rsidRPr="00852B2A" w:rsidRDefault="00513BC9" w:rsidP="004B3B77">
      <w:r w:rsidRPr="00852B2A">
        <w:t xml:space="preserve">                eqinjstpn[2]</w:t>
      </w:r>
      <w:r w:rsidRPr="00852B2A">
        <w:rPr>
          <w:color w:val="000000"/>
        </w:rPr>
        <w:t xml:space="preserve"> ← </w:t>
      </w:r>
      <w:r w:rsidRPr="00852B2A">
        <w:t>eqinjstp3</w:t>
      </w:r>
      <w:r w:rsidR="007A348E" w:rsidRPr="00852B2A">
        <w:rPr>
          <w:rFonts w:hint="eastAsia"/>
          <w:color w:val="000000"/>
          <w:szCs w:val="21"/>
        </w:rPr>
        <w:t xml:space="preserve"> </w:t>
      </w:r>
      <w:commentRangeStart w:id="803"/>
      <w:r w:rsidR="007A348E" w:rsidRPr="00852B2A">
        <w:rPr>
          <w:color w:val="000000"/>
          <w:szCs w:val="21"/>
        </w:rPr>
        <w:t xml:space="preserve"> </w:t>
      </w:r>
      <w:commentRangeEnd w:id="803"/>
      <w:r w:rsidR="007A348E" w:rsidRPr="00852B2A">
        <w:rPr>
          <w:rStyle w:val="a8"/>
        </w:rPr>
        <w:commentReference w:id="803"/>
      </w:r>
    </w:p>
    <w:p w14:paraId="72F93DD1" w14:textId="72AEC9A0" w:rsidR="00A041A7" w:rsidRPr="00852B2A" w:rsidRDefault="00A041A7">
      <w:pPr>
        <w:rPr>
          <w:szCs w:val="21"/>
        </w:rPr>
      </w:pPr>
      <w:r w:rsidRPr="00852B2A">
        <w:rPr>
          <w:szCs w:val="21"/>
        </w:rPr>
        <w:t xml:space="preserve">        </w:t>
      </w:r>
      <w:r w:rsidR="000935A8" w:rsidRPr="00852B2A">
        <w:rPr>
          <w:szCs w:val="21"/>
        </w:rPr>
        <w:t xml:space="preserve">  </w:t>
      </w:r>
      <w:bookmarkEnd w:id="800"/>
      <w:bookmarkEnd w:id="801"/>
      <w:r w:rsidR="000935A8" w:rsidRPr="00852B2A">
        <w:rPr>
          <w:szCs w:val="21"/>
        </w:rPr>
        <w:t>(d)</w:t>
      </w:r>
      <w:r w:rsidRPr="00852B2A">
        <w:rPr>
          <w:szCs w:val="21"/>
        </w:rPr>
        <w:t>4回目始動時噴射量要求有の時（t_rqdat &amp; EMINJ_RQQINJSTP4 ≠ 0）</w:t>
      </w:r>
    </w:p>
    <w:p w14:paraId="5EC57B5A" w14:textId="77777777" w:rsidR="00A041A7" w:rsidRPr="00852B2A" w:rsidRDefault="00A041A7" w:rsidP="00A041A7">
      <w:pPr>
        <w:rPr>
          <w:szCs w:val="21"/>
        </w:rPr>
      </w:pPr>
      <w:r w:rsidRPr="00852B2A">
        <w:rPr>
          <w:szCs w:val="21"/>
        </w:rPr>
        <w:t xml:space="preserve">          </w:t>
      </w:r>
      <w:r w:rsidR="000935A8" w:rsidRPr="00852B2A">
        <w:rPr>
          <w:szCs w:val="21"/>
        </w:rPr>
        <w:t xml:space="preserve">      </w:t>
      </w:r>
      <w:r w:rsidRPr="00852B2A">
        <w:rPr>
          <w:szCs w:val="21"/>
        </w:rPr>
        <w:t>eqinjstp4</w:t>
      </w:r>
      <w:r w:rsidR="00A05481" w:rsidRPr="00852B2A">
        <w:rPr>
          <w:rFonts w:hint="eastAsia"/>
          <w:szCs w:val="21"/>
        </w:rPr>
        <w:t xml:space="preserve"> </w:t>
      </w:r>
      <w:r w:rsidRPr="00852B2A">
        <w:rPr>
          <w:szCs w:val="21"/>
        </w:rPr>
        <w:t>← 最も優先度の高いeminj_tbl[要求値]のポート4回目始動時噴射量</w:t>
      </w:r>
    </w:p>
    <w:p w14:paraId="591A126C" w14:textId="037D01FF" w:rsidR="004B3B77" w:rsidRPr="00852B2A" w:rsidRDefault="004B3B77" w:rsidP="004B3B77">
      <w:pPr>
        <w:rPr>
          <w:color w:val="000000"/>
        </w:rPr>
      </w:pPr>
      <w:r w:rsidRPr="00852B2A">
        <w:t xml:space="preserve">                </w:t>
      </w:r>
      <w:r w:rsidR="00126775" w:rsidRPr="00852B2A">
        <w:t xml:space="preserve">                  </w:t>
      </w:r>
      <w:r w:rsidRPr="00852B2A">
        <w:rPr>
          <w:rFonts w:hint="eastAsia"/>
        </w:rPr>
        <w:t>×</w:t>
      </w:r>
      <w:r w:rsidRPr="00852B2A">
        <w:rPr>
          <w:color w:val="000000"/>
        </w:rPr>
        <w:t xml:space="preserve"> eclrfld_ekqstmxp</w:t>
      </w:r>
    </w:p>
    <w:p w14:paraId="44AFFADF" w14:textId="5CA2F6B7" w:rsidR="00513BC9" w:rsidRPr="00852B2A" w:rsidRDefault="00513BC9" w:rsidP="004B3B77">
      <w:r w:rsidRPr="00852B2A">
        <w:t xml:space="preserve">                eqinjstpn[3]</w:t>
      </w:r>
      <w:r w:rsidRPr="00852B2A">
        <w:rPr>
          <w:color w:val="000000"/>
        </w:rPr>
        <w:t xml:space="preserve"> ← </w:t>
      </w:r>
      <w:r w:rsidRPr="00852B2A">
        <w:t>eqinjstp4</w:t>
      </w:r>
      <w:r w:rsidR="007A348E" w:rsidRPr="00852B2A">
        <w:rPr>
          <w:rFonts w:hint="eastAsia"/>
          <w:color w:val="000000"/>
          <w:szCs w:val="21"/>
        </w:rPr>
        <w:t xml:space="preserve"> </w:t>
      </w:r>
      <w:commentRangeStart w:id="804"/>
      <w:r w:rsidR="007A348E" w:rsidRPr="00852B2A">
        <w:rPr>
          <w:color w:val="000000"/>
          <w:szCs w:val="21"/>
        </w:rPr>
        <w:t xml:space="preserve"> </w:t>
      </w:r>
      <w:commentRangeEnd w:id="804"/>
      <w:r w:rsidR="007A348E" w:rsidRPr="00852B2A">
        <w:rPr>
          <w:rStyle w:val="a8"/>
        </w:rPr>
        <w:commentReference w:id="804"/>
      </w:r>
    </w:p>
    <w:p w14:paraId="58419432" w14:textId="77777777" w:rsidR="004B3B77" w:rsidRPr="00852B2A" w:rsidRDefault="004B3B77" w:rsidP="00A041A7">
      <w:pPr>
        <w:rPr>
          <w:szCs w:val="21"/>
        </w:rPr>
      </w:pPr>
    </w:p>
    <w:p w14:paraId="66DF2FA2" w14:textId="77777777" w:rsidR="004B3B77" w:rsidRPr="00852B2A" w:rsidRDefault="004B3B77" w:rsidP="00A041A7">
      <w:pPr>
        <w:rPr>
          <w:szCs w:val="21"/>
        </w:rPr>
      </w:pPr>
      <w:bookmarkStart w:id="805" w:name="OLE_LINK410"/>
      <w:r w:rsidRPr="00852B2A">
        <w:rPr>
          <w:szCs w:val="21"/>
        </w:rPr>
        <w:t xml:space="preserve">           ここで、ポート噴射量算出係数(ekpfi)に応じた</w:t>
      </w:r>
      <w:r w:rsidRPr="00852B2A">
        <w:rPr>
          <w:rFonts w:hint="eastAsia"/>
          <w:szCs w:val="21"/>
        </w:rPr>
        <w:t>始動時噴射量のクリア</w:t>
      </w:r>
    </w:p>
    <w:p w14:paraId="1B334228" w14:textId="77777777" w:rsidR="004B3B77" w:rsidRPr="00852B2A" w:rsidRDefault="004B3B77" w:rsidP="00A041A7">
      <w:pPr>
        <w:rPr>
          <w:szCs w:val="21"/>
        </w:rPr>
      </w:pPr>
      <w:bookmarkStart w:id="806" w:name="OLE_LINK405"/>
      <w:r w:rsidRPr="00852B2A">
        <w:rPr>
          <w:szCs w:val="21"/>
        </w:rPr>
        <w:t xml:space="preserve">           </w:t>
      </w:r>
      <w:bookmarkEnd w:id="806"/>
      <w:r w:rsidRPr="00852B2A">
        <w:rPr>
          <w:rFonts w:hint="eastAsia"/>
          <w:szCs w:val="21"/>
        </w:rPr>
        <w:t>※</w:t>
      </w:r>
      <w:r w:rsidRPr="00852B2A">
        <w:rPr>
          <w:szCs w:val="21"/>
        </w:rPr>
        <w:t>ekpfi算出後に実行</w:t>
      </w:r>
    </w:p>
    <w:p w14:paraId="187DA604" w14:textId="77777777" w:rsidR="004B3B77" w:rsidRPr="00852B2A" w:rsidRDefault="004B3B77" w:rsidP="00A041A7">
      <w:pPr>
        <w:rPr>
          <w:szCs w:val="21"/>
        </w:rPr>
      </w:pPr>
      <w:bookmarkStart w:id="807" w:name="OLE_LINK407"/>
      <w:bookmarkStart w:id="808" w:name="OLE_LINK408"/>
      <w:r w:rsidRPr="00852B2A">
        <w:rPr>
          <w:szCs w:val="21"/>
        </w:rPr>
        <w:t xml:space="preserve">              筒内噴射時（ekpfi ＝ 0(倍)）</w:t>
      </w:r>
    </w:p>
    <w:p w14:paraId="2756A4BF" w14:textId="77777777" w:rsidR="004B3B77" w:rsidRPr="00852B2A" w:rsidRDefault="004B3B77" w:rsidP="00A041A7">
      <w:pPr>
        <w:rPr>
          <w:szCs w:val="21"/>
        </w:rPr>
      </w:pPr>
      <w:bookmarkStart w:id="809" w:name="OLE_LINK409"/>
      <w:r w:rsidRPr="00852B2A">
        <w:rPr>
          <w:szCs w:val="21"/>
        </w:rPr>
        <w:t xml:space="preserve">              </w:t>
      </w:r>
      <w:bookmarkEnd w:id="809"/>
      <w:r w:rsidRPr="00852B2A">
        <w:rPr>
          <w:szCs w:val="21"/>
        </w:rPr>
        <w:t xml:space="preserve">  eqinjstp1 </w:t>
      </w:r>
      <w:r w:rsidRPr="00852B2A">
        <w:rPr>
          <w:rFonts w:hint="eastAsia"/>
          <w:szCs w:val="21"/>
        </w:rPr>
        <w:t>←</w:t>
      </w:r>
      <w:r w:rsidRPr="00852B2A">
        <w:rPr>
          <w:szCs w:val="21"/>
        </w:rPr>
        <w:t xml:space="preserve"> </w:t>
      </w:r>
      <w:r w:rsidR="00662E54" w:rsidRPr="00852B2A">
        <w:rPr>
          <w:color w:val="000000"/>
          <w:szCs w:val="21"/>
        </w:rPr>
        <w:t>EMINJ_QINJI</w:t>
      </w:r>
      <w:r w:rsidR="00662E54" w:rsidRPr="00852B2A">
        <w:rPr>
          <w:rFonts w:hint="eastAsia"/>
          <w:szCs w:val="21"/>
        </w:rPr>
        <w:t>(</w:t>
      </w:r>
      <w:r w:rsidRPr="00852B2A">
        <w:rPr>
          <w:szCs w:val="21"/>
        </w:rPr>
        <w:t>0(mg/st)</w:t>
      </w:r>
      <w:r w:rsidR="00662E54" w:rsidRPr="00852B2A">
        <w:rPr>
          <w:rFonts w:hint="eastAsia"/>
          <w:szCs w:val="21"/>
        </w:rPr>
        <w:t>)</w:t>
      </w:r>
    </w:p>
    <w:bookmarkEnd w:id="807"/>
    <w:bookmarkEnd w:id="808"/>
    <w:p w14:paraId="41FAFD31" w14:textId="77777777" w:rsidR="004B3B77" w:rsidRPr="00852B2A" w:rsidRDefault="004B3B77" w:rsidP="004B3B77">
      <w:pPr>
        <w:rPr>
          <w:szCs w:val="21"/>
        </w:rPr>
      </w:pPr>
      <w:r w:rsidRPr="00852B2A">
        <w:rPr>
          <w:szCs w:val="21"/>
        </w:rPr>
        <w:t xml:space="preserve">                eqinjstp2 ←</w:t>
      </w:r>
      <w:r w:rsidR="00662E54" w:rsidRPr="00852B2A">
        <w:rPr>
          <w:rFonts w:hint="eastAsia"/>
          <w:szCs w:val="21"/>
        </w:rPr>
        <w:t xml:space="preserve"> </w:t>
      </w:r>
      <w:r w:rsidR="00662E54" w:rsidRPr="00852B2A">
        <w:rPr>
          <w:color w:val="000000"/>
          <w:szCs w:val="21"/>
        </w:rPr>
        <w:t>EMINJ_QINJI</w:t>
      </w:r>
      <w:r w:rsidR="00662E54" w:rsidRPr="00852B2A">
        <w:rPr>
          <w:rFonts w:hint="eastAsia"/>
          <w:szCs w:val="21"/>
        </w:rPr>
        <w:t>(</w:t>
      </w:r>
      <w:r w:rsidRPr="00852B2A">
        <w:rPr>
          <w:szCs w:val="21"/>
        </w:rPr>
        <w:t>0(mg/st)</w:t>
      </w:r>
      <w:r w:rsidR="00662E54" w:rsidRPr="00852B2A">
        <w:rPr>
          <w:rFonts w:hint="eastAsia"/>
          <w:szCs w:val="21"/>
        </w:rPr>
        <w:t>)</w:t>
      </w:r>
    </w:p>
    <w:p w14:paraId="54D0176B" w14:textId="77777777" w:rsidR="004B3B77" w:rsidRPr="00852B2A" w:rsidRDefault="004B3B77" w:rsidP="004B3B77">
      <w:pPr>
        <w:rPr>
          <w:szCs w:val="21"/>
        </w:rPr>
      </w:pPr>
      <w:r w:rsidRPr="00852B2A">
        <w:rPr>
          <w:szCs w:val="21"/>
        </w:rPr>
        <w:t xml:space="preserve">                eqinjstp3 ←</w:t>
      </w:r>
      <w:r w:rsidR="00662E54" w:rsidRPr="00852B2A">
        <w:rPr>
          <w:rFonts w:hint="eastAsia"/>
          <w:szCs w:val="21"/>
        </w:rPr>
        <w:t xml:space="preserve"> </w:t>
      </w:r>
      <w:r w:rsidR="00662E54" w:rsidRPr="00852B2A">
        <w:rPr>
          <w:color w:val="000000"/>
          <w:szCs w:val="21"/>
        </w:rPr>
        <w:t>EMINJ_QINJI</w:t>
      </w:r>
      <w:r w:rsidR="00662E54" w:rsidRPr="00852B2A">
        <w:rPr>
          <w:rFonts w:hint="eastAsia"/>
          <w:szCs w:val="21"/>
        </w:rPr>
        <w:t>(</w:t>
      </w:r>
      <w:r w:rsidRPr="00852B2A">
        <w:rPr>
          <w:szCs w:val="21"/>
        </w:rPr>
        <w:t>0(mg/st)</w:t>
      </w:r>
      <w:r w:rsidR="00662E54" w:rsidRPr="00852B2A">
        <w:rPr>
          <w:rFonts w:hint="eastAsia"/>
          <w:szCs w:val="21"/>
        </w:rPr>
        <w:t>)</w:t>
      </w:r>
    </w:p>
    <w:p w14:paraId="30A8A29D" w14:textId="74C4C6B6" w:rsidR="004D0411" w:rsidRPr="00852B2A" w:rsidRDefault="004B3B77" w:rsidP="004D0411">
      <w:pPr>
        <w:rPr>
          <w:szCs w:val="21"/>
        </w:rPr>
      </w:pPr>
      <w:bookmarkStart w:id="810" w:name="OLE_LINK356"/>
      <w:bookmarkStart w:id="811" w:name="OLE_LINK362"/>
      <w:r w:rsidRPr="00852B2A">
        <w:rPr>
          <w:szCs w:val="21"/>
        </w:rPr>
        <w:t xml:space="preserve">                eqinjstp4 ←</w:t>
      </w:r>
      <w:r w:rsidR="00662E54" w:rsidRPr="00852B2A">
        <w:rPr>
          <w:rFonts w:hint="eastAsia"/>
          <w:szCs w:val="21"/>
        </w:rPr>
        <w:t xml:space="preserve"> </w:t>
      </w:r>
      <w:r w:rsidR="00662E54" w:rsidRPr="00852B2A">
        <w:rPr>
          <w:color w:val="000000"/>
          <w:szCs w:val="21"/>
        </w:rPr>
        <w:t>EMINJ_QINJI</w:t>
      </w:r>
      <w:r w:rsidR="00662E54" w:rsidRPr="00852B2A">
        <w:rPr>
          <w:rFonts w:hint="eastAsia"/>
          <w:szCs w:val="21"/>
        </w:rPr>
        <w:t>(</w:t>
      </w:r>
      <w:r w:rsidRPr="00852B2A">
        <w:rPr>
          <w:szCs w:val="21"/>
        </w:rPr>
        <w:t>0(mg/st)</w:t>
      </w:r>
      <w:r w:rsidR="00662E54" w:rsidRPr="00852B2A">
        <w:rPr>
          <w:rFonts w:hint="eastAsia"/>
          <w:szCs w:val="21"/>
        </w:rPr>
        <w:t>)</w:t>
      </w:r>
    </w:p>
    <w:p w14:paraId="3C0833DF" w14:textId="48F365DF" w:rsidR="004D0411" w:rsidRPr="00852B2A" w:rsidRDefault="004D0411" w:rsidP="004D0411">
      <w:pPr>
        <w:rPr>
          <w:szCs w:val="21"/>
        </w:rPr>
      </w:pPr>
      <w:r w:rsidRPr="00852B2A">
        <w:rPr>
          <w:szCs w:val="21"/>
        </w:rPr>
        <w:t xml:space="preserve">                eqinjstpn[0]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12"/>
      <w:r w:rsidR="007A348E" w:rsidRPr="00852B2A">
        <w:rPr>
          <w:color w:val="000000"/>
          <w:szCs w:val="21"/>
        </w:rPr>
        <w:t xml:space="preserve"> </w:t>
      </w:r>
      <w:commentRangeEnd w:id="812"/>
      <w:r w:rsidR="007A348E" w:rsidRPr="00852B2A">
        <w:rPr>
          <w:rStyle w:val="a8"/>
        </w:rPr>
        <w:commentReference w:id="812"/>
      </w:r>
    </w:p>
    <w:p w14:paraId="2DE42D44" w14:textId="3EE1CF43" w:rsidR="004D0411" w:rsidRPr="00852B2A" w:rsidRDefault="004D0411" w:rsidP="004D0411">
      <w:pPr>
        <w:rPr>
          <w:szCs w:val="21"/>
        </w:rPr>
      </w:pPr>
      <w:r w:rsidRPr="00852B2A">
        <w:rPr>
          <w:szCs w:val="21"/>
        </w:rPr>
        <w:t xml:space="preserve">                eqinjstpn[1]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13"/>
      <w:r w:rsidR="007A348E" w:rsidRPr="00852B2A">
        <w:rPr>
          <w:color w:val="000000"/>
          <w:szCs w:val="21"/>
        </w:rPr>
        <w:t xml:space="preserve"> </w:t>
      </w:r>
      <w:commentRangeEnd w:id="813"/>
      <w:r w:rsidR="007A348E" w:rsidRPr="00852B2A">
        <w:rPr>
          <w:rStyle w:val="a8"/>
        </w:rPr>
        <w:commentReference w:id="813"/>
      </w:r>
    </w:p>
    <w:p w14:paraId="7C0E4F8A" w14:textId="74E399CD" w:rsidR="004D0411" w:rsidRPr="00852B2A" w:rsidRDefault="004D0411" w:rsidP="004D0411">
      <w:pPr>
        <w:rPr>
          <w:szCs w:val="21"/>
        </w:rPr>
      </w:pPr>
      <w:r w:rsidRPr="00852B2A">
        <w:rPr>
          <w:szCs w:val="21"/>
        </w:rPr>
        <w:t xml:space="preserve">                eqinjstpn[2]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14"/>
      <w:r w:rsidR="007A348E" w:rsidRPr="00852B2A">
        <w:rPr>
          <w:color w:val="000000"/>
          <w:szCs w:val="21"/>
        </w:rPr>
        <w:t xml:space="preserve"> </w:t>
      </w:r>
      <w:commentRangeEnd w:id="814"/>
      <w:r w:rsidR="007A348E" w:rsidRPr="00852B2A">
        <w:rPr>
          <w:rStyle w:val="a8"/>
        </w:rPr>
        <w:commentReference w:id="814"/>
      </w:r>
    </w:p>
    <w:p w14:paraId="18BC72BC" w14:textId="26B62873" w:rsidR="004D0411" w:rsidRPr="00852B2A" w:rsidRDefault="004D0411" w:rsidP="004B3B77">
      <w:pPr>
        <w:rPr>
          <w:szCs w:val="21"/>
        </w:rPr>
      </w:pPr>
      <w:r w:rsidRPr="00852B2A">
        <w:rPr>
          <w:szCs w:val="21"/>
        </w:rPr>
        <w:t xml:space="preserve">                eqinjstpn[3]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15"/>
      <w:r w:rsidR="007A348E" w:rsidRPr="00852B2A">
        <w:rPr>
          <w:color w:val="000000"/>
          <w:szCs w:val="21"/>
        </w:rPr>
        <w:t xml:space="preserve"> </w:t>
      </w:r>
      <w:commentRangeEnd w:id="815"/>
      <w:r w:rsidR="007A348E" w:rsidRPr="00852B2A">
        <w:rPr>
          <w:rStyle w:val="a8"/>
        </w:rPr>
        <w:commentReference w:id="815"/>
      </w:r>
    </w:p>
    <w:bookmarkEnd w:id="805"/>
    <w:p w14:paraId="4101D3B9" w14:textId="77777777" w:rsidR="00476B84" w:rsidRPr="00852B2A" w:rsidRDefault="00476B84" w:rsidP="00F9637F">
      <w:pPr>
        <w:rPr>
          <w:szCs w:val="21"/>
        </w:rPr>
      </w:pPr>
    </w:p>
    <w:p w14:paraId="2A686816" w14:textId="6343F459" w:rsidR="00F9637F" w:rsidRPr="00852B2A" w:rsidRDefault="00F9637F" w:rsidP="00F9637F">
      <w:pPr>
        <w:rPr>
          <w:szCs w:val="21"/>
        </w:rPr>
      </w:pPr>
      <w:r w:rsidRPr="00852B2A">
        <w:rPr>
          <w:szCs w:val="21"/>
        </w:rPr>
        <w:t xml:space="preserve">       </w:t>
      </w:r>
      <w:r w:rsidR="00BF6843" w:rsidRPr="00852B2A">
        <w:rPr>
          <w:rFonts w:hint="eastAsia"/>
          <w:szCs w:val="21"/>
        </w:rPr>
        <w:t>⑳</w:t>
      </w:r>
      <w:r w:rsidR="006759FF" w:rsidRPr="00852B2A">
        <w:rPr>
          <w:szCs w:val="21"/>
        </w:rPr>
        <w:t xml:space="preserve"> </w:t>
      </w:r>
      <w:r w:rsidRPr="00852B2A">
        <w:rPr>
          <w:rFonts w:hint="eastAsia"/>
          <w:szCs w:val="21"/>
        </w:rPr>
        <w:t>筒内</w:t>
      </w:r>
      <w:r w:rsidRPr="00852B2A">
        <w:rPr>
          <w:szCs w:val="21"/>
        </w:rPr>
        <w:t>始動時噴射量要求有の時</w:t>
      </w:r>
      <w:r w:rsidR="000935A8" w:rsidRPr="00852B2A">
        <w:rPr>
          <w:szCs w:val="21"/>
        </w:rPr>
        <w:t xml:space="preserve"> 【ﾃﾞｭｱﾙINJ】OR【D-4】</w:t>
      </w:r>
    </w:p>
    <w:bookmarkEnd w:id="810"/>
    <w:bookmarkEnd w:id="811"/>
    <w:p w14:paraId="026DDDBA" w14:textId="77777777" w:rsidR="00F9637F" w:rsidRPr="00852B2A" w:rsidRDefault="000935A8">
      <w:pPr>
        <w:rPr>
          <w:szCs w:val="21"/>
        </w:rPr>
      </w:pPr>
      <w:r w:rsidRPr="00852B2A">
        <w:rPr>
          <w:szCs w:val="21"/>
        </w:rPr>
        <w:t xml:space="preserve">           (a)1回目始動時噴射量要求有の時</w:t>
      </w:r>
      <w:r w:rsidR="00F9637F" w:rsidRPr="00852B2A">
        <w:rPr>
          <w:szCs w:val="21"/>
        </w:rPr>
        <w:t>（t_rqdat &amp; EMINJ_RQQINJSTD1 ≠ 0）</w:t>
      </w:r>
    </w:p>
    <w:p w14:paraId="4BDFD1DB" w14:textId="77777777" w:rsidR="00F9637F" w:rsidRPr="00852B2A" w:rsidRDefault="00F9637F" w:rsidP="00EC6F6D">
      <w:pPr>
        <w:ind w:rightChars="-496" w:right="-992"/>
        <w:rPr>
          <w:szCs w:val="21"/>
        </w:rPr>
      </w:pPr>
      <w:bookmarkStart w:id="816" w:name="OLE_LINK415"/>
      <w:bookmarkStart w:id="817" w:name="OLE_LINK416"/>
      <w:r w:rsidRPr="00852B2A">
        <w:rPr>
          <w:szCs w:val="21"/>
        </w:rPr>
        <w:t xml:space="preserve">          </w:t>
      </w:r>
      <w:r w:rsidR="000935A8" w:rsidRPr="00852B2A">
        <w:rPr>
          <w:szCs w:val="21"/>
        </w:rPr>
        <w:t xml:space="preserve">      </w:t>
      </w:r>
      <w:bookmarkEnd w:id="816"/>
      <w:bookmarkEnd w:id="817"/>
      <w:r w:rsidRPr="00852B2A">
        <w:rPr>
          <w:szCs w:val="21"/>
        </w:rPr>
        <w:t>eqinjstd1← 最も優先度の高いeminj_tbl[要求値]の筒内1回目始動時噴射量</w:t>
      </w:r>
      <w:r w:rsidR="00335EDF" w:rsidRPr="00852B2A">
        <w:rPr>
          <w:rFonts w:hint="eastAsia"/>
          <w:szCs w:val="21"/>
        </w:rPr>
        <w:t xml:space="preserve"> </w:t>
      </w:r>
      <w:commentRangeStart w:id="818"/>
      <w:r w:rsidR="00335EDF" w:rsidRPr="00852B2A">
        <w:rPr>
          <w:rFonts w:hint="eastAsia"/>
          <w:szCs w:val="21"/>
        </w:rPr>
        <w:t xml:space="preserve"> </w:t>
      </w:r>
      <w:commentRangeEnd w:id="818"/>
      <w:r w:rsidR="00335EDF" w:rsidRPr="00852B2A">
        <w:rPr>
          <w:rStyle w:val="a8"/>
        </w:rPr>
        <w:commentReference w:id="818"/>
      </w:r>
    </w:p>
    <w:p w14:paraId="64829B9F" w14:textId="3C1CFF54" w:rsidR="004B3B77" w:rsidRPr="00852B2A" w:rsidRDefault="004B3B77" w:rsidP="004B3B77">
      <w:r w:rsidRPr="00852B2A">
        <w:t xml:space="preserve">                </w:t>
      </w:r>
      <w:r w:rsidR="00126775" w:rsidRPr="00852B2A">
        <w:t xml:space="preserve">                 </w:t>
      </w:r>
      <w:r w:rsidRPr="00852B2A">
        <w:t>×</w:t>
      </w:r>
      <w:r w:rsidRPr="00852B2A">
        <w:rPr>
          <w:color w:val="000000"/>
        </w:rPr>
        <w:t xml:space="preserve"> eclrfld_ekqstmxd</w:t>
      </w:r>
      <w:r w:rsidR="00126775" w:rsidRPr="00852B2A">
        <w:rPr>
          <w:color w:val="000000"/>
        </w:rPr>
        <w:t xml:space="preserve"> </w:t>
      </w:r>
      <w:commentRangeStart w:id="819"/>
      <w:r w:rsidR="00126775" w:rsidRPr="00852B2A">
        <w:rPr>
          <w:color w:val="000000"/>
        </w:rPr>
        <w:t xml:space="preserve"> </w:t>
      </w:r>
      <w:commentRangeEnd w:id="819"/>
      <w:r w:rsidR="00126775" w:rsidRPr="00852B2A">
        <w:rPr>
          <w:rStyle w:val="a8"/>
        </w:rPr>
        <w:commentReference w:id="819"/>
      </w:r>
    </w:p>
    <w:p w14:paraId="6697EBD3" w14:textId="793F551E" w:rsidR="00513BC9" w:rsidRPr="00852B2A" w:rsidRDefault="00513BC9">
      <w:r w:rsidRPr="00852B2A">
        <w:t xml:space="preserve">                eqinjstdn[0]</w:t>
      </w:r>
      <w:r w:rsidRPr="00852B2A">
        <w:rPr>
          <w:color w:val="000000"/>
        </w:rPr>
        <w:t xml:space="preserve"> ← </w:t>
      </w:r>
      <w:r w:rsidRPr="00852B2A">
        <w:t>eqinjstd1</w:t>
      </w:r>
      <w:r w:rsidR="007A348E" w:rsidRPr="00852B2A">
        <w:rPr>
          <w:rFonts w:hint="eastAsia"/>
          <w:color w:val="000000"/>
          <w:szCs w:val="21"/>
        </w:rPr>
        <w:t xml:space="preserve"> </w:t>
      </w:r>
      <w:commentRangeStart w:id="820"/>
      <w:r w:rsidR="007A348E" w:rsidRPr="00852B2A">
        <w:rPr>
          <w:color w:val="000000"/>
          <w:szCs w:val="21"/>
        </w:rPr>
        <w:t xml:space="preserve"> </w:t>
      </w:r>
      <w:commentRangeEnd w:id="820"/>
      <w:r w:rsidR="007A348E" w:rsidRPr="00852B2A">
        <w:rPr>
          <w:rStyle w:val="a8"/>
        </w:rPr>
        <w:commentReference w:id="820"/>
      </w:r>
    </w:p>
    <w:p w14:paraId="0199042C" w14:textId="0B4B6615" w:rsidR="00F9637F" w:rsidRPr="00852B2A" w:rsidRDefault="00F9637F">
      <w:pPr>
        <w:rPr>
          <w:szCs w:val="21"/>
        </w:rPr>
      </w:pPr>
      <w:r w:rsidRPr="00852B2A">
        <w:rPr>
          <w:szCs w:val="21"/>
        </w:rPr>
        <w:t xml:space="preserve">        </w:t>
      </w:r>
      <w:r w:rsidR="000935A8" w:rsidRPr="00852B2A">
        <w:rPr>
          <w:szCs w:val="21"/>
        </w:rPr>
        <w:t xml:space="preserve">   (b)</w:t>
      </w:r>
      <w:r w:rsidRPr="00852B2A">
        <w:rPr>
          <w:szCs w:val="21"/>
        </w:rPr>
        <w:t>2回目始動時噴射量要求有の時（t_rqdat &amp; EMINJ_RQQINJSTD2 ≠ 0）</w:t>
      </w:r>
    </w:p>
    <w:p w14:paraId="6641C48E" w14:textId="77777777" w:rsidR="00F9637F" w:rsidRPr="00852B2A" w:rsidRDefault="00F9637F" w:rsidP="00F9637F">
      <w:pPr>
        <w:rPr>
          <w:szCs w:val="21"/>
        </w:rPr>
      </w:pPr>
      <w:r w:rsidRPr="00852B2A">
        <w:rPr>
          <w:szCs w:val="21"/>
        </w:rPr>
        <w:t xml:space="preserve">          </w:t>
      </w:r>
      <w:r w:rsidR="000935A8" w:rsidRPr="00852B2A">
        <w:rPr>
          <w:szCs w:val="21"/>
        </w:rPr>
        <w:t xml:space="preserve">      </w:t>
      </w:r>
      <w:r w:rsidRPr="00852B2A">
        <w:rPr>
          <w:szCs w:val="21"/>
        </w:rPr>
        <w:t>eqinjstd2</w:t>
      </w:r>
      <w:r w:rsidR="00A05481" w:rsidRPr="00852B2A">
        <w:rPr>
          <w:rFonts w:hint="eastAsia"/>
          <w:szCs w:val="21"/>
        </w:rPr>
        <w:t xml:space="preserve"> </w:t>
      </w:r>
      <w:r w:rsidRPr="00852B2A">
        <w:rPr>
          <w:szCs w:val="21"/>
        </w:rPr>
        <w:t>← 最も優先度の高いeminj_tbl[要求値]の筒内2回目始動時噴射量</w:t>
      </w:r>
    </w:p>
    <w:p w14:paraId="041E5AC0" w14:textId="163BB904" w:rsidR="004B3B77" w:rsidRPr="00852B2A" w:rsidRDefault="004B3B77" w:rsidP="004B3B77">
      <w:pPr>
        <w:rPr>
          <w:color w:val="000000"/>
        </w:rPr>
      </w:pPr>
      <w:r w:rsidRPr="00852B2A">
        <w:t xml:space="preserve">                </w:t>
      </w:r>
      <w:r w:rsidR="00126775" w:rsidRPr="00852B2A">
        <w:t xml:space="preserve">                  </w:t>
      </w:r>
      <w:r w:rsidRPr="00852B2A">
        <w:rPr>
          <w:rFonts w:hint="eastAsia"/>
        </w:rPr>
        <w:t>×</w:t>
      </w:r>
      <w:r w:rsidRPr="00852B2A">
        <w:rPr>
          <w:color w:val="000000"/>
        </w:rPr>
        <w:t xml:space="preserve"> eclrfld_ekqstmxd</w:t>
      </w:r>
      <w:r w:rsidR="00126775" w:rsidRPr="00852B2A">
        <w:rPr>
          <w:color w:val="000000"/>
        </w:rPr>
        <w:t xml:space="preserve"> </w:t>
      </w:r>
      <w:commentRangeStart w:id="821"/>
      <w:r w:rsidR="00126775" w:rsidRPr="00852B2A">
        <w:rPr>
          <w:color w:val="000000"/>
        </w:rPr>
        <w:t xml:space="preserve"> </w:t>
      </w:r>
      <w:commentRangeEnd w:id="821"/>
      <w:r w:rsidR="00126775" w:rsidRPr="00852B2A">
        <w:rPr>
          <w:rStyle w:val="a8"/>
        </w:rPr>
        <w:commentReference w:id="821"/>
      </w:r>
    </w:p>
    <w:p w14:paraId="67C09592" w14:textId="40840592" w:rsidR="00513BC9" w:rsidRPr="00852B2A" w:rsidRDefault="00513BC9" w:rsidP="004B3B77">
      <w:r w:rsidRPr="00852B2A">
        <w:t xml:space="preserve">                eqinjstdn[1]</w:t>
      </w:r>
      <w:r w:rsidRPr="00852B2A">
        <w:rPr>
          <w:color w:val="000000"/>
        </w:rPr>
        <w:t xml:space="preserve"> ← </w:t>
      </w:r>
      <w:r w:rsidRPr="00852B2A">
        <w:t>eqinjstd2</w:t>
      </w:r>
      <w:r w:rsidR="007A348E" w:rsidRPr="00852B2A">
        <w:rPr>
          <w:rFonts w:hint="eastAsia"/>
          <w:color w:val="000000"/>
          <w:szCs w:val="21"/>
        </w:rPr>
        <w:t xml:space="preserve"> </w:t>
      </w:r>
      <w:commentRangeStart w:id="822"/>
      <w:r w:rsidR="007A348E" w:rsidRPr="00852B2A">
        <w:rPr>
          <w:color w:val="000000"/>
          <w:szCs w:val="21"/>
        </w:rPr>
        <w:t xml:space="preserve"> </w:t>
      </w:r>
      <w:commentRangeEnd w:id="822"/>
      <w:r w:rsidR="007A348E" w:rsidRPr="00852B2A">
        <w:rPr>
          <w:rStyle w:val="a8"/>
        </w:rPr>
        <w:commentReference w:id="822"/>
      </w:r>
    </w:p>
    <w:p w14:paraId="1B8C2A8E" w14:textId="77777777" w:rsidR="00F9637F" w:rsidRPr="00852B2A" w:rsidRDefault="00F9637F">
      <w:pPr>
        <w:rPr>
          <w:szCs w:val="21"/>
        </w:rPr>
      </w:pPr>
      <w:r w:rsidRPr="00852B2A">
        <w:rPr>
          <w:szCs w:val="21"/>
        </w:rPr>
        <w:t xml:space="preserve">        </w:t>
      </w:r>
      <w:r w:rsidR="000935A8" w:rsidRPr="00852B2A">
        <w:rPr>
          <w:szCs w:val="21"/>
        </w:rPr>
        <w:t xml:space="preserve">   (c)</w:t>
      </w:r>
      <w:r w:rsidRPr="00852B2A">
        <w:rPr>
          <w:szCs w:val="21"/>
        </w:rPr>
        <w:t>3回目始動時噴射量要求有の時（t_rqdat &amp; EMINJ_RQQINJSTD3 ≠ 0）</w:t>
      </w:r>
    </w:p>
    <w:p w14:paraId="6B4942E7" w14:textId="77777777" w:rsidR="00F9637F" w:rsidRPr="00852B2A" w:rsidRDefault="00F9637F" w:rsidP="00F9637F">
      <w:pPr>
        <w:rPr>
          <w:szCs w:val="21"/>
        </w:rPr>
      </w:pPr>
      <w:r w:rsidRPr="00852B2A">
        <w:rPr>
          <w:szCs w:val="21"/>
        </w:rPr>
        <w:t xml:space="preserve">          </w:t>
      </w:r>
      <w:r w:rsidR="000935A8" w:rsidRPr="00852B2A">
        <w:rPr>
          <w:szCs w:val="21"/>
        </w:rPr>
        <w:t xml:space="preserve">      </w:t>
      </w:r>
      <w:r w:rsidRPr="00852B2A">
        <w:rPr>
          <w:szCs w:val="21"/>
        </w:rPr>
        <w:t>eqinjstd3</w:t>
      </w:r>
      <w:r w:rsidR="00A05481" w:rsidRPr="00852B2A">
        <w:rPr>
          <w:rFonts w:hint="eastAsia"/>
          <w:szCs w:val="21"/>
        </w:rPr>
        <w:t xml:space="preserve"> </w:t>
      </w:r>
      <w:r w:rsidRPr="00852B2A">
        <w:rPr>
          <w:szCs w:val="21"/>
        </w:rPr>
        <w:t>← 最も優先度の高いeminj_tbl[要求値]の筒内3回目始動時噴射量</w:t>
      </w:r>
    </w:p>
    <w:p w14:paraId="74989665" w14:textId="7FFC48A2" w:rsidR="004B3B77" w:rsidRPr="00852B2A" w:rsidRDefault="004B3B77" w:rsidP="004B3B77">
      <w:pPr>
        <w:rPr>
          <w:color w:val="000000"/>
        </w:rPr>
      </w:pPr>
      <w:r w:rsidRPr="00852B2A">
        <w:t xml:space="preserve">                </w:t>
      </w:r>
      <w:r w:rsidR="00126775" w:rsidRPr="00852B2A">
        <w:t xml:space="preserve">                  </w:t>
      </w:r>
      <w:r w:rsidRPr="00852B2A">
        <w:rPr>
          <w:rFonts w:hint="eastAsia"/>
        </w:rPr>
        <w:t>×</w:t>
      </w:r>
      <w:r w:rsidRPr="00852B2A">
        <w:rPr>
          <w:color w:val="000000"/>
        </w:rPr>
        <w:t xml:space="preserve"> eclrfld_ekqstmxd</w:t>
      </w:r>
      <w:r w:rsidR="00126775" w:rsidRPr="00852B2A">
        <w:rPr>
          <w:color w:val="000000"/>
        </w:rPr>
        <w:t xml:space="preserve"> </w:t>
      </w:r>
      <w:commentRangeStart w:id="823"/>
      <w:r w:rsidR="00126775" w:rsidRPr="00852B2A">
        <w:rPr>
          <w:color w:val="000000"/>
        </w:rPr>
        <w:t xml:space="preserve"> </w:t>
      </w:r>
      <w:commentRangeEnd w:id="823"/>
      <w:r w:rsidR="00126775" w:rsidRPr="00852B2A">
        <w:rPr>
          <w:rStyle w:val="a8"/>
        </w:rPr>
        <w:commentReference w:id="823"/>
      </w:r>
    </w:p>
    <w:p w14:paraId="1AC31AA3" w14:textId="6D76454C" w:rsidR="00513BC9" w:rsidRPr="00852B2A" w:rsidRDefault="00513BC9" w:rsidP="004B3B77">
      <w:r w:rsidRPr="00852B2A">
        <w:t xml:space="preserve">                eqinjstdn[2]</w:t>
      </w:r>
      <w:r w:rsidRPr="00852B2A">
        <w:rPr>
          <w:color w:val="000000"/>
        </w:rPr>
        <w:t xml:space="preserve"> ← </w:t>
      </w:r>
      <w:r w:rsidRPr="00852B2A">
        <w:t>eqinjstd3</w:t>
      </w:r>
      <w:r w:rsidR="007A348E" w:rsidRPr="00852B2A">
        <w:rPr>
          <w:rFonts w:hint="eastAsia"/>
          <w:color w:val="000000"/>
          <w:szCs w:val="21"/>
        </w:rPr>
        <w:t xml:space="preserve"> </w:t>
      </w:r>
      <w:commentRangeStart w:id="824"/>
      <w:r w:rsidR="007A348E" w:rsidRPr="00852B2A">
        <w:rPr>
          <w:color w:val="000000"/>
          <w:szCs w:val="21"/>
        </w:rPr>
        <w:t xml:space="preserve"> </w:t>
      </w:r>
      <w:commentRangeEnd w:id="824"/>
      <w:r w:rsidR="007A348E" w:rsidRPr="00852B2A">
        <w:rPr>
          <w:rStyle w:val="a8"/>
        </w:rPr>
        <w:commentReference w:id="824"/>
      </w:r>
    </w:p>
    <w:p w14:paraId="1CCE91E9" w14:textId="718A14F8" w:rsidR="00F9637F" w:rsidRPr="00852B2A" w:rsidRDefault="00F9637F">
      <w:pPr>
        <w:rPr>
          <w:szCs w:val="21"/>
        </w:rPr>
      </w:pPr>
      <w:r w:rsidRPr="00852B2A">
        <w:rPr>
          <w:szCs w:val="21"/>
        </w:rPr>
        <w:t xml:space="preserve">        </w:t>
      </w:r>
      <w:r w:rsidR="000935A8" w:rsidRPr="00852B2A">
        <w:rPr>
          <w:szCs w:val="21"/>
        </w:rPr>
        <w:t xml:space="preserve">   (d)</w:t>
      </w:r>
      <w:r w:rsidRPr="00852B2A">
        <w:rPr>
          <w:szCs w:val="21"/>
        </w:rPr>
        <w:t>4回目始動時噴射量要求有の時（t_rqdat &amp; EMINJ_RQQINJSTD4 ≠ 0）</w:t>
      </w:r>
    </w:p>
    <w:p w14:paraId="3BC05CCE" w14:textId="77777777" w:rsidR="00F9637F" w:rsidRPr="00852B2A" w:rsidRDefault="00F9637F" w:rsidP="00F9637F">
      <w:pPr>
        <w:rPr>
          <w:szCs w:val="21"/>
        </w:rPr>
      </w:pPr>
      <w:r w:rsidRPr="00852B2A">
        <w:rPr>
          <w:szCs w:val="21"/>
        </w:rPr>
        <w:t xml:space="preserve">          </w:t>
      </w:r>
      <w:r w:rsidR="000935A8" w:rsidRPr="00852B2A">
        <w:rPr>
          <w:szCs w:val="21"/>
        </w:rPr>
        <w:t xml:space="preserve">      </w:t>
      </w:r>
      <w:r w:rsidRPr="00852B2A">
        <w:rPr>
          <w:szCs w:val="21"/>
        </w:rPr>
        <w:t>eqinjstd4</w:t>
      </w:r>
      <w:r w:rsidR="00A05481" w:rsidRPr="00852B2A">
        <w:rPr>
          <w:rFonts w:hint="eastAsia"/>
          <w:szCs w:val="21"/>
        </w:rPr>
        <w:t xml:space="preserve"> </w:t>
      </w:r>
      <w:r w:rsidRPr="00852B2A">
        <w:rPr>
          <w:szCs w:val="21"/>
        </w:rPr>
        <w:t>← 最も優先度の高いeminj_tbl[要求値]の筒内4回目始動時噴射量</w:t>
      </w:r>
    </w:p>
    <w:p w14:paraId="5DB51769" w14:textId="74AE3148" w:rsidR="004B3B77" w:rsidRPr="00852B2A" w:rsidRDefault="004B3B77" w:rsidP="004B3B77">
      <w:pPr>
        <w:rPr>
          <w:color w:val="000000"/>
        </w:rPr>
      </w:pPr>
      <w:r w:rsidRPr="00852B2A">
        <w:t xml:space="preserve">                </w:t>
      </w:r>
      <w:r w:rsidR="00126775" w:rsidRPr="00852B2A">
        <w:t xml:space="preserve">                  </w:t>
      </w:r>
      <w:r w:rsidRPr="00852B2A">
        <w:rPr>
          <w:rFonts w:hint="eastAsia"/>
        </w:rPr>
        <w:t>×</w:t>
      </w:r>
      <w:r w:rsidRPr="00852B2A">
        <w:rPr>
          <w:color w:val="000000"/>
        </w:rPr>
        <w:t xml:space="preserve"> eclrfld_ekqstmxd</w:t>
      </w:r>
      <w:r w:rsidR="00126775" w:rsidRPr="00852B2A">
        <w:rPr>
          <w:color w:val="000000"/>
        </w:rPr>
        <w:t xml:space="preserve"> </w:t>
      </w:r>
      <w:commentRangeStart w:id="825"/>
      <w:r w:rsidR="00126775" w:rsidRPr="00852B2A">
        <w:rPr>
          <w:color w:val="000000"/>
        </w:rPr>
        <w:t xml:space="preserve"> </w:t>
      </w:r>
      <w:commentRangeEnd w:id="825"/>
      <w:r w:rsidR="00126775" w:rsidRPr="00852B2A">
        <w:rPr>
          <w:rStyle w:val="a8"/>
        </w:rPr>
        <w:commentReference w:id="825"/>
      </w:r>
    </w:p>
    <w:p w14:paraId="0A5D8B14" w14:textId="32755F3A" w:rsidR="00513BC9" w:rsidRPr="00852B2A" w:rsidRDefault="00513BC9" w:rsidP="004B3B77">
      <w:r w:rsidRPr="00852B2A">
        <w:t xml:space="preserve">                eqinjstdn[3]</w:t>
      </w:r>
      <w:r w:rsidRPr="00852B2A">
        <w:rPr>
          <w:color w:val="000000"/>
        </w:rPr>
        <w:t xml:space="preserve"> ← </w:t>
      </w:r>
      <w:r w:rsidRPr="00852B2A">
        <w:t>eqinjstd4</w:t>
      </w:r>
      <w:r w:rsidR="007A348E" w:rsidRPr="00852B2A">
        <w:rPr>
          <w:rFonts w:hint="eastAsia"/>
          <w:color w:val="000000"/>
          <w:szCs w:val="21"/>
        </w:rPr>
        <w:t xml:space="preserve"> </w:t>
      </w:r>
      <w:commentRangeStart w:id="826"/>
      <w:r w:rsidR="007A348E" w:rsidRPr="00852B2A">
        <w:rPr>
          <w:color w:val="000000"/>
          <w:szCs w:val="21"/>
        </w:rPr>
        <w:t xml:space="preserve"> </w:t>
      </w:r>
      <w:commentRangeEnd w:id="826"/>
      <w:r w:rsidR="007A348E" w:rsidRPr="00852B2A">
        <w:rPr>
          <w:rStyle w:val="a8"/>
        </w:rPr>
        <w:commentReference w:id="826"/>
      </w:r>
    </w:p>
    <w:p w14:paraId="4F01F554" w14:textId="7D736B7B" w:rsidR="007952EB" w:rsidRPr="00852B2A" w:rsidRDefault="007952EB" w:rsidP="007952EB">
      <w:pPr>
        <w:rPr>
          <w:szCs w:val="21"/>
        </w:rPr>
      </w:pPr>
      <w:r w:rsidRPr="00852B2A">
        <w:rPr>
          <w:szCs w:val="21"/>
        </w:rPr>
        <w:t xml:space="preserve">          </w:t>
      </w:r>
      <w:r w:rsidRPr="00852B2A">
        <w:rPr>
          <w:rFonts w:hint="eastAsia"/>
          <w:szCs w:val="21"/>
        </w:rPr>
        <w:t xml:space="preserve"> </w:t>
      </w:r>
      <w:r w:rsidRPr="00852B2A">
        <w:rPr>
          <w:szCs w:val="21"/>
        </w:rPr>
        <w:t>(</w:t>
      </w:r>
      <w:r w:rsidRPr="00852B2A">
        <w:rPr>
          <w:rFonts w:hint="eastAsia"/>
          <w:szCs w:val="21"/>
        </w:rPr>
        <w:t>e</w:t>
      </w:r>
      <w:r w:rsidRPr="00852B2A">
        <w:rPr>
          <w:szCs w:val="21"/>
        </w:rPr>
        <w:t>)</w:t>
      </w:r>
      <w:r w:rsidRPr="00852B2A">
        <w:rPr>
          <w:rFonts w:hint="eastAsia"/>
          <w:szCs w:val="21"/>
        </w:rPr>
        <w:t>構造体1に存在しない構造体2メンバの初期化</w:t>
      </w:r>
    </w:p>
    <w:p w14:paraId="192D7554" w14:textId="522CC690" w:rsidR="007952EB" w:rsidRPr="00852B2A" w:rsidRDefault="007952EB" w:rsidP="007952EB">
      <w:pPr>
        <w:rPr>
          <w:color w:val="000000"/>
          <w:szCs w:val="21"/>
        </w:rPr>
      </w:pPr>
      <w:r w:rsidRPr="00852B2A">
        <w:rPr>
          <w:szCs w:val="21"/>
        </w:rPr>
        <w:t xml:space="preserve">                </w:t>
      </w:r>
      <w:r w:rsidRPr="00852B2A">
        <w:t>eqinjstdn</w:t>
      </w:r>
      <w:r w:rsidRPr="00852B2A">
        <w:rPr>
          <w:szCs w:val="21"/>
        </w:rPr>
        <w:t>[</w:t>
      </w:r>
      <w:r w:rsidRPr="00852B2A">
        <w:rPr>
          <w:rFonts w:hint="eastAsia"/>
          <w:szCs w:val="21"/>
        </w:rPr>
        <w:t>4</w:t>
      </w:r>
      <w:r w:rsidRPr="00852B2A">
        <w:rPr>
          <w:szCs w:val="21"/>
        </w:rPr>
        <w:t xml:space="preserve">] </w:t>
      </w:r>
      <w:r w:rsidRPr="00852B2A">
        <w:rPr>
          <w:rFonts w:hint="eastAsia"/>
          <w:szCs w:val="21"/>
        </w:rPr>
        <w:t>←</w:t>
      </w:r>
      <w:r w:rsidRPr="00852B2A">
        <w:rPr>
          <w:szCs w:val="21"/>
        </w:rPr>
        <w:t xml:space="preserve"> </w:t>
      </w:r>
      <w:r w:rsidRPr="00852B2A">
        <w:rPr>
          <w:color w:val="000000"/>
          <w:szCs w:val="21"/>
        </w:rPr>
        <w:t>EMINJ_QINJ_VD(0(mg/st))</w:t>
      </w:r>
    </w:p>
    <w:p w14:paraId="0750096A" w14:textId="64C1026C" w:rsidR="004B3B77" w:rsidRPr="00852B2A" w:rsidRDefault="007952EB" w:rsidP="004B3B77">
      <w:pPr>
        <w:rPr>
          <w:szCs w:val="21"/>
        </w:rPr>
      </w:pPr>
      <w:r w:rsidRPr="00852B2A">
        <w:rPr>
          <w:szCs w:val="21"/>
        </w:rPr>
        <w:t xml:space="preserve">                </w:t>
      </w:r>
      <w:r w:rsidRPr="00852B2A">
        <w:t>eqinjstdn</w:t>
      </w:r>
      <w:r w:rsidRPr="00852B2A">
        <w:rPr>
          <w:szCs w:val="21"/>
        </w:rPr>
        <w:t>[</w:t>
      </w:r>
      <w:r w:rsidRPr="00852B2A">
        <w:rPr>
          <w:rFonts w:hint="eastAsia"/>
          <w:szCs w:val="21"/>
        </w:rPr>
        <w:t>5</w:t>
      </w:r>
      <w:r w:rsidRPr="00852B2A">
        <w:rPr>
          <w:szCs w:val="21"/>
        </w:rPr>
        <w:t xml:space="preserve">] </w:t>
      </w:r>
      <w:r w:rsidRPr="00852B2A">
        <w:rPr>
          <w:rFonts w:hint="eastAsia"/>
          <w:szCs w:val="21"/>
        </w:rPr>
        <w:t>←</w:t>
      </w:r>
      <w:r w:rsidRPr="00852B2A">
        <w:rPr>
          <w:szCs w:val="21"/>
        </w:rPr>
        <w:t xml:space="preserve"> </w:t>
      </w:r>
      <w:r w:rsidRPr="00852B2A">
        <w:rPr>
          <w:color w:val="000000"/>
          <w:szCs w:val="21"/>
        </w:rPr>
        <w:t>EMINJ_QINJ_VD(0(mg/st))</w:t>
      </w:r>
    </w:p>
    <w:p w14:paraId="6C25DD60" w14:textId="77777777" w:rsidR="00786182" w:rsidRPr="00852B2A" w:rsidRDefault="00786182" w:rsidP="004B3B77">
      <w:pPr>
        <w:rPr>
          <w:szCs w:val="21"/>
        </w:rPr>
      </w:pPr>
    </w:p>
    <w:p w14:paraId="2485DB0F" w14:textId="625B85B8" w:rsidR="004B3B77" w:rsidRPr="00852B2A" w:rsidRDefault="004B3B77" w:rsidP="004B3B77">
      <w:pPr>
        <w:rPr>
          <w:szCs w:val="21"/>
        </w:rPr>
      </w:pPr>
      <w:r w:rsidRPr="00852B2A">
        <w:rPr>
          <w:szCs w:val="21"/>
        </w:rPr>
        <w:lastRenderedPageBreak/>
        <w:t xml:space="preserve">           ここで、ポート噴射量算出係数(ekpfi)に応じた始動時噴射量のクリア</w:t>
      </w:r>
    </w:p>
    <w:p w14:paraId="3E31A717" w14:textId="77777777" w:rsidR="004B3B77" w:rsidRPr="00852B2A" w:rsidRDefault="004B3B77" w:rsidP="004B3B77">
      <w:pPr>
        <w:rPr>
          <w:szCs w:val="21"/>
        </w:rPr>
      </w:pPr>
      <w:r w:rsidRPr="00852B2A">
        <w:rPr>
          <w:szCs w:val="21"/>
        </w:rPr>
        <w:t xml:space="preserve">           ※ekpfi算出後に実行</w:t>
      </w:r>
    </w:p>
    <w:p w14:paraId="11E3F2A1" w14:textId="77777777" w:rsidR="004B3B77" w:rsidRPr="00852B2A" w:rsidRDefault="004B3B77" w:rsidP="004B3B77">
      <w:pPr>
        <w:rPr>
          <w:szCs w:val="21"/>
        </w:rPr>
      </w:pPr>
      <w:r w:rsidRPr="00852B2A">
        <w:rPr>
          <w:szCs w:val="21"/>
        </w:rPr>
        <w:t xml:space="preserve">              </w:t>
      </w:r>
      <w:r w:rsidRPr="00852B2A">
        <w:rPr>
          <w:rFonts w:hint="eastAsia"/>
          <w:szCs w:val="21"/>
        </w:rPr>
        <w:t>ポート噴射時（</w:t>
      </w:r>
      <w:r w:rsidRPr="00852B2A">
        <w:rPr>
          <w:szCs w:val="21"/>
        </w:rPr>
        <w:t>ekpfi ＝ 1(倍)）</w:t>
      </w:r>
    </w:p>
    <w:p w14:paraId="70DFB2B9" w14:textId="77777777" w:rsidR="004B3B77" w:rsidRPr="00852B2A" w:rsidRDefault="004B3B77" w:rsidP="004B3B77">
      <w:pPr>
        <w:rPr>
          <w:szCs w:val="21"/>
        </w:rPr>
      </w:pPr>
      <w:r w:rsidRPr="00852B2A">
        <w:rPr>
          <w:szCs w:val="21"/>
        </w:rPr>
        <w:t xml:space="preserve">                eqinjstd1 ← </w:t>
      </w:r>
      <w:r w:rsidR="00747BF5" w:rsidRPr="00852B2A">
        <w:rPr>
          <w:color w:val="000000"/>
          <w:szCs w:val="21"/>
        </w:rPr>
        <w:t>EMINJ_QINJI(0(mg/st))</w:t>
      </w:r>
    </w:p>
    <w:p w14:paraId="50D851CD" w14:textId="77777777" w:rsidR="004B3B77" w:rsidRPr="00852B2A" w:rsidRDefault="004B3B77" w:rsidP="004B3B77">
      <w:pPr>
        <w:rPr>
          <w:szCs w:val="21"/>
        </w:rPr>
      </w:pPr>
      <w:r w:rsidRPr="00852B2A">
        <w:rPr>
          <w:szCs w:val="21"/>
        </w:rPr>
        <w:t xml:space="preserve">                eqinjstd2 ← </w:t>
      </w:r>
      <w:r w:rsidR="00747BF5" w:rsidRPr="00852B2A">
        <w:rPr>
          <w:color w:val="000000"/>
          <w:szCs w:val="21"/>
        </w:rPr>
        <w:t>EMINJ_QINJI(0(mg/st))</w:t>
      </w:r>
    </w:p>
    <w:p w14:paraId="15C70336" w14:textId="77777777" w:rsidR="004B3B77" w:rsidRPr="00852B2A" w:rsidRDefault="004B3B77" w:rsidP="004B3B77">
      <w:pPr>
        <w:rPr>
          <w:szCs w:val="21"/>
        </w:rPr>
      </w:pPr>
      <w:r w:rsidRPr="00852B2A">
        <w:rPr>
          <w:szCs w:val="21"/>
        </w:rPr>
        <w:t xml:space="preserve">                eqinjstd3 ← </w:t>
      </w:r>
      <w:r w:rsidR="00747BF5" w:rsidRPr="00852B2A">
        <w:rPr>
          <w:color w:val="000000"/>
          <w:szCs w:val="21"/>
        </w:rPr>
        <w:t>EMINJ_QINJI(0(mg/st))</w:t>
      </w:r>
    </w:p>
    <w:p w14:paraId="0ED2EB03" w14:textId="7C8AB290" w:rsidR="004B3B77" w:rsidRPr="00852B2A" w:rsidRDefault="004B3B77" w:rsidP="004B3B77">
      <w:pPr>
        <w:rPr>
          <w:color w:val="000000"/>
          <w:szCs w:val="21"/>
        </w:rPr>
      </w:pPr>
      <w:r w:rsidRPr="00852B2A">
        <w:rPr>
          <w:szCs w:val="21"/>
        </w:rPr>
        <w:t xml:space="preserve">                eqinjstd4 ← </w:t>
      </w:r>
      <w:r w:rsidR="00747BF5" w:rsidRPr="00852B2A">
        <w:rPr>
          <w:color w:val="000000"/>
          <w:szCs w:val="21"/>
        </w:rPr>
        <w:t>EMINJ_QINJI(0(mg/st))</w:t>
      </w:r>
    </w:p>
    <w:p w14:paraId="14C18216" w14:textId="4F1E67DA" w:rsidR="004D0411" w:rsidRPr="00852B2A" w:rsidRDefault="004D0411" w:rsidP="004D0411">
      <w:pPr>
        <w:rPr>
          <w:szCs w:val="21"/>
        </w:rPr>
      </w:pPr>
      <w:r w:rsidRPr="00852B2A">
        <w:rPr>
          <w:szCs w:val="21"/>
        </w:rPr>
        <w:t xml:space="preserve">                eqinjstdn[0]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27"/>
      <w:r w:rsidR="007A348E" w:rsidRPr="00852B2A">
        <w:rPr>
          <w:color w:val="000000"/>
          <w:szCs w:val="21"/>
        </w:rPr>
        <w:t xml:space="preserve"> </w:t>
      </w:r>
      <w:commentRangeEnd w:id="827"/>
      <w:r w:rsidR="007A348E" w:rsidRPr="00852B2A">
        <w:rPr>
          <w:rStyle w:val="a8"/>
        </w:rPr>
        <w:commentReference w:id="827"/>
      </w:r>
    </w:p>
    <w:p w14:paraId="5EA83AAA" w14:textId="06306B2F" w:rsidR="004D0411" w:rsidRPr="00852B2A" w:rsidRDefault="004D0411" w:rsidP="004D0411">
      <w:pPr>
        <w:rPr>
          <w:szCs w:val="21"/>
        </w:rPr>
      </w:pPr>
      <w:r w:rsidRPr="00852B2A">
        <w:rPr>
          <w:szCs w:val="21"/>
        </w:rPr>
        <w:t xml:space="preserve">                eqinjstdn[1]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28"/>
      <w:r w:rsidR="007A348E" w:rsidRPr="00852B2A">
        <w:rPr>
          <w:color w:val="000000"/>
          <w:szCs w:val="21"/>
        </w:rPr>
        <w:t xml:space="preserve"> </w:t>
      </w:r>
      <w:commentRangeEnd w:id="828"/>
      <w:r w:rsidR="007A348E" w:rsidRPr="00852B2A">
        <w:rPr>
          <w:rStyle w:val="a8"/>
        </w:rPr>
        <w:commentReference w:id="828"/>
      </w:r>
    </w:p>
    <w:p w14:paraId="76DF8031" w14:textId="6D26BDB8" w:rsidR="004D0411" w:rsidRPr="00852B2A" w:rsidRDefault="004D0411" w:rsidP="004D0411">
      <w:pPr>
        <w:rPr>
          <w:szCs w:val="21"/>
        </w:rPr>
      </w:pPr>
      <w:r w:rsidRPr="00852B2A">
        <w:rPr>
          <w:szCs w:val="21"/>
        </w:rPr>
        <w:t xml:space="preserve">                eqinjstdn[2]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29"/>
      <w:r w:rsidR="007A348E" w:rsidRPr="00852B2A">
        <w:rPr>
          <w:color w:val="000000"/>
          <w:szCs w:val="21"/>
        </w:rPr>
        <w:t xml:space="preserve"> </w:t>
      </w:r>
      <w:commentRangeEnd w:id="829"/>
      <w:r w:rsidR="007A348E" w:rsidRPr="00852B2A">
        <w:rPr>
          <w:rStyle w:val="a8"/>
        </w:rPr>
        <w:commentReference w:id="829"/>
      </w:r>
    </w:p>
    <w:p w14:paraId="7745E257" w14:textId="460F3668" w:rsidR="004D0411" w:rsidRPr="00852B2A" w:rsidRDefault="004D0411" w:rsidP="004D0411">
      <w:pPr>
        <w:rPr>
          <w:szCs w:val="21"/>
        </w:rPr>
      </w:pPr>
      <w:r w:rsidRPr="00852B2A">
        <w:rPr>
          <w:szCs w:val="21"/>
        </w:rPr>
        <w:t xml:space="preserve">                eqinjstdn[3]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r w:rsidR="007A348E" w:rsidRPr="00852B2A">
        <w:rPr>
          <w:rFonts w:hint="eastAsia"/>
          <w:color w:val="000000"/>
          <w:szCs w:val="21"/>
        </w:rPr>
        <w:t xml:space="preserve"> </w:t>
      </w:r>
      <w:commentRangeStart w:id="830"/>
      <w:r w:rsidR="007A348E" w:rsidRPr="00852B2A">
        <w:rPr>
          <w:color w:val="000000"/>
          <w:szCs w:val="21"/>
        </w:rPr>
        <w:t xml:space="preserve"> </w:t>
      </w:r>
      <w:commentRangeEnd w:id="830"/>
      <w:r w:rsidR="007A348E" w:rsidRPr="00852B2A">
        <w:rPr>
          <w:rStyle w:val="a8"/>
        </w:rPr>
        <w:commentReference w:id="830"/>
      </w:r>
    </w:p>
    <w:p w14:paraId="389C5BF8" w14:textId="77777777" w:rsidR="00BC6FED" w:rsidRPr="00852B2A" w:rsidRDefault="00BC6FED" w:rsidP="00BC6FED">
      <w:pPr>
        <w:rPr>
          <w:szCs w:val="21"/>
        </w:rPr>
      </w:pPr>
      <w:r w:rsidRPr="00852B2A">
        <w:rPr>
          <w:szCs w:val="21"/>
        </w:rPr>
        <w:t xml:space="preserve">                eqinjstdn[4]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3D9ADEEA" w14:textId="6180FBA1" w:rsidR="00063F1D" w:rsidRPr="00852B2A" w:rsidRDefault="00BC6FED" w:rsidP="00BC6FED">
      <w:pPr>
        <w:rPr>
          <w:szCs w:val="21"/>
        </w:rPr>
      </w:pPr>
      <w:r w:rsidRPr="00852B2A">
        <w:rPr>
          <w:szCs w:val="21"/>
        </w:rPr>
        <w:t xml:space="preserve">                eqinjstdn[5]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p>
    <w:p w14:paraId="521E92FB" w14:textId="77777777" w:rsidR="00BC6FED" w:rsidRPr="00852B2A" w:rsidRDefault="00BC6FED" w:rsidP="00BC6FED">
      <w:pPr>
        <w:rPr>
          <w:szCs w:val="21"/>
        </w:rPr>
      </w:pPr>
    </w:p>
    <w:p w14:paraId="5431A6C7" w14:textId="49AF5142" w:rsidR="002F3A4B" w:rsidRPr="00852B2A" w:rsidRDefault="002F3A4B" w:rsidP="002F3A4B">
      <w:pPr>
        <w:ind w:rightChars="-354" w:right="-708"/>
        <w:rPr>
          <w:color w:val="000000"/>
          <w:szCs w:val="21"/>
        </w:rPr>
      </w:pPr>
      <w:r w:rsidRPr="00852B2A">
        <w:rPr>
          <w:color w:val="000000"/>
          <w:szCs w:val="21"/>
        </w:rPr>
        <w:t xml:space="preserve">    (4)</w:t>
      </w:r>
      <w:r w:rsidRPr="00852B2A">
        <w:rPr>
          <w:rFonts w:hint="eastAsia"/>
          <w:color w:val="000000"/>
          <w:szCs w:val="21"/>
        </w:rPr>
        <w:t>調停条件</w:t>
      </w:r>
      <w:r w:rsidRPr="00852B2A">
        <w:rPr>
          <w:color w:val="000000"/>
          <w:szCs w:val="21"/>
        </w:rPr>
        <w:t>2</w:t>
      </w:r>
      <w:r w:rsidRPr="00852B2A">
        <w:rPr>
          <w:rFonts w:hint="eastAsia"/>
          <w:color w:val="000000"/>
          <w:szCs w:val="21"/>
        </w:rPr>
        <w:t>成立時</w:t>
      </w:r>
      <w:r w:rsidR="007A348E" w:rsidRPr="00852B2A">
        <w:rPr>
          <w:rFonts w:hint="eastAsia"/>
          <w:color w:val="000000"/>
          <w:szCs w:val="21"/>
        </w:rPr>
        <w:t xml:space="preserve"> </w:t>
      </w:r>
      <w:commentRangeStart w:id="831"/>
      <w:r w:rsidR="007A348E" w:rsidRPr="00852B2A">
        <w:rPr>
          <w:color w:val="000000"/>
          <w:szCs w:val="21"/>
        </w:rPr>
        <w:t xml:space="preserve"> </w:t>
      </w:r>
      <w:commentRangeEnd w:id="831"/>
      <w:r w:rsidR="007A348E" w:rsidRPr="00852B2A">
        <w:rPr>
          <w:rStyle w:val="a8"/>
        </w:rPr>
        <w:commentReference w:id="831"/>
      </w:r>
    </w:p>
    <w:p w14:paraId="0FD7F7F6" w14:textId="154ECA06" w:rsidR="002F3A4B" w:rsidRPr="00852B2A" w:rsidRDefault="002F3A4B" w:rsidP="002F3A4B">
      <w:pPr>
        <w:ind w:rightChars="-213" w:right="-426"/>
        <w:rPr>
          <w:szCs w:val="21"/>
        </w:rPr>
      </w:pPr>
      <w:r w:rsidRPr="00852B2A">
        <w:rPr>
          <w:color w:val="000000"/>
          <w:szCs w:val="21"/>
        </w:rPr>
        <w:t xml:space="preserve">       </w:t>
      </w:r>
      <w:r w:rsidRPr="00852B2A">
        <w:t xml:space="preserve">einjmedislid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の識別子</w:t>
      </w:r>
    </w:p>
    <w:p w14:paraId="6D40477E" w14:textId="36C9E296" w:rsidR="004329A2" w:rsidRPr="00852B2A" w:rsidRDefault="004329A2" w:rsidP="004329A2">
      <w:pPr>
        <w:ind w:rightChars="-213" w:right="-426"/>
      </w:pPr>
      <w:r w:rsidRPr="00852B2A">
        <w:rPr>
          <w:color w:val="000000"/>
          <w:szCs w:val="21"/>
        </w:rPr>
        <w:t xml:space="preserve">       </w:t>
      </w:r>
      <w:r w:rsidRPr="00852B2A">
        <w:rPr>
          <w:rFonts w:hint="eastAsia"/>
        </w:rPr>
        <w:t>e</w:t>
      </w:r>
      <w:r w:rsidRPr="00852B2A">
        <w:t>pri</w:t>
      </w:r>
      <w:r w:rsidRPr="00852B2A">
        <w:rPr>
          <w:rFonts w:hint="eastAsia"/>
        </w:rPr>
        <w:t>fix</w:t>
      </w:r>
      <w:r w:rsidRPr="00852B2A">
        <w:t xml:space="preserve"> </w:t>
      </w:r>
      <w:r w:rsidRPr="00852B2A">
        <w:rPr>
          <w:rFonts w:hint="eastAsia"/>
        </w:rPr>
        <w:t>←</w:t>
      </w:r>
      <w:r w:rsidRPr="00852B2A">
        <w:t xml:space="preserve"> </w:t>
      </w:r>
      <w:r w:rsidRPr="00852B2A">
        <w:rPr>
          <w:rFonts w:hint="eastAsia"/>
        </w:rPr>
        <w:t>e</w:t>
      </w:r>
      <w:r w:rsidRPr="00852B2A">
        <w:t>pri</w:t>
      </w:r>
      <w:r w:rsidRPr="00852B2A">
        <w:rPr>
          <w:rFonts w:hint="eastAsia"/>
        </w:rPr>
        <w:t>2</w:t>
      </w:r>
    </w:p>
    <w:p w14:paraId="6B505FC6" w14:textId="77777777" w:rsidR="002F3A4B" w:rsidRDefault="002F3A4B" w:rsidP="002F3A4B">
      <w:pPr>
        <w:ind w:rightChars="-213" w:right="-426"/>
        <w:rPr>
          <w:ins w:id="832" w:author="16a" w:date="2025-10-08T15:55:00Z"/>
          <w:szCs w:val="21"/>
        </w:rPr>
      </w:pPr>
    </w:p>
    <w:p w14:paraId="307FCED0" w14:textId="77777777" w:rsidR="00F845E2" w:rsidRPr="006A5FE9" w:rsidRDefault="00F845E2" w:rsidP="00F845E2">
      <w:pPr>
        <w:ind w:rightChars="-283" w:right="-566"/>
        <w:rPr>
          <w:ins w:id="833" w:author="16a" w:date="2025-10-08T15:55:00Z"/>
        </w:rPr>
      </w:pPr>
      <w:ins w:id="834" w:author="16a" w:date="2025-10-08T15:55:00Z">
        <w:r w:rsidRPr="006A5FE9">
          <w:rPr>
            <w:szCs w:val="21"/>
          </w:rPr>
          <w:t xml:space="preserve">       </w:t>
        </w:r>
        <w:r w:rsidRPr="00F845E2">
          <w:rPr>
            <w:rFonts w:hint="eastAsia"/>
            <w:shd w:val="clear" w:color="auto" w:fill="00FF00"/>
          </w:rPr>
          <w:t>ここで、・始動時テーブルまたは始動時テーブル２の要求より通常テーブル２の触媒急速暖機要求が</w:t>
        </w:r>
      </w:ins>
    </w:p>
    <w:p w14:paraId="322DBBC8" w14:textId="77777777" w:rsidR="00F845E2" w:rsidRPr="006A5FE9" w:rsidRDefault="00F845E2" w:rsidP="00F845E2">
      <w:pPr>
        <w:ind w:rightChars="-283" w:right="-566"/>
        <w:rPr>
          <w:ins w:id="835" w:author="16a" w:date="2025-10-08T15:55:00Z"/>
        </w:rPr>
      </w:pPr>
      <w:ins w:id="836" w:author="16a" w:date="2025-10-08T15:55:00Z">
        <w:r w:rsidRPr="006A5FE9">
          <w:rPr>
            <w:szCs w:val="21"/>
          </w:rPr>
          <w:t xml:space="preserve">                 </w:t>
        </w:r>
        <w:r w:rsidRPr="00F845E2">
          <w:rPr>
            <w:rFonts w:hint="eastAsia"/>
            <w:shd w:val="clear" w:color="auto" w:fill="00FF00"/>
          </w:rPr>
          <w:t>高優先になった場合</w:t>
        </w:r>
      </w:ins>
    </w:p>
    <w:p w14:paraId="1F89C6AB" w14:textId="77777777" w:rsidR="00F845E2" w:rsidRPr="006A5FE9" w:rsidRDefault="00F845E2" w:rsidP="00F845E2">
      <w:pPr>
        <w:ind w:rightChars="-496" w:right="-992"/>
        <w:rPr>
          <w:ins w:id="837" w:author="16a" w:date="2025-10-08T15:55:00Z"/>
          <w:szCs w:val="21"/>
        </w:rPr>
      </w:pPr>
      <w:ins w:id="838" w:author="16a" w:date="2025-10-08T15:55:00Z">
        <w:r w:rsidRPr="006A5FE9">
          <w:rPr>
            <w:szCs w:val="21"/>
          </w:rPr>
          <w:t xml:space="preserve">               </w:t>
        </w:r>
        <w:r w:rsidRPr="006A5FE9">
          <w:rPr>
            <w:rFonts w:hint="eastAsia"/>
            <w:szCs w:val="21"/>
          </w:rPr>
          <w:t xml:space="preserve">    </w:t>
        </w:r>
        <w:r w:rsidRPr="00F845E2">
          <w:rPr>
            <w:rFonts w:hint="eastAsia"/>
            <w:szCs w:val="21"/>
            <w:shd w:val="clear" w:color="auto" w:fill="00FF00"/>
          </w:rPr>
          <w:t>（</w:t>
        </w:r>
        <w:r w:rsidRPr="00F845E2">
          <w:rPr>
            <w:rFonts w:hint="eastAsia"/>
            <w:color w:val="000000"/>
            <w:szCs w:val="21"/>
            <w:shd w:val="clear" w:color="auto" w:fill="00FF00"/>
          </w:rPr>
          <w:t>（</w:t>
        </w:r>
        <w:r w:rsidRPr="00F845E2">
          <w:rPr>
            <w:color w:val="000000"/>
            <w:szCs w:val="21"/>
            <w:shd w:val="clear" w:color="auto" w:fill="00FF00"/>
          </w:rPr>
          <w:t>epri</w:t>
        </w:r>
        <w:r w:rsidRPr="00F845E2">
          <w:rPr>
            <w:rFonts w:hint="eastAsia"/>
            <w:color w:val="000000"/>
            <w:szCs w:val="21"/>
            <w:shd w:val="clear" w:color="auto" w:fill="00FF00"/>
          </w:rPr>
          <w:t>2</w:t>
        </w:r>
        <w:r w:rsidRPr="00F845E2">
          <w:rPr>
            <w:color w:val="000000"/>
            <w:szCs w:val="21"/>
            <w:shd w:val="clear" w:color="auto" w:fill="00FF00"/>
          </w:rPr>
          <w:t xml:space="preserve"> ＝ </w:t>
        </w:r>
        <w:r w:rsidRPr="00F845E2">
          <w:rPr>
            <w:shd w:val="clear" w:color="auto" w:fill="00FF00"/>
          </w:rPr>
          <w:t>eminj_SJC_PRI(20)</w:t>
        </w:r>
        <w:r w:rsidRPr="00F845E2">
          <w:rPr>
            <w:rFonts w:hint="eastAsia"/>
            <w:shd w:val="clear" w:color="auto" w:fill="00FF00"/>
          </w:rPr>
          <w:t>）、</w:t>
        </w:r>
      </w:ins>
    </w:p>
    <w:p w14:paraId="03974DE4" w14:textId="77777777" w:rsidR="00F845E2" w:rsidRPr="006A5FE9" w:rsidRDefault="00F845E2" w:rsidP="00F845E2">
      <w:pPr>
        <w:ind w:rightChars="-496" w:right="-992"/>
        <w:rPr>
          <w:ins w:id="839" w:author="16a" w:date="2025-10-08T15:55:00Z"/>
          <w:color w:val="000000"/>
          <w:szCs w:val="21"/>
        </w:rPr>
      </w:pPr>
      <w:ins w:id="840" w:author="16a" w:date="2025-10-08T15:55:00Z">
        <w:r w:rsidRPr="006A5FE9">
          <w:rPr>
            <w:szCs w:val="21"/>
          </w:rPr>
          <w:t xml:space="preserve">               </w:t>
        </w:r>
        <w:r w:rsidRPr="006A5FE9">
          <w:rPr>
            <w:rFonts w:hint="eastAsia"/>
            <w:szCs w:val="21"/>
          </w:rPr>
          <w:t xml:space="preserve">      </w:t>
        </w:r>
        <w:r w:rsidRPr="00F845E2">
          <w:rPr>
            <w:rFonts w:hint="eastAsia"/>
            <w:shd w:val="clear" w:color="auto" w:fill="00FF00"/>
          </w:rPr>
          <w:t xml:space="preserve">かつ、（estpri ＞ </w:t>
        </w:r>
        <w:r w:rsidRPr="00F845E2">
          <w:rPr>
            <w:shd w:val="clear" w:color="auto" w:fill="00FF00"/>
          </w:rPr>
          <w:t>eminj_SJC_PRI(20)</w:t>
        </w:r>
        <w:r w:rsidRPr="00F845E2">
          <w:rPr>
            <w:rFonts w:hint="eastAsia"/>
            <w:shd w:val="clear" w:color="auto" w:fill="00FF00"/>
          </w:rPr>
          <w:t>、かつ</w:t>
        </w:r>
        <w:r w:rsidRPr="00F845E2">
          <w:rPr>
            <w:rFonts w:hint="eastAsia"/>
            <w:color w:val="000000"/>
            <w:szCs w:val="21"/>
            <w:shd w:val="clear" w:color="auto" w:fill="00FF00"/>
          </w:rPr>
          <w:t>、</w:t>
        </w:r>
        <w:r w:rsidRPr="00F845E2">
          <w:rPr>
            <w:rFonts w:hint="eastAsia"/>
            <w:shd w:val="clear" w:color="auto" w:fill="00FF00"/>
          </w:rPr>
          <w:t>e</w:t>
        </w:r>
        <w:r w:rsidRPr="00F845E2">
          <w:rPr>
            <w:shd w:val="clear" w:color="auto" w:fill="00FF00"/>
          </w:rPr>
          <w:t xml:space="preserve">stpri </w:t>
        </w:r>
        <w:r w:rsidRPr="00F845E2">
          <w:rPr>
            <w:rFonts w:hint="eastAsia"/>
            <w:shd w:val="clear" w:color="auto" w:fill="00FF00"/>
          </w:rPr>
          <w:t>≠</w:t>
        </w:r>
        <w:r w:rsidRPr="00F845E2">
          <w:rPr>
            <w:shd w:val="clear" w:color="auto" w:fill="00FF00"/>
          </w:rPr>
          <w:t xml:space="preserve"> </w:t>
        </w:r>
        <w:r w:rsidRPr="00F845E2">
          <w:rPr>
            <w:color w:val="000000"/>
            <w:shd w:val="clear" w:color="auto" w:fill="00FF00"/>
          </w:rPr>
          <w:t>EMINJ_PRINORQ(0)</w:t>
        </w:r>
        <w:r w:rsidRPr="00F845E2">
          <w:rPr>
            <w:color w:val="000000"/>
            <w:szCs w:val="21"/>
            <w:shd w:val="clear" w:color="auto" w:fill="00FF00"/>
          </w:rPr>
          <w:t>)</w:t>
        </w:r>
        <w:r w:rsidRPr="00F845E2">
          <w:rPr>
            <w:rFonts w:hint="eastAsia"/>
            <w:color w:val="000000"/>
            <w:szCs w:val="21"/>
            <w:shd w:val="clear" w:color="auto" w:fill="00FF00"/>
          </w:rPr>
          <w:t>、</w:t>
        </w:r>
      </w:ins>
    </w:p>
    <w:p w14:paraId="5E93C70B" w14:textId="77777777" w:rsidR="00F845E2" w:rsidRPr="006A5FE9" w:rsidRDefault="00F845E2" w:rsidP="00F845E2">
      <w:pPr>
        <w:ind w:rightChars="-496" w:right="-992"/>
        <w:rPr>
          <w:ins w:id="841" w:author="16a" w:date="2025-10-08T15:55:00Z"/>
        </w:rPr>
      </w:pPr>
      <w:ins w:id="842" w:author="16a" w:date="2025-10-08T15:55:00Z">
        <w:r w:rsidRPr="006A5FE9">
          <w:rPr>
            <w:szCs w:val="21"/>
          </w:rPr>
          <w:t xml:space="preserve">                </w:t>
        </w:r>
        <w:r w:rsidRPr="006A5FE9">
          <w:rPr>
            <w:rFonts w:hint="eastAsia"/>
            <w:szCs w:val="21"/>
          </w:rPr>
          <w:t xml:space="preserve">     </w:t>
        </w:r>
        <w:r w:rsidRPr="00F845E2">
          <w:rPr>
            <w:rFonts w:hint="eastAsia"/>
            <w:color w:val="000000"/>
            <w:szCs w:val="21"/>
            <w:shd w:val="clear" w:color="auto" w:fill="00FF00"/>
          </w:rPr>
          <w:t xml:space="preserve">かつ、（estpri2 ＞ </w:t>
        </w:r>
        <w:r w:rsidRPr="00F845E2">
          <w:rPr>
            <w:shd w:val="clear" w:color="auto" w:fill="00FF00"/>
          </w:rPr>
          <w:t>eminj_SJC_PRI(20)</w:t>
        </w:r>
        <w:r w:rsidRPr="00F845E2">
          <w:rPr>
            <w:rFonts w:hint="eastAsia"/>
            <w:shd w:val="clear" w:color="auto" w:fill="00FF00"/>
          </w:rPr>
          <w:t>、かつ</w:t>
        </w:r>
        <w:r w:rsidRPr="00F845E2">
          <w:rPr>
            <w:rFonts w:hint="eastAsia"/>
            <w:color w:val="000000"/>
            <w:szCs w:val="21"/>
            <w:shd w:val="clear" w:color="auto" w:fill="00FF00"/>
          </w:rPr>
          <w:t>、</w:t>
        </w:r>
        <w:r w:rsidRPr="00F845E2">
          <w:rPr>
            <w:rFonts w:hint="eastAsia"/>
            <w:shd w:val="clear" w:color="auto" w:fill="00FF00"/>
          </w:rPr>
          <w:t>e</w:t>
        </w:r>
        <w:r w:rsidRPr="00F845E2">
          <w:rPr>
            <w:shd w:val="clear" w:color="auto" w:fill="00FF00"/>
          </w:rPr>
          <w:t>stpri</w:t>
        </w:r>
        <w:r w:rsidRPr="00F845E2">
          <w:rPr>
            <w:rFonts w:hint="eastAsia"/>
            <w:shd w:val="clear" w:color="auto" w:fill="00FF00"/>
          </w:rPr>
          <w:t>2</w:t>
        </w:r>
        <w:r w:rsidRPr="00F845E2">
          <w:rPr>
            <w:shd w:val="clear" w:color="auto" w:fill="00FF00"/>
          </w:rPr>
          <w:t xml:space="preserve"> </w:t>
        </w:r>
        <w:r w:rsidRPr="00F845E2">
          <w:rPr>
            <w:rFonts w:hint="eastAsia"/>
            <w:shd w:val="clear" w:color="auto" w:fill="00FF00"/>
          </w:rPr>
          <w:t>≠</w:t>
        </w:r>
        <w:r w:rsidRPr="00F845E2">
          <w:rPr>
            <w:shd w:val="clear" w:color="auto" w:fill="00FF00"/>
          </w:rPr>
          <w:t xml:space="preserve"> </w:t>
        </w:r>
        <w:r w:rsidRPr="00F845E2">
          <w:rPr>
            <w:color w:val="000000"/>
            <w:shd w:val="clear" w:color="auto" w:fill="00FF00"/>
          </w:rPr>
          <w:t>EMINJ_PRINORQ(0)</w:t>
        </w:r>
        <w:r w:rsidRPr="00F845E2">
          <w:rPr>
            <w:rFonts w:hint="eastAsia"/>
            <w:color w:val="000000"/>
            <w:szCs w:val="21"/>
            <w:shd w:val="clear" w:color="auto" w:fill="00FF00"/>
          </w:rPr>
          <w:t>））</w:t>
        </w:r>
      </w:ins>
    </w:p>
    <w:p w14:paraId="6647D912" w14:textId="77777777" w:rsidR="00F845E2" w:rsidRPr="006A5FE9" w:rsidRDefault="00F845E2" w:rsidP="00F845E2">
      <w:pPr>
        <w:ind w:rightChars="-283" w:right="-566"/>
        <w:rPr>
          <w:ins w:id="843" w:author="16a" w:date="2025-10-08T15:55:00Z"/>
        </w:rPr>
      </w:pPr>
      <w:ins w:id="844" w:author="16a" w:date="2025-10-08T15:55:00Z">
        <w:r w:rsidRPr="006A5FE9">
          <w:rPr>
            <w:szCs w:val="21"/>
          </w:rPr>
          <w:t xml:space="preserve">                 </w:t>
        </w:r>
        <w:r w:rsidRPr="00F845E2">
          <w:rPr>
            <w:rFonts w:hint="eastAsia"/>
            <w:shd w:val="clear" w:color="auto" w:fill="00FF00"/>
          </w:rPr>
          <w:t>触媒急速暖機制御要求をマスクして始動時要求または始動時要求２の調停を優先させ、</w:t>
        </w:r>
      </w:ins>
    </w:p>
    <w:p w14:paraId="6D5F6CD7" w14:textId="77777777" w:rsidR="00F845E2" w:rsidRPr="006A5FE9" w:rsidRDefault="00F845E2" w:rsidP="00F845E2">
      <w:pPr>
        <w:ind w:rightChars="-283" w:right="-566"/>
        <w:rPr>
          <w:ins w:id="845" w:author="16a" w:date="2025-10-08T15:55:00Z"/>
        </w:rPr>
      </w:pPr>
      <w:ins w:id="846" w:author="16a" w:date="2025-10-08T15:55:00Z">
        <w:r w:rsidRPr="006A5FE9">
          <w:rPr>
            <w:rFonts w:hint="eastAsia"/>
          </w:rPr>
          <w:t xml:space="preserve">                 </w:t>
        </w:r>
        <w:r w:rsidRPr="00F845E2">
          <w:rPr>
            <w:rFonts w:hint="eastAsia"/>
            <w:shd w:val="clear" w:color="auto" w:fill="00FF00"/>
          </w:rPr>
          <w:t>e</w:t>
        </w:r>
        <w:r w:rsidRPr="00F845E2">
          <w:rPr>
            <w:shd w:val="clear" w:color="auto" w:fill="00FF00"/>
          </w:rPr>
          <w:t>pri</w:t>
        </w:r>
        <w:r w:rsidRPr="00F845E2">
          <w:rPr>
            <w:rFonts w:hint="eastAsia"/>
            <w:shd w:val="clear" w:color="auto" w:fill="00FF00"/>
          </w:rPr>
          <w:t>fixには優先させる始動時要求または始動時要求２の優先度を格納する。</w:t>
        </w:r>
      </w:ins>
    </w:p>
    <w:p w14:paraId="00DF6421" w14:textId="77777777" w:rsidR="00F845E2" w:rsidRPr="00F845E2" w:rsidRDefault="00F845E2" w:rsidP="00F845E2">
      <w:pPr>
        <w:ind w:rightChars="-283" w:right="-566" w:firstLineChars="3750" w:firstLine="7500"/>
        <w:rPr>
          <w:ins w:id="847" w:author="16a" w:date="2025-10-08T15:55:00Z"/>
          <w:shd w:val="clear" w:color="auto" w:fill="00FF00"/>
        </w:rPr>
      </w:pPr>
      <w:ins w:id="848" w:author="16a" w:date="2025-10-08T15:55:00Z">
        <w:r w:rsidRPr="00F845E2">
          <w:rPr>
            <w:rFonts w:hint="eastAsia"/>
            <w:shd w:val="clear" w:color="auto" w:fill="00FF00"/>
          </w:rPr>
          <w:t>【ﾃﾞｭｱﾙ</w:t>
        </w:r>
        <w:r w:rsidRPr="00F845E2">
          <w:rPr>
            <w:shd w:val="clear" w:color="auto" w:fill="00FF00"/>
          </w:rPr>
          <w:t>INJ】OR【D-4】</w:t>
        </w:r>
        <w:commentRangeStart w:id="849"/>
        <w:commentRangeEnd w:id="849"/>
        <w:r w:rsidRPr="00F845E2">
          <w:rPr>
            <w:rStyle w:val="a8"/>
            <w:shd w:val="clear" w:color="auto" w:fill="00FF00"/>
          </w:rPr>
          <w:commentReference w:id="849"/>
        </w:r>
      </w:ins>
    </w:p>
    <w:p w14:paraId="1510E862" w14:textId="567D8C12" w:rsidR="00F845E2" w:rsidRPr="006A5FE9" w:rsidRDefault="00F845E2" w:rsidP="00F845E2">
      <w:pPr>
        <w:ind w:rightChars="-426" w:right="-852"/>
        <w:rPr>
          <w:ins w:id="850" w:author="16a" w:date="2025-10-08T15:55:00Z"/>
        </w:rPr>
      </w:pPr>
      <w:ins w:id="851" w:author="16a" w:date="2025-10-08T15:56:00Z">
        <w:r w:rsidRPr="006A5FE9">
          <w:rPr>
            <w:rFonts w:hint="eastAsia"/>
          </w:rPr>
          <w:t xml:space="preserve">                 </w:t>
        </w:r>
      </w:ins>
      <w:ins w:id="852" w:author="16a" w:date="2025-10-08T15:55:00Z">
        <w:r w:rsidRPr="00F845E2">
          <w:rPr>
            <w:rFonts w:hint="eastAsia"/>
            <w:shd w:val="clear" w:color="auto" w:fill="00FF00"/>
          </w:rPr>
          <w:t>※上記以外に点火調停と整合を取るため、通常要求より始動時要求を優先したい</w:t>
        </w:r>
        <w:r w:rsidRPr="00F845E2">
          <w:rPr>
            <w:shd w:val="clear" w:color="auto" w:fill="00FF00"/>
          </w:rPr>
          <w:t>機能が</w:t>
        </w:r>
      </w:ins>
    </w:p>
    <w:p w14:paraId="44AFB964" w14:textId="4BFA8284" w:rsidR="00F845E2" w:rsidRPr="00F845E2" w:rsidRDefault="00F845E2" w:rsidP="00F845E2">
      <w:pPr>
        <w:ind w:rightChars="-426" w:right="-852"/>
        <w:rPr>
          <w:ins w:id="853" w:author="16a" w:date="2025-10-08T15:55:00Z"/>
          <w:szCs w:val="21"/>
          <w:shd w:val="clear" w:color="auto" w:fill="00FF00"/>
        </w:rPr>
      </w:pPr>
      <w:ins w:id="854" w:author="16a" w:date="2025-10-08T15:56:00Z">
        <w:r w:rsidRPr="006A5FE9">
          <w:rPr>
            <w:color w:val="000000"/>
            <w:szCs w:val="21"/>
          </w:rPr>
          <w:t xml:space="preserve">                   </w:t>
        </w:r>
      </w:ins>
      <w:ins w:id="855" w:author="16a" w:date="2025-10-08T15:55:00Z">
        <w:r w:rsidRPr="00F845E2">
          <w:rPr>
            <w:shd w:val="clear" w:color="auto" w:fill="00FF00"/>
          </w:rPr>
          <w:t>増えた場合は変更必要</w:t>
        </w:r>
      </w:ins>
    </w:p>
    <w:p w14:paraId="246802BD" w14:textId="77777777" w:rsidR="00F845E2" w:rsidRPr="006A5FE9" w:rsidRDefault="00F845E2" w:rsidP="00F845E2">
      <w:pPr>
        <w:ind w:rightChars="-496" w:right="-992"/>
        <w:rPr>
          <w:ins w:id="856" w:author="16a" w:date="2025-10-08T15:55:00Z"/>
          <w:color w:val="000000"/>
          <w:szCs w:val="21"/>
        </w:rPr>
      </w:pPr>
      <w:ins w:id="857" w:author="16a" w:date="2025-10-08T15:55:00Z">
        <w:r w:rsidRPr="006A5FE9">
          <w:rPr>
            <w:color w:val="000000"/>
            <w:szCs w:val="21"/>
          </w:rPr>
          <w:t xml:space="preserve">                 </w:t>
        </w:r>
        <w:r w:rsidRPr="00F845E2">
          <w:rPr>
            <w:rFonts w:hint="eastAsia"/>
            <w:color w:val="000000"/>
            <w:szCs w:val="21"/>
            <w:shd w:val="clear" w:color="auto" w:fill="00FF00"/>
          </w:rPr>
          <w:t>※上記マスク処理は、</w:t>
        </w:r>
        <w:r w:rsidRPr="00F845E2">
          <w:rPr>
            <w:color w:val="000000"/>
            <w:szCs w:val="21"/>
            <w:shd w:val="clear" w:color="auto" w:fill="00FF00"/>
          </w:rPr>
          <w:t xml:space="preserve">NE同期タスクが少ない（ene_ene </w:t>
        </w:r>
        <w:r w:rsidRPr="00F845E2">
          <w:rPr>
            <w:rFonts w:hint="eastAsia"/>
            <w:color w:val="000000"/>
            <w:szCs w:val="21"/>
            <w:shd w:val="clear" w:color="auto" w:fill="00FF00"/>
          </w:rPr>
          <w:t>＜</w:t>
        </w:r>
        <w:r w:rsidRPr="00F845E2">
          <w:rPr>
            <w:color w:val="000000"/>
            <w:szCs w:val="21"/>
            <w:shd w:val="clear" w:color="auto" w:fill="00FF00"/>
          </w:rPr>
          <w:t xml:space="preserve"> eminj_NE_RCD(例 4000(rpm))）</w:t>
        </w:r>
        <w:r w:rsidRPr="00F845E2">
          <w:rPr>
            <w:rFonts w:hint="eastAsia"/>
            <w:color w:val="000000"/>
            <w:szCs w:val="21"/>
            <w:shd w:val="clear" w:color="auto" w:fill="00FF00"/>
          </w:rPr>
          <w:t>時</w:t>
        </w:r>
      </w:ins>
    </w:p>
    <w:p w14:paraId="453DE0E1" w14:textId="77777777" w:rsidR="00F845E2" w:rsidRPr="006A5FE9" w:rsidRDefault="00F845E2" w:rsidP="00F845E2">
      <w:pPr>
        <w:rPr>
          <w:ins w:id="858" w:author="16a" w:date="2025-10-08T15:55:00Z"/>
        </w:rPr>
      </w:pPr>
      <w:ins w:id="859" w:author="16a" w:date="2025-10-08T15:55:00Z">
        <w:r w:rsidRPr="006A5FE9">
          <w:rPr>
            <w:color w:val="000000"/>
            <w:szCs w:val="21"/>
          </w:rPr>
          <w:t xml:space="preserve">                   </w:t>
        </w:r>
        <w:r w:rsidRPr="00F845E2">
          <w:rPr>
            <w:rFonts w:hint="eastAsia"/>
            <w:color w:val="000000"/>
            <w:szCs w:val="21"/>
            <w:shd w:val="clear" w:color="auto" w:fill="00FF00"/>
          </w:rPr>
          <w:t>のみ有効</w:t>
        </w:r>
      </w:ins>
    </w:p>
    <w:p w14:paraId="2B40A7D2" w14:textId="77777777" w:rsidR="00F845E2" w:rsidRPr="00852B2A" w:rsidRDefault="00F845E2" w:rsidP="002F3A4B">
      <w:pPr>
        <w:ind w:rightChars="-213" w:right="-426"/>
        <w:rPr>
          <w:szCs w:val="21"/>
        </w:rPr>
      </w:pPr>
    </w:p>
    <w:p w14:paraId="400613AE" w14:textId="7D281D5B" w:rsidR="002F3A4B" w:rsidRPr="00852B2A" w:rsidRDefault="002F3A4B" w:rsidP="002F3A4B">
      <w:r w:rsidRPr="00852B2A">
        <w:t xml:space="preserve">       </w:t>
      </w:r>
      <w:r w:rsidRPr="00852B2A">
        <w:rPr>
          <w:rFonts w:hint="eastAsia"/>
        </w:rPr>
        <w:t>①</w:t>
      </w:r>
      <w:r w:rsidRPr="00852B2A">
        <w:t xml:space="preserve"> t_rqdat2(</w:t>
      </w:r>
      <w:r w:rsidRPr="00852B2A">
        <w:rPr>
          <w:rFonts w:hint="eastAsia"/>
          <w:szCs w:val="21"/>
        </w:rPr>
        <w:t>要求有識別子</w:t>
      </w:r>
      <w:r w:rsidR="00D35734" w:rsidRPr="00852B2A">
        <w:rPr>
          <w:rFonts w:hint="eastAsia"/>
          <w:szCs w:val="21"/>
        </w:rPr>
        <w:t>2</w:t>
      </w:r>
      <w:r w:rsidRPr="00852B2A">
        <w:t>)の算出</w:t>
      </w:r>
    </w:p>
    <w:p w14:paraId="442DC9F0" w14:textId="7B15DE6F" w:rsidR="002F3A4B" w:rsidRPr="00852B2A" w:rsidRDefault="002F3A4B" w:rsidP="002F3A4B">
      <w:pPr>
        <w:rPr>
          <w:szCs w:val="21"/>
        </w:rPr>
      </w:pPr>
      <w:r w:rsidRPr="00852B2A">
        <w:t xml:space="preserve">          t_rqdat2 ← </w:t>
      </w:r>
      <w:r w:rsidRPr="00852B2A">
        <w:rPr>
          <w:szCs w:val="21"/>
        </w:rPr>
        <w:t>eminj_tbl2[要求値]</w:t>
      </w:r>
      <w:r w:rsidRPr="00852B2A">
        <w:rPr>
          <w:rFonts w:hint="eastAsia"/>
          <w:szCs w:val="21"/>
        </w:rPr>
        <w:t>の要求有識別子</w:t>
      </w:r>
    </w:p>
    <w:p w14:paraId="2BA8D0DC" w14:textId="3DA34DD6" w:rsidR="002F3A4B" w:rsidRDefault="002F3A4B" w:rsidP="002F3A4B">
      <w:pPr>
        <w:rPr>
          <w:ins w:id="860" w:author="16a" w:date="2025-10-08T15:57:00Z"/>
          <w:szCs w:val="21"/>
        </w:rPr>
      </w:pPr>
      <w:r w:rsidRPr="00852B2A">
        <w:rPr>
          <w:szCs w:val="21"/>
        </w:rPr>
        <w:t xml:space="preserve">       </w:t>
      </w:r>
      <w:r w:rsidRPr="00852B2A">
        <w:rPr>
          <w:rFonts w:hint="eastAsia"/>
          <w:szCs w:val="21"/>
        </w:rPr>
        <w:t>②</w:t>
      </w:r>
      <w:r w:rsidRPr="00852B2A">
        <w:rPr>
          <w:szCs w:val="21"/>
        </w:rPr>
        <w:t xml:space="preserve"> </w:t>
      </w:r>
      <w:r w:rsidRPr="00852B2A">
        <w:rPr>
          <w:rFonts w:hint="eastAsia"/>
          <w:szCs w:val="21"/>
        </w:rPr>
        <w:t>噴射モード要求有の時</w:t>
      </w:r>
      <w:r w:rsidRPr="00852B2A">
        <w:rPr>
          <w:szCs w:val="21"/>
        </w:rPr>
        <w:t>（t_rqdat2 &amp; EMINJ_RQINJMODE ≠ 0）</w:t>
      </w:r>
    </w:p>
    <w:p w14:paraId="532E0BC5" w14:textId="7DD823CA" w:rsidR="00E1298A" w:rsidRDefault="00E1298A" w:rsidP="00E1298A">
      <w:pPr>
        <w:ind w:rightChars="-425" w:right="-850"/>
        <w:rPr>
          <w:ins w:id="861" w:author="16a" w:date="2025-10-08T15:57:00Z"/>
          <w:color w:val="000000"/>
          <w:szCs w:val="21"/>
          <w:shd w:val="clear" w:color="auto" w:fill="8DB3E2" w:themeFill="text2" w:themeFillTint="66"/>
        </w:rPr>
      </w:pPr>
      <w:ins w:id="862" w:author="16a" w:date="2025-10-08T15:57:00Z">
        <w:r w:rsidRPr="001923C6">
          <w:rPr>
            <w:szCs w:val="21"/>
          </w:rPr>
          <w:t xml:space="preserve">        </w:t>
        </w:r>
        <w:r w:rsidRPr="001923C6">
          <w:rPr>
            <w:rFonts w:hint="eastAsia"/>
            <w:szCs w:val="21"/>
          </w:rPr>
          <w:t xml:space="preserve">  </w:t>
        </w:r>
        <w:r w:rsidRPr="001103C8">
          <w:rPr>
            <w:rFonts w:hint="eastAsia"/>
            <w:color w:val="000000"/>
            <w:szCs w:val="21"/>
            <w:shd w:val="clear" w:color="auto" w:fill="00FF00"/>
          </w:rPr>
          <w:t>(a)ゴロゴロ音発生領域、かつ、筒内１００％噴射要求時</w:t>
        </w:r>
        <w:r w:rsidRPr="001103C8">
          <w:rPr>
            <w:rFonts w:hint="eastAsia"/>
            <w:szCs w:val="21"/>
            <w:shd w:val="clear" w:color="auto" w:fill="00FF00"/>
          </w:rPr>
          <w:t>(上記２－２</w:t>
        </w:r>
      </w:ins>
      <w:ins w:id="863" w:author="16a" w:date="2025-10-13T14:16:00Z">
        <w:r w:rsidR="00EA7EEB" w:rsidRPr="001103C8">
          <w:rPr>
            <w:rFonts w:hint="eastAsia"/>
            <w:szCs w:val="21"/>
            <w:shd w:val="clear" w:color="auto" w:fill="00FF00"/>
          </w:rPr>
          <w:t>．</w:t>
        </w:r>
      </w:ins>
      <w:ins w:id="864" w:author="16a" w:date="2025-10-08T15:57:00Z">
        <w:r w:rsidRPr="001103C8">
          <w:rPr>
            <w:szCs w:val="21"/>
            <w:shd w:val="clear" w:color="auto" w:fill="00FF00"/>
          </w:rPr>
          <w:t>(</w:t>
        </w:r>
        <w:r w:rsidRPr="001103C8">
          <w:rPr>
            <w:rFonts w:hint="eastAsia"/>
            <w:szCs w:val="21"/>
            <w:shd w:val="clear" w:color="auto" w:fill="00FF00"/>
          </w:rPr>
          <w:t>1)条件成立時)</w:t>
        </w:r>
        <w:r w:rsidRPr="001103C8">
          <w:rPr>
            <w:rFonts w:hint="eastAsia"/>
            <w:color w:val="000000"/>
            <w:szCs w:val="21"/>
            <w:shd w:val="clear" w:color="auto" w:fill="00FF00"/>
          </w:rPr>
          <w:t xml:space="preserve"> (優先)</w:t>
        </w:r>
      </w:ins>
    </w:p>
    <w:p w14:paraId="28866407" w14:textId="23F9BC01" w:rsidR="00E1298A" w:rsidRPr="0059615E" w:rsidRDefault="00E1298A" w:rsidP="00D24822">
      <w:pPr>
        <w:ind w:right="1"/>
        <w:rPr>
          <w:ins w:id="865" w:author="16a" w:date="2025-10-08T15:57:00Z"/>
          <w:color w:val="000000"/>
          <w:szCs w:val="21"/>
          <w:shd w:val="clear" w:color="auto" w:fill="C0C0C0"/>
        </w:rPr>
      </w:pPr>
      <w:ins w:id="866" w:author="16a" w:date="2025-10-08T15:57:00Z">
        <w:r w:rsidRPr="004D107E">
          <w:rPr>
            <w:rFonts w:hint="eastAsia"/>
            <w:color w:val="000000"/>
            <w:szCs w:val="21"/>
          </w:rPr>
          <w:t xml:space="preserve">    </w:t>
        </w:r>
        <w:r>
          <w:rPr>
            <w:color w:val="000000"/>
            <w:szCs w:val="21"/>
          </w:rPr>
          <w:t xml:space="preserve">                                           </w:t>
        </w:r>
      </w:ins>
      <w:ins w:id="867" w:author="16a" w:date="2025-10-09T18:26:00Z">
        <w:r w:rsidR="00E44343">
          <w:rPr>
            <w:rFonts w:hint="eastAsia"/>
            <w:color w:val="000000"/>
            <w:szCs w:val="21"/>
          </w:rPr>
          <w:t xml:space="preserve">                        </w:t>
        </w:r>
      </w:ins>
      <w:ins w:id="868" w:author="16a" w:date="2025-10-08T15:57:00Z">
        <w:r w:rsidRPr="001103C8">
          <w:rPr>
            <w:rFonts w:hint="eastAsia"/>
            <w:color w:val="000000"/>
            <w:shd w:val="clear" w:color="auto" w:fill="00FF00"/>
          </w:rPr>
          <w:t>【ｺﾞﾛｺﾞﾛ音対策仕様適用】</w:t>
        </w:r>
      </w:ins>
    </w:p>
    <w:p w14:paraId="500259ED" w14:textId="2428D72D" w:rsidR="00E1298A" w:rsidRPr="00852B2A" w:rsidRDefault="00E1298A" w:rsidP="002F3A4B">
      <w:pPr>
        <w:rPr>
          <w:szCs w:val="21"/>
        </w:rPr>
      </w:pPr>
      <w:ins w:id="869" w:author="16a" w:date="2025-10-08T15:57:00Z">
        <w:r>
          <w:rPr>
            <w:rFonts w:hint="eastAsia"/>
            <w:szCs w:val="21"/>
          </w:rPr>
          <w:t xml:space="preserve">             </w:t>
        </w:r>
        <w:r>
          <w:rPr>
            <w:szCs w:val="21"/>
          </w:rPr>
          <w:t xml:space="preserve">  </w:t>
        </w:r>
        <w:r w:rsidRPr="001103C8">
          <w:rPr>
            <w:rFonts w:hint="eastAsia"/>
            <w:szCs w:val="21"/>
            <w:shd w:val="clear" w:color="auto" w:fill="00FF00"/>
          </w:rPr>
          <w:t xml:space="preserve">einjmod ← </w:t>
        </w:r>
        <w:r w:rsidRPr="001103C8">
          <w:rPr>
            <w:szCs w:val="21"/>
            <w:shd w:val="clear" w:color="auto" w:fill="00FF00"/>
          </w:rPr>
          <w:t>egoro_einjmodgoro</w:t>
        </w:r>
        <w:r w:rsidRPr="001103C8">
          <w:rPr>
            <w:rFonts w:hint="eastAsia"/>
            <w:szCs w:val="21"/>
            <w:shd w:val="clear" w:color="auto" w:fill="00FF00"/>
          </w:rPr>
          <w:t>_di</w:t>
        </w:r>
      </w:ins>
    </w:p>
    <w:p w14:paraId="06614524" w14:textId="74568BD9" w:rsidR="002F3A4B" w:rsidRPr="00852B2A" w:rsidRDefault="002F3A4B" w:rsidP="002F3A4B">
      <w:pPr>
        <w:rPr>
          <w:rFonts w:hAnsi="Century" w:cs="ＭＳ Ｐゴシック"/>
          <w:color w:val="000000"/>
          <w:spacing w:val="0"/>
          <w:szCs w:val="22"/>
        </w:rPr>
      </w:pPr>
      <w:r w:rsidRPr="00852B2A">
        <w:rPr>
          <w:szCs w:val="21"/>
        </w:rPr>
        <w:t xml:space="preserve">        </w:t>
      </w:r>
      <w:r w:rsidRPr="00852B2A">
        <w:rPr>
          <w:rFonts w:hint="eastAsia"/>
          <w:szCs w:val="21"/>
        </w:rPr>
        <w:t xml:space="preserve">  </w:t>
      </w:r>
      <w:r w:rsidRPr="00852B2A">
        <w:rPr>
          <w:szCs w:val="21"/>
        </w:rPr>
        <w:t>(</w:t>
      </w:r>
      <w:ins w:id="870" w:author="16a" w:date="2025-10-08T15:57:00Z">
        <w:r w:rsidR="00E1298A" w:rsidRPr="00E1298A">
          <w:rPr>
            <w:rFonts w:hint="eastAsia"/>
            <w:szCs w:val="21"/>
            <w:shd w:val="clear" w:color="auto" w:fill="00FF00"/>
          </w:rPr>
          <w:t>b</w:t>
        </w:r>
      </w:ins>
      <w:del w:id="871" w:author="16a" w:date="2025-10-08T15:57:00Z">
        <w:r w:rsidRPr="00E1298A" w:rsidDel="00E1298A">
          <w:rPr>
            <w:szCs w:val="21"/>
            <w:shd w:val="clear" w:color="auto" w:fill="00FF00"/>
          </w:rPr>
          <w:delText>a</w:delText>
        </w:r>
      </w:del>
      <w:r w:rsidRPr="00852B2A">
        <w:rPr>
          <w:szCs w:val="21"/>
        </w:rPr>
        <w:t>)</w:t>
      </w:r>
      <w:r w:rsidRPr="00852B2A">
        <w:rPr>
          <w:rFonts w:hint="eastAsia"/>
          <w:szCs w:val="21"/>
        </w:rPr>
        <w:t>要求が</w:t>
      </w:r>
      <w:r w:rsidRPr="00852B2A">
        <w:rPr>
          <w:rFonts w:hAnsi="Century" w:cs="ＭＳ Ｐゴシック" w:hint="eastAsia"/>
          <w:color w:val="000000"/>
          <w:spacing w:val="0"/>
          <w:szCs w:val="22"/>
        </w:rPr>
        <w:t>基本噴射制御反映要求あり筒内１００％時、</w:t>
      </w:r>
    </w:p>
    <w:p w14:paraId="5CA638EA" w14:textId="77777777" w:rsidR="002F3A4B" w:rsidRPr="00852B2A" w:rsidRDefault="002F3A4B" w:rsidP="002F3A4B">
      <w:pPr>
        <w:rPr>
          <w:rFonts w:hAnsi="Century" w:cs="ＭＳ Ｐゴシック"/>
          <w:color w:val="000000"/>
          <w:spacing w:val="0"/>
          <w:szCs w:val="22"/>
        </w:rPr>
      </w:pPr>
      <w:r w:rsidRPr="00852B2A">
        <w:rPr>
          <w:szCs w:val="21"/>
        </w:rPr>
        <w:t xml:space="preserve">                                     </w:t>
      </w:r>
      <w:r w:rsidRPr="00852B2A">
        <w:rPr>
          <w:rFonts w:hint="eastAsia"/>
          <w:szCs w:val="21"/>
        </w:rPr>
        <w:t>かつ、基本噴射要求が直噴１００％</w:t>
      </w:r>
      <w:r w:rsidRPr="00852B2A">
        <w:rPr>
          <w:szCs w:val="21"/>
        </w:rPr>
        <w:t xml:space="preserve">時  </w:t>
      </w:r>
      <w:r w:rsidRPr="00852B2A">
        <w:rPr>
          <w:rFonts w:hint="eastAsia"/>
          <w:color w:val="000000"/>
        </w:rPr>
        <w:t>【ﾃﾞｭｱﾙ</w:t>
      </w:r>
      <w:r w:rsidRPr="00852B2A">
        <w:rPr>
          <w:color w:val="000000"/>
        </w:rPr>
        <w:t>INJ】OR【D-4】</w:t>
      </w:r>
    </w:p>
    <w:p w14:paraId="6FE243BE" w14:textId="716FC215" w:rsidR="002F3A4B" w:rsidRPr="00852B2A" w:rsidRDefault="002F3A4B" w:rsidP="002F3A4B">
      <w:pPr>
        <w:ind w:rightChars="-354" w:right="-708"/>
        <w:rPr>
          <w:szCs w:val="21"/>
        </w:rPr>
      </w:pPr>
      <w:r w:rsidRPr="00852B2A">
        <w:rPr>
          <w:szCs w:val="21"/>
        </w:rPr>
        <w:t xml:space="preserve">           </w:t>
      </w:r>
      <w:r w:rsidRPr="00852B2A">
        <w:rPr>
          <w:rFonts w:hint="eastAsia"/>
          <w:szCs w:val="21"/>
        </w:rPr>
        <w:t xml:space="preserve">     </w:t>
      </w:r>
      <w:r w:rsidRPr="00852B2A">
        <w:rPr>
          <w:szCs w:val="21"/>
        </w:rPr>
        <w:t>(t_injmod</w:t>
      </w:r>
      <w:r w:rsidR="00E05F3A" w:rsidRPr="00852B2A">
        <w:rPr>
          <w:szCs w:val="21"/>
        </w:rPr>
        <w:t>2</w:t>
      </w:r>
      <w:r w:rsidRPr="00852B2A">
        <w:rPr>
          <w:szCs w:val="21"/>
        </w:rPr>
        <w:t xml:space="preserve"> ＝ EMINJ_MOD0N1</w:t>
      </w:r>
      <w:r w:rsidRPr="00852B2A">
        <w:rPr>
          <w:rFonts w:hint="eastAsia"/>
          <w:szCs w:val="21"/>
        </w:rPr>
        <w:t>、かつ、</w:t>
      </w:r>
      <w:r w:rsidRPr="00852B2A">
        <w:rPr>
          <w:szCs w:val="21"/>
        </w:rPr>
        <w:t xml:space="preserve">ebinjctr_einjmod </w:t>
      </w:r>
      <w:r w:rsidRPr="00852B2A">
        <w:rPr>
          <w:rFonts w:hint="eastAsia"/>
          <w:szCs w:val="21"/>
        </w:rPr>
        <w:t>＝</w:t>
      </w:r>
      <w:r w:rsidRPr="00852B2A">
        <w:rPr>
          <w:szCs w:val="21"/>
        </w:rPr>
        <w:t xml:space="preserve"> 0*1)   </w:t>
      </w:r>
      <w:r w:rsidRPr="00852B2A">
        <w:rPr>
          <w:rFonts w:hint="eastAsia"/>
          <w:szCs w:val="21"/>
        </w:rPr>
        <w:t>※</w:t>
      </w:r>
      <w:r w:rsidRPr="00852B2A">
        <w:rPr>
          <w:szCs w:val="21"/>
        </w:rPr>
        <w:t xml:space="preserve"> *は1以上の整数</w:t>
      </w:r>
    </w:p>
    <w:p w14:paraId="564DCEF3" w14:textId="77777777" w:rsidR="002F3A4B" w:rsidRPr="00852B2A" w:rsidRDefault="002F3A4B" w:rsidP="002F3A4B">
      <w:pPr>
        <w:rPr>
          <w:szCs w:val="21"/>
        </w:rPr>
      </w:pPr>
      <w:r w:rsidRPr="00852B2A">
        <w:rPr>
          <w:szCs w:val="21"/>
        </w:rPr>
        <w:lastRenderedPageBreak/>
        <w:t xml:space="preserve">               einjmod ← ebinjctr_einjmod</w:t>
      </w:r>
    </w:p>
    <w:p w14:paraId="36469404" w14:textId="508E4CB6" w:rsidR="002F3A4B" w:rsidRPr="00852B2A" w:rsidRDefault="002F3A4B" w:rsidP="002F3A4B">
      <w:pPr>
        <w:rPr>
          <w:rFonts w:hAnsi="Century" w:cs="ＭＳ Ｐゴシック"/>
          <w:color w:val="000000"/>
          <w:spacing w:val="0"/>
          <w:szCs w:val="22"/>
        </w:rPr>
      </w:pPr>
      <w:r w:rsidRPr="00852B2A">
        <w:rPr>
          <w:szCs w:val="21"/>
        </w:rPr>
        <w:t xml:space="preserve">        </w:t>
      </w:r>
      <w:r w:rsidRPr="00852B2A">
        <w:rPr>
          <w:rFonts w:hint="eastAsia"/>
          <w:szCs w:val="21"/>
        </w:rPr>
        <w:t xml:space="preserve">  </w:t>
      </w:r>
      <w:r w:rsidRPr="00852B2A">
        <w:rPr>
          <w:szCs w:val="21"/>
        </w:rPr>
        <w:t>(</w:t>
      </w:r>
      <w:ins w:id="872" w:author="16a" w:date="2025-10-08T15:57:00Z">
        <w:r w:rsidR="00E1298A" w:rsidRPr="00E1298A">
          <w:rPr>
            <w:rFonts w:hint="eastAsia"/>
            <w:szCs w:val="21"/>
            <w:shd w:val="clear" w:color="auto" w:fill="00FF00"/>
          </w:rPr>
          <w:t>c</w:t>
        </w:r>
      </w:ins>
      <w:del w:id="873" w:author="16a" w:date="2025-10-08T15:57:00Z">
        <w:r w:rsidRPr="00E1298A" w:rsidDel="00E1298A">
          <w:rPr>
            <w:szCs w:val="21"/>
            <w:shd w:val="clear" w:color="auto" w:fill="00FF00"/>
          </w:rPr>
          <w:delText>b</w:delText>
        </w:r>
      </w:del>
      <w:r w:rsidRPr="00852B2A">
        <w:rPr>
          <w:szCs w:val="21"/>
        </w:rPr>
        <w:t>)</w:t>
      </w:r>
      <w:r w:rsidRPr="00852B2A">
        <w:rPr>
          <w:rFonts w:hint="eastAsia"/>
          <w:szCs w:val="21"/>
        </w:rPr>
        <w:t>要求が</w:t>
      </w:r>
      <w:r w:rsidRPr="00852B2A">
        <w:rPr>
          <w:rFonts w:hAnsi="Century" w:cs="ＭＳ Ｐゴシック" w:hint="eastAsia"/>
          <w:color w:val="000000"/>
          <w:spacing w:val="0"/>
          <w:szCs w:val="22"/>
        </w:rPr>
        <w:t>基本噴射制御反映要求あり筒内１００％時、</w:t>
      </w:r>
    </w:p>
    <w:p w14:paraId="4CA91D12" w14:textId="77777777" w:rsidR="002F3A4B" w:rsidRPr="00852B2A" w:rsidRDefault="002F3A4B" w:rsidP="002F3A4B">
      <w:pPr>
        <w:rPr>
          <w:szCs w:val="21"/>
        </w:rPr>
      </w:pPr>
      <w:r w:rsidRPr="00852B2A">
        <w:rPr>
          <w:szCs w:val="21"/>
        </w:rPr>
        <w:t xml:space="preserve">                                     </w:t>
      </w:r>
      <w:r w:rsidRPr="00852B2A">
        <w:rPr>
          <w:rFonts w:hint="eastAsia"/>
          <w:szCs w:val="21"/>
        </w:rPr>
        <w:t>かつ、基本噴射要求が直噴１００％</w:t>
      </w:r>
      <w:r w:rsidRPr="00852B2A">
        <w:rPr>
          <w:szCs w:val="21"/>
        </w:rPr>
        <w:t xml:space="preserve">でない時  </w:t>
      </w:r>
      <w:r w:rsidRPr="00852B2A">
        <w:rPr>
          <w:rFonts w:hint="eastAsia"/>
          <w:color w:val="000000"/>
        </w:rPr>
        <w:t>【ﾃﾞｭｱﾙ</w:t>
      </w:r>
      <w:r w:rsidRPr="00852B2A">
        <w:rPr>
          <w:color w:val="000000"/>
        </w:rPr>
        <w:t>INJ】</w:t>
      </w:r>
    </w:p>
    <w:p w14:paraId="0ECD0E30" w14:textId="31476B10" w:rsidR="002F3A4B" w:rsidRPr="00852B2A" w:rsidRDefault="002F3A4B" w:rsidP="002F3A4B">
      <w:pPr>
        <w:ind w:rightChars="-425" w:right="-850"/>
        <w:rPr>
          <w:szCs w:val="21"/>
        </w:rPr>
      </w:pPr>
      <w:r w:rsidRPr="00852B2A">
        <w:rPr>
          <w:szCs w:val="21"/>
        </w:rPr>
        <w:t xml:space="preserve">           </w:t>
      </w:r>
      <w:r w:rsidRPr="00852B2A">
        <w:rPr>
          <w:rFonts w:hint="eastAsia"/>
          <w:szCs w:val="21"/>
        </w:rPr>
        <w:t xml:space="preserve">     </w:t>
      </w:r>
      <w:r w:rsidRPr="00852B2A">
        <w:rPr>
          <w:szCs w:val="21"/>
        </w:rPr>
        <w:t>(t_injmod</w:t>
      </w:r>
      <w:r w:rsidR="00E05F3A" w:rsidRPr="00852B2A">
        <w:rPr>
          <w:szCs w:val="21"/>
        </w:rPr>
        <w:t>2</w:t>
      </w:r>
      <w:r w:rsidRPr="00852B2A">
        <w:rPr>
          <w:szCs w:val="21"/>
        </w:rPr>
        <w:t xml:space="preserve"> ＝ EMINJ_MOD0N1</w:t>
      </w:r>
      <w:r w:rsidRPr="00852B2A">
        <w:rPr>
          <w:rFonts w:hint="eastAsia"/>
          <w:szCs w:val="21"/>
        </w:rPr>
        <w:t>、かつ、</w:t>
      </w:r>
      <w:r w:rsidRPr="00852B2A">
        <w:rPr>
          <w:szCs w:val="21"/>
        </w:rPr>
        <w:t xml:space="preserve">ebinjctr_einjmod </w:t>
      </w:r>
      <w:r w:rsidRPr="00852B2A">
        <w:rPr>
          <w:rFonts w:hint="eastAsia"/>
          <w:szCs w:val="21"/>
        </w:rPr>
        <w:t>＝ 1</w:t>
      </w:r>
      <w:r w:rsidRPr="00852B2A">
        <w:rPr>
          <w:szCs w:val="21"/>
        </w:rPr>
        <w:t>*1)</w:t>
      </w:r>
      <w:r w:rsidRPr="00852B2A">
        <w:rPr>
          <w:rFonts w:hint="eastAsia"/>
          <w:szCs w:val="21"/>
        </w:rPr>
        <w:t xml:space="preserve">  </w:t>
      </w:r>
      <w:r w:rsidRPr="00852B2A">
        <w:rPr>
          <w:szCs w:val="21"/>
        </w:rPr>
        <w:t>※</w:t>
      </w:r>
      <w:r w:rsidRPr="00852B2A">
        <w:rPr>
          <w:rFonts w:hint="eastAsia"/>
          <w:szCs w:val="21"/>
        </w:rPr>
        <w:t xml:space="preserve"> </w:t>
      </w:r>
      <w:r w:rsidRPr="00852B2A">
        <w:rPr>
          <w:szCs w:val="21"/>
        </w:rPr>
        <w:t>*は0以上の整数</w:t>
      </w:r>
    </w:p>
    <w:p w14:paraId="6BA60853" w14:textId="77777777" w:rsidR="002F3A4B" w:rsidRPr="00852B2A" w:rsidRDefault="002F3A4B" w:rsidP="002F3A4B">
      <w:pPr>
        <w:rPr>
          <w:szCs w:val="21"/>
        </w:rPr>
      </w:pPr>
      <w:r w:rsidRPr="00852B2A">
        <w:rPr>
          <w:szCs w:val="21"/>
        </w:rPr>
        <w:t xml:space="preserve">               einjmod ← </w:t>
      </w:r>
      <w:r w:rsidRPr="00852B2A">
        <w:rPr>
          <w:spacing w:val="-6"/>
          <w:szCs w:val="21"/>
        </w:rPr>
        <w:t>AINJIF_MOD</w:t>
      </w:r>
      <w:r w:rsidRPr="00852B2A">
        <w:rPr>
          <w:szCs w:val="21"/>
        </w:rPr>
        <w:t>011</w:t>
      </w:r>
    </w:p>
    <w:p w14:paraId="5B9A3D87" w14:textId="2C30A2FE" w:rsidR="002F3A4B" w:rsidRPr="00852B2A" w:rsidRDefault="002F3A4B" w:rsidP="002F3A4B">
      <w:pPr>
        <w:rPr>
          <w:szCs w:val="21"/>
        </w:rPr>
      </w:pPr>
      <w:r w:rsidRPr="00852B2A">
        <w:rPr>
          <w:szCs w:val="21"/>
        </w:rPr>
        <w:t xml:space="preserve">        </w:t>
      </w:r>
      <w:r w:rsidRPr="00852B2A">
        <w:rPr>
          <w:rFonts w:hint="eastAsia"/>
          <w:szCs w:val="21"/>
        </w:rPr>
        <w:t xml:space="preserve">  </w:t>
      </w:r>
      <w:r w:rsidRPr="00852B2A">
        <w:rPr>
          <w:szCs w:val="21"/>
        </w:rPr>
        <w:t>(</w:t>
      </w:r>
      <w:ins w:id="874" w:author="16a" w:date="2025-10-08T15:57:00Z">
        <w:r w:rsidR="00E1298A" w:rsidRPr="00E1298A">
          <w:rPr>
            <w:rFonts w:hint="eastAsia"/>
            <w:szCs w:val="21"/>
            <w:shd w:val="clear" w:color="auto" w:fill="00FF00"/>
          </w:rPr>
          <w:t>d</w:t>
        </w:r>
      </w:ins>
      <w:del w:id="875" w:author="16a" w:date="2025-10-08T15:57:00Z">
        <w:r w:rsidRPr="00E1298A" w:rsidDel="00E1298A">
          <w:rPr>
            <w:szCs w:val="21"/>
            <w:shd w:val="clear" w:color="auto" w:fill="00FF00"/>
          </w:rPr>
          <w:delText>c</w:delText>
        </w:r>
      </w:del>
      <w:r w:rsidRPr="00852B2A">
        <w:rPr>
          <w:szCs w:val="21"/>
        </w:rPr>
        <w:t>)</w:t>
      </w:r>
      <w:r w:rsidRPr="00852B2A">
        <w:rPr>
          <w:rFonts w:hint="eastAsia"/>
          <w:szCs w:val="21"/>
        </w:rPr>
        <w:t>上記条件不成立時</w:t>
      </w:r>
    </w:p>
    <w:p w14:paraId="47375B1B" w14:textId="260E854D" w:rsidR="002F3A4B" w:rsidRPr="00852B2A" w:rsidRDefault="002F3A4B" w:rsidP="002F3A4B">
      <w:pPr>
        <w:rPr>
          <w:szCs w:val="21"/>
        </w:rPr>
      </w:pPr>
      <w:r w:rsidRPr="00852B2A">
        <w:rPr>
          <w:szCs w:val="21"/>
        </w:rPr>
        <w:t xml:space="preserve">               einjmod ← t_injmod</w:t>
      </w:r>
      <w:r w:rsidR="00E05F3A" w:rsidRPr="00852B2A">
        <w:rPr>
          <w:szCs w:val="21"/>
        </w:rPr>
        <w:t>2</w:t>
      </w:r>
    </w:p>
    <w:p w14:paraId="31AEE656" w14:textId="77777777" w:rsidR="002F3A4B" w:rsidRPr="00852B2A" w:rsidRDefault="002F3A4B" w:rsidP="002F3A4B">
      <w:pPr>
        <w:rPr>
          <w:color w:val="000000"/>
          <w:szCs w:val="21"/>
        </w:rPr>
      </w:pPr>
    </w:p>
    <w:p w14:paraId="1DC74EAE" w14:textId="161CA05C" w:rsidR="002F3A4B" w:rsidRPr="00852B2A" w:rsidRDefault="002F3A4B" w:rsidP="002F3A4B">
      <w:pPr>
        <w:rPr>
          <w:color w:val="000000"/>
          <w:szCs w:val="21"/>
        </w:rPr>
      </w:pPr>
      <w:r w:rsidRPr="00852B2A">
        <w:rPr>
          <w:color w:val="000000"/>
          <w:szCs w:val="21"/>
        </w:rPr>
        <w:t xml:space="preserve">       ここで、t_injmod</w:t>
      </w:r>
      <w:r w:rsidR="00E05F3A" w:rsidRPr="00852B2A">
        <w:rPr>
          <w:color w:val="000000"/>
          <w:szCs w:val="21"/>
        </w:rPr>
        <w:t>2</w:t>
      </w:r>
      <w:r w:rsidRPr="00852B2A">
        <w:rPr>
          <w:color w:val="000000"/>
          <w:szCs w:val="21"/>
        </w:rPr>
        <w:t xml:space="preserve"> ← </w:t>
      </w:r>
      <w:r w:rsidRPr="00852B2A">
        <w:rPr>
          <w:rFonts w:hint="eastAsia"/>
          <w:szCs w:val="21"/>
        </w:rPr>
        <w:t>最も優先度の高い</w:t>
      </w:r>
      <w:r w:rsidRPr="00852B2A">
        <w:rPr>
          <w:szCs w:val="21"/>
        </w:rPr>
        <w:t>eminj_tbl</w:t>
      </w:r>
      <w:r w:rsidR="00291C13" w:rsidRPr="00852B2A">
        <w:rPr>
          <w:szCs w:val="21"/>
        </w:rPr>
        <w:t>2</w:t>
      </w:r>
      <w:r w:rsidRPr="00852B2A">
        <w:rPr>
          <w:szCs w:val="21"/>
        </w:rPr>
        <w:t>[要求値]</w:t>
      </w:r>
      <w:r w:rsidRPr="00852B2A">
        <w:rPr>
          <w:rFonts w:hint="eastAsia"/>
          <w:szCs w:val="21"/>
        </w:rPr>
        <w:t>の噴射モード</w:t>
      </w:r>
    </w:p>
    <w:p w14:paraId="02223019" w14:textId="77777777" w:rsidR="002F3A4B" w:rsidRPr="00852B2A" w:rsidRDefault="002F3A4B" w:rsidP="002F3A4B">
      <w:pPr>
        <w:rPr>
          <w:color w:val="000000"/>
          <w:szCs w:val="21"/>
        </w:rPr>
      </w:pPr>
    </w:p>
    <w:p w14:paraId="193BB867" w14:textId="77777777" w:rsidR="00B01DC7" w:rsidRPr="00852B2A" w:rsidRDefault="002F3A4B" w:rsidP="00B01DC7">
      <w:pPr>
        <w:rPr>
          <w:szCs w:val="21"/>
        </w:rPr>
      </w:pPr>
      <w:r w:rsidRPr="00852B2A">
        <w:rPr>
          <w:szCs w:val="21"/>
        </w:rPr>
        <w:t xml:space="preserve">       </w:t>
      </w:r>
      <w:r w:rsidR="008F5F02" w:rsidRPr="00852B2A">
        <w:rPr>
          <w:rFonts w:hint="eastAsia"/>
          <w:szCs w:val="21"/>
        </w:rPr>
        <w:t>③</w:t>
      </w:r>
      <w:r w:rsidR="00E93C09" w:rsidRPr="00852B2A">
        <w:rPr>
          <w:rFonts w:hint="eastAsia"/>
          <w:szCs w:val="21"/>
        </w:rPr>
        <w:t xml:space="preserve"> 噴射パターン要求有の時（t</w:t>
      </w:r>
      <w:r w:rsidR="00E93C09" w:rsidRPr="00852B2A">
        <w:rPr>
          <w:szCs w:val="21"/>
        </w:rPr>
        <w:t xml:space="preserve">_rqdat2 &amp; EMINJ_RQINJPTN </w:t>
      </w:r>
      <w:r w:rsidR="00E93C09" w:rsidRPr="00852B2A">
        <w:rPr>
          <w:rFonts w:hint="eastAsia"/>
          <w:szCs w:val="21"/>
        </w:rPr>
        <w:t>≠</w:t>
      </w:r>
      <w:r w:rsidR="00E93C09" w:rsidRPr="00852B2A">
        <w:rPr>
          <w:szCs w:val="21"/>
        </w:rPr>
        <w:t xml:space="preserve"> 0</w:t>
      </w:r>
      <w:r w:rsidR="00E93C09" w:rsidRPr="00852B2A">
        <w:rPr>
          <w:rFonts w:hint="eastAsia"/>
          <w:szCs w:val="21"/>
        </w:rPr>
        <w:t>）</w:t>
      </w:r>
    </w:p>
    <w:p w14:paraId="07668CFF" w14:textId="38287E92" w:rsidR="00E93C09" w:rsidRPr="00852B2A" w:rsidRDefault="00E93C09" w:rsidP="00B01DC7">
      <w:pPr>
        <w:rPr>
          <w:szCs w:val="21"/>
        </w:rPr>
      </w:pPr>
      <w:r w:rsidRPr="00852B2A">
        <w:rPr>
          <w:rFonts w:hint="eastAsia"/>
          <w:szCs w:val="21"/>
        </w:rPr>
        <w:t xml:space="preserve"> </w:t>
      </w:r>
      <w:r w:rsidR="00B01DC7" w:rsidRPr="00852B2A">
        <w:rPr>
          <w:szCs w:val="21"/>
        </w:rPr>
        <w:t xml:space="preserve">         einjptn </w:t>
      </w:r>
      <w:r w:rsidR="00B01DC7" w:rsidRPr="00852B2A">
        <w:rPr>
          <w:rFonts w:hint="eastAsia"/>
          <w:szCs w:val="21"/>
        </w:rPr>
        <w:t>← 最も優先度の高い</w:t>
      </w:r>
      <w:r w:rsidR="00B01DC7" w:rsidRPr="00852B2A">
        <w:rPr>
          <w:szCs w:val="21"/>
        </w:rPr>
        <w:t>eminj_tbl2[要求値]</w:t>
      </w:r>
      <w:r w:rsidR="00B01DC7" w:rsidRPr="00852B2A">
        <w:rPr>
          <w:rFonts w:hint="eastAsia"/>
          <w:szCs w:val="21"/>
        </w:rPr>
        <w:t>の噴射パターン</w:t>
      </w:r>
    </w:p>
    <w:p w14:paraId="70D7E968" w14:textId="39BAD6D4" w:rsidR="00291C13" w:rsidRPr="00852B2A" w:rsidRDefault="00291C13" w:rsidP="00B01DC7">
      <w:pPr>
        <w:rPr>
          <w:szCs w:val="21"/>
        </w:rPr>
      </w:pPr>
    </w:p>
    <w:p w14:paraId="4FD05609" w14:textId="0C82E81E" w:rsidR="00B01DC7" w:rsidRPr="00852B2A" w:rsidRDefault="00B01DC7" w:rsidP="00B01DC7">
      <w:pPr>
        <w:rPr>
          <w:szCs w:val="21"/>
        </w:rPr>
      </w:pPr>
      <w:r w:rsidRPr="00852B2A">
        <w:rPr>
          <w:rFonts w:hint="eastAsia"/>
          <w:szCs w:val="21"/>
        </w:rPr>
        <w:t xml:space="preserve"> </w:t>
      </w:r>
      <w:r w:rsidRPr="00852B2A">
        <w:rPr>
          <w:szCs w:val="21"/>
        </w:rPr>
        <w:t xml:space="preserve">      </w:t>
      </w:r>
      <w:r w:rsidRPr="00852B2A">
        <w:rPr>
          <w:rFonts w:hint="eastAsia"/>
          <w:szCs w:val="21"/>
        </w:rPr>
        <w:t>④</w:t>
      </w:r>
      <w:r w:rsidRPr="00852B2A">
        <w:rPr>
          <w:szCs w:val="21"/>
        </w:rPr>
        <w:t xml:space="preserve"> </w:t>
      </w:r>
      <w:r w:rsidRPr="00852B2A">
        <w:rPr>
          <w:rFonts w:hint="eastAsia"/>
          <w:szCs w:val="21"/>
        </w:rPr>
        <w:t>ポートn回目噴射開始時期要求有の時（</w:t>
      </w:r>
      <w:r w:rsidRPr="00852B2A">
        <w:rPr>
          <w:szCs w:val="21"/>
        </w:rPr>
        <w:t>t_rqdat2 &amp; EMINJ_RQAINJPN ≠ 0</w:t>
      </w:r>
      <w:r w:rsidRPr="00852B2A">
        <w:rPr>
          <w:rFonts w:hint="eastAsia"/>
          <w:szCs w:val="21"/>
        </w:rPr>
        <w:t xml:space="preserve">） </w:t>
      </w:r>
      <w:r w:rsidRPr="00852B2A">
        <w:rPr>
          <w:szCs w:val="21"/>
        </w:rPr>
        <w:t>【D-4以外】</w:t>
      </w:r>
      <w:r w:rsidR="00184F66" w:rsidRPr="00852B2A">
        <w:rPr>
          <w:rFonts w:hint="eastAsia"/>
          <w:szCs w:val="21"/>
        </w:rPr>
        <w:t xml:space="preserve"> </w:t>
      </w:r>
      <w:commentRangeStart w:id="876"/>
      <w:r w:rsidR="00184F66" w:rsidRPr="00852B2A">
        <w:rPr>
          <w:szCs w:val="21"/>
        </w:rPr>
        <w:t xml:space="preserve"> </w:t>
      </w:r>
      <w:commentRangeEnd w:id="876"/>
      <w:r w:rsidR="00184F66" w:rsidRPr="00852B2A">
        <w:rPr>
          <w:rStyle w:val="a8"/>
        </w:rPr>
        <w:commentReference w:id="876"/>
      </w:r>
    </w:p>
    <w:p w14:paraId="350F9CB5" w14:textId="2B85C04E" w:rsidR="00291C13" w:rsidRPr="00852B2A" w:rsidRDefault="00291C13" w:rsidP="002F3A4B">
      <w:pPr>
        <w:rPr>
          <w:szCs w:val="21"/>
        </w:rPr>
      </w:pPr>
      <w:r w:rsidRPr="00852B2A">
        <w:rPr>
          <w:szCs w:val="21"/>
        </w:rPr>
        <w:t xml:space="preserve">          </w:t>
      </w:r>
      <w:r w:rsidRPr="00852B2A">
        <w:rPr>
          <w:color w:val="000000"/>
          <w:szCs w:val="21"/>
        </w:rPr>
        <w:t>eainjpn[0]</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のポート</w:t>
      </w:r>
      <w:r w:rsidR="005F2842" w:rsidRPr="00852B2A">
        <w:rPr>
          <w:rFonts w:hint="eastAsia"/>
          <w:szCs w:val="21"/>
        </w:rPr>
        <w:t>n回目</w:t>
      </w:r>
      <w:r w:rsidRPr="00852B2A">
        <w:rPr>
          <w:rFonts w:hint="eastAsia"/>
          <w:szCs w:val="21"/>
        </w:rPr>
        <w:t>噴射開始時期</w:t>
      </w:r>
      <w:r w:rsidR="00184F66" w:rsidRPr="00852B2A">
        <w:rPr>
          <w:rFonts w:hint="eastAsia"/>
          <w:szCs w:val="21"/>
        </w:rPr>
        <w:t>[</w:t>
      </w:r>
      <w:r w:rsidR="00184F66" w:rsidRPr="00852B2A">
        <w:rPr>
          <w:szCs w:val="21"/>
        </w:rPr>
        <w:t>0]</w:t>
      </w:r>
    </w:p>
    <w:p w14:paraId="7CDB948A" w14:textId="64E7AC05" w:rsidR="008D1BD0" w:rsidRPr="00852B2A" w:rsidRDefault="008D1BD0" w:rsidP="008D1BD0">
      <w:pPr>
        <w:rPr>
          <w:szCs w:val="21"/>
        </w:rPr>
      </w:pPr>
      <w:r w:rsidRPr="00852B2A">
        <w:rPr>
          <w:szCs w:val="21"/>
        </w:rPr>
        <w:t xml:space="preserve">          </w:t>
      </w:r>
      <w:r w:rsidRPr="00852B2A">
        <w:rPr>
          <w:color w:val="000000"/>
          <w:szCs w:val="21"/>
        </w:rPr>
        <w:t>eainjpn[1]</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のポート</w:t>
      </w:r>
      <w:r w:rsidR="005F2842" w:rsidRPr="00852B2A">
        <w:rPr>
          <w:rFonts w:hint="eastAsia"/>
          <w:szCs w:val="21"/>
        </w:rPr>
        <w:t>n回目</w:t>
      </w:r>
      <w:r w:rsidRPr="00852B2A">
        <w:rPr>
          <w:rFonts w:hint="eastAsia"/>
          <w:szCs w:val="21"/>
        </w:rPr>
        <w:t>噴射開始時期</w:t>
      </w:r>
      <w:r w:rsidR="00184F66" w:rsidRPr="00852B2A">
        <w:rPr>
          <w:rFonts w:hint="eastAsia"/>
          <w:szCs w:val="21"/>
        </w:rPr>
        <w:t>[</w:t>
      </w:r>
      <w:r w:rsidR="00184F66" w:rsidRPr="00852B2A">
        <w:rPr>
          <w:szCs w:val="21"/>
        </w:rPr>
        <w:t>1]</w:t>
      </w:r>
    </w:p>
    <w:p w14:paraId="0EDE7795" w14:textId="26551C47" w:rsidR="008D1BD0" w:rsidRPr="00852B2A" w:rsidRDefault="008D1BD0" w:rsidP="008D1BD0">
      <w:pPr>
        <w:rPr>
          <w:szCs w:val="21"/>
        </w:rPr>
      </w:pPr>
      <w:r w:rsidRPr="00852B2A">
        <w:rPr>
          <w:szCs w:val="21"/>
        </w:rPr>
        <w:t xml:space="preserve">          </w:t>
      </w:r>
      <w:r w:rsidRPr="00852B2A">
        <w:rPr>
          <w:color w:val="000000"/>
          <w:szCs w:val="21"/>
        </w:rPr>
        <w:t>eainjpn[2]</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のポート</w:t>
      </w:r>
      <w:r w:rsidR="005F2842" w:rsidRPr="00852B2A">
        <w:rPr>
          <w:rFonts w:hint="eastAsia"/>
          <w:szCs w:val="21"/>
        </w:rPr>
        <w:t>n回目</w:t>
      </w:r>
      <w:r w:rsidRPr="00852B2A">
        <w:rPr>
          <w:rFonts w:hint="eastAsia"/>
          <w:szCs w:val="21"/>
        </w:rPr>
        <w:t>噴射開始時期</w:t>
      </w:r>
      <w:r w:rsidR="00184F66" w:rsidRPr="00852B2A">
        <w:rPr>
          <w:rFonts w:hint="eastAsia"/>
          <w:szCs w:val="21"/>
        </w:rPr>
        <w:t>[</w:t>
      </w:r>
      <w:r w:rsidR="00184F66" w:rsidRPr="00852B2A">
        <w:rPr>
          <w:szCs w:val="21"/>
        </w:rPr>
        <w:t>2]</w:t>
      </w:r>
    </w:p>
    <w:p w14:paraId="079E55F1" w14:textId="31CD768C" w:rsidR="008D1BD0" w:rsidRPr="00852B2A" w:rsidRDefault="008D1BD0" w:rsidP="008D1BD0">
      <w:pPr>
        <w:rPr>
          <w:szCs w:val="21"/>
        </w:rPr>
      </w:pPr>
      <w:r w:rsidRPr="00852B2A">
        <w:rPr>
          <w:szCs w:val="21"/>
        </w:rPr>
        <w:t xml:space="preserve">          </w:t>
      </w:r>
      <w:r w:rsidRPr="00852B2A">
        <w:rPr>
          <w:color w:val="000000"/>
          <w:szCs w:val="21"/>
        </w:rPr>
        <w:t>eainjpn[3]</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のポート</w:t>
      </w:r>
      <w:r w:rsidR="005F2842" w:rsidRPr="00852B2A">
        <w:rPr>
          <w:rFonts w:hint="eastAsia"/>
          <w:szCs w:val="21"/>
        </w:rPr>
        <w:t>n回目</w:t>
      </w:r>
      <w:r w:rsidRPr="00852B2A">
        <w:rPr>
          <w:rFonts w:hint="eastAsia"/>
          <w:szCs w:val="21"/>
        </w:rPr>
        <w:t>噴射開始時期</w:t>
      </w:r>
      <w:r w:rsidR="00184F66" w:rsidRPr="00852B2A">
        <w:rPr>
          <w:rFonts w:hint="eastAsia"/>
          <w:szCs w:val="21"/>
        </w:rPr>
        <w:t>[</w:t>
      </w:r>
      <w:r w:rsidR="00184F66" w:rsidRPr="00852B2A">
        <w:rPr>
          <w:szCs w:val="21"/>
        </w:rPr>
        <w:t>3]</w:t>
      </w:r>
    </w:p>
    <w:p w14:paraId="114198BF" w14:textId="7C44628D" w:rsidR="008D1BD0" w:rsidRPr="00852B2A" w:rsidRDefault="00052373" w:rsidP="00B00E54">
      <w:pPr>
        <w:ind w:rightChars="-354" w:right="-708"/>
        <w:rPr>
          <w:color w:val="000000"/>
          <w:szCs w:val="21"/>
        </w:rPr>
      </w:pPr>
      <w:r w:rsidRPr="00852B2A">
        <w:rPr>
          <w:rFonts w:hint="eastAsia"/>
          <w:szCs w:val="21"/>
        </w:rPr>
        <w:t xml:space="preserve"> </w:t>
      </w:r>
      <w:r w:rsidRPr="00852B2A">
        <w:rPr>
          <w:szCs w:val="21"/>
        </w:rPr>
        <w:t xml:space="preserve">         </w:t>
      </w:r>
      <w:r w:rsidR="008D1BD0" w:rsidRPr="00852B2A">
        <w:rPr>
          <w:color w:val="000000"/>
          <w:szCs w:val="21"/>
        </w:rPr>
        <w:t>eainjp1</w:t>
      </w:r>
      <w:r w:rsidR="008D1BD0" w:rsidRPr="00852B2A">
        <w:rPr>
          <w:rFonts w:hint="eastAsia"/>
          <w:color w:val="000000"/>
          <w:szCs w:val="21"/>
        </w:rPr>
        <w:t xml:space="preserve"> ←</w:t>
      </w:r>
      <w:r w:rsidR="008D1BD0" w:rsidRPr="00852B2A">
        <w:rPr>
          <w:color w:val="000000"/>
          <w:szCs w:val="21"/>
        </w:rPr>
        <w:t xml:space="preserve"> eainjpn[0]</w:t>
      </w:r>
    </w:p>
    <w:p w14:paraId="335EB785" w14:textId="22EACC34" w:rsidR="008D1BD0" w:rsidRPr="00852B2A" w:rsidRDefault="00052373" w:rsidP="00B00E54">
      <w:pPr>
        <w:ind w:rightChars="-283" w:right="-566"/>
        <w:rPr>
          <w:color w:val="000000"/>
          <w:szCs w:val="21"/>
        </w:rPr>
      </w:pPr>
      <w:r w:rsidRPr="00852B2A">
        <w:rPr>
          <w:rFonts w:hint="eastAsia"/>
          <w:szCs w:val="21"/>
        </w:rPr>
        <w:t xml:space="preserve"> </w:t>
      </w:r>
      <w:r w:rsidRPr="00852B2A">
        <w:rPr>
          <w:szCs w:val="21"/>
        </w:rPr>
        <w:t xml:space="preserve">         </w:t>
      </w:r>
      <w:r w:rsidR="008D1BD0" w:rsidRPr="00852B2A">
        <w:rPr>
          <w:color w:val="000000"/>
          <w:szCs w:val="21"/>
        </w:rPr>
        <w:t>eainjp2</w:t>
      </w:r>
      <w:r w:rsidR="008D1BD0" w:rsidRPr="00852B2A">
        <w:rPr>
          <w:rFonts w:hint="eastAsia"/>
          <w:color w:val="000000"/>
          <w:szCs w:val="21"/>
        </w:rPr>
        <w:t xml:space="preserve"> ←</w:t>
      </w:r>
      <w:r w:rsidR="008D1BD0" w:rsidRPr="00852B2A">
        <w:rPr>
          <w:color w:val="000000"/>
          <w:szCs w:val="21"/>
        </w:rPr>
        <w:t xml:space="preserve"> eainjpn[1]</w:t>
      </w:r>
    </w:p>
    <w:p w14:paraId="4CEDB484" w14:textId="3BE51DB8" w:rsidR="008D1BD0" w:rsidRPr="00852B2A" w:rsidRDefault="00052373" w:rsidP="00B00E54">
      <w:pPr>
        <w:ind w:rightChars="-354" w:right="-708"/>
        <w:rPr>
          <w:color w:val="000000"/>
          <w:szCs w:val="21"/>
        </w:rPr>
      </w:pPr>
      <w:r w:rsidRPr="00852B2A">
        <w:rPr>
          <w:rFonts w:hint="eastAsia"/>
          <w:color w:val="000000"/>
          <w:szCs w:val="21"/>
        </w:rPr>
        <w:t xml:space="preserve"> </w:t>
      </w:r>
      <w:r w:rsidRPr="00852B2A">
        <w:rPr>
          <w:color w:val="000000"/>
          <w:szCs w:val="21"/>
        </w:rPr>
        <w:t xml:space="preserve">   </w:t>
      </w:r>
      <w:r w:rsidRPr="00852B2A">
        <w:rPr>
          <w:szCs w:val="21"/>
        </w:rPr>
        <w:t xml:space="preserve">      </w:t>
      </w:r>
      <w:r w:rsidR="008D1BD0" w:rsidRPr="00852B2A">
        <w:rPr>
          <w:color w:val="000000"/>
          <w:szCs w:val="21"/>
        </w:rPr>
        <w:t>eainjp3</w:t>
      </w:r>
      <w:r w:rsidR="008D1BD0" w:rsidRPr="00852B2A">
        <w:rPr>
          <w:rFonts w:hint="eastAsia"/>
          <w:color w:val="000000"/>
          <w:szCs w:val="21"/>
        </w:rPr>
        <w:t xml:space="preserve"> ←</w:t>
      </w:r>
      <w:r w:rsidR="008D1BD0" w:rsidRPr="00852B2A">
        <w:rPr>
          <w:color w:val="000000"/>
          <w:szCs w:val="21"/>
        </w:rPr>
        <w:t xml:space="preserve"> eainjpn[2]</w:t>
      </w:r>
    </w:p>
    <w:p w14:paraId="479E5561" w14:textId="713E4AF5" w:rsidR="008D1BD0" w:rsidRPr="00852B2A" w:rsidRDefault="00052373" w:rsidP="00B00E54">
      <w:pPr>
        <w:ind w:rightChars="-283" w:right="-566"/>
        <w:rPr>
          <w:szCs w:val="21"/>
        </w:rPr>
      </w:pPr>
      <w:r w:rsidRPr="00852B2A">
        <w:rPr>
          <w:rFonts w:hint="eastAsia"/>
          <w:szCs w:val="21"/>
        </w:rPr>
        <w:t xml:space="preserve"> </w:t>
      </w:r>
      <w:r w:rsidRPr="00852B2A">
        <w:rPr>
          <w:szCs w:val="21"/>
        </w:rPr>
        <w:t xml:space="preserve">         </w:t>
      </w:r>
      <w:r w:rsidR="008D1BD0" w:rsidRPr="00852B2A">
        <w:rPr>
          <w:color w:val="000000"/>
          <w:szCs w:val="21"/>
        </w:rPr>
        <w:t>eainjp4</w:t>
      </w:r>
      <w:r w:rsidR="008D1BD0" w:rsidRPr="00852B2A">
        <w:rPr>
          <w:rFonts w:hint="eastAsia"/>
          <w:color w:val="000000"/>
          <w:szCs w:val="21"/>
        </w:rPr>
        <w:t xml:space="preserve"> ←</w:t>
      </w:r>
      <w:r w:rsidR="008D1BD0" w:rsidRPr="00852B2A">
        <w:rPr>
          <w:color w:val="000000"/>
          <w:szCs w:val="21"/>
        </w:rPr>
        <w:t xml:space="preserve"> eainjpn[3]</w:t>
      </w:r>
    </w:p>
    <w:p w14:paraId="08C82692" w14:textId="77777777" w:rsidR="002F3A4B" w:rsidRPr="00852B2A" w:rsidRDefault="002F3A4B" w:rsidP="002F3A4B">
      <w:pPr>
        <w:rPr>
          <w:szCs w:val="21"/>
        </w:rPr>
      </w:pPr>
    </w:p>
    <w:p w14:paraId="017C6238" w14:textId="10A2E24C" w:rsidR="002F3A4B" w:rsidRPr="00852B2A" w:rsidRDefault="002F3A4B" w:rsidP="002F3A4B">
      <w:pPr>
        <w:rPr>
          <w:szCs w:val="21"/>
        </w:rPr>
      </w:pPr>
      <w:r w:rsidRPr="00852B2A">
        <w:rPr>
          <w:szCs w:val="21"/>
        </w:rPr>
        <w:t xml:space="preserve">       </w:t>
      </w:r>
      <w:r w:rsidR="008F5F02" w:rsidRPr="00852B2A">
        <w:rPr>
          <w:rFonts w:hint="eastAsia"/>
          <w:szCs w:val="21"/>
        </w:rPr>
        <w:t>⑤</w:t>
      </w:r>
      <w:r w:rsidRPr="00852B2A">
        <w:rPr>
          <w:szCs w:val="21"/>
        </w:rPr>
        <w:t xml:space="preserve"> </w:t>
      </w:r>
      <w:r w:rsidRPr="00852B2A">
        <w:rPr>
          <w:rFonts w:hint="eastAsia"/>
          <w:szCs w:val="21"/>
        </w:rPr>
        <w:t>ポート噴射終了時期要求有の時（</w:t>
      </w:r>
      <w:r w:rsidRPr="00852B2A">
        <w:rPr>
          <w:szCs w:val="21"/>
        </w:rPr>
        <w:t>t_rqdat</w:t>
      </w:r>
      <w:r w:rsidR="008D1BD0" w:rsidRPr="00852B2A">
        <w:rPr>
          <w:szCs w:val="21"/>
        </w:rPr>
        <w:t>2</w:t>
      </w:r>
      <w:r w:rsidRPr="00852B2A">
        <w:rPr>
          <w:szCs w:val="21"/>
        </w:rPr>
        <w:t xml:space="preserve"> &amp; EMINJ_RQINJEND ≠ 0</w:t>
      </w:r>
      <w:r w:rsidRPr="00852B2A">
        <w:rPr>
          <w:rFonts w:hint="eastAsia"/>
          <w:szCs w:val="21"/>
        </w:rPr>
        <w:t>）</w:t>
      </w:r>
      <w:r w:rsidRPr="00852B2A">
        <w:rPr>
          <w:szCs w:val="21"/>
        </w:rPr>
        <w:t xml:space="preserve"> 【D-4以外】</w:t>
      </w:r>
    </w:p>
    <w:p w14:paraId="1BD0B425" w14:textId="6A4A16F6" w:rsidR="002F3A4B" w:rsidRPr="00852B2A" w:rsidRDefault="002F3A4B" w:rsidP="002F3A4B">
      <w:pPr>
        <w:rPr>
          <w:szCs w:val="21"/>
        </w:rPr>
      </w:pPr>
      <w:r w:rsidRPr="00852B2A">
        <w:rPr>
          <w:szCs w:val="21"/>
        </w:rPr>
        <w:t xml:space="preserve">          e</w:t>
      </w:r>
      <w:r w:rsidRPr="00852B2A">
        <w:rPr>
          <w:color w:val="000000"/>
          <w:szCs w:val="21"/>
        </w:rPr>
        <w:t>injend</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w:t>
      </w:r>
      <w:r w:rsidR="008D1BD0" w:rsidRPr="00852B2A">
        <w:rPr>
          <w:szCs w:val="21"/>
        </w:rPr>
        <w:t>2</w:t>
      </w:r>
      <w:r w:rsidRPr="00852B2A">
        <w:rPr>
          <w:szCs w:val="21"/>
        </w:rPr>
        <w:t>[要求値]</w:t>
      </w:r>
      <w:r w:rsidRPr="00852B2A">
        <w:rPr>
          <w:rFonts w:hint="eastAsia"/>
          <w:szCs w:val="21"/>
        </w:rPr>
        <w:t>のポート噴射終了時期</w:t>
      </w:r>
    </w:p>
    <w:p w14:paraId="309BB2F4" w14:textId="77777777" w:rsidR="002F3A4B" w:rsidRPr="00852B2A" w:rsidRDefault="002F3A4B" w:rsidP="002F3A4B">
      <w:pPr>
        <w:rPr>
          <w:szCs w:val="21"/>
        </w:rPr>
      </w:pPr>
    </w:p>
    <w:p w14:paraId="602D12DE" w14:textId="7D4D7ECC" w:rsidR="002F3A4B" w:rsidRPr="00852B2A" w:rsidRDefault="002F3A4B" w:rsidP="002F3A4B">
      <w:pPr>
        <w:rPr>
          <w:szCs w:val="21"/>
        </w:rPr>
      </w:pPr>
      <w:r w:rsidRPr="00852B2A">
        <w:rPr>
          <w:szCs w:val="21"/>
        </w:rPr>
        <w:t xml:space="preserve">       </w:t>
      </w:r>
      <w:r w:rsidR="008F5F02" w:rsidRPr="00852B2A">
        <w:rPr>
          <w:rFonts w:hint="eastAsia"/>
          <w:szCs w:val="21"/>
        </w:rPr>
        <w:t>⑥</w:t>
      </w:r>
      <w:r w:rsidRPr="00852B2A">
        <w:rPr>
          <w:szCs w:val="21"/>
        </w:rPr>
        <w:t xml:space="preserve"> </w:t>
      </w:r>
      <w:r w:rsidRPr="00852B2A">
        <w:rPr>
          <w:rFonts w:hint="eastAsia"/>
          <w:szCs w:val="21"/>
        </w:rPr>
        <w:t>ポート噴射強制カット時期要求有の時</w:t>
      </w:r>
      <w:r w:rsidRPr="00852B2A">
        <w:rPr>
          <w:szCs w:val="21"/>
        </w:rPr>
        <w:t>（t_rqdat</w:t>
      </w:r>
      <w:r w:rsidR="008D1BD0" w:rsidRPr="00852B2A">
        <w:rPr>
          <w:szCs w:val="21"/>
        </w:rPr>
        <w:t>2</w:t>
      </w:r>
      <w:r w:rsidRPr="00852B2A">
        <w:rPr>
          <w:szCs w:val="21"/>
        </w:rPr>
        <w:t xml:space="preserve"> &amp; EMINJ_RQ</w:t>
      </w:r>
      <w:r w:rsidRPr="00852B2A">
        <w:rPr>
          <w:rFonts w:hint="eastAsia"/>
          <w:szCs w:val="21"/>
        </w:rPr>
        <w:t>AINJCUTP</w:t>
      </w:r>
      <w:r w:rsidRPr="00852B2A">
        <w:rPr>
          <w:szCs w:val="21"/>
        </w:rPr>
        <w:t xml:space="preserve"> ≠ 0</w:t>
      </w:r>
      <w:r w:rsidRPr="00852B2A">
        <w:rPr>
          <w:rFonts w:hint="eastAsia"/>
          <w:szCs w:val="21"/>
        </w:rPr>
        <w:t xml:space="preserve">） </w:t>
      </w:r>
      <w:r w:rsidRPr="00852B2A">
        <w:rPr>
          <w:color w:val="000000"/>
          <w:szCs w:val="21"/>
        </w:rPr>
        <w:t>【D-4</w:t>
      </w:r>
      <w:r w:rsidRPr="00852B2A">
        <w:rPr>
          <w:rFonts w:hint="eastAsia"/>
          <w:color w:val="000000"/>
          <w:szCs w:val="21"/>
        </w:rPr>
        <w:t>以外</w:t>
      </w:r>
      <w:r w:rsidRPr="00852B2A">
        <w:rPr>
          <w:color w:val="000000"/>
          <w:szCs w:val="21"/>
        </w:rPr>
        <w:t>】</w:t>
      </w:r>
    </w:p>
    <w:p w14:paraId="3C39B723" w14:textId="1B8C61F4" w:rsidR="002F3A4B" w:rsidRPr="00852B2A" w:rsidRDefault="002F3A4B" w:rsidP="002F3A4B">
      <w:pPr>
        <w:rPr>
          <w:szCs w:val="21"/>
        </w:rPr>
      </w:pPr>
      <w:r w:rsidRPr="00852B2A">
        <w:rPr>
          <w:szCs w:val="21"/>
        </w:rPr>
        <w:t xml:space="preserve">          e</w:t>
      </w:r>
      <w:r w:rsidRPr="00852B2A">
        <w:rPr>
          <w:rFonts w:hint="eastAsia"/>
          <w:szCs w:val="21"/>
        </w:rPr>
        <w:t xml:space="preserve">ainjcutp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w:t>
      </w:r>
      <w:r w:rsidR="008D1BD0" w:rsidRPr="00852B2A">
        <w:rPr>
          <w:szCs w:val="21"/>
        </w:rPr>
        <w:t>2</w:t>
      </w:r>
      <w:r w:rsidRPr="00852B2A">
        <w:rPr>
          <w:szCs w:val="21"/>
        </w:rPr>
        <w:t>[要求値]</w:t>
      </w:r>
      <w:r w:rsidRPr="00852B2A">
        <w:rPr>
          <w:rFonts w:hint="eastAsia"/>
          <w:szCs w:val="21"/>
        </w:rPr>
        <w:t>のポート噴射強制カット時期要求</w:t>
      </w:r>
    </w:p>
    <w:p w14:paraId="0D338BD7" w14:textId="77777777" w:rsidR="002F3A4B" w:rsidRPr="00852B2A" w:rsidRDefault="002F3A4B" w:rsidP="002F3A4B">
      <w:pPr>
        <w:rPr>
          <w:szCs w:val="21"/>
        </w:rPr>
      </w:pPr>
    </w:p>
    <w:p w14:paraId="45E0A2A1" w14:textId="43793A77" w:rsidR="002F3A4B" w:rsidRPr="00852B2A" w:rsidRDefault="002F3A4B" w:rsidP="006F4193">
      <w:pPr>
        <w:ind w:rightChars="-496" w:right="-992"/>
        <w:rPr>
          <w:szCs w:val="21"/>
        </w:rPr>
      </w:pPr>
      <w:r w:rsidRPr="00852B2A">
        <w:rPr>
          <w:szCs w:val="21"/>
        </w:rPr>
        <w:t xml:space="preserve">       </w:t>
      </w:r>
      <w:r w:rsidR="008F5F02" w:rsidRPr="00852B2A">
        <w:rPr>
          <w:rFonts w:hint="eastAsia"/>
          <w:szCs w:val="21"/>
        </w:rPr>
        <w:t>⑦</w:t>
      </w:r>
      <w:r w:rsidR="006F4193" w:rsidRPr="00852B2A">
        <w:rPr>
          <w:rFonts w:hint="eastAsia"/>
          <w:szCs w:val="21"/>
        </w:rPr>
        <w:t xml:space="preserve"> </w:t>
      </w:r>
      <w:r w:rsidR="0017388B" w:rsidRPr="00852B2A">
        <w:rPr>
          <w:rFonts w:hint="eastAsia"/>
          <w:szCs w:val="21"/>
        </w:rPr>
        <w:t>筒内n</w:t>
      </w:r>
      <w:r w:rsidRPr="00852B2A">
        <w:rPr>
          <w:szCs w:val="21"/>
        </w:rPr>
        <w:t>回目噴射開始時期要求有の時</w:t>
      </w:r>
      <w:r w:rsidRPr="00852B2A">
        <w:rPr>
          <w:rFonts w:hint="eastAsia"/>
          <w:szCs w:val="21"/>
        </w:rPr>
        <w:t>（</w:t>
      </w:r>
      <w:r w:rsidRPr="00852B2A">
        <w:rPr>
          <w:szCs w:val="21"/>
        </w:rPr>
        <w:t>t_rqdat</w:t>
      </w:r>
      <w:r w:rsidR="008D1BD0" w:rsidRPr="00852B2A">
        <w:rPr>
          <w:szCs w:val="21"/>
        </w:rPr>
        <w:t>2</w:t>
      </w:r>
      <w:r w:rsidRPr="00852B2A">
        <w:rPr>
          <w:szCs w:val="21"/>
        </w:rPr>
        <w:t xml:space="preserve"> &amp; </w:t>
      </w:r>
      <w:r w:rsidR="008D1BD0" w:rsidRPr="00852B2A">
        <w:rPr>
          <w:szCs w:val="21"/>
        </w:rPr>
        <w:t>EMINJ_RQAINJDN</w:t>
      </w:r>
      <w:r w:rsidRPr="00852B2A">
        <w:rPr>
          <w:szCs w:val="21"/>
        </w:rPr>
        <w:t xml:space="preserve"> ≠ 0</w:t>
      </w:r>
      <w:r w:rsidRPr="00852B2A">
        <w:rPr>
          <w:rFonts w:hint="eastAsia"/>
          <w:szCs w:val="21"/>
        </w:rPr>
        <w:t>）</w:t>
      </w:r>
      <w:r w:rsidR="00D35734" w:rsidRPr="00852B2A">
        <w:rPr>
          <w:rFonts w:hint="eastAsia"/>
          <w:color w:val="000000"/>
        </w:rPr>
        <w:t>【ﾃﾞｭｱﾙ</w:t>
      </w:r>
      <w:r w:rsidR="00D35734" w:rsidRPr="00852B2A">
        <w:rPr>
          <w:color w:val="000000"/>
        </w:rPr>
        <w:t>INJ】OR【D-4】</w:t>
      </w:r>
      <w:r w:rsidR="00462F73" w:rsidRPr="00852B2A">
        <w:rPr>
          <w:rFonts w:hint="eastAsia"/>
          <w:color w:val="000000"/>
        </w:rPr>
        <w:t xml:space="preserve"> </w:t>
      </w:r>
      <w:commentRangeStart w:id="877"/>
      <w:r w:rsidR="00462F73" w:rsidRPr="00852B2A">
        <w:rPr>
          <w:color w:val="000000"/>
        </w:rPr>
        <w:t xml:space="preserve"> </w:t>
      </w:r>
      <w:commentRangeEnd w:id="877"/>
      <w:r w:rsidR="00462F73" w:rsidRPr="00852B2A">
        <w:rPr>
          <w:rStyle w:val="a8"/>
        </w:rPr>
        <w:commentReference w:id="877"/>
      </w:r>
    </w:p>
    <w:p w14:paraId="6390BA6B" w14:textId="7A31B03A" w:rsidR="001227B5" w:rsidRPr="00852B2A" w:rsidRDefault="001227B5" w:rsidP="002F3A4B">
      <w:pPr>
        <w:rPr>
          <w:szCs w:val="21"/>
        </w:rPr>
      </w:pPr>
      <w:r w:rsidRPr="00852B2A">
        <w:rPr>
          <w:szCs w:val="21"/>
        </w:rPr>
        <w:t xml:space="preserve">          (a)eainjdn[0]</w:t>
      </w:r>
      <w:r w:rsidRPr="00852B2A">
        <w:rPr>
          <w:rFonts w:hint="eastAsia"/>
          <w:szCs w:val="21"/>
        </w:rPr>
        <w:t>の算出</w:t>
      </w:r>
    </w:p>
    <w:p w14:paraId="55CBC87D" w14:textId="7DCE9D19" w:rsidR="002F3A4B" w:rsidRPr="00852B2A" w:rsidRDefault="002F3A4B" w:rsidP="002F3A4B">
      <w:pPr>
        <w:rPr>
          <w:rFonts w:hAnsi="Century" w:cs="ＭＳ Ｐゴシック"/>
          <w:color w:val="000000"/>
          <w:spacing w:val="0"/>
          <w:szCs w:val="22"/>
        </w:rPr>
      </w:pPr>
      <w:r w:rsidRPr="00852B2A">
        <w:rPr>
          <w:szCs w:val="21"/>
        </w:rPr>
        <w:t xml:space="preserve">          </w:t>
      </w:r>
      <w:r w:rsidR="00462F73" w:rsidRPr="00852B2A">
        <w:rPr>
          <w:szCs w:val="21"/>
        </w:rPr>
        <w:t xml:space="preserve">   </w:t>
      </w:r>
      <w:r w:rsidR="00462F73" w:rsidRPr="00852B2A">
        <w:rPr>
          <w:rFonts w:hint="eastAsia"/>
          <w:szCs w:val="21"/>
        </w:rPr>
        <w:t>ｱ</w:t>
      </w:r>
      <w:r w:rsidR="006F4193" w:rsidRPr="00852B2A">
        <w:rPr>
          <w:szCs w:val="21"/>
        </w:rPr>
        <w:t>)</w:t>
      </w:r>
      <w:r w:rsidRPr="00852B2A">
        <w:rPr>
          <w:rFonts w:hint="eastAsia"/>
          <w:szCs w:val="21"/>
        </w:rPr>
        <w:t>要求が</w:t>
      </w:r>
      <w:r w:rsidRPr="00852B2A">
        <w:rPr>
          <w:rFonts w:hAnsi="Century" w:cs="ＭＳ Ｐゴシック" w:hint="eastAsia"/>
          <w:color w:val="000000"/>
          <w:spacing w:val="0"/>
          <w:szCs w:val="22"/>
        </w:rPr>
        <w:t>基本噴射制御反映要求あり筒内１００％時、</w:t>
      </w:r>
    </w:p>
    <w:p w14:paraId="05D740A0" w14:textId="77777777" w:rsidR="002F3A4B" w:rsidRPr="00852B2A" w:rsidRDefault="002F3A4B" w:rsidP="002F3A4B">
      <w:pPr>
        <w:rPr>
          <w:rFonts w:hAnsi="Century" w:cs="ＭＳ Ｐゴシック"/>
          <w:color w:val="000000"/>
          <w:spacing w:val="0"/>
          <w:szCs w:val="22"/>
        </w:rPr>
      </w:pPr>
      <w:r w:rsidRPr="00852B2A">
        <w:rPr>
          <w:szCs w:val="21"/>
        </w:rPr>
        <w:t xml:space="preserve">                                     </w:t>
      </w:r>
      <w:r w:rsidRPr="00852B2A">
        <w:rPr>
          <w:rFonts w:hint="eastAsia"/>
          <w:szCs w:val="21"/>
        </w:rPr>
        <w:t>かつ、基本噴射要求が直噴１００</w:t>
      </w:r>
      <w:r w:rsidRPr="00852B2A">
        <w:rPr>
          <w:szCs w:val="21"/>
        </w:rPr>
        <w:t>%時</w:t>
      </w:r>
    </w:p>
    <w:p w14:paraId="2DD6EC1B" w14:textId="4141E293" w:rsidR="002F3A4B" w:rsidRPr="00852B2A" w:rsidRDefault="002F3A4B" w:rsidP="002F3A4B">
      <w:pPr>
        <w:rPr>
          <w:szCs w:val="21"/>
        </w:rPr>
      </w:pPr>
      <w:r w:rsidRPr="00852B2A">
        <w:rPr>
          <w:szCs w:val="21"/>
        </w:rPr>
        <w:t xml:space="preserve">              (t_injmod</w:t>
      </w:r>
      <w:r w:rsidR="00E05F3A" w:rsidRPr="00852B2A">
        <w:rPr>
          <w:szCs w:val="21"/>
        </w:rPr>
        <w:t>2</w:t>
      </w:r>
      <w:r w:rsidRPr="00852B2A">
        <w:rPr>
          <w:szCs w:val="21"/>
        </w:rPr>
        <w:t xml:space="preserve"> </w:t>
      </w:r>
      <w:r w:rsidRPr="00852B2A">
        <w:rPr>
          <w:rFonts w:hint="eastAsia"/>
          <w:szCs w:val="21"/>
        </w:rPr>
        <w:t>＝</w:t>
      </w:r>
      <w:r w:rsidRPr="00852B2A">
        <w:rPr>
          <w:szCs w:val="21"/>
        </w:rPr>
        <w:t xml:space="preserve"> EMINJ_MOD0N1</w:t>
      </w:r>
      <w:r w:rsidRPr="00852B2A">
        <w:rPr>
          <w:rFonts w:hint="eastAsia"/>
          <w:szCs w:val="21"/>
        </w:rPr>
        <w:t>、かつ、</w:t>
      </w:r>
      <w:r w:rsidRPr="00852B2A">
        <w:rPr>
          <w:szCs w:val="21"/>
        </w:rPr>
        <w:t xml:space="preserve">ebinjctr_einjmod </w:t>
      </w:r>
      <w:r w:rsidRPr="00852B2A">
        <w:rPr>
          <w:rFonts w:hint="eastAsia"/>
          <w:szCs w:val="21"/>
        </w:rPr>
        <w:t>＝</w:t>
      </w:r>
      <w:r w:rsidRPr="00852B2A">
        <w:rPr>
          <w:szCs w:val="21"/>
        </w:rPr>
        <w:t xml:space="preserve"> 0*1)  ※ *は1以上の整数</w:t>
      </w:r>
    </w:p>
    <w:p w14:paraId="2B6586FA" w14:textId="4E37D28E" w:rsidR="002F3A4B" w:rsidRPr="00852B2A" w:rsidRDefault="002F3A4B" w:rsidP="002F3A4B">
      <w:pPr>
        <w:rPr>
          <w:szCs w:val="21"/>
        </w:rPr>
      </w:pPr>
      <w:r w:rsidRPr="00852B2A">
        <w:rPr>
          <w:szCs w:val="21"/>
        </w:rPr>
        <w:t xml:space="preserve">                  eainjdn[0] </w:t>
      </w:r>
      <w:r w:rsidRPr="00852B2A">
        <w:rPr>
          <w:rFonts w:hint="eastAsia"/>
          <w:szCs w:val="21"/>
        </w:rPr>
        <w:t>←</w:t>
      </w:r>
      <w:r w:rsidRPr="00852B2A">
        <w:rPr>
          <w:szCs w:val="21"/>
        </w:rPr>
        <w:t xml:space="preserve"> ebinjctr_eainjd1</w:t>
      </w:r>
    </w:p>
    <w:p w14:paraId="4E956CD9" w14:textId="300B6C2E" w:rsidR="00FD5EAA" w:rsidRPr="00852B2A" w:rsidRDefault="00FD5EAA" w:rsidP="002F3A4B">
      <w:pPr>
        <w:rPr>
          <w:szCs w:val="21"/>
        </w:rPr>
      </w:pPr>
      <w:r w:rsidRPr="00852B2A">
        <w:rPr>
          <w:szCs w:val="21"/>
        </w:rPr>
        <w:t xml:space="preserve">                  eainjd1 </w:t>
      </w:r>
      <w:r w:rsidRPr="00852B2A">
        <w:rPr>
          <w:rFonts w:hint="eastAsia"/>
          <w:szCs w:val="21"/>
        </w:rPr>
        <w:t>←</w:t>
      </w:r>
      <w:r w:rsidRPr="00852B2A">
        <w:rPr>
          <w:szCs w:val="21"/>
        </w:rPr>
        <w:t xml:space="preserve"> </w:t>
      </w:r>
      <w:r w:rsidR="00E05F3A" w:rsidRPr="00852B2A">
        <w:rPr>
          <w:szCs w:val="21"/>
        </w:rPr>
        <w:t>eainjdn[0]</w:t>
      </w:r>
    </w:p>
    <w:p w14:paraId="4D162414" w14:textId="77777777" w:rsidR="00476B84" w:rsidRPr="00852B2A" w:rsidRDefault="00476B84" w:rsidP="002F3A4B">
      <w:pPr>
        <w:rPr>
          <w:szCs w:val="21"/>
        </w:rPr>
      </w:pPr>
    </w:p>
    <w:p w14:paraId="70F7EB8D" w14:textId="7E242E6E" w:rsidR="002F3A4B" w:rsidRPr="00852B2A" w:rsidRDefault="002F3A4B" w:rsidP="002F3A4B">
      <w:pPr>
        <w:rPr>
          <w:rFonts w:hAnsi="Century" w:cs="ＭＳ Ｐゴシック"/>
          <w:color w:val="000000"/>
          <w:spacing w:val="0"/>
          <w:szCs w:val="22"/>
        </w:rPr>
      </w:pPr>
      <w:r w:rsidRPr="00852B2A">
        <w:rPr>
          <w:szCs w:val="21"/>
        </w:rPr>
        <w:t xml:space="preserve">          </w:t>
      </w:r>
      <w:r w:rsidR="00462F73" w:rsidRPr="00852B2A">
        <w:rPr>
          <w:szCs w:val="21"/>
        </w:rPr>
        <w:t xml:space="preserve">   ｲ</w:t>
      </w:r>
      <w:r w:rsidR="006F4193" w:rsidRPr="00852B2A">
        <w:rPr>
          <w:szCs w:val="21"/>
        </w:rPr>
        <w:t>)</w:t>
      </w:r>
      <w:r w:rsidRPr="00852B2A">
        <w:rPr>
          <w:rFonts w:hint="eastAsia"/>
          <w:szCs w:val="21"/>
        </w:rPr>
        <w:t>要求が</w:t>
      </w:r>
      <w:r w:rsidRPr="00852B2A">
        <w:rPr>
          <w:rFonts w:hAnsi="Century" w:cs="ＭＳ Ｐゴシック" w:hint="eastAsia"/>
          <w:color w:val="000000"/>
          <w:spacing w:val="0"/>
          <w:szCs w:val="22"/>
        </w:rPr>
        <w:t>基本噴射制御反映要求あり筒内１００％時</w:t>
      </w:r>
    </w:p>
    <w:p w14:paraId="72146C0B" w14:textId="77777777" w:rsidR="002F3A4B" w:rsidRPr="00852B2A" w:rsidRDefault="002F3A4B" w:rsidP="002F3A4B">
      <w:pPr>
        <w:rPr>
          <w:szCs w:val="21"/>
        </w:rPr>
      </w:pPr>
      <w:r w:rsidRPr="00852B2A">
        <w:rPr>
          <w:szCs w:val="21"/>
        </w:rPr>
        <w:t xml:space="preserve">                                     </w:t>
      </w:r>
      <w:r w:rsidRPr="00852B2A">
        <w:rPr>
          <w:rFonts w:hAnsi="Century" w:cs="ＭＳ Ｐゴシック" w:hint="eastAsia"/>
          <w:color w:val="000000"/>
          <w:spacing w:val="0"/>
          <w:szCs w:val="22"/>
        </w:rPr>
        <w:t>かつ、基本噴射要求が直噴１００％でない</w:t>
      </w:r>
      <w:r w:rsidRPr="00852B2A">
        <w:rPr>
          <w:szCs w:val="21"/>
        </w:rPr>
        <w:t xml:space="preserve">  </w:t>
      </w:r>
      <w:r w:rsidRPr="00852B2A">
        <w:rPr>
          <w:rFonts w:hint="eastAsia"/>
          <w:color w:val="000000"/>
        </w:rPr>
        <w:t>【ﾃﾞｭｱﾙ</w:t>
      </w:r>
      <w:r w:rsidRPr="00852B2A">
        <w:rPr>
          <w:color w:val="000000"/>
        </w:rPr>
        <w:t>INJ】</w:t>
      </w:r>
    </w:p>
    <w:p w14:paraId="1481CA86" w14:textId="179DEE48" w:rsidR="002F3A4B" w:rsidRPr="00852B2A" w:rsidRDefault="002F3A4B" w:rsidP="002F3A4B">
      <w:pPr>
        <w:rPr>
          <w:szCs w:val="21"/>
        </w:rPr>
      </w:pPr>
      <w:r w:rsidRPr="00852B2A">
        <w:rPr>
          <w:szCs w:val="21"/>
        </w:rPr>
        <w:t xml:space="preserve">             </w:t>
      </w:r>
      <w:r w:rsidRPr="00852B2A">
        <w:rPr>
          <w:rFonts w:hint="eastAsia"/>
          <w:szCs w:val="21"/>
        </w:rPr>
        <w:t>（</w:t>
      </w:r>
      <w:r w:rsidRPr="00852B2A">
        <w:rPr>
          <w:szCs w:val="21"/>
        </w:rPr>
        <w:t>t_injmod</w:t>
      </w:r>
      <w:r w:rsidR="00E05F3A" w:rsidRPr="00852B2A">
        <w:rPr>
          <w:szCs w:val="21"/>
        </w:rPr>
        <w:t>2</w:t>
      </w:r>
      <w:r w:rsidRPr="00852B2A">
        <w:rPr>
          <w:szCs w:val="21"/>
        </w:rPr>
        <w:t xml:space="preserve"> </w:t>
      </w:r>
      <w:r w:rsidRPr="00852B2A">
        <w:rPr>
          <w:rFonts w:hint="eastAsia"/>
          <w:szCs w:val="21"/>
        </w:rPr>
        <w:t>＝</w:t>
      </w:r>
      <w:r w:rsidRPr="00852B2A">
        <w:rPr>
          <w:szCs w:val="21"/>
        </w:rPr>
        <w:t xml:space="preserve"> EMINJ_MOD0N1</w:t>
      </w:r>
      <w:r w:rsidRPr="00852B2A">
        <w:rPr>
          <w:rFonts w:hint="eastAsia"/>
          <w:szCs w:val="21"/>
        </w:rPr>
        <w:t>、かつ、</w:t>
      </w:r>
      <w:r w:rsidRPr="00852B2A">
        <w:rPr>
          <w:szCs w:val="21"/>
        </w:rPr>
        <w:t xml:space="preserve">ebinjctr_einjmod </w:t>
      </w:r>
      <w:r w:rsidRPr="00852B2A">
        <w:rPr>
          <w:rFonts w:hint="eastAsia"/>
          <w:szCs w:val="21"/>
        </w:rPr>
        <w:t>＝</w:t>
      </w:r>
      <w:r w:rsidRPr="00852B2A">
        <w:rPr>
          <w:szCs w:val="21"/>
        </w:rPr>
        <w:t xml:space="preserve"> 1*1）※ *は0以上の整数</w:t>
      </w:r>
    </w:p>
    <w:p w14:paraId="77F3F856" w14:textId="77777777" w:rsidR="002F3A4B" w:rsidRPr="00852B2A" w:rsidRDefault="002F3A4B" w:rsidP="002F3A4B">
      <w:pPr>
        <w:rPr>
          <w:szCs w:val="21"/>
        </w:rPr>
      </w:pPr>
      <w:r w:rsidRPr="00852B2A">
        <w:rPr>
          <w:szCs w:val="21"/>
        </w:rPr>
        <w:lastRenderedPageBreak/>
        <w:t xml:space="preserve">                  eainjdn[0] </w:t>
      </w:r>
      <w:r w:rsidRPr="00852B2A">
        <w:rPr>
          <w:rFonts w:hint="eastAsia"/>
          <w:szCs w:val="21"/>
        </w:rPr>
        <w:t>←</w:t>
      </w:r>
      <w:r w:rsidRPr="00852B2A">
        <w:rPr>
          <w:szCs w:val="21"/>
        </w:rPr>
        <w:t xml:space="preserve"> eainjdb_eainjdb1</w:t>
      </w:r>
    </w:p>
    <w:p w14:paraId="7F65AE44" w14:textId="71423AAD" w:rsidR="0017388B" w:rsidRPr="00852B2A" w:rsidRDefault="0017388B" w:rsidP="0017388B">
      <w:pPr>
        <w:rPr>
          <w:szCs w:val="21"/>
        </w:rPr>
      </w:pPr>
      <w:r w:rsidRPr="00852B2A">
        <w:rPr>
          <w:szCs w:val="21"/>
        </w:rPr>
        <w:t xml:space="preserve">                  eainjd1 </w:t>
      </w:r>
      <w:r w:rsidRPr="00852B2A">
        <w:rPr>
          <w:rFonts w:hint="eastAsia"/>
          <w:szCs w:val="21"/>
        </w:rPr>
        <w:t>←</w:t>
      </w:r>
      <w:r w:rsidRPr="00852B2A">
        <w:rPr>
          <w:szCs w:val="21"/>
        </w:rPr>
        <w:t xml:space="preserve"> eainjd</w:t>
      </w:r>
      <w:r w:rsidR="00E05F3A" w:rsidRPr="00852B2A">
        <w:rPr>
          <w:szCs w:val="21"/>
        </w:rPr>
        <w:t>n[0]</w:t>
      </w:r>
    </w:p>
    <w:p w14:paraId="1D02F703" w14:textId="62025ABF" w:rsidR="002F3A4B" w:rsidRPr="00852B2A" w:rsidRDefault="002F3A4B" w:rsidP="002F3A4B">
      <w:pPr>
        <w:rPr>
          <w:szCs w:val="21"/>
        </w:rPr>
      </w:pPr>
      <w:r w:rsidRPr="00852B2A">
        <w:rPr>
          <w:szCs w:val="21"/>
        </w:rPr>
        <w:t xml:space="preserve">          </w:t>
      </w:r>
      <w:r w:rsidR="00462F73" w:rsidRPr="00852B2A">
        <w:rPr>
          <w:szCs w:val="21"/>
        </w:rPr>
        <w:t xml:space="preserve">   </w:t>
      </w:r>
      <w:r w:rsidR="00462F73" w:rsidRPr="00852B2A">
        <w:rPr>
          <w:rFonts w:hint="eastAsia"/>
          <w:szCs w:val="21"/>
        </w:rPr>
        <w:t>ｳ</w:t>
      </w:r>
      <w:r w:rsidR="006F4193" w:rsidRPr="00852B2A">
        <w:rPr>
          <w:szCs w:val="21"/>
        </w:rPr>
        <w:t>)</w:t>
      </w:r>
      <w:r w:rsidRPr="00852B2A">
        <w:rPr>
          <w:szCs w:val="21"/>
        </w:rPr>
        <w:t>上記条件不成立時</w:t>
      </w:r>
      <w:r w:rsidR="00184F66" w:rsidRPr="00852B2A">
        <w:rPr>
          <w:rFonts w:hint="eastAsia"/>
          <w:szCs w:val="21"/>
        </w:rPr>
        <w:t xml:space="preserve"> </w:t>
      </w:r>
      <w:commentRangeStart w:id="878"/>
      <w:r w:rsidR="00184F66" w:rsidRPr="00852B2A">
        <w:rPr>
          <w:szCs w:val="21"/>
        </w:rPr>
        <w:t xml:space="preserve"> </w:t>
      </w:r>
      <w:commentRangeEnd w:id="878"/>
      <w:r w:rsidR="00184F66" w:rsidRPr="00852B2A">
        <w:rPr>
          <w:rStyle w:val="a8"/>
        </w:rPr>
        <w:commentReference w:id="878"/>
      </w:r>
    </w:p>
    <w:p w14:paraId="15CAF307" w14:textId="4AF8353F" w:rsidR="002F3A4B" w:rsidRPr="00852B2A" w:rsidRDefault="002F3A4B" w:rsidP="002F3A4B">
      <w:pPr>
        <w:rPr>
          <w:szCs w:val="21"/>
        </w:rPr>
      </w:pPr>
      <w:r w:rsidRPr="00852B2A">
        <w:rPr>
          <w:szCs w:val="21"/>
        </w:rPr>
        <w:t xml:space="preserve">              </w:t>
      </w:r>
      <w:r w:rsidR="00462F73" w:rsidRPr="00852B2A">
        <w:rPr>
          <w:szCs w:val="21"/>
        </w:rPr>
        <w:t xml:space="preserve"> </w:t>
      </w:r>
      <w:r w:rsidR="0017388B" w:rsidRPr="00852B2A">
        <w:rPr>
          <w:color w:val="000000"/>
          <w:szCs w:val="21"/>
        </w:rPr>
        <w:t>e</w:t>
      </w:r>
      <w:r w:rsidRPr="00852B2A">
        <w:rPr>
          <w:color w:val="000000"/>
          <w:szCs w:val="21"/>
        </w:rPr>
        <w:t>ainjd</w:t>
      </w:r>
      <w:r w:rsidR="0017388B" w:rsidRPr="00852B2A">
        <w:rPr>
          <w:color w:val="000000"/>
          <w:szCs w:val="21"/>
        </w:rPr>
        <w:t>n[0]</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w:t>
      </w:r>
      <w:r w:rsidR="0017388B" w:rsidRPr="00852B2A">
        <w:rPr>
          <w:szCs w:val="21"/>
        </w:rPr>
        <w:t>2</w:t>
      </w:r>
      <w:r w:rsidRPr="00852B2A">
        <w:rPr>
          <w:szCs w:val="21"/>
        </w:rPr>
        <w:t>[要求値]</w:t>
      </w:r>
      <w:r w:rsidRPr="00852B2A">
        <w:rPr>
          <w:rFonts w:hint="eastAsia"/>
          <w:szCs w:val="21"/>
        </w:rPr>
        <w:t>の筒内</w:t>
      </w:r>
      <w:r w:rsidR="00B62ECF" w:rsidRPr="00852B2A">
        <w:rPr>
          <w:szCs w:val="21"/>
        </w:rPr>
        <w:t>n</w:t>
      </w:r>
      <w:r w:rsidRPr="00852B2A">
        <w:rPr>
          <w:szCs w:val="21"/>
        </w:rPr>
        <w:t>回目噴射開始時期</w:t>
      </w:r>
      <w:r w:rsidR="00184F66" w:rsidRPr="00852B2A">
        <w:rPr>
          <w:rFonts w:hint="eastAsia"/>
          <w:szCs w:val="21"/>
        </w:rPr>
        <w:t>[</w:t>
      </w:r>
      <w:r w:rsidR="00184F66" w:rsidRPr="00852B2A">
        <w:rPr>
          <w:szCs w:val="21"/>
        </w:rPr>
        <w:t>0]</w:t>
      </w:r>
    </w:p>
    <w:p w14:paraId="3D1135FC" w14:textId="77777777" w:rsidR="00462F73" w:rsidRPr="00852B2A" w:rsidRDefault="00462F73" w:rsidP="00462F73">
      <w:pPr>
        <w:rPr>
          <w:szCs w:val="21"/>
        </w:rPr>
      </w:pPr>
      <w:r w:rsidRPr="00852B2A">
        <w:rPr>
          <w:rFonts w:hint="eastAsia"/>
          <w:szCs w:val="21"/>
        </w:rPr>
        <w:t xml:space="preserve"> </w:t>
      </w:r>
      <w:r w:rsidRPr="00852B2A">
        <w:rPr>
          <w:szCs w:val="21"/>
        </w:rPr>
        <w:t xml:space="preserve">              eainjd1 </w:t>
      </w:r>
      <w:r w:rsidRPr="00852B2A">
        <w:rPr>
          <w:rFonts w:hint="eastAsia"/>
          <w:szCs w:val="21"/>
        </w:rPr>
        <w:t>←</w:t>
      </w:r>
      <w:r w:rsidRPr="00852B2A">
        <w:rPr>
          <w:szCs w:val="21"/>
        </w:rPr>
        <w:t xml:space="preserve"> eainjdn[0]</w:t>
      </w:r>
    </w:p>
    <w:p w14:paraId="6537C104" w14:textId="0675F7E5" w:rsidR="00462F73" w:rsidRPr="00852B2A" w:rsidRDefault="00462F73" w:rsidP="00462F73">
      <w:pPr>
        <w:rPr>
          <w:szCs w:val="21"/>
        </w:rPr>
      </w:pPr>
      <w:r w:rsidRPr="00852B2A">
        <w:rPr>
          <w:szCs w:val="21"/>
        </w:rPr>
        <w:t xml:space="preserve">          (b)eainjdn[1]</w:t>
      </w:r>
      <w:r w:rsidRPr="00852B2A">
        <w:rPr>
          <w:rFonts w:hint="eastAsia"/>
          <w:szCs w:val="21"/>
        </w:rPr>
        <w:t>、</w:t>
      </w:r>
      <w:r w:rsidRPr="00852B2A">
        <w:rPr>
          <w:szCs w:val="21"/>
        </w:rPr>
        <w:t>eainjdn[2]</w:t>
      </w:r>
      <w:r w:rsidRPr="00852B2A">
        <w:rPr>
          <w:rFonts w:hint="eastAsia"/>
          <w:szCs w:val="21"/>
        </w:rPr>
        <w:t>、</w:t>
      </w:r>
      <w:r w:rsidRPr="00852B2A">
        <w:rPr>
          <w:szCs w:val="21"/>
        </w:rPr>
        <w:t>eainjdn[3]</w:t>
      </w:r>
      <w:r w:rsidR="00BC6FED" w:rsidRPr="00852B2A">
        <w:rPr>
          <w:rFonts w:hint="eastAsia"/>
          <w:szCs w:val="21"/>
        </w:rPr>
        <w:t xml:space="preserve"> 、</w:t>
      </w:r>
      <w:r w:rsidR="00BC6FED" w:rsidRPr="00852B2A">
        <w:rPr>
          <w:szCs w:val="21"/>
        </w:rPr>
        <w:t>eainjdn[4]</w:t>
      </w:r>
      <w:r w:rsidR="00BC6FED" w:rsidRPr="00852B2A">
        <w:rPr>
          <w:rFonts w:hint="eastAsia"/>
          <w:szCs w:val="21"/>
        </w:rPr>
        <w:t>、</w:t>
      </w:r>
      <w:r w:rsidR="00BC6FED" w:rsidRPr="00852B2A">
        <w:rPr>
          <w:szCs w:val="21"/>
        </w:rPr>
        <w:t>eainjdn[5]</w:t>
      </w:r>
      <w:r w:rsidRPr="00852B2A">
        <w:rPr>
          <w:rFonts w:hint="eastAsia"/>
          <w:szCs w:val="21"/>
        </w:rPr>
        <w:t>の算出</w:t>
      </w:r>
    </w:p>
    <w:p w14:paraId="1F0CE09F" w14:textId="5E34D8AD" w:rsidR="00B62ECF" w:rsidRPr="00852B2A" w:rsidRDefault="002F3A4B" w:rsidP="00B62ECF">
      <w:pPr>
        <w:rPr>
          <w:szCs w:val="21"/>
        </w:rPr>
      </w:pPr>
      <w:r w:rsidRPr="00852B2A">
        <w:rPr>
          <w:szCs w:val="21"/>
        </w:rPr>
        <w:t xml:space="preserve">              </w:t>
      </w:r>
      <w:r w:rsidR="00462F73" w:rsidRPr="00852B2A">
        <w:rPr>
          <w:szCs w:val="21"/>
        </w:rPr>
        <w:t xml:space="preserve"> </w:t>
      </w:r>
      <w:r w:rsidR="0017388B" w:rsidRPr="00852B2A">
        <w:rPr>
          <w:color w:val="000000"/>
          <w:szCs w:val="21"/>
        </w:rPr>
        <w:t>e</w:t>
      </w:r>
      <w:r w:rsidRPr="00852B2A">
        <w:rPr>
          <w:color w:val="000000"/>
          <w:szCs w:val="21"/>
        </w:rPr>
        <w:t>ainjd</w:t>
      </w:r>
      <w:r w:rsidR="0017388B" w:rsidRPr="00852B2A">
        <w:rPr>
          <w:color w:val="000000"/>
          <w:szCs w:val="21"/>
        </w:rPr>
        <w:t>n[1]</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w:t>
      </w:r>
      <w:r w:rsidR="0017388B" w:rsidRPr="00852B2A">
        <w:rPr>
          <w:szCs w:val="21"/>
        </w:rPr>
        <w:t>2</w:t>
      </w:r>
      <w:r w:rsidRPr="00852B2A">
        <w:rPr>
          <w:szCs w:val="21"/>
        </w:rPr>
        <w:t>[要求値]</w:t>
      </w:r>
      <w:r w:rsidRPr="00852B2A">
        <w:rPr>
          <w:rFonts w:hint="eastAsia"/>
          <w:szCs w:val="21"/>
        </w:rPr>
        <w:t>の筒内</w:t>
      </w:r>
      <w:r w:rsidR="00B62ECF" w:rsidRPr="00852B2A">
        <w:rPr>
          <w:szCs w:val="21"/>
        </w:rPr>
        <w:t>n</w:t>
      </w:r>
      <w:r w:rsidRPr="00852B2A">
        <w:rPr>
          <w:szCs w:val="21"/>
        </w:rPr>
        <w:t>回目噴射開始時期</w:t>
      </w:r>
      <w:r w:rsidR="00184F66" w:rsidRPr="00852B2A">
        <w:rPr>
          <w:rFonts w:hint="eastAsia"/>
          <w:szCs w:val="21"/>
        </w:rPr>
        <w:t>[</w:t>
      </w:r>
      <w:r w:rsidR="00184F66" w:rsidRPr="00852B2A">
        <w:rPr>
          <w:szCs w:val="21"/>
        </w:rPr>
        <w:t>1]</w:t>
      </w:r>
    </w:p>
    <w:p w14:paraId="2804457D" w14:textId="2C695FBB" w:rsidR="00B62ECF" w:rsidRPr="00852B2A" w:rsidRDefault="00B62ECF" w:rsidP="00B62ECF">
      <w:pPr>
        <w:rPr>
          <w:szCs w:val="21"/>
        </w:rPr>
      </w:pPr>
      <w:r w:rsidRPr="00852B2A">
        <w:rPr>
          <w:szCs w:val="21"/>
        </w:rPr>
        <w:t xml:space="preserve">              </w:t>
      </w:r>
      <w:r w:rsidR="00462F73" w:rsidRPr="00852B2A">
        <w:rPr>
          <w:szCs w:val="21"/>
        </w:rPr>
        <w:t xml:space="preserve"> </w:t>
      </w:r>
      <w:r w:rsidRPr="00852B2A">
        <w:rPr>
          <w:color w:val="000000"/>
          <w:szCs w:val="21"/>
        </w:rPr>
        <w:t>eainjdn[2]</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の筒内</w:t>
      </w:r>
      <w:r w:rsidRPr="00852B2A">
        <w:rPr>
          <w:szCs w:val="21"/>
        </w:rPr>
        <w:t>n回目噴射開始時期</w:t>
      </w:r>
      <w:r w:rsidR="00184F66" w:rsidRPr="00852B2A">
        <w:rPr>
          <w:rFonts w:hint="eastAsia"/>
          <w:szCs w:val="21"/>
        </w:rPr>
        <w:t>[</w:t>
      </w:r>
      <w:r w:rsidR="00184F66" w:rsidRPr="00852B2A">
        <w:rPr>
          <w:szCs w:val="21"/>
        </w:rPr>
        <w:t>2]</w:t>
      </w:r>
    </w:p>
    <w:p w14:paraId="4A0474DE" w14:textId="618A5E93" w:rsidR="00B62ECF" w:rsidRPr="00852B2A" w:rsidRDefault="00B62ECF" w:rsidP="0017388B">
      <w:pPr>
        <w:rPr>
          <w:szCs w:val="21"/>
        </w:rPr>
      </w:pPr>
      <w:r w:rsidRPr="00852B2A">
        <w:rPr>
          <w:szCs w:val="21"/>
        </w:rPr>
        <w:t xml:space="preserve">              </w:t>
      </w:r>
      <w:r w:rsidR="00462F73" w:rsidRPr="00852B2A">
        <w:rPr>
          <w:szCs w:val="21"/>
        </w:rPr>
        <w:t xml:space="preserve"> </w:t>
      </w:r>
      <w:r w:rsidRPr="00852B2A">
        <w:rPr>
          <w:color w:val="000000"/>
          <w:szCs w:val="21"/>
        </w:rPr>
        <w:t>eainjdn[3]</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の筒内</w:t>
      </w:r>
      <w:r w:rsidRPr="00852B2A">
        <w:rPr>
          <w:szCs w:val="21"/>
        </w:rPr>
        <w:t>n回目噴射開始時期</w:t>
      </w:r>
      <w:r w:rsidR="00184F66" w:rsidRPr="00852B2A">
        <w:rPr>
          <w:rFonts w:hint="eastAsia"/>
          <w:szCs w:val="21"/>
        </w:rPr>
        <w:t>[</w:t>
      </w:r>
      <w:r w:rsidR="00184F66" w:rsidRPr="00852B2A">
        <w:rPr>
          <w:szCs w:val="21"/>
        </w:rPr>
        <w:t>3]</w:t>
      </w:r>
    </w:p>
    <w:p w14:paraId="06709C5C" w14:textId="77777777" w:rsidR="00BC6FED" w:rsidRPr="00852B2A" w:rsidRDefault="00BC6FED" w:rsidP="00BC6FED">
      <w:pPr>
        <w:rPr>
          <w:szCs w:val="21"/>
        </w:rPr>
      </w:pPr>
      <w:r w:rsidRPr="00852B2A">
        <w:rPr>
          <w:szCs w:val="21"/>
        </w:rPr>
        <w:t xml:space="preserve">               </w:t>
      </w:r>
      <w:r w:rsidRPr="00852B2A">
        <w:rPr>
          <w:color w:val="000000"/>
          <w:szCs w:val="21"/>
        </w:rPr>
        <w:t>eainjdn[4]</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の筒内</w:t>
      </w:r>
      <w:r w:rsidRPr="00852B2A">
        <w:rPr>
          <w:szCs w:val="21"/>
        </w:rPr>
        <w:t>n回目噴射開始時期</w:t>
      </w:r>
      <w:r w:rsidRPr="00852B2A">
        <w:rPr>
          <w:rFonts w:hint="eastAsia"/>
          <w:szCs w:val="21"/>
        </w:rPr>
        <w:t>[</w:t>
      </w:r>
      <w:r w:rsidRPr="00852B2A">
        <w:rPr>
          <w:szCs w:val="21"/>
        </w:rPr>
        <w:t>4]</w:t>
      </w:r>
    </w:p>
    <w:p w14:paraId="292B2E98" w14:textId="77777777" w:rsidR="00BC6FED" w:rsidRPr="00852B2A" w:rsidRDefault="00BC6FED" w:rsidP="00BC6FED">
      <w:pPr>
        <w:rPr>
          <w:szCs w:val="21"/>
        </w:rPr>
      </w:pPr>
      <w:r w:rsidRPr="00852B2A">
        <w:rPr>
          <w:szCs w:val="21"/>
        </w:rPr>
        <w:t xml:space="preserve">               </w:t>
      </w:r>
      <w:r w:rsidRPr="00852B2A">
        <w:rPr>
          <w:color w:val="000000"/>
          <w:szCs w:val="21"/>
        </w:rPr>
        <w:t>eainjdn[5]</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の筒内</w:t>
      </w:r>
      <w:r w:rsidRPr="00852B2A">
        <w:rPr>
          <w:szCs w:val="21"/>
        </w:rPr>
        <w:t>n回目噴射開始時期</w:t>
      </w:r>
      <w:r w:rsidRPr="00852B2A">
        <w:rPr>
          <w:rFonts w:hint="eastAsia"/>
          <w:szCs w:val="21"/>
        </w:rPr>
        <w:t>[</w:t>
      </w:r>
      <w:r w:rsidRPr="00852B2A">
        <w:rPr>
          <w:szCs w:val="21"/>
        </w:rPr>
        <w:t>5]</w:t>
      </w:r>
    </w:p>
    <w:p w14:paraId="0ACD28B9" w14:textId="20CAFA58" w:rsidR="0017388B" w:rsidRPr="00852B2A" w:rsidRDefault="0017388B" w:rsidP="0017388B">
      <w:pPr>
        <w:rPr>
          <w:szCs w:val="21"/>
        </w:rPr>
      </w:pPr>
      <w:r w:rsidRPr="00852B2A">
        <w:rPr>
          <w:szCs w:val="21"/>
        </w:rPr>
        <w:t xml:space="preserve">               eainjd2 </w:t>
      </w:r>
      <w:r w:rsidRPr="00852B2A">
        <w:rPr>
          <w:rFonts w:hint="eastAsia"/>
          <w:szCs w:val="21"/>
        </w:rPr>
        <w:t>←</w:t>
      </w:r>
      <w:r w:rsidRPr="00852B2A">
        <w:rPr>
          <w:szCs w:val="21"/>
        </w:rPr>
        <w:t xml:space="preserve"> eainjdn[1]</w:t>
      </w:r>
    </w:p>
    <w:p w14:paraId="507E7C2F" w14:textId="36ED18C6" w:rsidR="0017388B" w:rsidRPr="00852B2A" w:rsidRDefault="00B62ECF" w:rsidP="002F3A4B">
      <w:pPr>
        <w:rPr>
          <w:szCs w:val="21"/>
        </w:rPr>
      </w:pPr>
      <w:r w:rsidRPr="00852B2A">
        <w:rPr>
          <w:szCs w:val="21"/>
        </w:rPr>
        <w:t xml:space="preserve">               eainjd3 </w:t>
      </w:r>
      <w:r w:rsidRPr="00852B2A">
        <w:rPr>
          <w:rFonts w:hint="eastAsia"/>
          <w:szCs w:val="21"/>
        </w:rPr>
        <w:t>←</w:t>
      </w:r>
      <w:r w:rsidRPr="00852B2A">
        <w:rPr>
          <w:szCs w:val="21"/>
        </w:rPr>
        <w:t xml:space="preserve"> eainjdn[2]</w:t>
      </w:r>
    </w:p>
    <w:p w14:paraId="19C2E1C3" w14:textId="684D0493" w:rsidR="00B62ECF" w:rsidRPr="00852B2A" w:rsidRDefault="00B62ECF" w:rsidP="002F3A4B">
      <w:pPr>
        <w:rPr>
          <w:szCs w:val="21"/>
        </w:rPr>
      </w:pPr>
      <w:r w:rsidRPr="00852B2A">
        <w:rPr>
          <w:szCs w:val="21"/>
        </w:rPr>
        <w:t xml:space="preserve">               eainjd4 </w:t>
      </w:r>
      <w:r w:rsidRPr="00852B2A">
        <w:rPr>
          <w:rFonts w:hint="eastAsia"/>
          <w:szCs w:val="21"/>
        </w:rPr>
        <w:t>←</w:t>
      </w:r>
      <w:r w:rsidRPr="00852B2A">
        <w:rPr>
          <w:szCs w:val="21"/>
        </w:rPr>
        <w:t xml:space="preserve"> eainjdn[3]</w:t>
      </w:r>
    </w:p>
    <w:p w14:paraId="436AA61A" w14:textId="77777777" w:rsidR="00786182" w:rsidRPr="00852B2A" w:rsidRDefault="00786182" w:rsidP="002F3A4B">
      <w:pPr>
        <w:ind w:rightChars="-496" w:right="-992"/>
        <w:rPr>
          <w:szCs w:val="21"/>
        </w:rPr>
      </w:pPr>
    </w:p>
    <w:p w14:paraId="244B19BC" w14:textId="03AA9D8C" w:rsidR="002F3A4B" w:rsidRPr="00852B2A" w:rsidRDefault="002F3A4B" w:rsidP="002F3A4B">
      <w:pPr>
        <w:ind w:rightChars="-496" w:right="-992"/>
        <w:rPr>
          <w:szCs w:val="21"/>
        </w:rPr>
      </w:pPr>
      <w:r w:rsidRPr="00852B2A">
        <w:rPr>
          <w:szCs w:val="21"/>
        </w:rPr>
        <w:t xml:space="preserve">       </w:t>
      </w:r>
      <w:r w:rsidR="008F5F02" w:rsidRPr="00852B2A">
        <w:rPr>
          <w:rFonts w:hint="eastAsia"/>
          <w:szCs w:val="21"/>
        </w:rPr>
        <w:t>⑧</w:t>
      </w:r>
      <w:r w:rsidRPr="00852B2A">
        <w:rPr>
          <w:szCs w:val="21"/>
        </w:rPr>
        <w:t xml:space="preserve"> </w:t>
      </w:r>
      <w:r w:rsidRPr="00852B2A">
        <w:rPr>
          <w:rFonts w:hint="eastAsia"/>
          <w:szCs w:val="21"/>
        </w:rPr>
        <w:t>筒内噴射強制カット時期要求有の時</w:t>
      </w:r>
      <w:r w:rsidRPr="00852B2A">
        <w:rPr>
          <w:szCs w:val="21"/>
        </w:rPr>
        <w:t>（t_rqdat</w:t>
      </w:r>
      <w:r w:rsidR="005F3734" w:rsidRPr="00852B2A">
        <w:rPr>
          <w:szCs w:val="21"/>
        </w:rPr>
        <w:t>2</w:t>
      </w:r>
      <w:r w:rsidRPr="00852B2A">
        <w:rPr>
          <w:szCs w:val="21"/>
        </w:rPr>
        <w:t xml:space="preserve"> &amp; EMINJ_RQ</w:t>
      </w:r>
      <w:r w:rsidRPr="00852B2A">
        <w:rPr>
          <w:rFonts w:hint="eastAsia"/>
          <w:szCs w:val="21"/>
        </w:rPr>
        <w:t>AINJCUTD</w:t>
      </w:r>
      <w:r w:rsidRPr="00852B2A">
        <w:rPr>
          <w:szCs w:val="21"/>
        </w:rPr>
        <w:t xml:space="preserve"> ≠ 0</w:t>
      </w:r>
      <w:r w:rsidRPr="00852B2A">
        <w:rPr>
          <w:rFonts w:hint="eastAsia"/>
          <w:szCs w:val="21"/>
        </w:rPr>
        <w:t xml:space="preserve">） </w:t>
      </w:r>
      <w:r w:rsidRPr="00852B2A">
        <w:rPr>
          <w:rFonts w:hint="eastAsia"/>
          <w:color w:val="000000"/>
          <w:szCs w:val="21"/>
        </w:rPr>
        <w:t>【ﾃﾞｭｱﾙ</w:t>
      </w:r>
      <w:r w:rsidRPr="00852B2A">
        <w:rPr>
          <w:color w:val="000000"/>
          <w:szCs w:val="21"/>
        </w:rPr>
        <w:t>INJ】OR【D-4】</w:t>
      </w:r>
    </w:p>
    <w:p w14:paraId="7026FA3D" w14:textId="618752CB" w:rsidR="002F3A4B" w:rsidRPr="00852B2A" w:rsidRDefault="002F3A4B" w:rsidP="002F3A4B">
      <w:pPr>
        <w:rPr>
          <w:szCs w:val="21"/>
        </w:rPr>
      </w:pPr>
      <w:r w:rsidRPr="00852B2A">
        <w:rPr>
          <w:szCs w:val="21"/>
        </w:rPr>
        <w:t xml:space="preserve">          e</w:t>
      </w:r>
      <w:r w:rsidRPr="00852B2A">
        <w:rPr>
          <w:rFonts w:hint="eastAsia"/>
          <w:szCs w:val="21"/>
        </w:rPr>
        <w:t xml:space="preserve">ainjcutd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w:t>
      </w:r>
      <w:r w:rsidR="005F3734" w:rsidRPr="00852B2A">
        <w:rPr>
          <w:szCs w:val="21"/>
        </w:rPr>
        <w:t>2</w:t>
      </w:r>
      <w:r w:rsidRPr="00852B2A">
        <w:rPr>
          <w:szCs w:val="21"/>
        </w:rPr>
        <w:t>[要求値]</w:t>
      </w:r>
      <w:r w:rsidRPr="00852B2A">
        <w:rPr>
          <w:rFonts w:hint="eastAsia"/>
          <w:szCs w:val="21"/>
        </w:rPr>
        <w:t>の筒内噴射強制カット時期要求</w:t>
      </w:r>
    </w:p>
    <w:p w14:paraId="225AF82A" w14:textId="77777777" w:rsidR="002F3A4B" w:rsidRPr="00852B2A" w:rsidRDefault="002F3A4B" w:rsidP="002F3A4B">
      <w:pPr>
        <w:rPr>
          <w:szCs w:val="21"/>
        </w:rPr>
      </w:pPr>
    </w:p>
    <w:p w14:paraId="16EF1C6E" w14:textId="05E6B87A" w:rsidR="002F3A4B" w:rsidRPr="00852B2A" w:rsidRDefault="002F3A4B" w:rsidP="002F3A4B">
      <w:pPr>
        <w:rPr>
          <w:szCs w:val="21"/>
        </w:rPr>
      </w:pPr>
      <w:r w:rsidRPr="00852B2A">
        <w:rPr>
          <w:szCs w:val="21"/>
        </w:rPr>
        <w:t xml:space="preserve">       </w:t>
      </w:r>
      <w:r w:rsidR="008F5F02" w:rsidRPr="00852B2A">
        <w:rPr>
          <w:rFonts w:hint="eastAsia"/>
          <w:szCs w:val="21"/>
        </w:rPr>
        <w:t>⑨</w:t>
      </w:r>
      <w:r w:rsidRPr="00852B2A">
        <w:rPr>
          <w:szCs w:val="21"/>
        </w:rPr>
        <w:t xml:space="preserve"> FC中噴射量要求有の時(t_rqdat</w:t>
      </w:r>
      <w:r w:rsidR="005F3734" w:rsidRPr="00852B2A">
        <w:rPr>
          <w:szCs w:val="21"/>
        </w:rPr>
        <w:t>2</w:t>
      </w:r>
      <w:r w:rsidRPr="00852B2A">
        <w:rPr>
          <w:szCs w:val="21"/>
        </w:rPr>
        <w:t xml:space="preserve"> &amp; EMINJ_RQQFC ≠ 0)</w:t>
      </w:r>
    </w:p>
    <w:p w14:paraId="6E227223" w14:textId="0FFC727E" w:rsidR="002F3A4B" w:rsidRPr="00852B2A" w:rsidRDefault="002F3A4B" w:rsidP="002F3A4B">
      <w:pPr>
        <w:ind w:rightChars="-213" w:right="-426"/>
        <w:rPr>
          <w:szCs w:val="21"/>
        </w:rPr>
      </w:pPr>
      <w:r w:rsidRPr="00852B2A">
        <w:rPr>
          <w:szCs w:val="21"/>
        </w:rPr>
        <w:t xml:space="preserve">          eqfc[</w:t>
      </w:r>
      <w:r w:rsidRPr="00852B2A">
        <w:rPr>
          <w:rFonts w:hint="eastAsia"/>
          <w:szCs w:val="21"/>
        </w:rPr>
        <w:t>t_cyl</w:t>
      </w:r>
      <w:r w:rsidRPr="00852B2A">
        <w:rPr>
          <w:szCs w:val="21"/>
        </w:rPr>
        <w:t>] ← 最も優先度の高いeminj_tbl</w:t>
      </w:r>
      <w:r w:rsidR="005F3734" w:rsidRPr="00852B2A">
        <w:rPr>
          <w:szCs w:val="21"/>
        </w:rPr>
        <w:t>2</w:t>
      </w:r>
      <w:r w:rsidRPr="00852B2A">
        <w:rPr>
          <w:szCs w:val="21"/>
        </w:rPr>
        <w:t>[要求値]のFC中噴射量  (</w:t>
      </w:r>
      <w:r w:rsidRPr="00852B2A">
        <w:rPr>
          <w:rFonts w:hint="eastAsia"/>
          <w:szCs w:val="21"/>
        </w:rPr>
        <w:t>気筒</w:t>
      </w:r>
      <w:r w:rsidRPr="00852B2A">
        <w:rPr>
          <w:szCs w:val="21"/>
        </w:rPr>
        <w:t>数繰り返し)</w:t>
      </w:r>
    </w:p>
    <w:p w14:paraId="3A81A22D" w14:textId="77777777" w:rsidR="002F3A4B" w:rsidRPr="00852B2A" w:rsidRDefault="002F3A4B" w:rsidP="002F3A4B">
      <w:pPr>
        <w:rPr>
          <w:szCs w:val="21"/>
        </w:rPr>
      </w:pPr>
    </w:p>
    <w:p w14:paraId="1A375CC3" w14:textId="72AC3DB6" w:rsidR="002F3A4B" w:rsidRPr="00852B2A" w:rsidRDefault="002F3A4B" w:rsidP="002F3A4B">
      <w:pPr>
        <w:rPr>
          <w:szCs w:val="21"/>
        </w:rPr>
      </w:pPr>
      <w:r w:rsidRPr="00852B2A">
        <w:rPr>
          <w:szCs w:val="21"/>
        </w:rPr>
        <w:t xml:space="preserve">       </w:t>
      </w:r>
      <w:r w:rsidR="008F5F02" w:rsidRPr="00852B2A">
        <w:rPr>
          <w:rFonts w:hint="eastAsia"/>
          <w:szCs w:val="21"/>
        </w:rPr>
        <w:t>⑩</w:t>
      </w:r>
      <w:r w:rsidRPr="00852B2A">
        <w:rPr>
          <w:szCs w:val="21"/>
        </w:rPr>
        <w:t xml:space="preserve"> </w:t>
      </w:r>
      <w:r w:rsidRPr="00852B2A">
        <w:rPr>
          <w:rFonts w:hint="eastAsia"/>
          <w:szCs w:val="21"/>
        </w:rPr>
        <w:t>膨張行程噴射量要求有の時</w:t>
      </w:r>
      <w:r w:rsidRPr="00852B2A">
        <w:rPr>
          <w:szCs w:val="21"/>
        </w:rPr>
        <w:t>（t_rqdat</w:t>
      </w:r>
      <w:r w:rsidR="005F3734" w:rsidRPr="00852B2A">
        <w:rPr>
          <w:szCs w:val="21"/>
        </w:rPr>
        <w:t>2</w:t>
      </w:r>
      <w:r w:rsidRPr="00852B2A">
        <w:rPr>
          <w:szCs w:val="21"/>
        </w:rPr>
        <w:t xml:space="preserve"> &amp; EMINJ_RQ</w:t>
      </w:r>
      <w:r w:rsidRPr="00852B2A">
        <w:rPr>
          <w:rFonts w:hint="eastAsia"/>
          <w:szCs w:val="21"/>
        </w:rPr>
        <w:t>QINJEXP</w:t>
      </w:r>
      <w:r w:rsidRPr="00852B2A">
        <w:rPr>
          <w:szCs w:val="21"/>
        </w:rPr>
        <w:t xml:space="preserve"> ≠ 0</w:t>
      </w:r>
      <w:r w:rsidRPr="00852B2A">
        <w:rPr>
          <w:rFonts w:hint="eastAsia"/>
          <w:szCs w:val="21"/>
        </w:rPr>
        <w:t xml:space="preserve">） </w:t>
      </w:r>
      <w:r w:rsidRPr="00852B2A">
        <w:rPr>
          <w:rFonts w:hint="eastAsia"/>
          <w:color w:val="000000"/>
          <w:szCs w:val="21"/>
        </w:rPr>
        <w:t>【ｽﾌﾟﾚｰｶﾞｲﾄﾞ</w:t>
      </w:r>
      <w:r w:rsidRPr="00852B2A">
        <w:rPr>
          <w:color w:val="000000"/>
          <w:szCs w:val="21"/>
        </w:rPr>
        <w:t>】</w:t>
      </w:r>
    </w:p>
    <w:p w14:paraId="58EE5218" w14:textId="23B36D67" w:rsidR="002F3A4B" w:rsidRPr="00852B2A" w:rsidRDefault="002F3A4B" w:rsidP="002F3A4B">
      <w:pPr>
        <w:rPr>
          <w:szCs w:val="21"/>
        </w:rPr>
      </w:pPr>
      <w:r w:rsidRPr="00852B2A">
        <w:rPr>
          <w:szCs w:val="21"/>
        </w:rPr>
        <w:t xml:space="preserve">          e</w:t>
      </w:r>
      <w:r w:rsidRPr="00852B2A">
        <w:rPr>
          <w:rFonts w:hint="eastAsia"/>
          <w:szCs w:val="21"/>
        </w:rPr>
        <w:t xml:space="preserve">qinjexp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w:t>
      </w:r>
      <w:r w:rsidR="005F3734" w:rsidRPr="00852B2A">
        <w:rPr>
          <w:szCs w:val="21"/>
        </w:rPr>
        <w:t>2</w:t>
      </w:r>
      <w:r w:rsidRPr="00852B2A">
        <w:rPr>
          <w:szCs w:val="21"/>
        </w:rPr>
        <w:t>[要求値]</w:t>
      </w:r>
      <w:r w:rsidRPr="00852B2A">
        <w:rPr>
          <w:rFonts w:hint="eastAsia"/>
          <w:szCs w:val="21"/>
        </w:rPr>
        <w:t>の膨張行程噴射量要求</w:t>
      </w:r>
    </w:p>
    <w:p w14:paraId="49D057D5" w14:textId="77777777" w:rsidR="002F3A4B" w:rsidRPr="00852B2A" w:rsidRDefault="002F3A4B" w:rsidP="002F3A4B">
      <w:pPr>
        <w:rPr>
          <w:szCs w:val="21"/>
        </w:rPr>
      </w:pPr>
    </w:p>
    <w:p w14:paraId="09362B57" w14:textId="1A63E84D" w:rsidR="002F3A4B" w:rsidRPr="00852B2A" w:rsidRDefault="002F3A4B" w:rsidP="002F3A4B">
      <w:pPr>
        <w:rPr>
          <w:szCs w:val="21"/>
        </w:rPr>
      </w:pPr>
      <w:r w:rsidRPr="00852B2A">
        <w:rPr>
          <w:szCs w:val="21"/>
        </w:rPr>
        <w:t xml:space="preserve">       </w:t>
      </w:r>
      <w:r w:rsidR="008F5F02" w:rsidRPr="00852B2A">
        <w:rPr>
          <w:rFonts w:hint="eastAsia"/>
          <w:szCs w:val="21"/>
        </w:rPr>
        <w:t>⑪</w:t>
      </w:r>
      <w:r w:rsidRPr="00852B2A">
        <w:rPr>
          <w:szCs w:val="21"/>
        </w:rPr>
        <w:t xml:space="preserve"> 1回目噴射量算出係数(</w:t>
      </w:r>
      <w:r w:rsidRPr="00852B2A">
        <w:rPr>
          <w:rFonts w:hint="eastAsia"/>
          <w:szCs w:val="21"/>
        </w:rPr>
        <w:t>バンク別</w:t>
      </w:r>
      <w:r w:rsidRPr="00852B2A">
        <w:rPr>
          <w:szCs w:val="21"/>
        </w:rPr>
        <w:t>)</w:t>
      </w:r>
      <w:r w:rsidRPr="00852B2A">
        <w:rPr>
          <w:rFonts w:hint="eastAsia"/>
          <w:szCs w:val="21"/>
        </w:rPr>
        <w:t>調停要求時</w:t>
      </w:r>
      <w:r w:rsidRPr="00852B2A">
        <w:rPr>
          <w:szCs w:val="21"/>
        </w:rPr>
        <w:t xml:space="preserve"> (t_rqdat</w:t>
      </w:r>
      <w:r w:rsidR="004346C7" w:rsidRPr="00852B2A">
        <w:rPr>
          <w:szCs w:val="21"/>
        </w:rPr>
        <w:t>2</w:t>
      </w:r>
      <w:r w:rsidRPr="00852B2A">
        <w:rPr>
          <w:szCs w:val="21"/>
        </w:rPr>
        <w:t xml:space="preserve"> &amp; EMINJ_RQK1FN ≠ 0</w:t>
      </w:r>
      <w:r w:rsidRPr="00852B2A">
        <w:rPr>
          <w:rFonts w:hint="eastAsia"/>
          <w:szCs w:val="21"/>
        </w:rPr>
        <w:t>)</w:t>
      </w:r>
    </w:p>
    <w:p w14:paraId="79F5EABA" w14:textId="03E9B106" w:rsidR="004346C7" w:rsidRPr="00852B2A" w:rsidRDefault="004346C7" w:rsidP="002F3A4B">
      <w:pPr>
        <w:ind w:rightChars="-354" w:right="-708"/>
        <w:rPr>
          <w:szCs w:val="21"/>
        </w:rPr>
      </w:pPr>
      <w:r w:rsidRPr="00852B2A">
        <w:rPr>
          <w:szCs w:val="21"/>
        </w:rPr>
        <w:t xml:space="preserve">          </w:t>
      </w:r>
      <w:r w:rsidRPr="00852B2A">
        <w:rPr>
          <w:color w:val="000000"/>
          <w:szCs w:val="21"/>
        </w:rPr>
        <w:t xml:space="preserve">ek1fn[t_mox]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w:t>
      </w:r>
      <w:r w:rsidRPr="00852B2A">
        <w:rPr>
          <w:szCs w:val="21"/>
        </w:rPr>
        <w:t>1回目噴射量算出係数(バンク別)</w:t>
      </w:r>
    </w:p>
    <w:p w14:paraId="0FE740C5" w14:textId="5990375C" w:rsidR="002F3A4B" w:rsidRPr="00852B2A" w:rsidRDefault="002F3A4B" w:rsidP="002F3A4B">
      <w:pPr>
        <w:rPr>
          <w:szCs w:val="21"/>
        </w:rPr>
      </w:pPr>
      <w:r w:rsidRPr="00852B2A">
        <w:rPr>
          <w:szCs w:val="21"/>
        </w:rPr>
        <w:t xml:space="preserve">         </w:t>
      </w:r>
      <w:r w:rsidR="0012247A" w:rsidRPr="00852B2A">
        <w:rPr>
          <w:szCs w:val="21"/>
        </w:rPr>
        <w:t xml:space="preserve"> </w:t>
      </w:r>
      <w:r w:rsidRPr="00852B2A">
        <w:rPr>
          <w:szCs w:val="21"/>
        </w:rPr>
        <w:t xml:space="preserve">ek1f </w:t>
      </w:r>
      <w:r w:rsidRPr="00852B2A">
        <w:rPr>
          <w:rFonts w:hint="eastAsia"/>
          <w:szCs w:val="21"/>
        </w:rPr>
        <w:t>←</w:t>
      </w:r>
      <w:r w:rsidRPr="00852B2A">
        <w:rPr>
          <w:szCs w:val="21"/>
        </w:rPr>
        <w:t xml:space="preserve"> ( ek1fn[0] </w:t>
      </w:r>
      <w:r w:rsidRPr="00852B2A">
        <w:rPr>
          <w:rFonts w:hint="eastAsia"/>
          <w:szCs w:val="21"/>
        </w:rPr>
        <w:t>＋</w:t>
      </w:r>
      <w:r w:rsidRPr="00852B2A">
        <w:rPr>
          <w:szCs w:val="21"/>
        </w:rPr>
        <w:t xml:space="preserve"> ek1fn[1] ) / 2      </w:t>
      </w:r>
      <w:r w:rsidRPr="00852B2A">
        <w:rPr>
          <w:rFonts w:hint="eastAsia"/>
          <w:szCs w:val="21"/>
        </w:rPr>
        <w:t>【ﾂｲﾝｾﾝｻ】</w:t>
      </w:r>
    </w:p>
    <w:p w14:paraId="35AC8B8D" w14:textId="0CA89CC4" w:rsidR="002F3A4B" w:rsidRPr="00852B2A" w:rsidRDefault="002F3A4B" w:rsidP="002F3A4B">
      <w:pPr>
        <w:rPr>
          <w:szCs w:val="21"/>
        </w:rPr>
      </w:pPr>
      <w:r w:rsidRPr="00852B2A">
        <w:rPr>
          <w:szCs w:val="21"/>
        </w:rPr>
        <w:t xml:space="preserve">          ek1f </w:t>
      </w:r>
      <w:r w:rsidRPr="00852B2A">
        <w:rPr>
          <w:rFonts w:hint="eastAsia"/>
          <w:szCs w:val="21"/>
        </w:rPr>
        <w:t>←</w:t>
      </w:r>
      <w:r w:rsidRPr="00852B2A">
        <w:rPr>
          <w:szCs w:val="21"/>
        </w:rPr>
        <w:t xml:space="preserve">  ek1fn[0]                          </w:t>
      </w:r>
      <w:r w:rsidRPr="00852B2A">
        <w:rPr>
          <w:rFonts w:hint="eastAsia"/>
          <w:szCs w:val="21"/>
        </w:rPr>
        <w:t>【ｼﾝｸﾞﾙｾﾝｻ】</w:t>
      </w:r>
    </w:p>
    <w:p w14:paraId="37726CBA" w14:textId="77777777" w:rsidR="002F3A4B" w:rsidRPr="00852B2A" w:rsidRDefault="002F3A4B" w:rsidP="002F3A4B">
      <w:pPr>
        <w:rPr>
          <w:szCs w:val="21"/>
        </w:rPr>
      </w:pPr>
    </w:p>
    <w:p w14:paraId="73C0308B" w14:textId="15890E26" w:rsidR="002F3A4B" w:rsidRPr="00852B2A" w:rsidRDefault="002F3A4B" w:rsidP="002F3A4B">
      <w:pPr>
        <w:rPr>
          <w:szCs w:val="21"/>
        </w:rPr>
      </w:pPr>
      <w:r w:rsidRPr="00852B2A">
        <w:rPr>
          <w:szCs w:val="21"/>
        </w:rPr>
        <w:t xml:space="preserve">       </w:t>
      </w:r>
      <w:r w:rsidR="008F5F02" w:rsidRPr="00852B2A">
        <w:rPr>
          <w:rFonts w:hint="eastAsia"/>
          <w:szCs w:val="21"/>
        </w:rPr>
        <w:t>⑫</w:t>
      </w:r>
      <w:r w:rsidR="00DA45EA" w:rsidRPr="00852B2A">
        <w:rPr>
          <w:szCs w:val="21"/>
        </w:rPr>
        <w:t xml:space="preserve"> </w:t>
      </w:r>
      <w:r w:rsidRPr="00852B2A">
        <w:rPr>
          <w:szCs w:val="21"/>
        </w:rPr>
        <w:t>2回目噴射量算出係数(バンク別)要求有の時（t_rqdat</w:t>
      </w:r>
      <w:r w:rsidR="004346C7" w:rsidRPr="00852B2A">
        <w:rPr>
          <w:szCs w:val="21"/>
        </w:rPr>
        <w:t>2</w:t>
      </w:r>
      <w:r w:rsidRPr="00852B2A">
        <w:rPr>
          <w:szCs w:val="21"/>
        </w:rPr>
        <w:t xml:space="preserve"> &amp; EMINJ_RQK2FN ≠ 0</w:t>
      </w:r>
      <w:r w:rsidRPr="00852B2A">
        <w:rPr>
          <w:rFonts w:hint="eastAsia"/>
          <w:szCs w:val="21"/>
        </w:rPr>
        <w:t>）</w:t>
      </w:r>
    </w:p>
    <w:p w14:paraId="0C3B7818" w14:textId="320FE19F" w:rsidR="004346C7" w:rsidRPr="00852B2A" w:rsidRDefault="004346C7" w:rsidP="004346C7">
      <w:pPr>
        <w:ind w:rightChars="-354" w:right="-708"/>
        <w:rPr>
          <w:szCs w:val="21"/>
        </w:rPr>
      </w:pPr>
      <w:r w:rsidRPr="00852B2A">
        <w:rPr>
          <w:szCs w:val="21"/>
        </w:rPr>
        <w:t xml:space="preserve">          </w:t>
      </w:r>
      <w:r w:rsidRPr="00852B2A">
        <w:rPr>
          <w:color w:val="000000"/>
          <w:szCs w:val="21"/>
        </w:rPr>
        <w:t xml:space="preserve">ek2fn[t_mox]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w:t>
      </w:r>
      <w:r w:rsidR="00DA45EA" w:rsidRPr="00852B2A">
        <w:rPr>
          <w:szCs w:val="21"/>
        </w:rPr>
        <w:t>2</w:t>
      </w:r>
      <w:r w:rsidRPr="00852B2A">
        <w:rPr>
          <w:szCs w:val="21"/>
        </w:rPr>
        <w:t>回目噴射量算出係数(バンク別)</w:t>
      </w:r>
    </w:p>
    <w:p w14:paraId="564B90AD" w14:textId="6810E9D9" w:rsidR="002F3A4B" w:rsidRPr="00852B2A" w:rsidRDefault="002F3A4B" w:rsidP="002F3A4B">
      <w:pPr>
        <w:rPr>
          <w:szCs w:val="21"/>
        </w:rPr>
      </w:pPr>
      <w:r w:rsidRPr="00852B2A">
        <w:rPr>
          <w:szCs w:val="21"/>
        </w:rPr>
        <w:t xml:space="preserve">          ek2f </w:t>
      </w:r>
      <w:r w:rsidRPr="00852B2A">
        <w:rPr>
          <w:rFonts w:hint="eastAsia"/>
          <w:szCs w:val="21"/>
        </w:rPr>
        <w:t>←</w:t>
      </w:r>
      <w:r w:rsidRPr="00852B2A">
        <w:rPr>
          <w:szCs w:val="21"/>
        </w:rPr>
        <w:t xml:space="preserve"> ( ek2fn[0] </w:t>
      </w:r>
      <w:r w:rsidRPr="00852B2A">
        <w:rPr>
          <w:rFonts w:hint="eastAsia"/>
          <w:szCs w:val="21"/>
        </w:rPr>
        <w:t>＋</w:t>
      </w:r>
      <w:r w:rsidRPr="00852B2A">
        <w:rPr>
          <w:szCs w:val="21"/>
        </w:rPr>
        <w:t xml:space="preserve"> ek2fn[1] ) / 2       【ﾂｲﾝｾﾝｻ】</w:t>
      </w:r>
    </w:p>
    <w:p w14:paraId="2BFA193C" w14:textId="4134B463" w:rsidR="002F3A4B" w:rsidRPr="00852B2A" w:rsidRDefault="002F3A4B" w:rsidP="002F3A4B">
      <w:pPr>
        <w:rPr>
          <w:szCs w:val="21"/>
        </w:rPr>
      </w:pPr>
      <w:r w:rsidRPr="00852B2A">
        <w:rPr>
          <w:szCs w:val="21"/>
        </w:rPr>
        <w:t xml:space="preserve">         </w:t>
      </w:r>
      <w:r w:rsidR="0012247A" w:rsidRPr="00852B2A">
        <w:rPr>
          <w:szCs w:val="21"/>
        </w:rPr>
        <w:t xml:space="preserve"> </w:t>
      </w:r>
      <w:r w:rsidRPr="00852B2A">
        <w:rPr>
          <w:szCs w:val="21"/>
        </w:rPr>
        <w:t>ek2f ← ek2fn[0]                            【ｼﾝｸﾞﾙｾﾝｻ】</w:t>
      </w:r>
    </w:p>
    <w:p w14:paraId="34A6EB37" w14:textId="77777777" w:rsidR="002F3A4B" w:rsidRPr="00852B2A" w:rsidRDefault="002F3A4B" w:rsidP="002F3A4B">
      <w:pPr>
        <w:rPr>
          <w:szCs w:val="21"/>
        </w:rPr>
      </w:pPr>
    </w:p>
    <w:p w14:paraId="0F523CFC" w14:textId="5BB5DA09" w:rsidR="002F3A4B" w:rsidRPr="00852B2A" w:rsidRDefault="002F3A4B" w:rsidP="00DA45EA">
      <w:pPr>
        <w:rPr>
          <w:szCs w:val="21"/>
        </w:rPr>
      </w:pPr>
      <w:r w:rsidRPr="00852B2A">
        <w:rPr>
          <w:szCs w:val="21"/>
        </w:rPr>
        <w:t xml:space="preserve">       </w:t>
      </w:r>
      <w:r w:rsidR="008F5F02" w:rsidRPr="00852B2A">
        <w:rPr>
          <w:rFonts w:hint="eastAsia"/>
          <w:szCs w:val="21"/>
        </w:rPr>
        <w:t>⑬</w:t>
      </w:r>
      <w:r w:rsidR="00DA45EA" w:rsidRPr="00852B2A">
        <w:rPr>
          <w:szCs w:val="21"/>
        </w:rPr>
        <w:t xml:space="preserve"> </w:t>
      </w:r>
      <w:r w:rsidRPr="00852B2A">
        <w:rPr>
          <w:szCs w:val="21"/>
        </w:rPr>
        <w:t>3回目噴射量算出係数(バンク別)要求有の時（t_rqdat</w:t>
      </w:r>
      <w:r w:rsidR="004346C7" w:rsidRPr="00852B2A">
        <w:rPr>
          <w:szCs w:val="21"/>
        </w:rPr>
        <w:t>2</w:t>
      </w:r>
      <w:r w:rsidRPr="00852B2A">
        <w:rPr>
          <w:szCs w:val="21"/>
        </w:rPr>
        <w:t xml:space="preserve"> &amp; EMINJ_RQK3FN ≠ 0</w:t>
      </w:r>
      <w:r w:rsidRPr="00852B2A">
        <w:rPr>
          <w:rFonts w:hint="eastAsia"/>
          <w:szCs w:val="21"/>
        </w:rPr>
        <w:t>）</w:t>
      </w:r>
    </w:p>
    <w:p w14:paraId="5B0DD3C0" w14:textId="244B03C2" w:rsidR="004346C7" w:rsidRPr="00852B2A" w:rsidRDefault="004346C7" w:rsidP="004346C7">
      <w:pPr>
        <w:ind w:rightChars="-354" w:right="-708"/>
        <w:rPr>
          <w:szCs w:val="21"/>
        </w:rPr>
      </w:pPr>
      <w:r w:rsidRPr="00852B2A">
        <w:rPr>
          <w:szCs w:val="21"/>
        </w:rPr>
        <w:t xml:space="preserve">          </w:t>
      </w:r>
      <w:r w:rsidRPr="00852B2A">
        <w:rPr>
          <w:color w:val="000000"/>
          <w:szCs w:val="21"/>
        </w:rPr>
        <w:t xml:space="preserve">ek3fn[t_mox]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eminj_tbl2[要求値]</w:t>
      </w:r>
      <w:r w:rsidRPr="00852B2A">
        <w:rPr>
          <w:rFonts w:hint="eastAsia"/>
          <w:szCs w:val="21"/>
        </w:rPr>
        <w:t>の</w:t>
      </w:r>
      <w:r w:rsidR="00DA45EA" w:rsidRPr="00852B2A">
        <w:rPr>
          <w:szCs w:val="21"/>
        </w:rPr>
        <w:t>3</w:t>
      </w:r>
      <w:r w:rsidRPr="00852B2A">
        <w:rPr>
          <w:szCs w:val="21"/>
        </w:rPr>
        <w:t>回目噴射量算出係数(バンク別)</w:t>
      </w:r>
    </w:p>
    <w:p w14:paraId="64E42AD7" w14:textId="17740E66" w:rsidR="002F3A4B" w:rsidRPr="00852B2A" w:rsidRDefault="002F3A4B" w:rsidP="002F3A4B">
      <w:pPr>
        <w:rPr>
          <w:szCs w:val="21"/>
        </w:rPr>
      </w:pPr>
      <w:r w:rsidRPr="00852B2A">
        <w:rPr>
          <w:szCs w:val="21"/>
        </w:rPr>
        <w:t xml:space="preserve">          ek3f </w:t>
      </w:r>
      <w:r w:rsidRPr="00852B2A">
        <w:rPr>
          <w:rFonts w:hint="eastAsia"/>
          <w:szCs w:val="21"/>
        </w:rPr>
        <w:t>←</w:t>
      </w:r>
      <w:r w:rsidRPr="00852B2A">
        <w:rPr>
          <w:szCs w:val="21"/>
        </w:rPr>
        <w:t xml:space="preserve"> ( ek3fn[0] </w:t>
      </w:r>
      <w:r w:rsidRPr="00852B2A">
        <w:rPr>
          <w:rFonts w:hint="eastAsia"/>
          <w:szCs w:val="21"/>
        </w:rPr>
        <w:t>＋</w:t>
      </w:r>
      <w:r w:rsidRPr="00852B2A">
        <w:rPr>
          <w:szCs w:val="21"/>
        </w:rPr>
        <w:t xml:space="preserve"> ek3fn[1] ) / 2        【ﾂｲﾝｾﾝｻ】</w:t>
      </w:r>
    </w:p>
    <w:p w14:paraId="2E49AA2F" w14:textId="26651A5D" w:rsidR="00347AC2" w:rsidRPr="00852B2A" w:rsidRDefault="002F3A4B" w:rsidP="002F3A4B">
      <w:pPr>
        <w:rPr>
          <w:szCs w:val="21"/>
        </w:rPr>
      </w:pPr>
      <w:r w:rsidRPr="00852B2A">
        <w:rPr>
          <w:szCs w:val="21"/>
        </w:rPr>
        <w:t xml:space="preserve">         </w:t>
      </w:r>
      <w:r w:rsidR="0012247A" w:rsidRPr="00852B2A">
        <w:rPr>
          <w:szCs w:val="21"/>
        </w:rPr>
        <w:t xml:space="preserve"> </w:t>
      </w:r>
      <w:r w:rsidRPr="00852B2A">
        <w:rPr>
          <w:szCs w:val="21"/>
        </w:rPr>
        <w:t>ek3f ← ek3fn[0]                             【ｼﾝｸﾞﾙｾﾝｻ】</w:t>
      </w:r>
    </w:p>
    <w:p w14:paraId="710E050E" w14:textId="77777777" w:rsidR="00347AC2" w:rsidRPr="00852B2A" w:rsidRDefault="00347AC2" w:rsidP="002F3A4B">
      <w:pPr>
        <w:rPr>
          <w:szCs w:val="21"/>
        </w:rPr>
      </w:pPr>
    </w:p>
    <w:p w14:paraId="204C57FE" w14:textId="39CA4144" w:rsidR="002F3A4B" w:rsidRPr="00852B2A" w:rsidRDefault="002F3A4B" w:rsidP="002F3A4B">
      <w:pPr>
        <w:rPr>
          <w:szCs w:val="21"/>
        </w:rPr>
      </w:pPr>
      <w:r w:rsidRPr="00852B2A">
        <w:rPr>
          <w:szCs w:val="21"/>
        </w:rPr>
        <w:t xml:space="preserve">       </w:t>
      </w:r>
      <w:r w:rsidR="008F5F02" w:rsidRPr="00852B2A">
        <w:rPr>
          <w:rFonts w:hint="eastAsia"/>
          <w:szCs w:val="21"/>
        </w:rPr>
        <w:t>⑭</w:t>
      </w:r>
      <w:r w:rsidRPr="00852B2A">
        <w:rPr>
          <w:szCs w:val="21"/>
        </w:rPr>
        <w:t xml:space="preserve"> </w:t>
      </w:r>
      <w:r w:rsidRPr="00852B2A">
        <w:rPr>
          <w:rFonts w:hint="eastAsia"/>
          <w:szCs w:val="21"/>
        </w:rPr>
        <w:t>高圧ポンプ目標燃圧要求有の時（</w:t>
      </w:r>
      <w:r w:rsidRPr="00852B2A">
        <w:rPr>
          <w:szCs w:val="21"/>
        </w:rPr>
        <w:t>t_rqdat</w:t>
      </w:r>
      <w:r w:rsidR="00347AC2" w:rsidRPr="00852B2A">
        <w:rPr>
          <w:szCs w:val="21"/>
        </w:rPr>
        <w:t>2</w:t>
      </w:r>
      <w:r w:rsidRPr="00852B2A">
        <w:rPr>
          <w:szCs w:val="21"/>
        </w:rPr>
        <w:t xml:space="preserve"> &amp; EMINJ_RQPRREQ ≠ 0</w:t>
      </w:r>
      <w:r w:rsidRPr="00852B2A">
        <w:rPr>
          <w:rFonts w:hint="eastAsia"/>
          <w:szCs w:val="21"/>
        </w:rPr>
        <w:t>）</w:t>
      </w:r>
      <w:r w:rsidRPr="00852B2A">
        <w:rPr>
          <w:rFonts w:hint="eastAsia"/>
          <w:color w:val="000000"/>
        </w:rPr>
        <w:t>【ﾃﾞｭｱﾙ</w:t>
      </w:r>
      <w:r w:rsidRPr="00852B2A">
        <w:rPr>
          <w:color w:val="000000"/>
        </w:rPr>
        <w:t>INJ】OR【D-4】</w:t>
      </w:r>
    </w:p>
    <w:p w14:paraId="2BD8759B" w14:textId="77777777" w:rsidR="002F3A4B" w:rsidRPr="00852B2A" w:rsidRDefault="002F3A4B" w:rsidP="002F3A4B">
      <w:pPr>
        <w:ind w:rightChars="-425" w:right="-850"/>
        <w:rPr>
          <w:rFonts w:hAnsi="Century" w:cs="ＭＳ Ｐゴシック"/>
          <w:color w:val="000000"/>
          <w:spacing w:val="0"/>
          <w:szCs w:val="22"/>
        </w:rPr>
      </w:pPr>
      <w:r w:rsidRPr="00852B2A">
        <w:rPr>
          <w:szCs w:val="21"/>
        </w:rPr>
        <w:lastRenderedPageBreak/>
        <w:t xml:space="preserve">         </w:t>
      </w:r>
      <w:r w:rsidRPr="00852B2A">
        <w:rPr>
          <w:rFonts w:hint="eastAsia"/>
          <w:szCs w:val="21"/>
        </w:rPr>
        <w:t xml:space="preserve"> </w:t>
      </w:r>
      <w:r w:rsidRPr="00852B2A">
        <w:rPr>
          <w:szCs w:val="21"/>
        </w:rPr>
        <w:t>(a)</w:t>
      </w:r>
      <w:r w:rsidRPr="00852B2A">
        <w:rPr>
          <w:rFonts w:hint="eastAsia"/>
          <w:szCs w:val="21"/>
        </w:rPr>
        <w:t>要求が</w:t>
      </w:r>
      <w:r w:rsidRPr="00852B2A">
        <w:rPr>
          <w:rFonts w:hAnsi="Century" w:cs="ＭＳ Ｐゴシック" w:hint="eastAsia"/>
          <w:color w:val="000000"/>
          <w:spacing w:val="0"/>
          <w:szCs w:val="22"/>
        </w:rPr>
        <w:t>基本噴射制御反映要求あり筒内１００％時、</w:t>
      </w:r>
      <w:r w:rsidRPr="00852B2A">
        <w:rPr>
          <w:rFonts w:hint="eastAsia"/>
          <w:szCs w:val="21"/>
        </w:rPr>
        <w:t>かつ、基本噴射要求が直噴１００</w:t>
      </w:r>
      <w:r w:rsidRPr="00852B2A">
        <w:rPr>
          <w:szCs w:val="21"/>
        </w:rPr>
        <w:t>%時</w:t>
      </w:r>
    </w:p>
    <w:p w14:paraId="2A2475FB" w14:textId="27080778" w:rsidR="002F3A4B" w:rsidRPr="00852B2A" w:rsidRDefault="002F3A4B" w:rsidP="002F3A4B">
      <w:pPr>
        <w:rPr>
          <w:szCs w:val="21"/>
        </w:rPr>
      </w:pPr>
      <w:r w:rsidRPr="00852B2A">
        <w:rPr>
          <w:szCs w:val="21"/>
        </w:rPr>
        <w:t xml:space="preserve">          </w:t>
      </w:r>
      <w:r w:rsidRPr="00852B2A">
        <w:rPr>
          <w:rFonts w:hint="eastAsia"/>
          <w:szCs w:val="21"/>
        </w:rPr>
        <w:t xml:space="preserve"> </w:t>
      </w:r>
      <w:r w:rsidRPr="00852B2A">
        <w:rPr>
          <w:szCs w:val="21"/>
        </w:rPr>
        <w:t xml:space="preserve"> (t_injmod</w:t>
      </w:r>
      <w:r w:rsidR="00E05F3A" w:rsidRPr="00852B2A">
        <w:rPr>
          <w:szCs w:val="21"/>
        </w:rPr>
        <w:t>2</w:t>
      </w:r>
      <w:r w:rsidRPr="00852B2A">
        <w:rPr>
          <w:szCs w:val="21"/>
        </w:rPr>
        <w:t xml:space="preserve"> ＝ EMINJ_MOD0N1</w:t>
      </w:r>
      <w:r w:rsidRPr="00852B2A">
        <w:rPr>
          <w:rFonts w:hint="eastAsia"/>
          <w:szCs w:val="21"/>
        </w:rPr>
        <w:t>、かつ、</w:t>
      </w:r>
      <w:r w:rsidRPr="00852B2A">
        <w:rPr>
          <w:szCs w:val="21"/>
        </w:rPr>
        <w:t xml:space="preserve">ebinjctr_einjmod </w:t>
      </w:r>
      <w:r w:rsidRPr="00852B2A">
        <w:rPr>
          <w:rFonts w:hint="eastAsia"/>
          <w:szCs w:val="21"/>
        </w:rPr>
        <w:t>＝</w:t>
      </w:r>
      <w:r w:rsidRPr="00852B2A">
        <w:rPr>
          <w:szCs w:val="21"/>
        </w:rPr>
        <w:t xml:space="preserve"> 0*1)   </w:t>
      </w:r>
      <w:r w:rsidRPr="00852B2A">
        <w:rPr>
          <w:rFonts w:hint="eastAsia"/>
          <w:szCs w:val="21"/>
        </w:rPr>
        <w:t>※</w:t>
      </w:r>
      <w:r w:rsidRPr="00852B2A">
        <w:rPr>
          <w:szCs w:val="21"/>
        </w:rPr>
        <w:t xml:space="preserve"> *は1以上の整数</w:t>
      </w:r>
    </w:p>
    <w:p w14:paraId="53CEDA46" w14:textId="561344F0" w:rsidR="002F3A4B" w:rsidRPr="00852B2A" w:rsidRDefault="002F3A4B" w:rsidP="002F3A4B">
      <w:pPr>
        <w:rPr>
          <w:szCs w:val="21"/>
        </w:rPr>
      </w:pPr>
      <w:r w:rsidRPr="00852B2A">
        <w:rPr>
          <w:szCs w:val="21"/>
        </w:rPr>
        <w:t xml:space="preserve">             eprreq ← ebinjctr_eprreq</w:t>
      </w:r>
    </w:p>
    <w:p w14:paraId="4198A332" w14:textId="77777777" w:rsidR="002F3A4B" w:rsidRPr="00852B2A" w:rsidRDefault="002F3A4B" w:rsidP="002F3A4B">
      <w:pPr>
        <w:rPr>
          <w:szCs w:val="21"/>
        </w:rPr>
      </w:pPr>
      <w:r w:rsidRPr="00852B2A">
        <w:rPr>
          <w:szCs w:val="21"/>
        </w:rPr>
        <w:t xml:space="preserve">         </w:t>
      </w:r>
      <w:r w:rsidRPr="00852B2A">
        <w:rPr>
          <w:rFonts w:hint="eastAsia"/>
          <w:szCs w:val="21"/>
        </w:rPr>
        <w:t xml:space="preserve"> </w:t>
      </w:r>
      <w:r w:rsidRPr="00852B2A">
        <w:rPr>
          <w:szCs w:val="21"/>
        </w:rPr>
        <w:t>(b)上記条件不成立時</w:t>
      </w:r>
    </w:p>
    <w:p w14:paraId="17B980FF" w14:textId="33787A88" w:rsidR="002F3A4B" w:rsidRPr="00852B2A" w:rsidRDefault="002F3A4B" w:rsidP="002F3A4B">
      <w:pPr>
        <w:rPr>
          <w:szCs w:val="21"/>
        </w:rPr>
      </w:pPr>
      <w:r w:rsidRPr="00852B2A">
        <w:rPr>
          <w:szCs w:val="21"/>
        </w:rPr>
        <w:t xml:space="preserve">             </w:t>
      </w:r>
      <w:r w:rsidRPr="00852B2A">
        <w:rPr>
          <w:color w:val="000000"/>
          <w:szCs w:val="21"/>
        </w:rPr>
        <w:t>eprreq</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w:t>
      </w:r>
      <w:r w:rsidR="00347AC2" w:rsidRPr="00852B2A">
        <w:rPr>
          <w:szCs w:val="21"/>
        </w:rPr>
        <w:t>2</w:t>
      </w:r>
      <w:r w:rsidRPr="00852B2A">
        <w:rPr>
          <w:szCs w:val="21"/>
        </w:rPr>
        <w:t>[要求値]</w:t>
      </w:r>
      <w:r w:rsidRPr="00852B2A">
        <w:rPr>
          <w:rFonts w:hint="eastAsia"/>
          <w:szCs w:val="21"/>
        </w:rPr>
        <w:t>の高圧ポンプ目標燃圧</w:t>
      </w:r>
    </w:p>
    <w:p w14:paraId="42966338" w14:textId="77777777" w:rsidR="002F3A4B" w:rsidRPr="00852B2A" w:rsidRDefault="002F3A4B" w:rsidP="002F3A4B">
      <w:pPr>
        <w:rPr>
          <w:szCs w:val="21"/>
        </w:rPr>
      </w:pPr>
    </w:p>
    <w:p w14:paraId="1E69381B" w14:textId="2BFE2A0B" w:rsidR="002F3A4B" w:rsidRPr="00852B2A" w:rsidRDefault="002F3A4B" w:rsidP="002F3A4B">
      <w:pPr>
        <w:rPr>
          <w:szCs w:val="21"/>
        </w:rPr>
      </w:pPr>
      <w:r w:rsidRPr="00852B2A">
        <w:rPr>
          <w:szCs w:val="21"/>
        </w:rPr>
        <w:t xml:space="preserve">       </w:t>
      </w:r>
      <w:r w:rsidR="008F5F02" w:rsidRPr="00852B2A">
        <w:rPr>
          <w:rFonts w:hint="eastAsia"/>
          <w:szCs w:val="21"/>
        </w:rPr>
        <w:t>⑮</w:t>
      </w:r>
      <w:r w:rsidRPr="00852B2A">
        <w:rPr>
          <w:szCs w:val="21"/>
        </w:rPr>
        <w:t xml:space="preserve"> </w:t>
      </w:r>
      <w:r w:rsidRPr="00852B2A">
        <w:rPr>
          <w:rFonts w:hint="eastAsia"/>
          <w:szCs w:val="21"/>
        </w:rPr>
        <w:t>燃料ポンプ吐出量要求有の時（</w:t>
      </w:r>
      <w:r w:rsidRPr="00852B2A">
        <w:rPr>
          <w:szCs w:val="21"/>
        </w:rPr>
        <w:t>t_rqdat</w:t>
      </w:r>
      <w:r w:rsidR="00347AC2" w:rsidRPr="00852B2A">
        <w:rPr>
          <w:szCs w:val="21"/>
        </w:rPr>
        <w:t>2</w:t>
      </w:r>
      <w:r w:rsidRPr="00852B2A">
        <w:rPr>
          <w:szCs w:val="21"/>
        </w:rPr>
        <w:t xml:space="preserve"> &amp; EMINJ_RQQFREQ ≠ 0</w:t>
      </w:r>
      <w:r w:rsidRPr="00852B2A">
        <w:rPr>
          <w:rFonts w:hint="eastAsia"/>
          <w:szCs w:val="21"/>
        </w:rPr>
        <w:t>）【可変燃圧制御無】</w:t>
      </w:r>
    </w:p>
    <w:p w14:paraId="459A38B4" w14:textId="469FFB0B" w:rsidR="002F3A4B" w:rsidRPr="00852B2A" w:rsidRDefault="002F3A4B" w:rsidP="002F3A4B">
      <w:pPr>
        <w:rPr>
          <w:szCs w:val="21"/>
        </w:rPr>
      </w:pPr>
      <w:r w:rsidRPr="00852B2A">
        <w:rPr>
          <w:szCs w:val="21"/>
        </w:rPr>
        <w:t xml:space="preserve">          </w:t>
      </w:r>
      <w:r w:rsidRPr="00852B2A">
        <w:rPr>
          <w:color w:val="000000"/>
          <w:szCs w:val="21"/>
        </w:rPr>
        <w:t>eqfreq</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w:t>
      </w:r>
      <w:r w:rsidR="00347AC2" w:rsidRPr="00852B2A">
        <w:rPr>
          <w:szCs w:val="21"/>
        </w:rPr>
        <w:t>2</w:t>
      </w:r>
      <w:r w:rsidRPr="00852B2A">
        <w:rPr>
          <w:szCs w:val="21"/>
        </w:rPr>
        <w:t>[要求値]</w:t>
      </w:r>
      <w:r w:rsidRPr="00852B2A">
        <w:rPr>
          <w:rFonts w:hint="eastAsia"/>
          <w:szCs w:val="21"/>
        </w:rPr>
        <w:t>の燃料ポンプ吐出量</w:t>
      </w:r>
    </w:p>
    <w:p w14:paraId="487E2383" w14:textId="77777777" w:rsidR="002F3A4B" w:rsidRPr="00852B2A" w:rsidRDefault="002F3A4B" w:rsidP="002F3A4B">
      <w:pPr>
        <w:rPr>
          <w:szCs w:val="21"/>
        </w:rPr>
      </w:pPr>
    </w:p>
    <w:p w14:paraId="2A25356D" w14:textId="0AFB77E3" w:rsidR="002F3A4B" w:rsidRPr="00852B2A" w:rsidRDefault="002F3A4B" w:rsidP="002F3A4B">
      <w:pPr>
        <w:rPr>
          <w:szCs w:val="21"/>
        </w:rPr>
      </w:pPr>
      <w:r w:rsidRPr="00852B2A">
        <w:rPr>
          <w:szCs w:val="21"/>
        </w:rPr>
        <w:t xml:space="preserve">       </w:t>
      </w:r>
      <w:r w:rsidR="008F5F02" w:rsidRPr="00852B2A">
        <w:rPr>
          <w:rFonts w:hint="eastAsia"/>
          <w:szCs w:val="21"/>
        </w:rPr>
        <w:t>⑯</w:t>
      </w:r>
      <w:r w:rsidRPr="00852B2A">
        <w:rPr>
          <w:szCs w:val="21"/>
        </w:rPr>
        <w:t xml:space="preserve"> 低圧ポンプ</w:t>
      </w:r>
      <w:r w:rsidRPr="00852B2A">
        <w:rPr>
          <w:rFonts w:hint="eastAsia"/>
          <w:szCs w:val="21"/>
        </w:rPr>
        <w:t>目標</w:t>
      </w:r>
      <w:r w:rsidRPr="00852B2A">
        <w:rPr>
          <w:szCs w:val="21"/>
        </w:rPr>
        <w:t>燃圧要求有の時</w:t>
      </w:r>
      <w:r w:rsidRPr="00852B2A">
        <w:rPr>
          <w:rFonts w:hint="eastAsia"/>
          <w:szCs w:val="21"/>
        </w:rPr>
        <w:t>（</w:t>
      </w:r>
      <w:r w:rsidRPr="00852B2A">
        <w:rPr>
          <w:szCs w:val="21"/>
        </w:rPr>
        <w:t>t_rqdat</w:t>
      </w:r>
      <w:r w:rsidR="00347AC2" w:rsidRPr="00852B2A">
        <w:rPr>
          <w:szCs w:val="21"/>
        </w:rPr>
        <w:t>2</w:t>
      </w:r>
      <w:r w:rsidRPr="00852B2A">
        <w:rPr>
          <w:szCs w:val="21"/>
        </w:rPr>
        <w:t xml:space="preserve"> &amp; EMINJ_RQPRREQL≠ 0)【可変燃圧制御有】</w:t>
      </w:r>
    </w:p>
    <w:p w14:paraId="707F7275" w14:textId="68AC76A4" w:rsidR="002F3A4B" w:rsidRPr="00852B2A" w:rsidRDefault="002F3A4B" w:rsidP="002F3A4B">
      <w:pPr>
        <w:rPr>
          <w:szCs w:val="21"/>
        </w:rPr>
      </w:pPr>
      <w:r w:rsidRPr="00852B2A">
        <w:rPr>
          <w:szCs w:val="21"/>
        </w:rPr>
        <w:t xml:space="preserve">         </w:t>
      </w:r>
      <w:r w:rsidRPr="00852B2A">
        <w:rPr>
          <w:rFonts w:hint="eastAsia"/>
          <w:szCs w:val="21"/>
        </w:rPr>
        <w:t xml:space="preserve"> </w:t>
      </w:r>
      <w:r w:rsidRPr="00852B2A">
        <w:rPr>
          <w:szCs w:val="21"/>
        </w:rPr>
        <w:t>eprreql</w:t>
      </w:r>
      <w:r w:rsidRPr="00852B2A">
        <w:rPr>
          <w:rFonts w:hint="eastAsia"/>
          <w:szCs w:val="21"/>
        </w:rPr>
        <w:t xml:space="preserve"> </w:t>
      </w:r>
      <w:r w:rsidRPr="00852B2A">
        <w:rPr>
          <w:szCs w:val="21"/>
        </w:rPr>
        <w:t>← 最も優先度の高いeminj_tbl</w:t>
      </w:r>
      <w:r w:rsidR="00347AC2" w:rsidRPr="00852B2A">
        <w:rPr>
          <w:szCs w:val="21"/>
        </w:rPr>
        <w:t>2</w:t>
      </w:r>
      <w:r w:rsidRPr="00852B2A">
        <w:rPr>
          <w:szCs w:val="21"/>
        </w:rPr>
        <w:t>[要求値]の低圧ポンプ</w:t>
      </w:r>
      <w:r w:rsidRPr="00852B2A">
        <w:rPr>
          <w:rFonts w:hint="eastAsia"/>
          <w:szCs w:val="21"/>
        </w:rPr>
        <w:t>目標</w:t>
      </w:r>
      <w:r w:rsidRPr="00852B2A">
        <w:rPr>
          <w:szCs w:val="21"/>
        </w:rPr>
        <w:t>燃圧</w:t>
      </w:r>
    </w:p>
    <w:p w14:paraId="6456E6DE" w14:textId="77777777" w:rsidR="002F3A4B" w:rsidRPr="00852B2A" w:rsidRDefault="002F3A4B" w:rsidP="002F3A4B">
      <w:pPr>
        <w:rPr>
          <w:szCs w:val="21"/>
        </w:rPr>
      </w:pPr>
    </w:p>
    <w:p w14:paraId="74E3AFEE" w14:textId="7A8B8B7E" w:rsidR="002F3A4B" w:rsidRPr="00852B2A" w:rsidRDefault="002F3A4B" w:rsidP="002F3A4B">
      <w:pPr>
        <w:rPr>
          <w:szCs w:val="21"/>
        </w:rPr>
      </w:pPr>
      <w:r w:rsidRPr="00852B2A">
        <w:rPr>
          <w:szCs w:val="21"/>
        </w:rPr>
        <w:t xml:space="preserve">       </w:t>
      </w:r>
      <w:r w:rsidR="008F5F02" w:rsidRPr="00852B2A">
        <w:rPr>
          <w:rFonts w:hint="eastAsia"/>
          <w:szCs w:val="21"/>
        </w:rPr>
        <w:t>⑰</w:t>
      </w:r>
      <w:r w:rsidRPr="00852B2A">
        <w:rPr>
          <w:szCs w:val="21"/>
        </w:rPr>
        <w:t xml:space="preserve"> </w:t>
      </w:r>
      <w:r w:rsidRPr="00852B2A">
        <w:rPr>
          <w:rFonts w:hint="eastAsia"/>
          <w:szCs w:val="21"/>
        </w:rPr>
        <w:t>始動後噴射量要求フラグ要求有の時</w:t>
      </w:r>
      <w:r w:rsidRPr="00852B2A">
        <w:rPr>
          <w:szCs w:val="21"/>
        </w:rPr>
        <w:t>（t_rqdat</w:t>
      </w:r>
      <w:r w:rsidR="00347AC2" w:rsidRPr="00852B2A">
        <w:rPr>
          <w:szCs w:val="21"/>
        </w:rPr>
        <w:t>2</w:t>
      </w:r>
      <w:r w:rsidRPr="00852B2A">
        <w:rPr>
          <w:szCs w:val="21"/>
        </w:rPr>
        <w:t xml:space="preserve"> &amp; EMINJ_RQXQINJAST ≠ 0</w:t>
      </w:r>
      <w:r w:rsidRPr="00852B2A">
        <w:rPr>
          <w:rFonts w:hint="eastAsia"/>
          <w:szCs w:val="21"/>
        </w:rPr>
        <w:t>）</w:t>
      </w:r>
    </w:p>
    <w:p w14:paraId="5DE14322" w14:textId="13F11EF6" w:rsidR="002F3A4B" w:rsidRPr="00852B2A" w:rsidRDefault="002F3A4B" w:rsidP="002F3A4B">
      <w:pPr>
        <w:rPr>
          <w:szCs w:val="21"/>
        </w:rPr>
      </w:pPr>
      <w:r w:rsidRPr="00852B2A">
        <w:rPr>
          <w:szCs w:val="21"/>
        </w:rPr>
        <w:t xml:space="preserve">          e</w:t>
      </w:r>
      <w:r w:rsidRPr="00852B2A">
        <w:rPr>
          <w:color w:val="000000"/>
          <w:szCs w:val="21"/>
        </w:rPr>
        <w:t>xqinjast</w:t>
      </w:r>
      <w:r w:rsidRPr="00852B2A">
        <w:rPr>
          <w:rFonts w:hint="eastAsia"/>
          <w:color w:val="000000"/>
          <w:szCs w:val="21"/>
        </w:rPr>
        <w:t xml:space="preserve"> </w:t>
      </w:r>
      <w:r w:rsidRPr="00852B2A">
        <w:rPr>
          <w:color w:val="000000"/>
          <w:szCs w:val="21"/>
        </w:rPr>
        <w:t xml:space="preserve">← </w:t>
      </w:r>
      <w:r w:rsidRPr="00852B2A">
        <w:rPr>
          <w:rFonts w:hint="eastAsia"/>
          <w:szCs w:val="21"/>
        </w:rPr>
        <w:t>最も優先度の高い</w:t>
      </w:r>
      <w:r w:rsidRPr="00852B2A">
        <w:rPr>
          <w:szCs w:val="21"/>
        </w:rPr>
        <w:t>eminj_tbl</w:t>
      </w:r>
      <w:r w:rsidR="00347AC2" w:rsidRPr="00852B2A">
        <w:rPr>
          <w:szCs w:val="21"/>
        </w:rPr>
        <w:t>2</w:t>
      </w:r>
      <w:r w:rsidRPr="00852B2A">
        <w:rPr>
          <w:szCs w:val="21"/>
        </w:rPr>
        <w:t>[要求値]</w:t>
      </w:r>
      <w:r w:rsidRPr="00852B2A">
        <w:rPr>
          <w:rFonts w:hint="eastAsia"/>
          <w:szCs w:val="21"/>
        </w:rPr>
        <w:t>の始動後噴射量要求フラグ</w:t>
      </w:r>
    </w:p>
    <w:p w14:paraId="25D94AFE" w14:textId="77777777" w:rsidR="002F3A4B" w:rsidRPr="00852B2A" w:rsidRDefault="002F3A4B" w:rsidP="002F3A4B">
      <w:pPr>
        <w:rPr>
          <w:szCs w:val="21"/>
        </w:rPr>
      </w:pPr>
    </w:p>
    <w:p w14:paraId="1C1EAB5F" w14:textId="1717878C" w:rsidR="002F3A4B" w:rsidRPr="00852B2A" w:rsidRDefault="002F3A4B" w:rsidP="002F3A4B">
      <w:pPr>
        <w:rPr>
          <w:color w:val="000000"/>
        </w:rPr>
      </w:pPr>
      <w:r w:rsidRPr="00852B2A">
        <w:t xml:space="preserve">       </w:t>
      </w:r>
      <w:r w:rsidR="008F5F02" w:rsidRPr="00852B2A">
        <w:rPr>
          <w:rFonts w:hint="eastAsia"/>
        </w:rPr>
        <w:t>⑱</w:t>
      </w:r>
      <w:r w:rsidRPr="00852B2A">
        <w:t xml:space="preserve"> </w:t>
      </w:r>
      <w:r w:rsidRPr="00852B2A">
        <w:rPr>
          <w:rFonts w:hint="eastAsia"/>
        </w:rPr>
        <w:t>噴射量補正係数要求有の時</w:t>
      </w:r>
      <w:r w:rsidRPr="00852B2A">
        <w:rPr>
          <w:szCs w:val="21"/>
        </w:rPr>
        <w:t>（t_rqdat</w:t>
      </w:r>
      <w:r w:rsidR="00347AC2" w:rsidRPr="00852B2A">
        <w:rPr>
          <w:szCs w:val="21"/>
        </w:rPr>
        <w:t>2</w:t>
      </w:r>
      <w:r w:rsidRPr="00852B2A">
        <w:rPr>
          <w:szCs w:val="21"/>
        </w:rPr>
        <w:t xml:space="preserve"> &amp; EMINJ_RQKRCHREF ≠ 0</w:t>
      </w:r>
      <w:r w:rsidRPr="00852B2A">
        <w:rPr>
          <w:rFonts w:hint="eastAsia"/>
          <w:szCs w:val="21"/>
        </w:rPr>
        <w:t>）</w:t>
      </w:r>
      <w:r w:rsidRPr="00852B2A">
        <w:rPr>
          <w:rFonts w:hint="eastAsia"/>
          <w:color w:val="000000"/>
        </w:rPr>
        <w:t>（センサ数繰り返し）</w:t>
      </w:r>
    </w:p>
    <w:p w14:paraId="5FA11EB9" w14:textId="3ED2477B" w:rsidR="002F3A4B" w:rsidRPr="00852B2A" w:rsidRDefault="002F3A4B" w:rsidP="002F3A4B">
      <w:r w:rsidRPr="00852B2A">
        <w:rPr>
          <w:szCs w:val="21"/>
        </w:rPr>
        <w:t xml:space="preserve">         </w:t>
      </w:r>
      <w:r w:rsidRPr="00852B2A">
        <w:rPr>
          <w:rFonts w:hint="eastAsia"/>
        </w:rPr>
        <w:t>※本要求取得処理は、</w:t>
      </w:r>
      <w:r w:rsidR="004D7CE8" w:rsidRPr="00852B2A">
        <w:rPr>
          <w:rFonts w:hint="eastAsia"/>
        </w:rPr>
        <w:t>４</w:t>
      </w:r>
      <w:r w:rsidRPr="00852B2A">
        <w:rPr>
          <w:rFonts w:hint="eastAsia"/>
          <w:color w:val="000000"/>
          <w:szCs w:val="21"/>
        </w:rPr>
        <w:t>．</w:t>
      </w:r>
      <w:r w:rsidRPr="00852B2A">
        <w:rPr>
          <w:noProof/>
          <w:szCs w:val="21"/>
        </w:rPr>
        <w:t>ekrchref</w:t>
      </w:r>
      <w:r w:rsidRPr="00852B2A">
        <w:rPr>
          <w:szCs w:val="21"/>
        </w:rPr>
        <w:t>[</w:t>
      </w:r>
      <w:r w:rsidRPr="00852B2A">
        <w:t>NOX</w:t>
      </w:r>
      <w:r w:rsidRPr="00852B2A">
        <w:rPr>
          <w:szCs w:val="21"/>
        </w:rPr>
        <w:t>]</w:t>
      </w:r>
      <w:r w:rsidRPr="00852B2A">
        <w:rPr>
          <w:rFonts w:hint="eastAsia"/>
          <w:szCs w:val="21"/>
        </w:rPr>
        <w:t>算出</w:t>
      </w:r>
      <w:r w:rsidRPr="00852B2A">
        <w:rPr>
          <w:rFonts w:hint="eastAsia"/>
        </w:rPr>
        <w:t xml:space="preserve">実施後に行うこと </w:t>
      </w:r>
    </w:p>
    <w:p w14:paraId="4324766C" w14:textId="65D6E4B3" w:rsidR="002F3A4B" w:rsidRPr="00852B2A" w:rsidRDefault="002F3A4B" w:rsidP="002F3A4B">
      <w:pPr>
        <w:rPr>
          <w:szCs w:val="21"/>
        </w:rPr>
      </w:pPr>
      <w:r w:rsidRPr="00852B2A">
        <w:t xml:space="preserve">          </w:t>
      </w:r>
      <w:r w:rsidRPr="00852B2A">
        <w:rPr>
          <w:color w:val="000000"/>
        </w:rPr>
        <w:t>ekrchref</w:t>
      </w:r>
      <w:r w:rsidRPr="00852B2A">
        <w:t>[t_mox]</w:t>
      </w:r>
      <w:r w:rsidRPr="00852B2A">
        <w:rPr>
          <w:color w:val="000000"/>
        </w:rPr>
        <w:t xml:space="preserve"> ←</w:t>
      </w:r>
      <w:r w:rsidRPr="00852B2A">
        <w:rPr>
          <w:rFonts w:hint="eastAsia"/>
          <w:szCs w:val="21"/>
        </w:rPr>
        <w:t>最も優先度の高い</w:t>
      </w:r>
      <w:r w:rsidRPr="00852B2A">
        <w:rPr>
          <w:szCs w:val="21"/>
        </w:rPr>
        <w:t>eminj_tbl</w:t>
      </w:r>
      <w:r w:rsidR="00347AC2" w:rsidRPr="00852B2A">
        <w:rPr>
          <w:szCs w:val="21"/>
        </w:rPr>
        <w:t>2</w:t>
      </w:r>
      <w:r w:rsidRPr="00852B2A">
        <w:rPr>
          <w:szCs w:val="21"/>
        </w:rPr>
        <w:t>[要求値]</w:t>
      </w:r>
      <w:r w:rsidRPr="00852B2A">
        <w:rPr>
          <w:rFonts w:hint="eastAsia"/>
          <w:szCs w:val="21"/>
        </w:rPr>
        <w:t>の噴射量補正係数</w:t>
      </w:r>
    </w:p>
    <w:p w14:paraId="68DFF78E" w14:textId="77777777" w:rsidR="002F3A4B" w:rsidRPr="00852B2A" w:rsidRDefault="002F3A4B" w:rsidP="002F3A4B">
      <w:pPr>
        <w:ind w:rightChars="-425" w:right="-850"/>
        <w:rPr>
          <w:szCs w:val="21"/>
        </w:rPr>
      </w:pPr>
    </w:p>
    <w:p w14:paraId="7328F91F" w14:textId="56C6BB3F" w:rsidR="002F3A4B" w:rsidRPr="00852B2A" w:rsidRDefault="002F3A4B" w:rsidP="002F3A4B">
      <w:pPr>
        <w:rPr>
          <w:szCs w:val="21"/>
        </w:rPr>
      </w:pPr>
      <w:r w:rsidRPr="00852B2A">
        <w:rPr>
          <w:szCs w:val="21"/>
        </w:rPr>
        <w:t xml:space="preserve">       </w:t>
      </w:r>
      <w:r w:rsidR="008F5F02" w:rsidRPr="00852B2A">
        <w:rPr>
          <w:rFonts w:hint="eastAsia"/>
          <w:szCs w:val="21"/>
        </w:rPr>
        <w:t>⑲</w:t>
      </w:r>
      <w:r w:rsidRPr="00852B2A">
        <w:rPr>
          <w:szCs w:val="21"/>
        </w:rPr>
        <w:t xml:space="preserve"> ＰＬ</w:t>
      </w:r>
      <w:r w:rsidRPr="00852B2A">
        <w:rPr>
          <w:rFonts w:hint="eastAsia"/>
          <w:szCs w:val="21"/>
        </w:rPr>
        <w:t>噴射実施要求有の時</w:t>
      </w:r>
      <w:r w:rsidRPr="00852B2A">
        <w:rPr>
          <w:szCs w:val="21"/>
        </w:rPr>
        <w:t>（t_rqdat</w:t>
      </w:r>
      <w:r w:rsidR="00347AC2" w:rsidRPr="00852B2A">
        <w:rPr>
          <w:szCs w:val="21"/>
        </w:rPr>
        <w:t>2</w:t>
      </w:r>
      <w:r w:rsidRPr="00852B2A">
        <w:rPr>
          <w:szCs w:val="21"/>
        </w:rPr>
        <w:t xml:space="preserve"> &amp; EMINJ_RQPLREQ ≠ 0</w:t>
      </w:r>
      <w:r w:rsidRPr="00852B2A">
        <w:rPr>
          <w:rFonts w:hint="eastAsia"/>
          <w:szCs w:val="21"/>
        </w:rPr>
        <w:t xml:space="preserve">） </w:t>
      </w:r>
      <w:r w:rsidRPr="00852B2A">
        <w:rPr>
          <w:rFonts w:hint="eastAsia"/>
          <w:color w:val="000000"/>
          <w:szCs w:val="21"/>
        </w:rPr>
        <w:t>【ﾃﾞｭｱﾙ</w:t>
      </w:r>
      <w:r w:rsidRPr="00852B2A">
        <w:rPr>
          <w:color w:val="000000"/>
          <w:szCs w:val="21"/>
        </w:rPr>
        <w:t>INJ】OR【D-4】</w:t>
      </w:r>
    </w:p>
    <w:p w14:paraId="2BE0D675" w14:textId="2C1F5869" w:rsidR="0000065B" w:rsidRPr="00852B2A" w:rsidRDefault="002F3A4B" w:rsidP="00B26A52">
      <w:pPr>
        <w:rPr>
          <w:szCs w:val="21"/>
        </w:rPr>
      </w:pPr>
      <w:r w:rsidRPr="00852B2A">
        <w:rPr>
          <w:szCs w:val="21"/>
        </w:rPr>
        <w:t xml:space="preserve">          explreq</w:t>
      </w:r>
      <w:r w:rsidRPr="00852B2A">
        <w:rPr>
          <w:rFonts w:hint="eastAsia"/>
          <w:szCs w:val="21"/>
        </w:rPr>
        <w:t xml:space="preserve"> </w:t>
      </w:r>
      <w:r w:rsidRPr="00852B2A">
        <w:rPr>
          <w:rFonts w:hint="eastAsia"/>
          <w:color w:val="000000"/>
          <w:szCs w:val="21"/>
        </w:rPr>
        <w:t>←</w:t>
      </w:r>
      <w:r w:rsidRPr="00852B2A">
        <w:rPr>
          <w:color w:val="000000"/>
          <w:szCs w:val="21"/>
        </w:rPr>
        <w:t xml:space="preserve"> </w:t>
      </w:r>
      <w:r w:rsidRPr="00852B2A">
        <w:rPr>
          <w:rFonts w:hint="eastAsia"/>
          <w:szCs w:val="21"/>
        </w:rPr>
        <w:t>最も優先度の高い</w:t>
      </w:r>
      <w:r w:rsidRPr="00852B2A">
        <w:rPr>
          <w:szCs w:val="21"/>
        </w:rPr>
        <w:t>eminj_tbl</w:t>
      </w:r>
      <w:r w:rsidR="00347AC2" w:rsidRPr="00852B2A">
        <w:rPr>
          <w:szCs w:val="21"/>
        </w:rPr>
        <w:t>2</w:t>
      </w:r>
      <w:r w:rsidRPr="00852B2A">
        <w:rPr>
          <w:szCs w:val="21"/>
        </w:rPr>
        <w:t>[要求値]</w:t>
      </w:r>
      <w:r w:rsidRPr="00852B2A">
        <w:rPr>
          <w:rFonts w:hint="eastAsia"/>
          <w:szCs w:val="21"/>
        </w:rPr>
        <w:t>のＰＬ実施要求</w:t>
      </w:r>
    </w:p>
    <w:p w14:paraId="11B1931A" w14:textId="77777777" w:rsidR="0000065B" w:rsidRPr="00852B2A" w:rsidRDefault="0000065B" w:rsidP="00B26A52">
      <w:pPr>
        <w:rPr>
          <w:szCs w:val="21"/>
        </w:rPr>
      </w:pPr>
    </w:p>
    <w:p w14:paraId="57288761" w14:textId="77777777" w:rsidR="00037775" w:rsidRPr="00852B2A" w:rsidRDefault="00037775" w:rsidP="00B26A52">
      <w:pPr>
        <w:rPr>
          <w:szCs w:val="21"/>
        </w:rPr>
      </w:pPr>
    </w:p>
    <w:p w14:paraId="01166873" w14:textId="41939E31" w:rsidR="00B26A52" w:rsidRPr="00852B2A" w:rsidRDefault="00B26A52" w:rsidP="00B26A52">
      <w:pPr>
        <w:rPr>
          <w:szCs w:val="21"/>
        </w:rPr>
      </w:pPr>
      <w:r w:rsidRPr="00852B2A">
        <w:rPr>
          <w:szCs w:val="21"/>
        </w:rPr>
        <w:t xml:space="preserve">       </w:t>
      </w:r>
      <w:r w:rsidRPr="00852B2A">
        <w:rPr>
          <w:rFonts w:hint="eastAsia"/>
          <w:szCs w:val="21"/>
        </w:rPr>
        <w:t>⑳</w:t>
      </w:r>
      <w:r w:rsidRPr="00852B2A">
        <w:rPr>
          <w:szCs w:val="21"/>
        </w:rPr>
        <w:t xml:space="preserve"> </w:t>
      </w:r>
      <w:r w:rsidRPr="00852B2A">
        <w:rPr>
          <w:rFonts w:hint="eastAsia"/>
          <w:szCs w:val="21"/>
        </w:rPr>
        <w:t>Ｆ</w:t>
      </w:r>
      <w:r w:rsidRPr="00852B2A">
        <w:rPr>
          <w:szCs w:val="21"/>
        </w:rPr>
        <w:t>Ｌ</w:t>
      </w:r>
      <w:r w:rsidRPr="00852B2A">
        <w:rPr>
          <w:rFonts w:hint="eastAsia"/>
          <w:szCs w:val="21"/>
        </w:rPr>
        <w:t>固定噴射量要求有の時</w:t>
      </w:r>
      <w:r w:rsidRPr="00852B2A">
        <w:rPr>
          <w:szCs w:val="21"/>
        </w:rPr>
        <w:t>（t_rqdat2 &amp; EMINJ_RQQINJFLFIX ≠ 0</w:t>
      </w:r>
      <w:r w:rsidRPr="00852B2A">
        <w:rPr>
          <w:rFonts w:hint="eastAsia"/>
          <w:szCs w:val="21"/>
        </w:rPr>
        <w:t>）</w:t>
      </w:r>
    </w:p>
    <w:p w14:paraId="5EF5CD26" w14:textId="77777777" w:rsidR="00B26A52" w:rsidRPr="00852B2A" w:rsidRDefault="00B26A52" w:rsidP="00B26A52">
      <w:pPr>
        <w:ind w:rightChars="-496" w:right="-992"/>
        <w:rPr>
          <w:szCs w:val="21"/>
        </w:rPr>
      </w:pPr>
      <w:r w:rsidRPr="00852B2A">
        <w:rPr>
          <w:szCs w:val="21"/>
        </w:rPr>
        <w:t xml:space="preserve">          eqinjflfix[8] ← 最も優先度の高いeminj_tbl2[要求値]のFL</w:t>
      </w:r>
      <w:r w:rsidRPr="00852B2A">
        <w:rPr>
          <w:rFonts w:hint="eastAsia"/>
          <w:szCs w:val="21"/>
        </w:rPr>
        <w:t>固定</w:t>
      </w:r>
      <w:r w:rsidRPr="00852B2A">
        <w:rPr>
          <w:szCs w:val="21"/>
        </w:rPr>
        <w:t>噴射量</w:t>
      </w:r>
    </w:p>
    <w:p w14:paraId="166EAFC8" w14:textId="2BDEABEA" w:rsidR="00B26A52" w:rsidRPr="00852B2A" w:rsidRDefault="00B26A52" w:rsidP="00B26A52">
      <w:pPr>
        <w:ind w:rightChars="-496" w:right="-992"/>
        <w:rPr>
          <w:szCs w:val="21"/>
        </w:rPr>
      </w:pPr>
      <w:r w:rsidRPr="00852B2A">
        <w:rPr>
          <w:szCs w:val="21"/>
        </w:rPr>
        <w:t xml:space="preserve">                                                                (</w:t>
      </w:r>
      <w:r w:rsidRPr="00852B2A">
        <w:rPr>
          <w:rFonts w:hint="eastAsia"/>
          <w:color w:val="000000"/>
          <w:szCs w:val="21"/>
        </w:rPr>
        <w:t>全噴射段数(8段)</w:t>
      </w:r>
      <w:r w:rsidRPr="00852B2A">
        <w:rPr>
          <w:color w:val="000000"/>
          <w:szCs w:val="21"/>
        </w:rPr>
        <w:t>繰り返し</w:t>
      </w:r>
      <w:r w:rsidRPr="00852B2A">
        <w:rPr>
          <w:szCs w:val="21"/>
        </w:rPr>
        <w:t>)</w:t>
      </w:r>
    </w:p>
    <w:p w14:paraId="367E901C" w14:textId="77777777" w:rsidR="00B26A52" w:rsidRPr="00852B2A" w:rsidRDefault="00B26A52" w:rsidP="002F3A4B">
      <w:pPr>
        <w:rPr>
          <w:color w:val="000000"/>
          <w:szCs w:val="21"/>
        </w:rPr>
      </w:pPr>
    </w:p>
    <w:p w14:paraId="6E96501D" w14:textId="6AF25A69" w:rsidR="00B26A52" w:rsidRPr="00852B2A" w:rsidRDefault="00B26A52" w:rsidP="00B26A52">
      <w:pPr>
        <w:rPr>
          <w:szCs w:val="21"/>
        </w:rPr>
      </w:pPr>
      <w:r w:rsidRPr="00852B2A">
        <w:rPr>
          <w:szCs w:val="21"/>
        </w:rPr>
        <w:t xml:space="preserve">       </w:t>
      </w:r>
      <w:r w:rsidR="001F6A0A" w:rsidRPr="00852B2A">
        <w:rPr>
          <w:rFonts w:hint="eastAsia"/>
          <w:szCs w:val="21"/>
        </w:rPr>
        <w:t>㉑</w:t>
      </w:r>
      <w:r w:rsidRPr="00852B2A">
        <w:rPr>
          <w:szCs w:val="21"/>
        </w:rPr>
        <w:t xml:space="preserve"> </w:t>
      </w:r>
      <w:r w:rsidRPr="00852B2A">
        <w:rPr>
          <w:rFonts w:hint="eastAsia"/>
          <w:szCs w:val="21"/>
        </w:rPr>
        <w:t>Ｐ</w:t>
      </w:r>
      <w:r w:rsidRPr="00852B2A">
        <w:rPr>
          <w:szCs w:val="21"/>
        </w:rPr>
        <w:t>Ｌ</w:t>
      </w:r>
      <w:r w:rsidRPr="00852B2A">
        <w:rPr>
          <w:rFonts w:hint="eastAsia"/>
          <w:szCs w:val="21"/>
        </w:rPr>
        <w:t>固定噴射量要求有の時</w:t>
      </w:r>
      <w:r w:rsidRPr="00852B2A">
        <w:rPr>
          <w:szCs w:val="21"/>
        </w:rPr>
        <w:t>（t_rqdat2 &amp; EMINJ_RQQINJPLFIX ≠ 0</w:t>
      </w:r>
      <w:r w:rsidRPr="00852B2A">
        <w:rPr>
          <w:rFonts w:hint="eastAsia"/>
          <w:szCs w:val="21"/>
        </w:rPr>
        <w:t>）</w:t>
      </w:r>
    </w:p>
    <w:p w14:paraId="178C4812" w14:textId="74C84E90" w:rsidR="00B26A52" w:rsidRPr="00852B2A" w:rsidRDefault="00B26A52" w:rsidP="00B26A52">
      <w:pPr>
        <w:ind w:rightChars="-496" w:right="-992"/>
        <w:rPr>
          <w:szCs w:val="21"/>
        </w:rPr>
      </w:pPr>
      <w:r w:rsidRPr="00852B2A">
        <w:rPr>
          <w:szCs w:val="21"/>
        </w:rPr>
        <w:t xml:space="preserve">          eqinjplfix[8] ← 最も優先度の高いeminj_tbl2[要求値]のPL</w:t>
      </w:r>
      <w:r w:rsidRPr="00852B2A">
        <w:rPr>
          <w:rFonts w:hint="eastAsia"/>
          <w:szCs w:val="21"/>
        </w:rPr>
        <w:t>固定</w:t>
      </w:r>
      <w:r w:rsidRPr="00852B2A">
        <w:rPr>
          <w:szCs w:val="21"/>
        </w:rPr>
        <w:t>噴射量</w:t>
      </w:r>
    </w:p>
    <w:p w14:paraId="7BB5A4CA" w14:textId="77777777" w:rsidR="00B26A52" w:rsidRPr="00852B2A" w:rsidRDefault="00B26A52" w:rsidP="00B26A52">
      <w:pPr>
        <w:ind w:rightChars="-496" w:right="-992"/>
        <w:rPr>
          <w:szCs w:val="21"/>
        </w:rPr>
      </w:pPr>
      <w:r w:rsidRPr="00852B2A">
        <w:rPr>
          <w:szCs w:val="21"/>
        </w:rPr>
        <w:t xml:space="preserve">                                                                (</w:t>
      </w:r>
      <w:r w:rsidRPr="00852B2A">
        <w:rPr>
          <w:rFonts w:hint="eastAsia"/>
          <w:color w:val="000000"/>
          <w:szCs w:val="21"/>
        </w:rPr>
        <w:t>全噴射段数(8段)</w:t>
      </w:r>
      <w:r w:rsidRPr="00852B2A">
        <w:rPr>
          <w:color w:val="000000"/>
          <w:szCs w:val="21"/>
        </w:rPr>
        <w:t>繰り返し</w:t>
      </w:r>
      <w:r w:rsidRPr="00852B2A">
        <w:rPr>
          <w:szCs w:val="21"/>
        </w:rPr>
        <w:t>)</w:t>
      </w:r>
    </w:p>
    <w:p w14:paraId="695AC145" w14:textId="77777777" w:rsidR="00E1298A" w:rsidRDefault="00E1298A" w:rsidP="00E1298A">
      <w:pPr>
        <w:rPr>
          <w:ins w:id="879" w:author="16a" w:date="2025-10-08T15:58:00Z"/>
          <w:szCs w:val="21"/>
          <w:shd w:val="clear" w:color="auto" w:fill="00FF00"/>
        </w:rPr>
      </w:pPr>
    </w:p>
    <w:p w14:paraId="75324112" w14:textId="66FF4083" w:rsidR="00E1298A" w:rsidRPr="00BF07AE" w:rsidRDefault="00E1298A" w:rsidP="00E1298A">
      <w:pPr>
        <w:rPr>
          <w:ins w:id="880" w:author="16a" w:date="2025-10-08T15:58:00Z"/>
          <w:szCs w:val="21"/>
          <w:shd w:val="clear" w:color="auto" w:fill="00FF00"/>
        </w:rPr>
      </w:pPr>
      <w:ins w:id="881" w:author="16a" w:date="2025-10-08T15:58:00Z">
        <w:r w:rsidRPr="00BF07AE">
          <w:rPr>
            <w:szCs w:val="21"/>
            <w:shd w:val="clear" w:color="auto" w:fill="00FF00"/>
          </w:rPr>
          <w:t xml:space="preserve">       </w:t>
        </w:r>
        <w:r w:rsidRPr="005C4A7E">
          <w:rPr>
            <w:rFonts w:hint="eastAsia"/>
            <w:szCs w:val="21"/>
            <w:shd w:val="clear" w:color="auto" w:fill="00FF00"/>
          </w:rPr>
          <w:t>㉒</w:t>
        </w:r>
        <w:r w:rsidRPr="00BF07AE">
          <w:rPr>
            <w:szCs w:val="21"/>
            <w:shd w:val="clear" w:color="auto" w:fill="00FF00"/>
          </w:rPr>
          <w:t xml:space="preserve"> </w:t>
        </w:r>
        <w:r>
          <w:rPr>
            <w:rFonts w:hint="eastAsia"/>
            <w:szCs w:val="21"/>
            <w:shd w:val="clear" w:color="auto" w:fill="00FF00"/>
          </w:rPr>
          <w:t>気筒別</w:t>
        </w:r>
        <w:r w:rsidRPr="00BF07AE">
          <w:rPr>
            <w:rFonts w:hint="eastAsia"/>
            <w:szCs w:val="21"/>
            <w:shd w:val="clear" w:color="auto" w:fill="00FF00"/>
          </w:rPr>
          <w:t>噴射</w:t>
        </w:r>
        <w:r>
          <w:rPr>
            <w:rFonts w:hint="eastAsia"/>
            <w:szCs w:val="21"/>
            <w:shd w:val="clear" w:color="auto" w:fill="00FF00"/>
          </w:rPr>
          <w:t>量</w:t>
        </w:r>
        <w:r w:rsidRPr="00BF07AE">
          <w:rPr>
            <w:rFonts w:hint="eastAsia"/>
            <w:szCs w:val="21"/>
            <w:shd w:val="clear" w:color="auto" w:fill="00FF00"/>
          </w:rPr>
          <w:t>補正段要求有の時</w:t>
        </w:r>
        <w:r w:rsidRPr="00BF07AE">
          <w:rPr>
            <w:szCs w:val="21"/>
            <w:shd w:val="clear" w:color="auto" w:fill="00FF00"/>
          </w:rPr>
          <w:t>（t_rqdat2 &amp; EMINJ_RQ</w:t>
        </w:r>
        <w:r>
          <w:rPr>
            <w:rFonts w:hint="eastAsia"/>
            <w:szCs w:val="21"/>
            <w:shd w:val="clear" w:color="auto" w:fill="00FF00"/>
          </w:rPr>
          <w:t>STEPKCYL</w:t>
        </w:r>
        <w:r w:rsidRPr="00BF07AE">
          <w:rPr>
            <w:szCs w:val="21"/>
            <w:shd w:val="clear" w:color="auto" w:fill="00FF00"/>
          </w:rPr>
          <w:t xml:space="preserve"> ≠ 0</w:t>
        </w:r>
        <w:r w:rsidRPr="00BF07AE">
          <w:rPr>
            <w:rFonts w:hint="eastAsia"/>
            <w:szCs w:val="21"/>
            <w:shd w:val="clear" w:color="auto" w:fill="00FF00"/>
          </w:rPr>
          <w:t>）</w:t>
        </w:r>
      </w:ins>
    </w:p>
    <w:p w14:paraId="23F74434" w14:textId="77777777" w:rsidR="00E1298A" w:rsidRPr="00BF07AE" w:rsidRDefault="00E1298A" w:rsidP="00E1298A">
      <w:pPr>
        <w:ind w:rightChars="-496" w:right="-992"/>
        <w:rPr>
          <w:ins w:id="882" w:author="16a" w:date="2025-10-08T15:58:00Z"/>
          <w:szCs w:val="21"/>
          <w:shd w:val="clear" w:color="auto" w:fill="00FF00"/>
        </w:rPr>
      </w:pPr>
      <w:ins w:id="883" w:author="16a" w:date="2025-10-08T15:58:00Z">
        <w:r w:rsidRPr="00BF07AE">
          <w:rPr>
            <w:szCs w:val="21"/>
            <w:shd w:val="clear" w:color="auto" w:fill="00FF00"/>
          </w:rPr>
          <w:t xml:space="preserve">          e</w:t>
        </w:r>
        <w:r>
          <w:rPr>
            <w:rFonts w:hint="eastAsia"/>
            <w:szCs w:val="21"/>
            <w:shd w:val="clear" w:color="auto" w:fill="00FF00"/>
          </w:rPr>
          <w:t>stepkcyl</w:t>
        </w:r>
        <w:r w:rsidRPr="00BF07AE">
          <w:rPr>
            <w:szCs w:val="21"/>
            <w:shd w:val="clear" w:color="auto" w:fill="00FF00"/>
          </w:rPr>
          <w:t xml:space="preserve"> ← 最も優先度の高いeminj_tbl2[要求値]の</w:t>
        </w:r>
        <w:r>
          <w:rPr>
            <w:rFonts w:hint="eastAsia"/>
            <w:szCs w:val="21"/>
            <w:shd w:val="clear" w:color="auto" w:fill="00FF00"/>
          </w:rPr>
          <w:t>気筒別</w:t>
        </w:r>
        <w:r w:rsidRPr="00BF07AE">
          <w:rPr>
            <w:rFonts w:hint="eastAsia"/>
            <w:szCs w:val="21"/>
            <w:shd w:val="clear" w:color="auto" w:fill="00FF00"/>
          </w:rPr>
          <w:t>噴射</w:t>
        </w:r>
        <w:r>
          <w:rPr>
            <w:rFonts w:hint="eastAsia"/>
            <w:szCs w:val="21"/>
            <w:shd w:val="clear" w:color="auto" w:fill="00FF00"/>
          </w:rPr>
          <w:t>量</w:t>
        </w:r>
        <w:r w:rsidRPr="00BF07AE">
          <w:rPr>
            <w:rFonts w:hint="eastAsia"/>
            <w:szCs w:val="21"/>
            <w:shd w:val="clear" w:color="auto" w:fill="00FF00"/>
          </w:rPr>
          <w:t>補正段</w:t>
        </w:r>
        <w:r w:rsidRPr="00BF07AE">
          <w:rPr>
            <w:szCs w:val="21"/>
            <w:shd w:val="clear" w:color="auto" w:fill="00FF00"/>
          </w:rPr>
          <w:t xml:space="preserve"> </w:t>
        </w:r>
      </w:ins>
    </w:p>
    <w:p w14:paraId="600051AF" w14:textId="77777777" w:rsidR="00E1298A" w:rsidRPr="006A5FE9" w:rsidRDefault="00E1298A" w:rsidP="00E1298A">
      <w:pPr>
        <w:rPr>
          <w:ins w:id="884" w:author="16a" w:date="2025-10-08T15:58:00Z"/>
          <w:color w:val="000000"/>
          <w:szCs w:val="21"/>
        </w:rPr>
      </w:pPr>
    </w:p>
    <w:p w14:paraId="074A9BC4" w14:textId="77777777" w:rsidR="00E1298A" w:rsidRPr="00BF07AE" w:rsidRDefault="00E1298A" w:rsidP="00E1298A">
      <w:pPr>
        <w:rPr>
          <w:ins w:id="885" w:author="16a" w:date="2025-10-08T15:58:00Z"/>
          <w:szCs w:val="21"/>
          <w:shd w:val="clear" w:color="auto" w:fill="00FF00"/>
        </w:rPr>
      </w:pPr>
      <w:ins w:id="886" w:author="16a" w:date="2025-10-08T15:58:00Z">
        <w:r w:rsidRPr="00BF07AE">
          <w:rPr>
            <w:szCs w:val="21"/>
            <w:shd w:val="clear" w:color="auto" w:fill="00FF00"/>
          </w:rPr>
          <w:t xml:space="preserve">       </w:t>
        </w:r>
        <w:r w:rsidRPr="005C4A7E">
          <w:rPr>
            <w:rFonts w:hint="eastAsia"/>
            <w:szCs w:val="21"/>
            <w:shd w:val="clear" w:color="auto" w:fill="00FF00"/>
          </w:rPr>
          <w:t>㉓</w:t>
        </w:r>
        <w:r w:rsidRPr="00BF07AE">
          <w:rPr>
            <w:szCs w:val="21"/>
            <w:shd w:val="clear" w:color="auto" w:fill="00FF00"/>
          </w:rPr>
          <w:t xml:space="preserve"> </w:t>
        </w:r>
        <w:r>
          <w:rPr>
            <w:rFonts w:hint="eastAsia"/>
            <w:szCs w:val="21"/>
            <w:shd w:val="clear" w:color="auto" w:fill="00FF00"/>
          </w:rPr>
          <w:t>気筒別</w:t>
        </w:r>
        <w:r w:rsidRPr="00BF07AE">
          <w:rPr>
            <w:rFonts w:hint="eastAsia"/>
            <w:szCs w:val="21"/>
            <w:shd w:val="clear" w:color="auto" w:fill="00FF00"/>
          </w:rPr>
          <w:t>噴射</w:t>
        </w:r>
        <w:r>
          <w:rPr>
            <w:rFonts w:hint="eastAsia"/>
            <w:szCs w:val="21"/>
            <w:shd w:val="clear" w:color="auto" w:fill="00FF00"/>
          </w:rPr>
          <w:t>量</w:t>
        </w:r>
        <w:r w:rsidRPr="00BF07AE">
          <w:rPr>
            <w:rFonts w:hint="eastAsia"/>
            <w:szCs w:val="21"/>
            <w:shd w:val="clear" w:color="auto" w:fill="00FF00"/>
          </w:rPr>
          <w:t>補正</w:t>
        </w:r>
        <w:r>
          <w:rPr>
            <w:rFonts w:hint="eastAsia"/>
            <w:szCs w:val="21"/>
            <w:shd w:val="clear" w:color="auto" w:fill="00FF00"/>
          </w:rPr>
          <w:t>係数</w:t>
        </w:r>
        <w:r w:rsidRPr="00BF07AE">
          <w:rPr>
            <w:rFonts w:hint="eastAsia"/>
            <w:szCs w:val="21"/>
            <w:shd w:val="clear" w:color="auto" w:fill="00FF00"/>
          </w:rPr>
          <w:t>要求有の時</w:t>
        </w:r>
        <w:r w:rsidRPr="00BF07AE">
          <w:rPr>
            <w:szCs w:val="21"/>
            <w:shd w:val="clear" w:color="auto" w:fill="00FF00"/>
          </w:rPr>
          <w:t>（t_rqdat2 &amp; EMINJ_RQ</w:t>
        </w:r>
        <w:r>
          <w:rPr>
            <w:rFonts w:hint="eastAsia"/>
            <w:szCs w:val="21"/>
            <w:shd w:val="clear" w:color="auto" w:fill="00FF00"/>
          </w:rPr>
          <w:t>KQCYL</w:t>
        </w:r>
        <w:r w:rsidRPr="00BF07AE">
          <w:rPr>
            <w:szCs w:val="21"/>
            <w:shd w:val="clear" w:color="auto" w:fill="00FF00"/>
          </w:rPr>
          <w:t xml:space="preserve"> ≠ 0</w:t>
        </w:r>
        <w:r w:rsidRPr="00BF07AE">
          <w:rPr>
            <w:rFonts w:hint="eastAsia"/>
            <w:szCs w:val="21"/>
            <w:shd w:val="clear" w:color="auto" w:fill="00FF00"/>
          </w:rPr>
          <w:t>）</w:t>
        </w:r>
      </w:ins>
    </w:p>
    <w:p w14:paraId="544664FA" w14:textId="77777777" w:rsidR="00E1298A" w:rsidRPr="00BF07AE" w:rsidRDefault="00E1298A" w:rsidP="00E1298A">
      <w:pPr>
        <w:ind w:rightChars="-496" w:right="-992"/>
        <w:rPr>
          <w:ins w:id="887" w:author="16a" w:date="2025-10-08T15:58:00Z"/>
          <w:szCs w:val="21"/>
          <w:shd w:val="clear" w:color="auto" w:fill="00FF00"/>
        </w:rPr>
      </w:pPr>
      <w:ins w:id="888" w:author="16a" w:date="2025-10-08T15:58:00Z">
        <w:r w:rsidRPr="00BF07AE">
          <w:rPr>
            <w:szCs w:val="21"/>
            <w:shd w:val="clear" w:color="auto" w:fill="00FF00"/>
          </w:rPr>
          <w:t xml:space="preserve">          e</w:t>
        </w:r>
        <w:r>
          <w:rPr>
            <w:rFonts w:hint="eastAsia"/>
            <w:szCs w:val="21"/>
            <w:shd w:val="clear" w:color="auto" w:fill="00FF00"/>
          </w:rPr>
          <w:t>kqcyl</w:t>
        </w:r>
        <w:r w:rsidRPr="00BF07AE">
          <w:rPr>
            <w:szCs w:val="21"/>
            <w:shd w:val="clear" w:color="auto" w:fill="00FF00"/>
          </w:rPr>
          <w:t>[</w:t>
        </w:r>
        <w:r>
          <w:rPr>
            <w:rFonts w:hint="eastAsia"/>
            <w:szCs w:val="21"/>
            <w:shd w:val="clear" w:color="auto" w:fill="00FF00"/>
          </w:rPr>
          <w:t>t_cyl</w:t>
        </w:r>
        <w:r w:rsidRPr="00BF07AE">
          <w:rPr>
            <w:szCs w:val="21"/>
            <w:shd w:val="clear" w:color="auto" w:fill="00FF00"/>
          </w:rPr>
          <w:t>] ← 最も優先度の高いeminj_tbl2[要求値]の</w:t>
        </w:r>
        <w:r>
          <w:rPr>
            <w:rFonts w:hint="eastAsia"/>
            <w:szCs w:val="21"/>
            <w:shd w:val="clear" w:color="auto" w:fill="00FF00"/>
          </w:rPr>
          <w:t>気筒別</w:t>
        </w:r>
        <w:r w:rsidRPr="00BF07AE">
          <w:rPr>
            <w:rFonts w:hint="eastAsia"/>
            <w:szCs w:val="21"/>
            <w:shd w:val="clear" w:color="auto" w:fill="00FF00"/>
          </w:rPr>
          <w:t>噴射</w:t>
        </w:r>
        <w:r>
          <w:rPr>
            <w:rFonts w:hint="eastAsia"/>
            <w:szCs w:val="21"/>
            <w:shd w:val="clear" w:color="auto" w:fill="00FF00"/>
          </w:rPr>
          <w:t>量</w:t>
        </w:r>
        <w:r w:rsidRPr="00BF07AE">
          <w:rPr>
            <w:rFonts w:hint="eastAsia"/>
            <w:szCs w:val="21"/>
            <w:shd w:val="clear" w:color="auto" w:fill="00FF00"/>
          </w:rPr>
          <w:t>補正</w:t>
        </w:r>
        <w:r>
          <w:rPr>
            <w:rFonts w:hint="eastAsia"/>
            <w:szCs w:val="21"/>
            <w:shd w:val="clear" w:color="auto" w:fill="00FF00"/>
          </w:rPr>
          <w:t>係数</w:t>
        </w:r>
      </w:ins>
    </w:p>
    <w:p w14:paraId="2B9C9C32" w14:textId="77777777" w:rsidR="00E1298A" w:rsidRPr="00BF07AE" w:rsidRDefault="00E1298A" w:rsidP="00E1298A">
      <w:pPr>
        <w:ind w:rightChars="-496" w:right="-992"/>
        <w:rPr>
          <w:ins w:id="889" w:author="16a" w:date="2025-10-08T15:58:00Z"/>
          <w:szCs w:val="21"/>
          <w:shd w:val="clear" w:color="auto" w:fill="00FF00"/>
        </w:rPr>
      </w:pPr>
      <w:ins w:id="890" w:author="16a" w:date="2025-10-08T15:58:00Z">
        <w:r w:rsidRPr="00BF07AE">
          <w:rPr>
            <w:szCs w:val="21"/>
            <w:shd w:val="clear" w:color="auto" w:fill="00FF00"/>
          </w:rPr>
          <w:t xml:space="preserve">                                                                (</w:t>
        </w:r>
        <w:r>
          <w:rPr>
            <w:rFonts w:hint="eastAsia"/>
            <w:szCs w:val="21"/>
            <w:shd w:val="clear" w:color="auto" w:fill="00FF00"/>
          </w:rPr>
          <w:t>気筒数</w:t>
        </w:r>
        <w:r w:rsidRPr="00BF07AE">
          <w:rPr>
            <w:color w:val="000000"/>
            <w:szCs w:val="21"/>
            <w:shd w:val="clear" w:color="auto" w:fill="00FF00"/>
          </w:rPr>
          <w:t>繰り返し</w:t>
        </w:r>
        <w:r w:rsidRPr="00BF07AE">
          <w:rPr>
            <w:szCs w:val="21"/>
            <w:shd w:val="clear" w:color="auto" w:fill="00FF00"/>
          </w:rPr>
          <w:t>)</w:t>
        </w:r>
      </w:ins>
    </w:p>
    <w:p w14:paraId="19DD8C4E" w14:textId="77777777" w:rsidR="00B26A52" w:rsidRPr="00852B2A" w:rsidRDefault="00B26A52" w:rsidP="002F3A4B">
      <w:pPr>
        <w:rPr>
          <w:color w:val="000000"/>
          <w:szCs w:val="21"/>
        </w:rPr>
      </w:pPr>
    </w:p>
    <w:p w14:paraId="1BE234E6" w14:textId="77777777" w:rsidR="00744FFE" w:rsidRDefault="00744FFE" w:rsidP="002F3A4B">
      <w:pPr>
        <w:rPr>
          <w:ins w:id="891" w:author="16a" w:date="2025-10-20T21:30:00Z"/>
          <w:color w:val="000000"/>
          <w:szCs w:val="21"/>
        </w:rPr>
      </w:pPr>
    </w:p>
    <w:p w14:paraId="3B348F43" w14:textId="230F454C" w:rsidR="002F3A4B" w:rsidRPr="00852B2A" w:rsidRDefault="002F3A4B" w:rsidP="002F3A4B">
      <w:pPr>
        <w:rPr>
          <w:color w:val="000000"/>
          <w:szCs w:val="21"/>
        </w:rPr>
      </w:pPr>
      <w:r w:rsidRPr="00852B2A">
        <w:rPr>
          <w:color w:val="000000"/>
          <w:szCs w:val="21"/>
        </w:rPr>
        <w:t xml:space="preserve">     ただし、NE同期タスクが少ない（ene_ene ＜ eminj_NE_RCD(例 4000(rpm))）</w:t>
      </w:r>
      <w:r w:rsidRPr="00852B2A">
        <w:rPr>
          <w:rFonts w:hint="eastAsia"/>
          <w:color w:val="000000"/>
          <w:szCs w:val="21"/>
        </w:rPr>
        <w:t>時、以下を実施</w:t>
      </w:r>
    </w:p>
    <w:p w14:paraId="6A68BEE6" w14:textId="0DA1389A" w:rsidR="002F3A4B" w:rsidRPr="00852B2A" w:rsidRDefault="002F3A4B" w:rsidP="002F3A4B">
      <w:pPr>
        <w:rPr>
          <w:szCs w:val="21"/>
        </w:rPr>
      </w:pPr>
      <w:r w:rsidRPr="00852B2A">
        <w:rPr>
          <w:szCs w:val="21"/>
        </w:rPr>
        <w:lastRenderedPageBreak/>
        <w:t xml:space="preserve">       </w:t>
      </w:r>
      <w:ins w:id="892" w:author="16a" w:date="2025-10-08T15:58:00Z">
        <w:r w:rsidR="00E1298A">
          <w:rPr>
            <w:rFonts w:hint="eastAsia"/>
            <w:szCs w:val="21"/>
            <w:shd w:val="clear" w:color="auto" w:fill="00FF00"/>
          </w:rPr>
          <w:t>㉔</w:t>
        </w:r>
      </w:ins>
      <w:del w:id="893" w:author="16a" w:date="2025-10-08T15:58:00Z">
        <w:r w:rsidR="001F6A0A" w:rsidRPr="00E1298A" w:rsidDel="00E1298A">
          <w:rPr>
            <w:rFonts w:hint="eastAsia"/>
            <w:szCs w:val="21"/>
            <w:shd w:val="clear" w:color="auto" w:fill="00FF00"/>
          </w:rPr>
          <w:delText>㉒</w:delText>
        </w:r>
      </w:del>
      <w:r w:rsidRPr="00852B2A">
        <w:rPr>
          <w:szCs w:val="21"/>
        </w:rPr>
        <w:t xml:space="preserve"> </w:t>
      </w:r>
      <w:r w:rsidRPr="00852B2A">
        <w:rPr>
          <w:rFonts w:hint="eastAsia"/>
          <w:szCs w:val="21"/>
        </w:rPr>
        <w:t>ポート</w:t>
      </w:r>
      <w:r w:rsidR="00347AC2" w:rsidRPr="00852B2A">
        <w:rPr>
          <w:rFonts w:hint="eastAsia"/>
          <w:szCs w:val="21"/>
        </w:rPr>
        <w:t>n回目</w:t>
      </w:r>
      <w:r w:rsidRPr="00852B2A">
        <w:rPr>
          <w:rFonts w:hint="eastAsia"/>
          <w:szCs w:val="21"/>
        </w:rPr>
        <w:t>始動時噴射量要求有の時</w:t>
      </w:r>
      <w:r w:rsidR="00347AC2" w:rsidRPr="00852B2A">
        <w:rPr>
          <w:szCs w:val="21"/>
        </w:rPr>
        <w:t>（t_rqdat2 &amp; EMINJ_RQQINJSTPN ≠ 0）</w:t>
      </w:r>
      <w:r w:rsidRPr="00852B2A">
        <w:rPr>
          <w:szCs w:val="21"/>
        </w:rPr>
        <w:t>【D-4以外】</w:t>
      </w:r>
      <w:r w:rsidR="00184F66" w:rsidRPr="00852B2A">
        <w:rPr>
          <w:rFonts w:hint="eastAsia"/>
          <w:szCs w:val="21"/>
        </w:rPr>
        <w:t xml:space="preserve"> </w:t>
      </w:r>
      <w:commentRangeStart w:id="894"/>
      <w:r w:rsidR="00184F66" w:rsidRPr="00852B2A">
        <w:rPr>
          <w:szCs w:val="21"/>
        </w:rPr>
        <w:t xml:space="preserve"> </w:t>
      </w:r>
      <w:commentRangeEnd w:id="894"/>
      <w:r w:rsidR="00184F66" w:rsidRPr="00852B2A">
        <w:rPr>
          <w:rStyle w:val="a8"/>
        </w:rPr>
        <w:commentReference w:id="894"/>
      </w:r>
    </w:p>
    <w:p w14:paraId="28A9DDCE" w14:textId="0C80F877" w:rsidR="002F3A4B" w:rsidRPr="00852B2A" w:rsidRDefault="002F3A4B" w:rsidP="002F3A4B">
      <w:pPr>
        <w:rPr>
          <w:szCs w:val="21"/>
        </w:rPr>
      </w:pPr>
      <w:r w:rsidRPr="00852B2A">
        <w:rPr>
          <w:szCs w:val="21"/>
        </w:rPr>
        <w:t xml:space="preserve">          </w:t>
      </w:r>
      <w:r w:rsidR="005F2842" w:rsidRPr="00852B2A">
        <w:rPr>
          <w:szCs w:val="21"/>
        </w:rPr>
        <w:t>e</w:t>
      </w:r>
      <w:r w:rsidRPr="00852B2A">
        <w:rPr>
          <w:szCs w:val="21"/>
        </w:rPr>
        <w:t>qinjstp</w:t>
      </w:r>
      <w:r w:rsidR="005F2842" w:rsidRPr="00852B2A">
        <w:rPr>
          <w:rFonts w:hint="eastAsia"/>
          <w:szCs w:val="21"/>
        </w:rPr>
        <w:t>n</w:t>
      </w:r>
      <w:r w:rsidR="005F2842" w:rsidRPr="00852B2A">
        <w:rPr>
          <w:szCs w:val="21"/>
        </w:rPr>
        <w:t>[0]</w:t>
      </w:r>
      <w:r w:rsidRPr="00852B2A">
        <w:rPr>
          <w:szCs w:val="21"/>
        </w:rPr>
        <w:t>← 最も優先度の高いeminj_tbl</w:t>
      </w:r>
      <w:r w:rsidR="005F2842" w:rsidRPr="00852B2A">
        <w:rPr>
          <w:szCs w:val="21"/>
        </w:rPr>
        <w:t>2</w:t>
      </w:r>
      <w:r w:rsidRPr="00852B2A">
        <w:rPr>
          <w:szCs w:val="21"/>
        </w:rPr>
        <w:t>[要求値]のポート</w:t>
      </w:r>
      <w:r w:rsidR="005F2842" w:rsidRPr="00852B2A">
        <w:rPr>
          <w:rFonts w:hint="eastAsia"/>
          <w:szCs w:val="21"/>
        </w:rPr>
        <w:t>n回目</w:t>
      </w:r>
      <w:r w:rsidRPr="00852B2A">
        <w:rPr>
          <w:szCs w:val="21"/>
        </w:rPr>
        <w:t>始動時噴射量</w:t>
      </w:r>
      <w:r w:rsidR="00184F66" w:rsidRPr="00852B2A">
        <w:rPr>
          <w:rFonts w:hint="eastAsia"/>
          <w:szCs w:val="21"/>
        </w:rPr>
        <w:t>[</w:t>
      </w:r>
      <w:r w:rsidR="00184F66" w:rsidRPr="00852B2A">
        <w:rPr>
          <w:szCs w:val="21"/>
        </w:rPr>
        <w:t>0]</w:t>
      </w:r>
    </w:p>
    <w:p w14:paraId="17AEE9B3" w14:textId="05ABC4A0" w:rsidR="002F3A4B" w:rsidRPr="00852B2A" w:rsidRDefault="002F3A4B" w:rsidP="002F3A4B">
      <w:pPr>
        <w:rPr>
          <w:color w:val="000000"/>
        </w:rPr>
      </w:pPr>
      <w:r w:rsidRPr="00852B2A">
        <w:t xml:space="preserve">         </w:t>
      </w:r>
      <w:r w:rsidR="00482F5B" w:rsidRPr="00852B2A">
        <w:t xml:space="preserve">                     </w:t>
      </w:r>
      <w:r w:rsidRPr="00852B2A">
        <w:rPr>
          <w:rFonts w:hint="eastAsia"/>
        </w:rPr>
        <w:t>×</w:t>
      </w:r>
      <w:r w:rsidRPr="00852B2A">
        <w:rPr>
          <w:color w:val="000000"/>
        </w:rPr>
        <w:t xml:space="preserve"> eclrfld_ekqstmxp</w:t>
      </w:r>
    </w:p>
    <w:p w14:paraId="4470D69C" w14:textId="2810A7CD" w:rsidR="005F2842" w:rsidRPr="00852B2A" w:rsidRDefault="005F2842" w:rsidP="005F2842">
      <w:pPr>
        <w:rPr>
          <w:szCs w:val="21"/>
        </w:rPr>
      </w:pPr>
      <w:r w:rsidRPr="00852B2A">
        <w:rPr>
          <w:szCs w:val="21"/>
        </w:rPr>
        <w:t xml:space="preserve">          eqinjstp</w:t>
      </w:r>
      <w:r w:rsidRPr="00852B2A">
        <w:rPr>
          <w:rFonts w:hint="eastAsia"/>
          <w:szCs w:val="21"/>
        </w:rPr>
        <w:t>n</w:t>
      </w:r>
      <w:r w:rsidRPr="00852B2A">
        <w:rPr>
          <w:szCs w:val="21"/>
        </w:rPr>
        <w:t>[1]← 最も優先度の高いeminj_tbl2[要求値]のポート</w:t>
      </w:r>
      <w:r w:rsidRPr="00852B2A">
        <w:rPr>
          <w:rFonts w:hint="eastAsia"/>
          <w:szCs w:val="21"/>
        </w:rPr>
        <w:t>n回目</w:t>
      </w:r>
      <w:r w:rsidRPr="00852B2A">
        <w:rPr>
          <w:szCs w:val="21"/>
        </w:rPr>
        <w:t>始動時噴射量</w:t>
      </w:r>
      <w:r w:rsidR="00184F66" w:rsidRPr="00852B2A">
        <w:rPr>
          <w:rFonts w:hint="eastAsia"/>
          <w:szCs w:val="21"/>
        </w:rPr>
        <w:t>[</w:t>
      </w:r>
      <w:r w:rsidR="00184F66" w:rsidRPr="00852B2A">
        <w:rPr>
          <w:szCs w:val="21"/>
        </w:rPr>
        <w:t>1]</w:t>
      </w:r>
    </w:p>
    <w:p w14:paraId="37E6022D" w14:textId="0F9088DE" w:rsidR="005F2842" w:rsidRPr="00852B2A" w:rsidRDefault="005F2842" w:rsidP="005F2842">
      <w:pPr>
        <w:rPr>
          <w:color w:val="000000"/>
        </w:rPr>
      </w:pPr>
      <w:r w:rsidRPr="00852B2A">
        <w:t xml:space="preserve">          </w:t>
      </w:r>
      <w:r w:rsidR="00482F5B" w:rsidRPr="00852B2A">
        <w:t xml:space="preserve">                    </w:t>
      </w:r>
      <w:r w:rsidRPr="00852B2A">
        <w:rPr>
          <w:rFonts w:hint="eastAsia"/>
        </w:rPr>
        <w:t>×</w:t>
      </w:r>
      <w:r w:rsidRPr="00852B2A">
        <w:rPr>
          <w:color w:val="000000"/>
        </w:rPr>
        <w:t xml:space="preserve"> eclrfld_ekqstmxp</w:t>
      </w:r>
    </w:p>
    <w:p w14:paraId="0DEE5A95" w14:textId="4ABC1D58" w:rsidR="005F2842" w:rsidRPr="00852B2A" w:rsidRDefault="005F2842" w:rsidP="005F2842">
      <w:pPr>
        <w:rPr>
          <w:szCs w:val="21"/>
        </w:rPr>
      </w:pPr>
      <w:r w:rsidRPr="00852B2A">
        <w:rPr>
          <w:szCs w:val="21"/>
        </w:rPr>
        <w:t xml:space="preserve">          eqinjstp</w:t>
      </w:r>
      <w:r w:rsidRPr="00852B2A">
        <w:rPr>
          <w:rFonts w:hint="eastAsia"/>
          <w:szCs w:val="21"/>
        </w:rPr>
        <w:t>n</w:t>
      </w:r>
      <w:r w:rsidRPr="00852B2A">
        <w:rPr>
          <w:szCs w:val="21"/>
        </w:rPr>
        <w:t>[2]← 最も優先度の高いeminj_tbl2[要求値]のポート</w:t>
      </w:r>
      <w:r w:rsidRPr="00852B2A">
        <w:rPr>
          <w:rFonts w:hint="eastAsia"/>
          <w:szCs w:val="21"/>
        </w:rPr>
        <w:t>n回目</w:t>
      </w:r>
      <w:r w:rsidRPr="00852B2A">
        <w:rPr>
          <w:szCs w:val="21"/>
        </w:rPr>
        <w:t>始動時噴射量</w:t>
      </w:r>
      <w:r w:rsidR="00184F66" w:rsidRPr="00852B2A">
        <w:rPr>
          <w:rFonts w:hint="eastAsia"/>
          <w:szCs w:val="21"/>
        </w:rPr>
        <w:t>[</w:t>
      </w:r>
      <w:r w:rsidR="00184F66" w:rsidRPr="00852B2A">
        <w:rPr>
          <w:szCs w:val="21"/>
        </w:rPr>
        <w:t>2]</w:t>
      </w:r>
    </w:p>
    <w:p w14:paraId="0C15BEA1" w14:textId="06C945A1" w:rsidR="005F2842" w:rsidRPr="00852B2A" w:rsidRDefault="005F2842" w:rsidP="005F2842">
      <w:pPr>
        <w:rPr>
          <w:color w:val="000000"/>
        </w:rPr>
      </w:pPr>
      <w:r w:rsidRPr="00852B2A">
        <w:t xml:space="preserve">         </w:t>
      </w:r>
      <w:r w:rsidR="00482F5B" w:rsidRPr="00852B2A">
        <w:t xml:space="preserve">                     </w:t>
      </w:r>
      <w:r w:rsidRPr="00852B2A">
        <w:rPr>
          <w:rFonts w:hint="eastAsia"/>
        </w:rPr>
        <w:t>×</w:t>
      </w:r>
      <w:r w:rsidRPr="00852B2A">
        <w:rPr>
          <w:color w:val="000000"/>
        </w:rPr>
        <w:t xml:space="preserve"> eclrfld_ekqstmxp</w:t>
      </w:r>
    </w:p>
    <w:p w14:paraId="393ED851" w14:textId="7AF7D2C3" w:rsidR="005F2842" w:rsidRPr="00852B2A" w:rsidRDefault="005F2842" w:rsidP="005F2842">
      <w:pPr>
        <w:rPr>
          <w:szCs w:val="21"/>
        </w:rPr>
      </w:pPr>
      <w:r w:rsidRPr="00852B2A">
        <w:rPr>
          <w:szCs w:val="21"/>
        </w:rPr>
        <w:t xml:space="preserve">          eqinjstp</w:t>
      </w:r>
      <w:r w:rsidRPr="00852B2A">
        <w:rPr>
          <w:rFonts w:hint="eastAsia"/>
          <w:szCs w:val="21"/>
        </w:rPr>
        <w:t>n</w:t>
      </w:r>
      <w:r w:rsidRPr="00852B2A">
        <w:rPr>
          <w:szCs w:val="21"/>
        </w:rPr>
        <w:t>[3]← 最も優先度の高いeminj_tbl2[要求値]のポート</w:t>
      </w:r>
      <w:r w:rsidRPr="00852B2A">
        <w:rPr>
          <w:rFonts w:hint="eastAsia"/>
          <w:szCs w:val="21"/>
        </w:rPr>
        <w:t>n回目</w:t>
      </w:r>
      <w:r w:rsidRPr="00852B2A">
        <w:rPr>
          <w:szCs w:val="21"/>
        </w:rPr>
        <w:t>始動時噴射量</w:t>
      </w:r>
      <w:r w:rsidR="00184F66" w:rsidRPr="00852B2A">
        <w:rPr>
          <w:rFonts w:hint="eastAsia"/>
          <w:szCs w:val="21"/>
        </w:rPr>
        <w:t>[</w:t>
      </w:r>
      <w:r w:rsidR="00184F66" w:rsidRPr="00852B2A">
        <w:rPr>
          <w:szCs w:val="21"/>
        </w:rPr>
        <w:t>3]</w:t>
      </w:r>
    </w:p>
    <w:p w14:paraId="2709F7B6" w14:textId="23B15678" w:rsidR="005F2842" w:rsidRPr="00852B2A" w:rsidRDefault="005F2842" w:rsidP="002F3A4B">
      <w:pPr>
        <w:rPr>
          <w:color w:val="000000"/>
        </w:rPr>
      </w:pPr>
      <w:r w:rsidRPr="00852B2A">
        <w:t xml:space="preserve">          </w:t>
      </w:r>
      <w:r w:rsidR="00482F5B" w:rsidRPr="00852B2A">
        <w:t xml:space="preserve">                    </w:t>
      </w:r>
      <w:r w:rsidRPr="00852B2A">
        <w:rPr>
          <w:rFonts w:hint="eastAsia"/>
        </w:rPr>
        <w:t>×</w:t>
      </w:r>
      <w:r w:rsidRPr="00852B2A">
        <w:rPr>
          <w:color w:val="000000"/>
        </w:rPr>
        <w:t xml:space="preserve"> eclrfld_ekqstmxp</w:t>
      </w:r>
    </w:p>
    <w:p w14:paraId="2C4844E8" w14:textId="3A85858E" w:rsidR="002F3A4B" w:rsidRPr="00852B2A" w:rsidRDefault="00346249" w:rsidP="00FE56BC">
      <w:r w:rsidRPr="00852B2A">
        <w:rPr>
          <w:szCs w:val="21"/>
        </w:rPr>
        <w:t xml:space="preserve">          </w:t>
      </w:r>
      <w:r w:rsidR="002F3A4B" w:rsidRPr="00852B2A">
        <w:t>eqinjstp</w:t>
      </w:r>
      <w:r w:rsidR="005F2842" w:rsidRPr="00852B2A">
        <w:t>1</w:t>
      </w:r>
      <w:r w:rsidR="002F3A4B" w:rsidRPr="00852B2A">
        <w:rPr>
          <w:color w:val="000000"/>
        </w:rPr>
        <w:t xml:space="preserve"> ← </w:t>
      </w:r>
      <w:r w:rsidR="002F3A4B" w:rsidRPr="00852B2A">
        <w:t>eqinjstp</w:t>
      </w:r>
      <w:r w:rsidR="005F2842" w:rsidRPr="00852B2A">
        <w:t>n[0]</w:t>
      </w:r>
    </w:p>
    <w:p w14:paraId="55592447" w14:textId="6BEC4189" w:rsidR="002F3A4B" w:rsidRPr="00852B2A" w:rsidRDefault="00346249" w:rsidP="00FE56BC">
      <w:r w:rsidRPr="00852B2A">
        <w:rPr>
          <w:szCs w:val="21"/>
        </w:rPr>
        <w:t xml:space="preserve">          </w:t>
      </w:r>
      <w:r w:rsidR="005F2842" w:rsidRPr="00852B2A">
        <w:t>eqinjstp2</w:t>
      </w:r>
      <w:r w:rsidR="005F2842" w:rsidRPr="00852B2A">
        <w:rPr>
          <w:color w:val="000000"/>
        </w:rPr>
        <w:t xml:space="preserve"> ← </w:t>
      </w:r>
      <w:r w:rsidR="005F2842" w:rsidRPr="00852B2A">
        <w:t>eqinjstpn[1]</w:t>
      </w:r>
    </w:p>
    <w:p w14:paraId="2D79BDD9" w14:textId="2D8FAD12" w:rsidR="005F2842" w:rsidRPr="00852B2A" w:rsidRDefault="00346249" w:rsidP="00FE56BC">
      <w:r w:rsidRPr="00852B2A">
        <w:rPr>
          <w:szCs w:val="21"/>
        </w:rPr>
        <w:t xml:space="preserve">          </w:t>
      </w:r>
      <w:r w:rsidRPr="00852B2A">
        <w:t>e</w:t>
      </w:r>
      <w:r w:rsidR="005F2842" w:rsidRPr="00852B2A">
        <w:t>qinjstp3</w:t>
      </w:r>
      <w:r w:rsidR="005F2842" w:rsidRPr="00852B2A">
        <w:rPr>
          <w:color w:val="000000"/>
        </w:rPr>
        <w:t xml:space="preserve"> ← </w:t>
      </w:r>
      <w:r w:rsidR="005F2842" w:rsidRPr="00852B2A">
        <w:t>eqinjstpn[2]</w:t>
      </w:r>
    </w:p>
    <w:p w14:paraId="1180114B" w14:textId="50D22FC0" w:rsidR="005F2842" w:rsidRPr="00852B2A" w:rsidRDefault="00346249" w:rsidP="00FE56BC">
      <w:r w:rsidRPr="00852B2A">
        <w:rPr>
          <w:szCs w:val="21"/>
        </w:rPr>
        <w:t xml:space="preserve">          </w:t>
      </w:r>
      <w:r w:rsidR="005F2842" w:rsidRPr="00852B2A">
        <w:t>eqinjstp4</w:t>
      </w:r>
      <w:r w:rsidR="005F2842" w:rsidRPr="00852B2A">
        <w:rPr>
          <w:color w:val="000000"/>
        </w:rPr>
        <w:t xml:space="preserve"> ← </w:t>
      </w:r>
      <w:r w:rsidR="005F2842" w:rsidRPr="00852B2A">
        <w:t>eqinjstpn[3]</w:t>
      </w:r>
    </w:p>
    <w:p w14:paraId="00FB4D75" w14:textId="77777777" w:rsidR="005F2842" w:rsidRPr="00852B2A" w:rsidRDefault="005F2842" w:rsidP="002F3A4B">
      <w:pPr>
        <w:rPr>
          <w:szCs w:val="21"/>
        </w:rPr>
      </w:pPr>
    </w:p>
    <w:p w14:paraId="57D192AE" w14:textId="77777777" w:rsidR="002F3A4B" w:rsidRPr="00852B2A" w:rsidRDefault="002F3A4B" w:rsidP="002F3A4B">
      <w:pPr>
        <w:rPr>
          <w:szCs w:val="21"/>
        </w:rPr>
      </w:pPr>
      <w:r w:rsidRPr="00852B2A">
        <w:rPr>
          <w:szCs w:val="21"/>
        </w:rPr>
        <w:t xml:space="preserve">           ここで、ポート噴射量算出係数(ekpfi)に応じた</w:t>
      </w:r>
      <w:r w:rsidRPr="00852B2A">
        <w:rPr>
          <w:rFonts w:hint="eastAsia"/>
          <w:szCs w:val="21"/>
        </w:rPr>
        <w:t>始動時噴射量のクリア</w:t>
      </w:r>
    </w:p>
    <w:p w14:paraId="1DF503B7" w14:textId="77777777" w:rsidR="002F3A4B" w:rsidRPr="00852B2A" w:rsidRDefault="002F3A4B" w:rsidP="002F3A4B">
      <w:pPr>
        <w:rPr>
          <w:szCs w:val="21"/>
        </w:rPr>
      </w:pPr>
      <w:r w:rsidRPr="00852B2A">
        <w:rPr>
          <w:szCs w:val="21"/>
        </w:rPr>
        <w:t xml:space="preserve">           </w:t>
      </w:r>
      <w:r w:rsidRPr="00852B2A">
        <w:rPr>
          <w:rFonts w:hint="eastAsia"/>
          <w:szCs w:val="21"/>
        </w:rPr>
        <w:t>※</w:t>
      </w:r>
      <w:r w:rsidRPr="00852B2A">
        <w:rPr>
          <w:szCs w:val="21"/>
        </w:rPr>
        <w:t>ekpfi算出後に実行</w:t>
      </w:r>
    </w:p>
    <w:p w14:paraId="5B9C4989" w14:textId="77777777" w:rsidR="002F3A4B" w:rsidRPr="00852B2A" w:rsidRDefault="002F3A4B" w:rsidP="002F3A4B">
      <w:pPr>
        <w:rPr>
          <w:szCs w:val="21"/>
        </w:rPr>
      </w:pPr>
      <w:r w:rsidRPr="00852B2A">
        <w:rPr>
          <w:szCs w:val="21"/>
        </w:rPr>
        <w:t xml:space="preserve">              筒内噴射時（ekpfi ＝ 0(倍)）</w:t>
      </w:r>
    </w:p>
    <w:p w14:paraId="15BE069B" w14:textId="77777777" w:rsidR="002F3A4B" w:rsidRPr="00852B2A" w:rsidRDefault="002F3A4B" w:rsidP="002F3A4B">
      <w:pPr>
        <w:rPr>
          <w:szCs w:val="21"/>
        </w:rPr>
      </w:pPr>
      <w:r w:rsidRPr="00852B2A">
        <w:rPr>
          <w:szCs w:val="21"/>
        </w:rPr>
        <w:t xml:space="preserve">                eqinjstp1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3610291F" w14:textId="77777777" w:rsidR="002F3A4B" w:rsidRPr="00852B2A" w:rsidRDefault="002F3A4B" w:rsidP="002F3A4B">
      <w:pPr>
        <w:rPr>
          <w:szCs w:val="21"/>
        </w:rPr>
      </w:pPr>
      <w:r w:rsidRPr="00852B2A">
        <w:rPr>
          <w:szCs w:val="21"/>
        </w:rPr>
        <w:t xml:space="preserve">                eqinjstp2 ←</w:t>
      </w:r>
      <w:r w:rsidRPr="00852B2A">
        <w:rPr>
          <w:rFonts w:hint="eastAsia"/>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250668AC" w14:textId="77777777" w:rsidR="002F3A4B" w:rsidRPr="00852B2A" w:rsidRDefault="002F3A4B" w:rsidP="002F3A4B">
      <w:pPr>
        <w:rPr>
          <w:szCs w:val="21"/>
        </w:rPr>
      </w:pPr>
      <w:r w:rsidRPr="00852B2A">
        <w:rPr>
          <w:szCs w:val="21"/>
        </w:rPr>
        <w:t xml:space="preserve">                eqinjstp3 ←</w:t>
      </w:r>
      <w:r w:rsidRPr="00852B2A">
        <w:rPr>
          <w:rFonts w:hint="eastAsia"/>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01EA633B" w14:textId="77777777" w:rsidR="002F3A4B" w:rsidRPr="00852B2A" w:rsidRDefault="002F3A4B" w:rsidP="002F3A4B">
      <w:pPr>
        <w:rPr>
          <w:szCs w:val="21"/>
        </w:rPr>
      </w:pPr>
      <w:r w:rsidRPr="00852B2A">
        <w:rPr>
          <w:szCs w:val="21"/>
        </w:rPr>
        <w:t xml:space="preserve">                eqinjstp4 ←</w:t>
      </w:r>
      <w:r w:rsidRPr="00852B2A">
        <w:rPr>
          <w:rFonts w:hint="eastAsia"/>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17ED929F" w14:textId="77777777" w:rsidR="002F3A4B" w:rsidRPr="00852B2A" w:rsidRDefault="002F3A4B" w:rsidP="002F3A4B">
      <w:pPr>
        <w:rPr>
          <w:szCs w:val="21"/>
        </w:rPr>
      </w:pPr>
      <w:r w:rsidRPr="00852B2A">
        <w:rPr>
          <w:szCs w:val="21"/>
        </w:rPr>
        <w:t xml:space="preserve">                eqinjstpn[0]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101E9C7B" w14:textId="77777777" w:rsidR="002F3A4B" w:rsidRPr="00852B2A" w:rsidRDefault="002F3A4B" w:rsidP="002F3A4B">
      <w:pPr>
        <w:rPr>
          <w:szCs w:val="21"/>
        </w:rPr>
      </w:pPr>
      <w:r w:rsidRPr="00852B2A">
        <w:rPr>
          <w:szCs w:val="21"/>
        </w:rPr>
        <w:t xml:space="preserve">                eqinjstpn[1]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0165E671" w14:textId="77777777" w:rsidR="002F3A4B" w:rsidRPr="00852B2A" w:rsidRDefault="002F3A4B" w:rsidP="002F3A4B">
      <w:pPr>
        <w:rPr>
          <w:szCs w:val="21"/>
        </w:rPr>
      </w:pPr>
      <w:r w:rsidRPr="00852B2A">
        <w:rPr>
          <w:szCs w:val="21"/>
        </w:rPr>
        <w:t xml:space="preserve">                eqinjstpn[2]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3D4622AA" w14:textId="77777777" w:rsidR="002F3A4B" w:rsidRPr="00852B2A" w:rsidRDefault="002F3A4B" w:rsidP="002F3A4B">
      <w:pPr>
        <w:rPr>
          <w:szCs w:val="21"/>
        </w:rPr>
      </w:pPr>
      <w:r w:rsidRPr="00852B2A">
        <w:rPr>
          <w:szCs w:val="21"/>
        </w:rPr>
        <w:t xml:space="preserve">                eqinjstpn[3]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46ACB4A4" w14:textId="77777777" w:rsidR="002F3A4B" w:rsidRPr="00852B2A" w:rsidRDefault="002F3A4B" w:rsidP="002F3A4B">
      <w:pPr>
        <w:rPr>
          <w:szCs w:val="21"/>
        </w:rPr>
      </w:pPr>
    </w:p>
    <w:p w14:paraId="6A9AD78F" w14:textId="732AAC11" w:rsidR="002F3A4B" w:rsidRPr="00852B2A" w:rsidRDefault="002F3A4B" w:rsidP="006A7E31">
      <w:pPr>
        <w:ind w:rightChars="-496" w:right="-992"/>
        <w:rPr>
          <w:szCs w:val="21"/>
        </w:rPr>
      </w:pPr>
      <w:r w:rsidRPr="00852B2A">
        <w:rPr>
          <w:szCs w:val="21"/>
        </w:rPr>
        <w:t xml:space="preserve">       </w:t>
      </w:r>
      <w:ins w:id="895" w:author="16a" w:date="2025-10-08T15:58:00Z">
        <w:r w:rsidR="00E1298A" w:rsidRPr="00E1298A">
          <w:rPr>
            <w:rFonts w:hint="eastAsia"/>
            <w:szCs w:val="21"/>
            <w:shd w:val="clear" w:color="auto" w:fill="00FF00"/>
          </w:rPr>
          <w:t>㉕</w:t>
        </w:r>
      </w:ins>
      <w:del w:id="896" w:author="16a" w:date="2025-10-08T15:58:00Z">
        <w:r w:rsidR="00476B84" w:rsidRPr="00E1298A" w:rsidDel="00E1298A">
          <w:rPr>
            <w:rFonts w:hint="eastAsia"/>
            <w:szCs w:val="21"/>
            <w:shd w:val="clear" w:color="auto" w:fill="00FF00"/>
          </w:rPr>
          <w:delText>㉓</w:delText>
        </w:r>
      </w:del>
      <w:r w:rsidRPr="00852B2A">
        <w:rPr>
          <w:szCs w:val="21"/>
        </w:rPr>
        <w:t xml:space="preserve"> </w:t>
      </w:r>
      <w:r w:rsidRPr="00852B2A">
        <w:rPr>
          <w:rFonts w:hint="eastAsia"/>
          <w:szCs w:val="21"/>
        </w:rPr>
        <w:t>筒内</w:t>
      </w:r>
      <w:r w:rsidR="005F2842" w:rsidRPr="00852B2A">
        <w:rPr>
          <w:rFonts w:hint="eastAsia"/>
          <w:szCs w:val="21"/>
        </w:rPr>
        <w:t>n回目</w:t>
      </w:r>
      <w:r w:rsidRPr="00852B2A">
        <w:rPr>
          <w:szCs w:val="21"/>
        </w:rPr>
        <w:t>始動時噴射量要求有の時</w:t>
      </w:r>
      <w:r w:rsidR="005F2842" w:rsidRPr="00852B2A">
        <w:rPr>
          <w:rFonts w:hint="eastAsia"/>
          <w:szCs w:val="21"/>
        </w:rPr>
        <w:t xml:space="preserve"> </w:t>
      </w:r>
      <w:r w:rsidR="005F2842" w:rsidRPr="00852B2A">
        <w:rPr>
          <w:szCs w:val="21"/>
        </w:rPr>
        <w:t>（t_rqdat2 &amp; EMINJ_RQQINJSTDN ≠ 0）</w:t>
      </w:r>
      <w:r w:rsidR="00B01DC7" w:rsidRPr="00852B2A">
        <w:rPr>
          <w:szCs w:val="21"/>
        </w:rPr>
        <w:t>【ﾃﾞｭｱﾙINJ】OR【D-4】</w:t>
      </w:r>
      <w:r w:rsidR="00184F66" w:rsidRPr="00852B2A">
        <w:rPr>
          <w:rFonts w:hint="eastAsia"/>
          <w:szCs w:val="21"/>
        </w:rPr>
        <w:t xml:space="preserve"> </w:t>
      </w:r>
      <w:commentRangeStart w:id="897"/>
      <w:r w:rsidR="00184F66" w:rsidRPr="00852B2A">
        <w:rPr>
          <w:szCs w:val="21"/>
        </w:rPr>
        <w:t xml:space="preserve"> </w:t>
      </w:r>
      <w:commentRangeEnd w:id="897"/>
      <w:r w:rsidR="00184F66" w:rsidRPr="00852B2A">
        <w:rPr>
          <w:rStyle w:val="a8"/>
        </w:rPr>
        <w:commentReference w:id="897"/>
      </w:r>
    </w:p>
    <w:p w14:paraId="118671C6" w14:textId="6E7F65BB" w:rsidR="005F2842" w:rsidRPr="00852B2A" w:rsidRDefault="005F2842" w:rsidP="005F2842">
      <w:pPr>
        <w:ind w:rightChars="-496" w:right="-992"/>
        <w:rPr>
          <w:szCs w:val="21"/>
        </w:rPr>
      </w:pPr>
      <w:r w:rsidRPr="00852B2A">
        <w:rPr>
          <w:szCs w:val="21"/>
        </w:rPr>
        <w:t xml:space="preserve">          eqinjstdn[0]← 最も優先度の高いeminj_tbl2[要求値]の筒内n回目始動時噴射量</w:t>
      </w:r>
      <w:r w:rsidR="00184F66" w:rsidRPr="00852B2A">
        <w:rPr>
          <w:rFonts w:hint="eastAsia"/>
          <w:szCs w:val="21"/>
        </w:rPr>
        <w:t>[</w:t>
      </w:r>
      <w:r w:rsidR="00184F66" w:rsidRPr="00852B2A">
        <w:rPr>
          <w:szCs w:val="21"/>
        </w:rPr>
        <w:t>0]</w:t>
      </w:r>
    </w:p>
    <w:p w14:paraId="6DC78547" w14:textId="6A2C1F7C" w:rsidR="005F2842" w:rsidRPr="00852B2A" w:rsidRDefault="005F2842" w:rsidP="005F2842">
      <w:r w:rsidRPr="00852B2A">
        <w:t xml:space="preserve">          </w:t>
      </w:r>
      <w:r w:rsidR="00126775" w:rsidRPr="00852B2A">
        <w:t xml:space="preserve">                    </w:t>
      </w:r>
      <w:r w:rsidRPr="00852B2A">
        <w:t>×</w:t>
      </w:r>
      <w:r w:rsidRPr="00852B2A">
        <w:rPr>
          <w:color w:val="000000"/>
        </w:rPr>
        <w:t xml:space="preserve"> eclrfld_ekqstmxd</w:t>
      </w:r>
    </w:p>
    <w:p w14:paraId="646EFF41" w14:textId="79F7E8A6" w:rsidR="005F2842" w:rsidRPr="00852B2A" w:rsidRDefault="005F2842" w:rsidP="005F2842">
      <w:pPr>
        <w:ind w:rightChars="-496" w:right="-992"/>
        <w:rPr>
          <w:szCs w:val="21"/>
        </w:rPr>
      </w:pPr>
      <w:r w:rsidRPr="00852B2A">
        <w:rPr>
          <w:szCs w:val="21"/>
        </w:rPr>
        <w:t xml:space="preserve">          eqinjstdn[1]← 最も優先度の高いeminj_tbl2[要求値]の筒内n回目始動時噴射量</w:t>
      </w:r>
      <w:r w:rsidR="00184F66" w:rsidRPr="00852B2A">
        <w:rPr>
          <w:rFonts w:hint="eastAsia"/>
          <w:szCs w:val="21"/>
        </w:rPr>
        <w:t>[</w:t>
      </w:r>
      <w:r w:rsidR="00184F66" w:rsidRPr="00852B2A">
        <w:rPr>
          <w:szCs w:val="21"/>
        </w:rPr>
        <w:t>1]</w:t>
      </w:r>
    </w:p>
    <w:p w14:paraId="56D5DBA2" w14:textId="37E54604" w:rsidR="005F2842" w:rsidRPr="00852B2A" w:rsidRDefault="005F2842" w:rsidP="005F2842">
      <w:pPr>
        <w:rPr>
          <w:color w:val="000000"/>
        </w:rPr>
      </w:pPr>
      <w:r w:rsidRPr="00852B2A">
        <w:t xml:space="preserve">          </w:t>
      </w:r>
      <w:r w:rsidR="00126775" w:rsidRPr="00852B2A">
        <w:t xml:space="preserve">                    </w:t>
      </w:r>
      <w:r w:rsidRPr="00852B2A">
        <w:t>×</w:t>
      </w:r>
      <w:r w:rsidRPr="00852B2A">
        <w:rPr>
          <w:color w:val="000000"/>
        </w:rPr>
        <w:t xml:space="preserve"> eclrfld_ekqstmxd</w:t>
      </w:r>
    </w:p>
    <w:p w14:paraId="1E149F35" w14:textId="484066F9" w:rsidR="005F2842" w:rsidRPr="00852B2A" w:rsidRDefault="005F2842" w:rsidP="005F2842">
      <w:pPr>
        <w:ind w:rightChars="-496" w:right="-992"/>
        <w:rPr>
          <w:szCs w:val="21"/>
        </w:rPr>
      </w:pPr>
      <w:r w:rsidRPr="00852B2A">
        <w:rPr>
          <w:szCs w:val="21"/>
        </w:rPr>
        <w:t xml:space="preserve">          eqinjstdn[2]← 最も優先度の高いeminj_tbl2[要求値]の筒内n回目始動時噴射量</w:t>
      </w:r>
      <w:r w:rsidR="00184F66" w:rsidRPr="00852B2A">
        <w:rPr>
          <w:rFonts w:hint="eastAsia"/>
          <w:szCs w:val="21"/>
        </w:rPr>
        <w:t>[</w:t>
      </w:r>
      <w:r w:rsidR="00184F66" w:rsidRPr="00852B2A">
        <w:rPr>
          <w:szCs w:val="21"/>
        </w:rPr>
        <w:t>2]</w:t>
      </w:r>
    </w:p>
    <w:p w14:paraId="5CE6D20A" w14:textId="1F55D378" w:rsidR="005F2842" w:rsidRPr="00852B2A" w:rsidRDefault="005F2842" w:rsidP="005F2842">
      <w:pPr>
        <w:rPr>
          <w:color w:val="000000"/>
        </w:rPr>
      </w:pPr>
      <w:r w:rsidRPr="00852B2A">
        <w:t xml:space="preserve">          </w:t>
      </w:r>
      <w:r w:rsidR="00126775" w:rsidRPr="00852B2A">
        <w:t xml:space="preserve">                    </w:t>
      </w:r>
      <w:r w:rsidRPr="00852B2A">
        <w:t>×</w:t>
      </w:r>
      <w:r w:rsidRPr="00852B2A">
        <w:rPr>
          <w:color w:val="000000"/>
        </w:rPr>
        <w:t xml:space="preserve"> eclrfld_ekqstmxd</w:t>
      </w:r>
    </w:p>
    <w:p w14:paraId="02197644" w14:textId="058C2568" w:rsidR="005F2842" w:rsidRPr="00852B2A" w:rsidRDefault="005F2842" w:rsidP="005F2842">
      <w:pPr>
        <w:ind w:rightChars="-496" w:right="-992"/>
        <w:rPr>
          <w:szCs w:val="21"/>
        </w:rPr>
      </w:pPr>
      <w:r w:rsidRPr="00852B2A">
        <w:rPr>
          <w:szCs w:val="21"/>
        </w:rPr>
        <w:t xml:space="preserve">          eqinjstdn[3]← 最も優先度の高いeminj_tbl2[要求値]の筒内n回目始動時噴射量</w:t>
      </w:r>
      <w:r w:rsidR="00184F66" w:rsidRPr="00852B2A">
        <w:rPr>
          <w:rFonts w:hint="eastAsia"/>
          <w:szCs w:val="21"/>
        </w:rPr>
        <w:t>[</w:t>
      </w:r>
      <w:r w:rsidR="00184F66" w:rsidRPr="00852B2A">
        <w:rPr>
          <w:szCs w:val="21"/>
        </w:rPr>
        <w:t>3]</w:t>
      </w:r>
    </w:p>
    <w:p w14:paraId="07E54875" w14:textId="52E0EA79" w:rsidR="005F2842" w:rsidRPr="00852B2A" w:rsidRDefault="005F2842" w:rsidP="005F2842">
      <w:pPr>
        <w:rPr>
          <w:color w:val="000000"/>
        </w:rPr>
      </w:pPr>
      <w:r w:rsidRPr="00852B2A">
        <w:t xml:space="preserve">          </w:t>
      </w:r>
      <w:r w:rsidR="00126775" w:rsidRPr="00852B2A">
        <w:t xml:space="preserve">                   </w:t>
      </w:r>
      <w:r w:rsidR="00FE7077" w:rsidRPr="00852B2A">
        <w:t xml:space="preserve"> </w:t>
      </w:r>
      <w:r w:rsidRPr="00852B2A">
        <w:t>×</w:t>
      </w:r>
      <w:r w:rsidRPr="00852B2A">
        <w:rPr>
          <w:color w:val="000000"/>
        </w:rPr>
        <w:t xml:space="preserve"> eclrfld_ekqstmxd</w:t>
      </w:r>
    </w:p>
    <w:p w14:paraId="74224CE3" w14:textId="77777777" w:rsidR="00BC6FED" w:rsidRPr="00852B2A" w:rsidRDefault="00BC6FED" w:rsidP="00BC6FED">
      <w:pPr>
        <w:ind w:rightChars="-496" w:right="-992"/>
        <w:rPr>
          <w:szCs w:val="21"/>
        </w:rPr>
      </w:pPr>
      <w:r w:rsidRPr="00852B2A">
        <w:rPr>
          <w:szCs w:val="21"/>
        </w:rPr>
        <w:t xml:space="preserve">          eqinjstdn[4]← 最も優先度の高いeminj_tbl2[要求値]の筒内n回目始動時噴射量</w:t>
      </w:r>
      <w:r w:rsidRPr="00852B2A">
        <w:rPr>
          <w:rFonts w:hint="eastAsia"/>
          <w:szCs w:val="21"/>
        </w:rPr>
        <w:t>[</w:t>
      </w:r>
      <w:r w:rsidRPr="00852B2A">
        <w:rPr>
          <w:szCs w:val="21"/>
        </w:rPr>
        <w:t>4]</w:t>
      </w:r>
    </w:p>
    <w:p w14:paraId="62EC9BDF" w14:textId="77777777" w:rsidR="00BC6FED" w:rsidRPr="00852B2A" w:rsidRDefault="00BC6FED" w:rsidP="00BC6FED">
      <w:pPr>
        <w:rPr>
          <w:color w:val="000000"/>
        </w:rPr>
      </w:pPr>
      <w:r w:rsidRPr="00852B2A">
        <w:t xml:space="preserve">                              ×</w:t>
      </w:r>
      <w:r w:rsidRPr="00852B2A">
        <w:rPr>
          <w:color w:val="000000"/>
        </w:rPr>
        <w:t xml:space="preserve"> eclrfld_ekqstmxd</w:t>
      </w:r>
    </w:p>
    <w:p w14:paraId="2A249A25" w14:textId="77777777" w:rsidR="00BC6FED" w:rsidRPr="00852B2A" w:rsidRDefault="00BC6FED" w:rsidP="00BC6FED">
      <w:pPr>
        <w:ind w:rightChars="-496" w:right="-992"/>
        <w:rPr>
          <w:szCs w:val="21"/>
        </w:rPr>
      </w:pPr>
      <w:r w:rsidRPr="00852B2A">
        <w:rPr>
          <w:szCs w:val="21"/>
        </w:rPr>
        <w:t xml:space="preserve">          eqinjstdn[5]← 最も優先度の高いeminj_tbl2[要求値]の筒内n回目始動時噴射量</w:t>
      </w:r>
      <w:r w:rsidRPr="00852B2A">
        <w:rPr>
          <w:rFonts w:hint="eastAsia"/>
          <w:szCs w:val="21"/>
        </w:rPr>
        <w:t>[</w:t>
      </w:r>
      <w:r w:rsidRPr="00852B2A">
        <w:rPr>
          <w:szCs w:val="21"/>
        </w:rPr>
        <w:t>5]</w:t>
      </w:r>
    </w:p>
    <w:p w14:paraId="593A5901" w14:textId="77777777" w:rsidR="00BC6FED" w:rsidRPr="00852B2A" w:rsidRDefault="00BC6FED" w:rsidP="00BC6FED">
      <w:pPr>
        <w:rPr>
          <w:color w:val="000000"/>
        </w:rPr>
      </w:pPr>
      <w:r w:rsidRPr="00852B2A">
        <w:t xml:space="preserve">                              ×</w:t>
      </w:r>
      <w:r w:rsidRPr="00852B2A">
        <w:rPr>
          <w:color w:val="000000"/>
        </w:rPr>
        <w:t xml:space="preserve"> eclrfld_ekqstmxd</w:t>
      </w:r>
    </w:p>
    <w:p w14:paraId="7D605075" w14:textId="5ED8E87F" w:rsidR="002F3A4B" w:rsidRPr="00852B2A" w:rsidRDefault="008E0A31" w:rsidP="00FE56BC">
      <w:r w:rsidRPr="00852B2A">
        <w:rPr>
          <w:szCs w:val="21"/>
        </w:rPr>
        <w:t xml:space="preserve">          </w:t>
      </w:r>
      <w:r w:rsidR="002F3A4B" w:rsidRPr="00852B2A">
        <w:t>eqinjstd</w:t>
      </w:r>
      <w:r w:rsidR="005F2842" w:rsidRPr="00852B2A">
        <w:t>1</w:t>
      </w:r>
      <w:r w:rsidR="002F3A4B" w:rsidRPr="00852B2A">
        <w:rPr>
          <w:color w:val="000000"/>
        </w:rPr>
        <w:t xml:space="preserve"> ← </w:t>
      </w:r>
      <w:r w:rsidR="002F3A4B" w:rsidRPr="00852B2A">
        <w:t>eqinjstd</w:t>
      </w:r>
      <w:r w:rsidR="005F2842" w:rsidRPr="00852B2A">
        <w:t>n[0]</w:t>
      </w:r>
    </w:p>
    <w:p w14:paraId="0B9C12A7" w14:textId="1CDADA34" w:rsidR="005F2842" w:rsidRPr="00852B2A" w:rsidRDefault="008E0A31" w:rsidP="00FE56BC">
      <w:r w:rsidRPr="00852B2A">
        <w:rPr>
          <w:szCs w:val="21"/>
        </w:rPr>
        <w:lastRenderedPageBreak/>
        <w:t xml:space="preserve">          </w:t>
      </w:r>
      <w:r w:rsidR="005F2842" w:rsidRPr="00852B2A">
        <w:t>eqinjstd2</w:t>
      </w:r>
      <w:r w:rsidR="005F2842" w:rsidRPr="00852B2A">
        <w:rPr>
          <w:color w:val="000000"/>
        </w:rPr>
        <w:t xml:space="preserve"> ← </w:t>
      </w:r>
      <w:r w:rsidR="005F2842" w:rsidRPr="00852B2A">
        <w:t>eqinjstdn[1]</w:t>
      </w:r>
    </w:p>
    <w:p w14:paraId="4CFD5A72" w14:textId="09BBBD0C" w:rsidR="005F2842" w:rsidRPr="00852B2A" w:rsidRDefault="008E0A31" w:rsidP="00FE56BC">
      <w:r w:rsidRPr="00852B2A">
        <w:rPr>
          <w:szCs w:val="21"/>
        </w:rPr>
        <w:t xml:space="preserve">          </w:t>
      </w:r>
      <w:r w:rsidR="005F2842" w:rsidRPr="00852B2A">
        <w:t>eqinjstd3</w:t>
      </w:r>
      <w:r w:rsidR="005F2842" w:rsidRPr="00852B2A">
        <w:rPr>
          <w:color w:val="000000"/>
        </w:rPr>
        <w:t xml:space="preserve"> ← </w:t>
      </w:r>
      <w:r w:rsidR="005F2842" w:rsidRPr="00852B2A">
        <w:t>eqinjstdn[2]</w:t>
      </w:r>
    </w:p>
    <w:p w14:paraId="060DA966" w14:textId="4C5678B4" w:rsidR="005F2842" w:rsidRPr="00852B2A" w:rsidRDefault="008E0A31" w:rsidP="00FE56BC">
      <w:r w:rsidRPr="00852B2A">
        <w:rPr>
          <w:szCs w:val="21"/>
        </w:rPr>
        <w:t xml:space="preserve">          </w:t>
      </w:r>
      <w:r w:rsidR="005F2842" w:rsidRPr="00852B2A">
        <w:t>eqinjstd4</w:t>
      </w:r>
      <w:r w:rsidR="005F2842" w:rsidRPr="00852B2A">
        <w:rPr>
          <w:color w:val="000000"/>
        </w:rPr>
        <w:t xml:space="preserve"> ← </w:t>
      </w:r>
      <w:r w:rsidR="005F2842" w:rsidRPr="00852B2A">
        <w:t>eqinjstdn[3]</w:t>
      </w:r>
    </w:p>
    <w:p w14:paraId="24CDDA8A" w14:textId="77777777" w:rsidR="002F3A4B" w:rsidRPr="00852B2A" w:rsidRDefault="002F3A4B" w:rsidP="002F3A4B">
      <w:pPr>
        <w:rPr>
          <w:szCs w:val="21"/>
        </w:rPr>
      </w:pPr>
    </w:p>
    <w:p w14:paraId="0845B03C" w14:textId="77777777" w:rsidR="002F3A4B" w:rsidRPr="00852B2A" w:rsidRDefault="002F3A4B" w:rsidP="002F3A4B">
      <w:pPr>
        <w:rPr>
          <w:szCs w:val="21"/>
        </w:rPr>
      </w:pPr>
      <w:r w:rsidRPr="00852B2A">
        <w:rPr>
          <w:szCs w:val="21"/>
        </w:rPr>
        <w:t xml:space="preserve">           ここで、ポート噴射量算出係数(ekpfi)に応じた始動時噴射量のクリア</w:t>
      </w:r>
    </w:p>
    <w:p w14:paraId="7486A7F0" w14:textId="77777777" w:rsidR="002F3A4B" w:rsidRPr="00852B2A" w:rsidRDefault="002F3A4B" w:rsidP="002F3A4B">
      <w:pPr>
        <w:rPr>
          <w:szCs w:val="21"/>
        </w:rPr>
      </w:pPr>
      <w:r w:rsidRPr="00852B2A">
        <w:rPr>
          <w:szCs w:val="21"/>
        </w:rPr>
        <w:t xml:space="preserve">           ※ekpfi算出後に実行</w:t>
      </w:r>
    </w:p>
    <w:p w14:paraId="6CE5A097" w14:textId="77777777" w:rsidR="002F3A4B" w:rsidRPr="00852B2A" w:rsidRDefault="002F3A4B" w:rsidP="002F3A4B">
      <w:pPr>
        <w:rPr>
          <w:szCs w:val="21"/>
        </w:rPr>
      </w:pPr>
      <w:r w:rsidRPr="00852B2A">
        <w:rPr>
          <w:szCs w:val="21"/>
        </w:rPr>
        <w:t xml:space="preserve">              </w:t>
      </w:r>
      <w:r w:rsidRPr="00852B2A">
        <w:rPr>
          <w:rFonts w:hint="eastAsia"/>
          <w:szCs w:val="21"/>
        </w:rPr>
        <w:t>ポート噴射時（</w:t>
      </w:r>
      <w:r w:rsidRPr="00852B2A">
        <w:rPr>
          <w:szCs w:val="21"/>
        </w:rPr>
        <w:t>ekpfi ＝ 1(倍)）</w:t>
      </w:r>
    </w:p>
    <w:p w14:paraId="404EAB2E" w14:textId="77777777" w:rsidR="002F3A4B" w:rsidRPr="00852B2A" w:rsidRDefault="002F3A4B" w:rsidP="002F3A4B">
      <w:pPr>
        <w:rPr>
          <w:szCs w:val="21"/>
        </w:rPr>
      </w:pPr>
      <w:r w:rsidRPr="00852B2A">
        <w:rPr>
          <w:szCs w:val="21"/>
        </w:rPr>
        <w:t xml:space="preserve">                eqinjstd1 ← </w:t>
      </w:r>
      <w:r w:rsidRPr="00852B2A">
        <w:rPr>
          <w:color w:val="000000"/>
          <w:szCs w:val="21"/>
        </w:rPr>
        <w:t>EMINJ_QINJI(0(mg/st))</w:t>
      </w:r>
    </w:p>
    <w:p w14:paraId="2509D3F6" w14:textId="77777777" w:rsidR="002F3A4B" w:rsidRPr="00852B2A" w:rsidRDefault="002F3A4B" w:rsidP="002F3A4B">
      <w:pPr>
        <w:rPr>
          <w:szCs w:val="21"/>
        </w:rPr>
      </w:pPr>
      <w:r w:rsidRPr="00852B2A">
        <w:rPr>
          <w:szCs w:val="21"/>
        </w:rPr>
        <w:t xml:space="preserve">                eqinjstd2 ← </w:t>
      </w:r>
      <w:r w:rsidRPr="00852B2A">
        <w:rPr>
          <w:color w:val="000000"/>
          <w:szCs w:val="21"/>
        </w:rPr>
        <w:t>EMINJ_QINJI(0(mg/st))</w:t>
      </w:r>
    </w:p>
    <w:p w14:paraId="05154C74" w14:textId="77777777" w:rsidR="002F3A4B" w:rsidRPr="00852B2A" w:rsidRDefault="002F3A4B" w:rsidP="002F3A4B">
      <w:pPr>
        <w:rPr>
          <w:szCs w:val="21"/>
        </w:rPr>
      </w:pPr>
      <w:r w:rsidRPr="00852B2A">
        <w:rPr>
          <w:szCs w:val="21"/>
        </w:rPr>
        <w:t xml:space="preserve">                eqinjstd3 ← </w:t>
      </w:r>
      <w:r w:rsidRPr="00852B2A">
        <w:rPr>
          <w:color w:val="000000"/>
          <w:szCs w:val="21"/>
        </w:rPr>
        <w:t>EMINJ_QINJI(0(mg/st))</w:t>
      </w:r>
    </w:p>
    <w:p w14:paraId="1D22A794" w14:textId="77777777" w:rsidR="002F3A4B" w:rsidRPr="00852B2A" w:rsidRDefault="002F3A4B" w:rsidP="002F3A4B">
      <w:pPr>
        <w:rPr>
          <w:color w:val="000000"/>
          <w:szCs w:val="21"/>
        </w:rPr>
      </w:pPr>
      <w:r w:rsidRPr="00852B2A">
        <w:rPr>
          <w:szCs w:val="21"/>
        </w:rPr>
        <w:t xml:space="preserve">                eqinjstd4 ← </w:t>
      </w:r>
      <w:r w:rsidRPr="00852B2A">
        <w:rPr>
          <w:color w:val="000000"/>
          <w:szCs w:val="21"/>
        </w:rPr>
        <w:t>EMINJ_QINJI(0(mg/st))</w:t>
      </w:r>
    </w:p>
    <w:p w14:paraId="55839D66" w14:textId="77777777" w:rsidR="002F3A4B" w:rsidRPr="00852B2A" w:rsidRDefault="002F3A4B" w:rsidP="002F3A4B">
      <w:pPr>
        <w:rPr>
          <w:szCs w:val="21"/>
        </w:rPr>
      </w:pPr>
      <w:r w:rsidRPr="00852B2A">
        <w:rPr>
          <w:szCs w:val="21"/>
        </w:rPr>
        <w:t xml:space="preserve">                eqinjstdn[0]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353A3A95" w14:textId="77777777" w:rsidR="002F3A4B" w:rsidRPr="00852B2A" w:rsidRDefault="002F3A4B" w:rsidP="002F3A4B">
      <w:pPr>
        <w:rPr>
          <w:szCs w:val="21"/>
        </w:rPr>
      </w:pPr>
      <w:r w:rsidRPr="00852B2A">
        <w:rPr>
          <w:szCs w:val="21"/>
        </w:rPr>
        <w:t xml:space="preserve">                eqinjstdn[1]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15E62885" w14:textId="77777777" w:rsidR="002F3A4B" w:rsidRPr="00852B2A" w:rsidRDefault="002F3A4B" w:rsidP="002F3A4B">
      <w:pPr>
        <w:rPr>
          <w:szCs w:val="21"/>
        </w:rPr>
      </w:pPr>
      <w:r w:rsidRPr="00852B2A">
        <w:rPr>
          <w:szCs w:val="21"/>
        </w:rPr>
        <w:t xml:space="preserve">                eqinjstdn[2]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179A8B85" w14:textId="39AD273F" w:rsidR="004D0411" w:rsidRPr="00852B2A" w:rsidRDefault="002F3A4B" w:rsidP="002F3A4B">
      <w:pPr>
        <w:rPr>
          <w:szCs w:val="21"/>
        </w:rPr>
      </w:pPr>
      <w:r w:rsidRPr="00852B2A">
        <w:rPr>
          <w:szCs w:val="21"/>
        </w:rPr>
        <w:t xml:space="preserve">                eqinjstdn[3]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11F312C9" w14:textId="77777777" w:rsidR="00E56304" w:rsidRPr="00852B2A" w:rsidRDefault="00E56304" w:rsidP="00E56304">
      <w:pPr>
        <w:rPr>
          <w:szCs w:val="21"/>
        </w:rPr>
      </w:pPr>
      <w:r w:rsidRPr="00852B2A">
        <w:rPr>
          <w:szCs w:val="21"/>
        </w:rPr>
        <w:t xml:space="preserve">                eqinjstdn[4]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35246B42" w14:textId="77777777" w:rsidR="00E56304" w:rsidRPr="00852B2A" w:rsidRDefault="00E56304" w:rsidP="00E56304">
      <w:pPr>
        <w:rPr>
          <w:szCs w:val="21"/>
        </w:rPr>
      </w:pPr>
      <w:r w:rsidRPr="00852B2A">
        <w:rPr>
          <w:szCs w:val="21"/>
        </w:rPr>
        <w:t xml:space="preserve">                eqinjstdn[5] </w:t>
      </w:r>
      <w:r w:rsidRPr="00852B2A">
        <w:rPr>
          <w:rFonts w:hint="eastAsia"/>
          <w:szCs w:val="21"/>
        </w:rPr>
        <w:t>←</w:t>
      </w:r>
      <w:r w:rsidRPr="00852B2A">
        <w:rPr>
          <w:szCs w:val="21"/>
        </w:rPr>
        <w:t xml:space="preserve"> </w:t>
      </w:r>
      <w:r w:rsidRPr="00852B2A">
        <w:rPr>
          <w:color w:val="000000"/>
          <w:szCs w:val="21"/>
        </w:rPr>
        <w:t>EMINJ_QINJI</w:t>
      </w:r>
      <w:r w:rsidRPr="00852B2A">
        <w:rPr>
          <w:rFonts w:hint="eastAsia"/>
          <w:szCs w:val="21"/>
        </w:rPr>
        <w:t>(</w:t>
      </w:r>
      <w:r w:rsidRPr="00852B2A">
        <w:rPr>
          <w:szCs w:val="21"/>
        </w:rPr>
        <w:t>0(mg/st)</w:t>
      </w:r>
      <w:r w:rsidRPr="00852B2A">
        <w:rPr>
          <w:rFonts w:hint="eastAsia"/>
          <w:szCs w:val="21"/>
        </w:rPr>
        <w:t>)</w:t>
      </w:r>
    </w:p>
    <w:p w14:paraId="4C8E9500" w14:textId="77777777" w:rsidR="00E56304" w:rsidRPr="00E56304" w:rsidRDefault="00E56304" w:rsidP="009B76BF">
      <w:pPr>
        <w:sectPr w:rsidR="00E56304" w:rsidRPr="00E56304" w:rsidSect="000B6A18">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984" w:right="1416" w:bottom="1134" w:left="1417" w:header="851" w:footer="992" w:gutter="0"/>
          <w:cols w:space="425"/>
          <w:docGrid w:type="lines" w:linePitch="317"/>
        </w:sectPr>
      </w:pPr>
    </w:p>
    <w:p w14:paraId="14F702B6" w14:textId="0E2957C7" w:rsidR="00B4574B" w:rsidRPr="001923C6" w:rsidRDefault="00B4574B" w:rsidP="00B4574B">
      <w:r w:rsidRPr="001923C6">
        <w:rPr>
          <w:rFonts w:hint="eastAsia"/>
        </w:rPr>
        <w:lastRenderedPageBreak/>
        <w:t>優先選択要求がある時に更</w:t>
      </w:r>
      <w:r w:rsidRPr="00123F7F">
        <w:rPr>
          <w:rFonts w:hint="eastAsia"/>
        </w:rPr>
        <w:t>新する</w:t>
      </w:r>
      <w:r w:rsidR="00795370" w:rsidRPr="00123F7F">
        <w:rPr>
          <w:rFonts w:hint="eastAsia"/>
        </w:rPr>
        <w:t>構造体1を用いた</w:t>
      </w:r>
      <w:r w:rsidRPr="00123F7F">
        <w:rPr>
          <w:rFonts w:hint="eastAsia"/>
        </w:rPr>
        <w:t>要求値の一</w:t>
      </w:r>
      <w:r w:rsidRPr="001923C6">
        <w:rPr>
          <w:rFonts w:hint="eastAsia"/>
        </w:rPr>
        <w:t>覧</w:t>
      </w:r>
      <w:r w:rsidR="00760A83" w:rsidRPr="001923C6">
        <w:rPr>
          <w:rFonts w:hint="eastAsia"/>
        </w:rPr>
        <w:t>（</w:t>
      </w:r>
      <w:r w:rsidR="00E84D2F" w:rsidRPr="001923C6">
        <w:rPr>
          <w:rFonts w:hint="eastAsia"/>
        </w:rPr>
        <w:t>※</w:t>
      </w:r>
      <w:r w:rsidR="00951555" w:rsidRPr="001923C6">
        <w:rPr>
          <w:rFonts w:hint="eastAsia"/>
        </w:rPr>
        <w:t>更新する要求値は</w:t>
      </w:r>
      <w:r w:rsidR="00E84D2F" w:rsidRPr="001923C6">
        <w:rPr>
          <w:rFonts w:hint="eastAsia"/>
        </w:rPr>
        <w:t>各機能の仕様書を真とする。</w:t>
      </w:r>
      <w:r w:rsidR="00760A83" w:rsidRPr="001923C6">
        <w:rPr>
          <w:rFonts w:hint="eastAsia"/>
        </w:rPr>
        <w:t>）</w:t>
      </w:r>
      <w:r w:rsidR="00800D47" w:rsidRPr="001923C6">
        <w:rPr>
          <w:rFonts w:hint="eastAsia"/>
        </w:rPr>
        <w:t xml:space="preserve"> </w:t>
      </w:r>
      <w:commentRangeStart w:id="907"/>
      <w:commentRangeStart w:id="908"/>
      <w:commentRangeStart w:id="909"/>
      <w:r w:rsidR="00800D47" w:rsidRPr="001923C6">
        <w:rPr>
          <w:rFonts w:hint="eastAsia"/>
        </w:rPr>
        <w:t xml:space="preserve"> </w:t>
      </w:r>
      <w:commentRangeEnd w:id="907"/>
      <w:commentRangeEnd w:id="908"/>
      <w:commentRangeEnd w:id="909"/>
      <w:r w:rsidR="001F6A0A">
        <w:rPr>
          <w:rStyle w:val="a8"/>
        </w:rPr>
        <w:commentReference w:id="907"/>
      </w:r>
      <w:r w:rsidR="00861658" w:rsidRPr="001923C6">
        <w:rPr>
          <w:rStyle w:val="a8"/>
        </w:rPr>
        <w:commentReference w:id="908"/>
      </w:r>
      <w:r w:rsidR="00800D47" w:rsidRPr="001923C6">
        <w:rPr>
          <w:rStyle w:val="a8"/>
        </w:rPr>
        <w:commentReference w:id="909"/>
      </w:r>
    </w:p>
    <w:tbl>
      <w:tblPr>
        <w:tblW w:w="22299" w:type="dxa"/>
        <w:tblInd w:w="-876" w:type="dxa"/>
        <w:tblLayout w:type="fixed"/>
        <w:tblCellMar>
          <w:left w:w="30" w:type="dxa"/>
          <w:right w:w="30" w:type="dxa"/>
        </w:tblCellMar>
        <w:tblLook w:val="0000" w:firstRow="0" w:lastRow="0" w:firstColumn="0" w:lastColumn="0" w:noHBand="0" w:noVBand="0"/>
      </w:tblPr>
      <w:tblGrid>
        <w:gridCol w:w="1017"/>
        <w:gridCol w:w="608"/>
        <w:gridCol w:w="608"/>
        <w:gridCol w:w="608"/>
        <w:gridCol w:w="608"/>
        <w:gridCol w:w="608"/>
        <w:gridCol w:w="608"/>
        <w:gridCol w:w="607"/>
        <w:gridCol w:w="607"/>
        <w:gridCol w:w="607"/>
        <w:gridCol w:w="608"/>
        <w:gridCol w:w="608"/>
        <w:gridCol w:w="608"/>
        <w:gridCol w:w="607"/>
        <w:gridCol w:w="608"/>
        <w:gridCol w:w="608"/>
        <w:gridCol w:w="608"/>
        <w:gridCol w:w="608"/>
        <w:gridCol w:w="608"/>
        <w:gridCol w:w="607"/>
        <w:gridCol w:w="608"/>
        <w:gridCol w:w="608"/>
        <w:gridCol w:w="608"/>
        <w:gridCol w:w="608"/>
        <w:gridCol w:w="607"/>
        <w:gridCol w:w="607"/>
        <w:gridCol w:w="608"/>
        <w:gridCol w:w="608"/>
        <w:gridCol w:w="608"/>
        <w:gridCol w:w="608"/>
        <w:gridCol w:w="608"/>
        <w:gridCol w:w="608"/>
        <w:gridCol w:w="607"/>
        <w:gridCol w:w="608"/>
        <w:gridCol w:w="613"/>
        <w:gridCol w:w="613"/>
      </w:tblGrid>
      <w:tr w:rsidR="000B6A18" w:rsidRPr="001923C6" w14:paraId="6E2FDB56" w14:textId="301D75C3" w:rsidTr="000B6A18">
        <w:trPr>
          <w:gridAfter w:val="1"/>
          <w:wAfter w:w="613" w:type="dxa"/>
          <w:trHeight w:val="216"/>
        </w:trPr>
        <w:tc>
          <w:tcPr>
            <w:tcW w:w="1017" w:type="dxa"/>
            <w:tcBorders>
              <w:top w:val="single" w:sz="4" w:space="0" w:color="auto"/>
              <w:left w:val="single" w:sz="6" w:space="0" w:color="000000"/>
              <w:bottom w:val="single" w:sz="4" w:space="0" w:color="auto"/>
              <w:right w:val="single" w:sz="6" w:space="0" w:color="000000"/>
              <w:tl2br w:val="single" w:sz="4" w:space="0" w:color="auto"/>
            </w:tcBorders>
            <w:shd w:val="clear" w:color="auto" w:fill="C0C0C0"/>
          </w:tcPr>
          <w:p w14:paraId="03916181" w14:textId="77777777" w:rsidR="000B6A18" w:rsidRPr="001923C6" w:rsidRDefault="000B6A18" w:rsidP="0077674C">
            <w:pPr>
              <w:rPr>
                <w:color w:val="000000"/>
                <w:sz w:val="18"/>
                <w:szCs w:val="18"/>
              </w:rPr>
            </w:pPr>
          </w:p>
        </w:tc>
        <w:tc>
          <w:tcPr>
            <w:tcW w:w="20669" w:type="dxa"/>
            <w:gridSpan w:val="34"/>
            <w:tcBorders>
              <w:top w:val="single" w:sz="4" w:space="0" w:color="auto"/>
              <w:left w:val="single" w:sz="6" w:space="0" w:color="000000"/>
              <w:bottom w:val="dotted" w:sz="4" w:space="0" w:color="auto"/>
              <w:right w:val="single" w:sz="4" w:space="0" w:color="auto"/>
            </w:tcBorders>
            <w:shd w:val="clear" w:color="auto" w:fill="C0C0C0"/>
          </w:tcPr>
          <w:p w14:paraId="10DA5012" w14:textId="77777777" w:rsidR="000B6A18" w:rsidRPr="00A608B9" w:rsidRDefault="000B6A18" w:rsidP="00450E94">
            <w:pPr>
              <w:jc w:val="center"/>
              <w:rPr>
                <w:sz w:val="18"/>
                <w:szCs w:val="18"/>
              </w:rPr>
            </w:pPr>
            <w:r w:rsidRPr="00A608B9">
              <w:rPr>
                <w:rFonts w:hint="eastAsia"/>
                <w:sz w:val="18"/>
                <w:szCs w:val="18"/>
              </w:rPr>
              <w:t>更新する要求値</w:t>
            </w:r>
          </w:p>
          <w:p w14:paraId="6C32A6A4" w14:textId="223E84B4" w:rsidR="000B6A18" w:rsidRPr="001923C6" w:rsidRDefault="000B6A18" w:rsidP="00450E94">
            <w:pPr>
              <w:widowControl/>
              <w:adjustRightInd/>
              <w:jc w:val="center"/>
              <w:textAlignment w:val="auto"/>
              <w:rPr>
                <w:sz w:val="16"/>
                <w:szCs w:val="16"/>
              </w:rPr>
            </w:pPr>
            <w:r w:rsidRPr="00A608B9">
              <w:rPr>
                <w:rFonts w:hint="eastAsia"/>
                <w:sz w:val="18"/>
                <w:szCs w:val="18"/>
              </w:rPr>
              <w:t>（要求有識別子の各</w:t>
            </w:r>
            <w:r w:rsidRPr="00A608B9">
              <w:rPr>
                <w:sz w:val="18"/>
                <w:szCs w:val="18"/>
              </w:rPr>
              <w:t>bitに割り当てられた噴射ﾓｰﾄﾞ以外の要求値は、ｱﾌﾟﾘの都合により要求されない場合がある）</w:t>
            </w:r>
          </w:p>
        </w:tc>
      </w:tr>
      <w:tr w:rsidR="000B6A18" w:rsidRPr="001923C6" w14:paraId="6A48DC51" w14:textId="09415006" w:rsidTr="000B6A18">
        <w:trPr>
          <w:gridAfter w:val="1"/>
          <w:wAfter w:w="613" w:type="dxa"/>
          <w:trHeight w:val="216"/>
        </w:trPr>
        <w:tc>
          <w:tcPr>
            <w:tcW w:w="1017" w:type="dxa"/>
            <w:vMerge w:val="restart"/>
            <w:tcBorders>
              <w:top w:val="single" w:sz="4" w:space="0" w:color="auto"/>
              <w:left w:val="single" w:sz="6" w:space="0" w:color="000000"/>
              <w:right w:val="single" w:sz="6" w:space="0" w:color="000000"/>
            </w:tcBorders>
            <w:shd w:val="clear" w:color="auto" w:fill="C0C0C0"/>
          </w:tcPr>
          <w:p w14:paraId="6D4B8339" w14:textId="77777777" w:rsidR="000B6A18" w:rsidRPr="001923C6" w:rsidRDefault="000B6A18" w:rsidP="0077674C">
            <w:pPr>
              <w:rPr>
                <w:color w:val="000000"/>
                <w:sz w:val="20"/>
              </w:rPr>
            </w:pPr>
            <w:r w:rsidRPr="001923C6">
              <w:rPr>
                <w:rFonts w:hint="eastAsia"/>
                <w:color w:val="000000"/>
                <w:sz w:val="18"/>
                <w:szCs w:val="18"/>
              </w:rPr>
              <w:t>要求有時に</w:t>
            </w:r>
            <w:r w:rsidRPr="001923C6">
              <w:rPr>
                <w:color w:val="000000"/>
                <w:sz w:val="18"/>
                <w:szCs w:val="18"/>
              </w:rPr>
              <w:t>ONされるbit位置</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4F60777"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D89071E"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CE2EE27"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8D72981"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216023D0"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04AB643"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D3ED7B2"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2FD1AD80" w14:textId="2EB13034"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7EE599B5" w14:textId="10C9FBE8"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946BF5F"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A287ADA"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DFDC0C8"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16EA2E6B"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1036A8E"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B1B9F74"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DC10520"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0EE6A54"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2571D9DB"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1BBF6906" w14:textId="77777777" w:rsidR="000B6A18" w:rsidRPr="001923C6" w:rsidRDefault="000B6A18" w:rsidP="0077674C">
            <w:pPr>
              <w:jc w:val="center"/>
              <w:rPr>
                <w:b/>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92CC314" w14:textId="77777777" w:rsidR="000B6A18" w:rsidRPr="001923C6" w:rsidRDefault="000B6A18" w:rsidP="0077674C">
            <w:pPr>
              <w:jc w:val="center"/>
              <w:rPr>
                <w:b/>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5449D12"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44AAE55"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EA330A1"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72A6FC4"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1DD6227"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1F901C1" w14:textId="557FCB14"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ABC1EF6" w14:textId="5FB03EB1"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9ED93A4" w14:textId="5F559141"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650B4CC1" w14:textId="1F05BB42"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6" w:space="0" w:color="000000"/>
              <w:bottom w:val="dotted" w:sz="4" w:space="0" w:color="auto"/>
              <w:right w:val="single" w:sz="4" w:space="0" w:color="auto"/>
            </w:tcBorders>
            <w:shd w:val="clear" w:color="auto" w:fill="C0C0C0"/>
          </w:tcPr>
          <w:p w14:paraId="7D8C791A" w14:textId="77777777" w:rsidR="000B6A18" w:rsidRPr="001923C6" w:rsidRDefault="000B6A18" w:rsidP="0077674C">
            <w:pPr>
              <w:jc w:val="center"/>
              <w:rPr>
                <w:sz w:val="16"/>
                <w:szCs w:val="16"/>
              </w:rPr>
            </w:pPr>
            <w:r w:rsidRPr="001923C6">
              <w:rPr>
                <w:sz w:val="16"/>
                <w:szCs w:val="16"/>
              </w:rPr>
              <w:t>bit</w:t>
            </w:r>
          </w:p>
        </w:tc>
        <w:tc>
          <w:tcPr>
            <w:tcW w:w="608" w:type="dxa"/>
            <w:tcBorders>
              <w:top w:val="single" w:sz="4" w:space="0" w:color="auto"/>
              <w:left w:val="single" w:sz="4" w:space="0" w:color="auto"/>
              <w:bottom w:val="dotted" w:sz="4" w:space="0" w:color="auto"/>
              <w:right w:val="single" w:sz="6" w:space="0" w:color="000000"/>
            </w:tcBorders>
            <w:shd w:val="clear" w:color="auto" w:fill="C0C0C0"/>
          </w:tcPr>
          <w:p w14:paraId="110ED75B" w14:textId="77777777" w:rsidR="000B6A18" w:rsidRPr="001923C6" w:rsidRDefault="000B6A18" w:rsidP="0077674C">
            <w:pPr>
              <w:jc w:val="center"/>
              <w:rPr>
                <w:sz w:val="16"/>
                <w:szCs w:val="16"/>
              </w:rPr>
            </w:pPr>
            <w:r w:rsidRPr="001923C6">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016869BF" w14:textId="77777777" w:rsidR="000B6A18" w:rsidRPr="001923C6" w:rsidRDefault="000B6A18" w:rsidP="0077674C">
            <w:pPr>
              <w:jc w:val="center"/>
              <w:rPr>
                <w:b/>
                <w:sz w:val="16"/>
                <w:szCs w:val="16"/>
              </w:rPr>
            </w:pPr>
            <w:r w:rsidRPr="001923C6">
              <w:rPr>
                <w:sz w:val="16"/>
                <w:szCs w:val="16"/>
              </w:rPr>
              <w:t>bit</w:t>
            </w:r>
          </w:p>
        </w:tc>
        <w:tc>
          <w:tcPr>
            <w:tcW w:w="608" w:type="dxa"/>
            <w:tcBorders>
              <w:top w:val="single" w:sz="4" w:space="0" w:color="auto"/>
              <w:left w:val="single" w:sz="4" w:space="0" w:color="auto"/>
              <w:bottom w:val="dotted" w:sz="4" w:space="0" w:color="auto"/>
              <w:right w:val="single" w:sz="4" w:space="0" w:color="auto"/>
            </w:tcBorders>
            <w:shd w:val="clear" w:color="auto" w:fill="C0C0C0"/>
          </w:tcPr>
          <w:p w14:paraId="2243D1D1" w14:textId="77777777" w:rsidR="000B6A18" w:rsidRPr="001923C6" w:rsidRDefault="000B6A18" w:rsidP="0077674C">
            <w:pPr>
              <w:widowControl/>
              <w:adjustRightInd/>
              <w:jc w:val="center"/>
              <w:textAlignment w:val="auto"/>
              <w:rPr>
                <w:sz w:val="16"/>
                <w:szCs w:val="16"/>
              </w:rPr>
            </w:pPr>
            <w:r w:rsidRPr="001923C6">
              <w:rPr>
                <w:sz w:val="16"/>
                <w:szCs w:val="16"/>
              </w:rPr>
              <w:t>bit</w:t>
            </w:r>
          </w:p>
        </w:tc>
        <w:tc>
          <w:tcPr>
            <w:tcW w:w="613" w:type="dxa"/>
            <w:tcBorders>
              <w:top w:val="single" w:sz="4" w:space="0" w:color="auto"/>
              <w:left w:val="single" w:sz="4" w:space="0" w:color="auto"/>
              <w:bottom w:val="dotted" w:sz="4" w:space="0" w:color="auto"/>
              <w:right w:val="single" w:sz="4" w:space="0" w:color="auto"/>
            </w:tcBorders>
            <w:shd w:val="clear" w:color="auto" w:fill="C0C0C0"/>
          </w:tcPr>
          <w:p w14:paraId="1ED4F1B1" w14:textId="77777777" w:rsidR="000B6A18" w:rsidRPr="001923C6" w:rsidRDefault="000B6A18" w:rsidP="0077674C">
            <w:pPr>
              <w:widowControl/>
              <w:adjustRightInd/>
              <w:jc w:val="center"/>
              <w:textAlignment w:val="auto"/>
              <w:rPr>
                <w:sz w:val="16"/>
                <w:szCs w:val="16"/>
              </w:rPr>
            </w:pPr>
            <w:r w:rsidRPr="001923C6">
              <w:rPr>
                <w:sz w:val="16"/>
                <w:szCs w:val="16"/>
              </w:rPr>
              <w:t>bit</w:t>
            </w:r>
          </w:p>
        </w:tc>
      </w:tr>
      <w:tr w:rsidR="000B6A18" w:rsidRPr="001923C6" w14:paraId="2758C490" w14:textId="229CC741" w:rsidTr="000B6A18">
        <w:trPr>
          <w:gridAfter w:val="1"/>
          <w:wAfter w:w="613" w:type="dxa"/>
          <w:trHeight w:val="216"/>
        </w:trPr>
        <w:tc>
          <w:tcPr>
            <w:tcW w:w="1017" w:type="dxa"/>
            <w:vMerge/>
            <w:tcBorders>
              <w:left w:val="single" w:sz="6" w:space="0" w:color="000000"/>
              <w:bottom w:val="single" w:sz="4" w:space="0" w:color="auto"/>
              <w:right w:val="single" w:sz="6" w:space="0" w:color="000000"/>
            </w:tcBorders>
            <w:shd w:val="clear" w:color="auto" w:fill="C0C0C0"/>
          </w:tcPr>
          <w:p w14:paraId="0838FCCA" w14:textId="77777777" w:rsidR="000B6A18" w:rsidRPr="001923C6" w:rsidRDefault="000B6A18" w:rsidP="0077674C">
            <w:pPr>
              <w:jc w:val="center"/>
              <w:rPr>
                <w:color w:val="000000"/>
                <w:sz w:val="20"/>
              </w:rPr>
            </w:pPr>
            <w:bookmarkStart w:id="910" w:name="_Hlk456188791"/>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0D4675A7" w14:textId="77777777" w:rsidR="000B6A18" w:rsidRPr="001923C6" w:rsidRDefault="000B6A18" w:rsidP="0077674C">
            <w:pPr>
              <w:jc w:val="center"/>
              <w:rPr>
                <w:sz w:val="16"/>
                <w:szCs w:val="16"/>
              </w:rPr>
            </w:pPr>
            <w:r w:rsidRPr="001923C6">
              <w:rPr>
                <w:sz w:val="16"/>
                <w:szCs w:val="16"/>
              </w:rPr>
              <w:t>EMINJ_RQINJMODE</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31C37D8" w14:textId="77777777" w:rsidR="000B6A18" w:rsidRPr="001923C6" w:rsidRDefault="000B6A18" w:rsidP="0077674C">
            <w:pPr>
              <w:jc w:val="center"/>
              <w:rPr>
                <w:sz w:val="16"/>
                <w:szCs w:val="16"/>
              </w:rPr>
            </w:pPr>
            <w:r w:rsidRPr="001923C6">
              <w:rPr>
                <w:sz w:val="16"/>
                <w:szCs w:val="16"/>
              </w:rPr>
              <w:t>EMINJ_RQAINJP1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4C9751CE" w14:textId="77777777" w:rsidR="000B6A18" w:rsidRPr="001923C6" w:rsidRDefault="000B6A18" w:rsidP="0077674C">
            <w:pPr>
              <w:jc w:val="center"/>
              <w:rPr>
                <w:sz w:val="16"/>
                <w:szCs w:val="16"/>
              </w:rPr>
            </w:pPr>
            <w:r w:rsidRPr="001923C6">
              <w:rPr>
                <w:sz w:val="16"/>
                <w:szCs w:val="16"/>
              </w:rPr>
              <w:t>EMINJ_RQAINJP2</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42A1ABC" w14:textId="77777777" w:rsidR="000B6A18" w:rsidRPr="001923C6" w:rsidRDefault="000B6A18" w:rsidP="0077674C">
            <w:pPr>
              <w:jc w:val="center"/>
              <w:rPr>
                <w:sz w:val="16"/>
                <w:szCs w:val="16"/>
              </w:rPr>
            </w:pPr>
            <w:r w:rsidRPr="001923C6">
              <w:rPr>
                <w:sz w:val="16"/>
                <w:szCs w:val="16"/>
              </w:rPr>
              <w:t>EMINJ_RQAINJP3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E508267" w14:textId="77777777" w:rsidR="000B6A18" w:rsidRPr="001923C6" w:rsidRDefault="000B6A18" w:rsidP="0077674C">
            <w:pPr>
              <w:jc w:val="center"/>
              <w:rPr>
                <w:sz w:val="16"/>
                <w:szCs w:val="16"/>
              </w:rPr>
            </w:pPr>
            <w:r w:rsidRPr="001923C6">
              <w:rPr>
                <w:sz w:val="16"/>
                <w:szCs w:val="16"/>
              </w:rPr>
              <w:t>EMINJ_RQAINJP4</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1A776AC" w14:textId="77777777" w:rsidR="000B6A18" w:rsidRPr="001923C6" w:rsidRDefault="000B6A18" w:rsidP="0077674C">
            <w:pPr>
              <w:jc w:val="center"/>
              <w:rPr>
                <w:sz w:val="16"/>
                <w:szCs w:val="16"/>
              </w:rPr>
            </w:pPr>
            <w:r w:rsidRPr="001923C6">
              <w:rPr>
                <w:sz w:val="16"/>
                <w:szCs w:val="16"/>
              </w:rPr>
              <w:t>EMINJ_RQINJEND</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00806261" w14:textId="77777777" w:rsidR="000B6A18" w:rsidRPr="001923C6" w:rsidRDefault="000B6A18" w:rsidP="0077674C">
            <w:pPr>
              <w:jc w:val="center"/>
              <w:rPr>
                <w:sz w:val="16"/>
                <w:szCs w:val="16"/>
              </w:rPr>
            </w:pPr>
            <w:r w:rsidRPr="001923C6">
              <w:rPr>
                <w:sz w:val="16"/>
                <w:szCs w:val="16"/>
              </w:rPr>
              <w:t>EMINJ_RQAINJCUTP</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230CEF5B" w14:textId="5E9315A1" w:rsidR="000B6A18" w:rsidRPr="001923C6" w:rsidRDefault="000B6A18" w:rsidP="0077674C">
            <w:pPr>
              <w:jc w:val="center"/>
              <w:rPr>
                <w:sz w:val="16"/>
                <w:szCs w:val="16"/>
              </w:rPr>
            </w:pPr>
            <w:r w:rsidRPr="001923C6">
              <w:rPr>
                <w:sz w:val="16"/>
                <w:szCs w:val="16"/>
              </w:rPr>
              <w:t>EMINJ_RQAINJCUTD</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584AD810" w14:textId="19F9E683" w:rsidR="000B6A18" w:rsidRPr="001923C6" w:rsidRDefault="000B6A18" w:rsidP="0077674C">
            <w:pPr>
              <w:jc w:val="center"/>
              <w:rPr>
                <w:sz w:val="16"/>
                <w:szCs w:val="16"/>
              </w:rPr>
            </w:pPr>
            <w:r w:rsidRPr="001923C6">
              <w:rPr>
                <w:sz w:val="16"/>
                <w:szCs w:val="16"/>
              </w:rPr>
              <w:t>EMINJ_RQAINJD1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4A4FB9D3" w14:textId="77777777" w:rsidR="000B6A18" w:rsidRPr="001923C6" w:rsidRDefault="000B6A18" w:rsidP="0077674C">
            <w:pPr>
              <w:jc w:val="center"/>
              <w:rPr>
                <w:sz w:val="16"/>
                <w:szCs w:val="16"/>
              </w:rPr>
            </w:pPr>
            <w:r w:rsidRPr="001923C6">
              <w:rPr>
                <w:sz w:val="16"/>
                <w:szCs w:val="16"/>
              </w:rPr>
              <w:t>EMINJ_RQAINJD2</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F98BB0D" w14:textId="77777777" w:rsidR="000B6A18" w:rsidRPr="001923C6" w:rsidRDefault="000B6A18" w:rsidP="0077674C">
            <w:pPr>
              <w:jc w:val="center"/>
              <w:rPr>
                <w:sz w:val="16"/>
                <w:szCs w:val="16"/>
              </w:rPr>
            </w:pPr>
            <w:r w:rsidRPr="001923C6">
              <w:rPr>
                <w:sz w:val="16"/>
                <w:szCs w:val="16"/>
              </w:rPr>
              <w:t>EMINJ_RQAINJD3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514CD509" w14:textId="77777777" w:rsidR="000B6A18" w:rsidRPr="001923C6" w:rsidRDefault="000B6A18" w:rsidP="0077674C">
            <w:pPr>
              <w:jc w:val="center"/>
              <w:rPr>
                <w:sz w:val="16"/>
                <w:szCs w:val="16"/>
              </w:rPr>
            </w:pPr>
            <w:r w:rsidRPr="001923C6">
              <w:rPr>
                <w:sz w:val="16"/>
                <w:szCs w:val="16"/>
              </w:rPr>
              <w:t>EMINJ_RQAINJD4</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0784A3A3"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0686543F"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2</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A5AB8EB"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5750CE0" w14:textId="77777777" w:rsidR="000B6A18" w:rsidRPr="001923C6" w:rsidRDefault="000B6A18" w:rsidP="0077674C">
            <w:pPr>
              <w:jc w:val="center"/>
              <w:rPr>
                <w:sz w:val="16"/>
                <w:szCs w:val="16"/>
              </w:rPr>
            </w:pPr>
            <w:r w:rsidRPr="001923C6">
              <w:rPr>
                <w:sz w:val="16"/>
                <w:szCs w:val="16"/>
              </w:rPr>
              <w:t>EMINJ_RQQINJSTP</w:t>
            </w:r>
            <w:r w:rsidRPr="001923C6">
              <w:rPr>
                <w:rFonts w:hint="eastAsia"/>
                <w:sz w:val="16"/>
                <w:szCs w:val="16"/>
              </w:rPr>
              <w:t>4</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67BD0BA" w14:textId="77777777" w:rsidR="000B6A18" w:rsidRPr="001923C6" w:rsidRDefault="000B6A18" w:rsidP="0077674C">
            <w:pPr>
              <w:jc w:val="center"/>
              <w:rPr>
                <w:sz w:val="16"/>
                <w:szCs w:val="16"/>
              </w:rPr>
            </w:pPr>
            <w:r w:rsidRPr="001923C6">
              <w:rPr>
                <w:sz w:val="16"/>
                <w:szCs w:val="16"/>
              </w:rPr>
              <w:t>EMINJ_RQQINJSTD1</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37036A3B" w14:textId="77777777" w:rsidR="000B6A18" w:rsidRPr="001923C6" w:rsidRDefault="000B6A18" w:rsidP="0077674C">
            <w:pPr>
              <w:jc w:val="center"/>
              <w:rPr>
                <w:sz w:val="16"/>
                <w:szCs w:val="16"/>
              </w:rPr>
            </w:pPr>
            <w:r w:rsidRPr="001923C6">
              <w:rPr>
                <w:sz w:val="16"/>
                <w:szCs w:val="16"/>
              </w:rPr>
              <w:t>EMINJ_RQQINJSTD2</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190F1A2D" w14:textId="77777777" w:rsidR="000B6A18" w:rsidRPr="001923C6" w:rsidRDefault="000B6A18" w:rsidP="0077674C">
            <w:pPr>
              <w:jc w:val="center"/>
              <w:rPr>
                <w:sz w:val="16"/>
                <w:szCs w:val="16"/>
              </w:rPr>
            </w:pPr>
            <w:r w:rsidRPr="001923C6">
              <w:rPr>
                <w:sz w:val="16"/>
                <w:szCs w:val="16"/>
              </w:rPr>
              <w:t>EMINJ_RQQINJSTD3</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736BE16C" w14:textId="77777777" w:rsidR="000B6A18" w:rsidRPr="001923C6" w:rsidRDefault="000B6A18" w:rsidP="0077674C">
            <w:pPr>
              <w:jc w:val="center"/>
              <w:rPr>
                <w:sz w:val="16"/>
                <w:szCs w:val="16"/>
              </w:rPr>
            </w:pPr>
            <w:r w:rsidRPr="001923C6">
              <w:rPr>
                <w:sz w:val="16"/>
                <w:szCs w:val="16"/>
              </w:rPr>
              <w:t>EMINJ_RQQINJSTD4</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0CB3EB77" w14:textId="77777777" w:rsidR="000B6A18" w:rsidRPr="001923C6" w:rsidRDefault="000B6A18" w:rsidP="0077674C">
            <w:pPr>
              <w:jc w:val="center"/>
              <w:rPr>
                <w:sz w:val="16"/>
                <w:szCs w:val="16"/>
              </w:rPr>
            </w:pPr>
            <w:r w:rsidRPr="001923C6">
              <w:rPr>
                <w:sz w:val="16"/>
                <w:szCs w:val="16"/>
              </w:rPr>
              <w:t>EMINJ_RQQFC</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D5CF830" w14:textId="77777777" w:rsidR="000B6A18" w:rsidRPr="001923C6" w:rsidRDefault="000B6A18" w:rsidP="0077674C">
            <w:pPr>
              <w:jc w:val="center"/>
              <w:rPr>
                <w:sz w:val="16"/>
                <w:szCs w:val="16"/>
              </w:rPr>
            </w:pPr>
            <w:r w:rsidRPr="001923C6">
              <w:rPr>
                <w:sz w:val="16"/>
                <w:szCs w:val="16"/>
              </w:rPr>
              <w:t>EMINJ_RQ</w:t>
            </w:r>
            <w:r w:rsidRPr="001923C6">
              <w:rPr>
                <w:rFonts w:hint="eastAsia"/>
                <w:sz w:val="16"/>
                <w:szCs w:val="16"/>
              </w:rPr>
              <w:t>QINJEXP</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78651B14" w14:textId="77777777" w:rsidR="000B6A18" w:rsidRPr="001923C6" w:rsidRDefault="000B6A18" w:rsidP="0077674C">
            <w:pPr>
              <w:jc w:val="center"/>
              <w:rPr>
                <w:sz w:val="16"/>
                <w:szCs w:val="16"/>
              </w:rPr>
            </w:pPr>
            <w:r w:rsidRPr="001923C6">
              <w:rPr>
                <w:sz w:val="16"/>
                <w:szCs w:val="16"/>
              </w:rPr>
              <w:t>EMINJ_RQK1FN</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224D3594" w14:textId="77777777" w:rsidR="000B6A18" w:rsidRPr="001923C6" w:rsidRDefault="000B6A18" w:rsidP="0077674C">
            <w:pPr>
              <w:jc w:val="center"/>
              <w:rPr>
                <w:sz w:val="16"/>
                <w:szCs w:val="16"/>
              </w:rPr>
            </w:pPr>
            <w:r w:rsidRPr="001923C6">
              <w:rPr>
                <w:sz w:val="16"/>
                <w:szCs w:val="16"/>
              </w:rPr>
              <w:t>EMINJ_RQK2FN</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22D55D6C" w14:textId="77777777" w:rsidR="000B6A18" w:rsidRPr="001923C6" w:rsidRDefault="000B6A18" w:rsidP="0077674C">
            <w:pPr>
              <w:jc w:val="center"/>
              <w:rPr>
                <w:sz w:val="16"/>
                <w:szCs w:val="16"/>
              </w:rPr>
            </w:pPr>
            <w:r w:rsidRPr="001923C6">
              <w:rPr>
                <w:sz w:val="16"/>
                <w:szCs w:val="16"/>
              </w:rPr>
              <w:t>EMINJ_RQK3FN</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42F9816A" w14:textId="229EAC30" w:rsidR="000B6A18" w:rsidRPr="001923C6" w:rsidRDefault="000B6A18" w:rsidP="0077674C">
            <w:pPr>
              <w:jc w:val="center"/>
              <w:rPr>
                <w:sz w:val="16"/>
                <w:szCs w:val="16"/>
              </w:rPr>
            </w:pPr>
            <w:r w:rsidRPr="001923C6">
              <w:rPr>
                <w:sz w:val="16"/>
                <w:szCs w:val="16"/>
              </w:rPr>
              <w:t>EMINJ_RQK1F</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1A8A6115" w14:textId="07620816" w:rsidR="000B6A18" w:rsidRPr="001923C6" w:rsidRDefault="000B6A18" w:rsidP="0077674C">
            <w:pPr>
              <w:jc w:val="center"/>
              <w:rPr>
                <w:sz w:val="16"/>
                <w:szCs w:val="16"/>
              </w:rPr>
            </w:pPr>
            <w:r w:rsidRPr="001923C6">
              <w:rPr>
                <w:sz w:val="16"/>
                <w:szCs w:val="16"/>
              </w:rPr>
              <w:t>EMINJ_RQK2F</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128B8EB6" w14:textId="70B26604" w:rsidR="000B6A18" w:rsidRPr="001923C6" w:rsidRDefault="000B6A18" w:rsidP="0077674C">
            <w:pPr>
              <w:jc w:val="center"/>
              <w:rPr>
                <w:sz w:val="16"/>
                <w:szCs w:val="16"/>
              </w:rPr>
            </w:pPr>
            <w:r w:rsidRPr="001923C6">
              <w:rPr>
                <w:sz w:val="16"/>
                <w:szCs w:val="16"/>
              </w:rPr>
              <w:t>EMINJ_RQK3F</w:t>
            </w:r>
          </w:p>
        </w:tc>
        <w:tc>
          <w:tcPr>
            <w:tcW w:w="608" w:type="dxa"/>
            <w:tcBorders>
              <w:top w:val="dotted" w:sz="4" w:space="0" w:color="auto"/>
              <w:left w:val="single" w:sz="6" w:space="0" w:color="000000"/>
              <w:bottom w:val="single" w:sz="4" w:space="0" w:color="auto"/>
              <w:right w:val="single" w:sz="6" w:space="0" w:color="000000"/>
            </w:tcBorders>
            <w:shd w:val="clear" w:color="auto" w:fill="C0C0C0"/>
          </w:tcPr>
          <w:p w14:paraId="6E6DCB8D" w14:textId="6A45CB0D" w:rsidR="000B6A18" w:rsidRPr="001923C6" w:rsidRDefault="000B6A18" w:rsidP="0077674C">
            <w:pPr>
              <w:jc w:val="center"/>
              <w:rPr>
                <w:sz w:val="16"/>
                <w:szCs w:val="16"/>
              </w:rPr>
            </w:pPr>
            <w:r w:rsidRPr="001923C6">
              <w:rPr>
                <w:sz w:val="16"/>
                <w:szCs w:val="16"/>
              </w:rPr>
              <w:t>EMINJ_RQPRREQ</w:t>
            </w:r>
          </w:p>
        </w:tc>
        <w:tc>
          <w:tcPr>
            <w:tcW w:w="608" w:type="dxa"/>
            <w:tcBorders>
              <w:top w:val="dotted" w:sz="4" w:space="0" w:color="auto"/>
              <w:left w:val="single" w:sz="6" w:space="0" w:color="000000"/>
              <w:bottom w:val="single" w:sz="4" w:space="0" w:color="auto"/>
              <w:right w:val="single" w:sz="4" w:space="0" w:color="auto"/>
            </w:tcBorders>
            <w:shd w:val="clear" w:color="auto" w:fill="C0C0C0"/>
          </w:tcPr>
          <w:p w14:paraId="0526DFD4" w14:textId="77777777" w:rsidR="000B6A18" w:rsidRPr="001923C6" w:rsidRDefault="000B6A18" w:rsidP="0077674C">
            <w:pPr>
              <w:jc w:val="center"/>
              <w:rPr>
                <w:sz w:val="16"/>
                <w:szCs w:val="16"/>
              </w:rPr>
            </w:pPr>
            <w:r w:rsidRPr="001923C6">
              <w:rPr>
                <w:sz w:val="16"/>
                <w:szCs w:val="16"/>
              </w:rPr>
              <w:t>EMINJ_RQQFREQ</w:t>
            </w:r>
          </w:p>
        </w:tc>
        <w:tc>
          <w:tcPr>
            <w:tcW w:w="608" w:type="dxa"/>
            <w:tcBorders>
              <w:top w:val="dotted" w:sz="4" w:space="0" w:color="auto"/>
              <w:left w:val="single" w:sz="4" w:space="0" w:color="auto"/>
              <w:bottom w:val="single" w:sz="4" w:space="0" w:color="auto"/>
              <w:right w:val="single" w:sz="6" w:space="0" w:color="000000"/>
            </w:tcBorders>
            <w:shd w:val="clear" w:color="auto" w:fill="C0C0C0"/>
          </w:tcPr>
          <w:p w14:paraId="3F658861" w14:textId="77777777" w:rsidR="000B6A18" w:rsidRPr="001923C6" w:rsidRDefault="000B6A18" w:rsidP="0077674C">
            <w:pPr>
              <w:jc w:val="center"/>
              <w:rPr>
                <w:sz w:val="16"/>
                <w:szCs w:val="16"/>
              </w:rPr>
            </w:pPr>
            <w:r w:rsidRPr="001923C6">
              <w:rPr>
                <w:sz w:val="16"/>
                <w:szCs w:val="16"/>
              </w:rPr>
              <w:t>EMINJ_RQPRREQL</w:t>
            </w:r>
          </w:p>
        </w:tc>
        <w:tc>
          <w:tcPr>
            <w:tcW w:w="607" w:type="dxa"/>
            <w:tcBorders>
              <w:top w:val="dotted" w:sz="4" w:space="0" w:color="auto"/>
              <w:left w:val="single" w:sz="6" w:space="0" w:color="000000"/>
              <w:bottom w:val="single" w:sz="4" w:space="0" w:color="auto"/>
              <w:right w:val="single" w:sz="6" w:space="0" w:color="000000"/>
            </w:tcBorders>
            <w:shd w:val="clear" w:color="auto" w:fill="C0C0C0"/>
          </w:tcPr>
          <w:p w14:paraId="352DCC34" w14:textId="77777777" w:rsidR="000B6A18" w:rsidRPr="001923C6" w:rsidRDefault="000B6A18" w:rsidP="0077674C">
            <w:pPr>
              <w:jc w:val="center"/>
              <w:rPr>
                <w:sz w:val="16"/>
                <w:szCs w:val="16"/>
              </w:rPr>
            </w:pPr>
            <w:r w:rsidRPr="001923C6">
              <w:rPr>
                <w:sz w:val="16"/>
                <w:szCs w:val="16"/>
              </w:rPr>
              <w:t>EMINJ_RQXQINJAST</w:t>
            </w:r>
          </w:p>
        </w:tc>
        <w:tc>
          <w:tcPr>
            <w:tcW w:w="608" w:type="dxa"/>
            <w:tcBorders>
              <w:top w:val="dotted" w:sz="4" w:space="0" w:color="auto"/>
              <w:left w:val="single" w:sz="4" w:space="0" w:color="auto"/>
              <w:bottom w:val="single" w:sz="4" w:space="0" w:color="auto"/>
              <w:right w:val="single" w:sz="4" w:space="0" w:color="auto"/>
            </w:tcBorders>
            <w:shd w:val="clear" w:color="auto" w:fill="C0C0C0"/>
          </w:tcPr>
          <w:p w14:paraId="43C2F7F0" w14:textId="77777777" w:rsidR="000B6A18" w:rsidRPr="001923C6" w:rsidRDefault="000B6A18" w:rsidP="0077674C">
            <w:pPr>
              <w:widowControl/>
              <w:adjustRightInd/>
              <w:jc w:val="left"/>
              <w:textAlignment w:val="auto"/>
              <w:rPr>
                <w:sz w:val="16"/>
                <w:szCs w:val="16"/>
              </w:rPr>
            </w:pPr>
            <w:r w:rsidRPr="001923C6">
              <w:rPr>
                <w:sz w:val="16"/>
                <w:szCs w:val="16"/>
              </w:rPr>
              <w:t>EMINJ_RQKRCHREF</w:t>
            </w:r>
          </w:p>
        </w:tc>
        <w:tc>
          <w:tcPr>
            <w:tcW w:w="613" w:type="dxa"/>
            <w:tcBorders>
              <w:top w:val="dotted" w:sz="4" w:space="0" w:color="auto"/>
              <w:left w:val="single" w:sz="4" w:space="0" w:color="auto"/>
              <w:bottom w:val="single" w:sz="4" w:space="0" w:color="auto"/>
              <w:right w:val="single" w:sz="4" w:space="0" w:color="auto"/>
            </w:tcBorders>
            <w:shd w:val="clear" w:color="auto" w:fill="C0C0C0"/>
          </w:tcPr>
          <w:p w14:paraId="29AE8609" w14:textId="77777777" w:rsidR="000B6A18" w:rsidRPr="001923C6" w:rsidRDefault="000B6A18" w:rsidP="0077674C">
            <w:pPr>
              <w:widowControl/>
              <w:adjustRightInd/>
              <w:jc w:val="left"/>
              <w:textAlignment w:val="auto"/>
              <w:rPr>
                <w:sz w:val="16"/>
                <w:szCs w:val="16"/>
              </w:rPr>
            </w:pPr>
            <w:r w:rsidRPr="001923C6">
              <w:rPr>
                <w:sz w:val="16"/>
                <w:szCs w:val="16"/>
              </w:rPr>
              <w:t>EMINJ_RQPLREQ</w:t>
            </w:r>
          </w:p>
        </w:tc>
      </w:tr>
      <w:tr w:rsidR="008076DD" w:rsidRPr="001923C6" w14:paraId="734EDA70" w14:textId="2E0BB87E" w:rsidTr="008076DD">
        <w:trPr>
          <w:trHeight w:val="216"/>
        </w:trPr>
        <w:tc>
          <w:tcPr>
            <w:tcW w:w="1017" w:type="dxa"/>
            <w:vMerge w:val="restart"/>
            <w:tcBorders>
              <w:top w:val="single" w:sz="4" w:space="0" w:color="auto"/>
              <w:left w:val="single" w:sz="6" w:space="0" w:color="000000"/>
              <w:right w:val="single" w:sz="6" w:space="0" w:color="000000"/>
              <w:tl2br w:val="single" w:sz="4" w:space="0" w:color="auto"/>
            </w:tcBorders>
            <w:shd w:val="clear" w:color="auto" w:fill="C0C0C0"/>
          </w:tcPr>
          <w:p w14:paraId="1379921F" w14:textId="77777777" w:rsidR="000B6A18" w:rsidRPr="001923C6" w:rsidRDefault="000B6A18" w:rsidP="0077674C">
            <w:pPr>
              <w:jc w:val="center"/>
              <w:rPr>
                <w:color w:val="000000"/>
                <w:sz w:val="18"/>
                <w:szCs w:val="18"/>
              </w:rPr>
            </w:pPr>
            <w:bookmarkStart w:id="911" w:name="_Hlk5706544"/>
            <w:bookmarkStart w:id="912" w:name="OLE_LINK250"/>
            <w:bookmarkStart w:id="913" w:name="_Hlk456188816"/>
            <w:bookmarkStart w:id="914" w:name="_Hlk456188974"/>
            <w:bookmarkEnd w:id="910"/>
            <w:r w:rsidRPr="001923C6">
              <w:rPr>
                <w:color w:val="000000"/>
                <w:sz w:val="18"/>
                <w:szCs w:val="18"/>
              </w:rPr>
              <w:t xml:space="preserve">   要求値</w:t>
            </w:r>
          </w:p>
          <w:p w14:paraId="39E75F84" w14:textId="77777777" w:rsidR="000B6A18" w:rsidRPr="001923C6" w:rsidRDefault="000B6A18" w:rsidP="0077674C">
            <w:pPr>
              <w:jc w:val="center"/>
              <w:rPr>
                <w:color w:val="000000"/>
                <w:sz w:val="18"/>
                <w:szCs w:val="18"/>
              </w:rPr>
            </w:pPr>
          </w:p>
          <w:p w14:paraId="7C4823E4" w14:textId="77777777" w:rsidR="000B6A18" w:rsidRPr="001923C6" w:rsidRDefault="000B6A18" w:rsidP="0077674C">
            <w:pPr>
              <w:jc w:val="center"/>
              <w:rPr>
                <w:color w:val="000000"/>
                <w:sz w:val="18"/>
                <w:szCs w:val="18"/>
              </w:rPr>
            </w:pPr>
          </w:p>
          <w:p w14:paraId="7695D2F8" w14:textId="77777777" w:rsidR="000B6A18" w:rsidRPr="001923C6" w:rsidRDefault="000B6A18" w:rsidP="0077674C">
            <w:pPr>
              <w:jc w:val="center"/>
              <w:rPr>
                <w:color w:val="000000"/>
                <w:sz w:val="18"/>
                <w:szCs w:val="18"/>
              </w:rPr>
            </w:pPr>
          </w:p>
          <w:p w14:paraId="6CCB58B8" w14:textId="77777777" w:rsidR="000B6A18" w:rsidRPr="001923C6" w:rsidRDefault="000B6A18" w:rsidP="0077674C">
            <w:pPr>
              <w:rPr>
                <w:color w:val="000000"/>
                <w:sz w:val="20"/>
              </w:rPr>
            </w:pPr>
            <w:r w:rsidRPr="001923C6">
              <w:rPr>
                <w:rFonts w:hint="eastAsia"/>
                <w:color w:val="000000"/>
                <w:sz w:val="18"/>
                <w:szCs w:val="18"/>
              </w:rPr>
              <w:t>ＩＤ</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501788F3" w14:textId="77777777" w:rsidR="000B6A18" w:rsidRPr="001923C6" w:rsidRDefault="000B6A18" w:rsidP="0077674C">
            <w:pPr>
              <w:jc w:val="left"/>
              <w:rPr>
                <w:sz w:val="16"/>
                <w:szCs w:val="16"/>
              </w:rPr>
            </w:pPr>
            <w:r w:rsidRPr="001923C6">
              <w:rPr>
                <w:rFonts w:hint="eastAsia"/>
                <w:sz w:val="16"/>
                <w:szCs w:val="16"/>
              </w:rPr>
              <w:t>噴射ﾓｰﾄﾞ</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1EDA0BA"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1回目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43BE03B"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2回目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815F70D"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3回目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DB3695D" w14:textId="77777777" w:rsidR="000B6A18" w:rsidRPr="001923C6" w:rsidRDefault="000B6A18" w:rsidP="0077674C">
            <w:pPr>
              <w:jc w:val="left"/>
              <w:rPr>
                <w:sz w:val="16"/>
                <w:szCs w:val="16"/>
              </w:rPr>
            </w:pPr>
            <w:r w:rsidRPr="001923C6">
              <w:rPr>
                <w:rFonts w:hint="eastAsia"/>
                <w:sz w:val="16"/>
                <w:szCs w:val="16"/>
              </w:rPr>
              <w:t>ﾎﾟｰﾄ</w:t>
            </w:r>
            <w:r w:rsidRPr="001923C6">
              <w:rPr>
                <w:sz w:val="16"/>
                <w:szCs w:val="16"/>
              </w:rPr>
              <w:t>4回目</w:t>
            </w:r>
            <w:r w:rsidRPr="001923C6">
              <w:rPr>
                <w:rFonts w:hint="eastAsia"/>
                <w:sz w:val="16"/>
                <w:szCs w:val="16"/>
              </w:rPr>
              <w:t>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6DE051A" w14:textId="77777777" w:rsidR="000B6A18" w:rsidRPr="001923C6" w:rsidRDefault="000B6A18" w:rsidP="0077674C">
            <w:pPr>
              <w:jc w:val="left"/>
              <w:rPr>
                <w:sz w:val="16"/>
                <w:szCs w:val="16"/>
              </w:rPr>
            </w:pPr>
            <w:r w:rsidRPr="001923C6">
              <w:rPr>
                <w:rFonts w:hint="eastAsia"/>
                <w:sz w:val="16"/>
                <w:szCs w:val="16"/>
              </w:rPr>
              <w:t>ﾎﾟｰﾄ噴射終了時期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3E769B00" w14:textId="77777777" w:rsidR="000B6A18" w:rsidRPr="001923C6" w:rsidRDefault="000B6A18" w:rsidP="0077674C">
            <w:pPr>
              <w:jc w:val="left"/>
              <w:rPr>
                <w:sz w:val="16"/>
                <w:szCs w:val="16"/>
              </w:rPr>
            </w:pPr>
            <w:r w:rsidRPr="001923C6">
              <w:rPr>
                <w:rFonts w:hint="eastAsia"/>
                <w:sz w:val="16"/>
                <w:szCs w:val="16"/>
              </w:rPr>
              <w:t>ﾎﾟｰﾄ噴射強制ｶｯﾄ時期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261384A" w14:textId="4BB19A0E" w:rsidR="000B6A18" w:rsidRPr="001923C6" w:rsidRDefault="000B6A18" w:rsidP="0077674C">
            <w:pPr>
              <w:jc w:val="left"/>
              <w:rPr>
                <w:sz w:val="16"/>
                <w:szCs w:val="16"/>
              </w:rPr>
            </w:pPr>
            <w:r w:rsidRPr="001923C6">
              <w:rPr>
                <w:rFonts w:hint="eastAsia"/>
                <w:sz w:val="16"/>
                <w:szCs w:val="16"/>
              </w:rPr>
              <w:t>筒内噴射強制ｶｯﾄ時期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67251FD8" w14:textId="42473FA3" w:rsidR="000B6A18" w:rsidRPr="001923C6" w:rsidRDefault="000B6A18" w:rsidP="0077674C">
            <w:pPr>
              <w:jc w:val="left"/>
              <w:rPr>
                <w:sz w:val="16"/>
                <w:szCs w:val="16"/>
              </w:rPr>
            </w:pPr>
            <w:r w:rsidRPr="001923C6">
              <w:rPr>
                <w:rFonts w:hint="eastAsia"/>
                <w:sz w:val="16"/>
                <w:szCs w:val="16"/>
              </w:rPr>
              <w:t>筒内</w:t>
            </w:r>
            <w:r w:rsidRPr="001923C6">
              <w:rPr>
                <w:sz w:val="16"/>
                <w:szCs w:val="16"/>
              </w:rPr>
              <w:t>1回目噴射開始時期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643A14D"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2回目噴射開始時期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B8FB5CE"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3回目噴射開始時期</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33E6778"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4回目噴射開始時期</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0DF34B47" w14:textId="77777777" w:rsidR="000B6A18" w:rsidRPr="001923C6" w:rsidRDefault="000B6A18" w:rsidP="0077674C">
            <w:pPr>
              <w:jc w:val="left"/>
              <w:rPr>
                <w:sz w:val="16"/>
                <w:szCs w:val="16"/>
              </w:rPr>
            </w:pPr>
            <w:r w:rsidRPr="001923C6">
              <w:rPr>
                <w:rFonts w:hint="eastAsia"/>
                <w:sz w:val="16"/>
                <w:szCs w:val="16"/>
              </w:rPr>
              <w:t>ﾎﾟｰﾄ1回目始動時噴射量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99BA2B5" w14:textId="77777777" w:rsidR="000B6A18" w:rsidRPr="001923C6" w:rsidRDefault="000B6A18" w:rsidP="0077674C">
            <w:pPr>
              <w:jc w:val="left"/>
              <w:rPr>
                <w:sz w:val="16"/>
                <w:szCs w:val="16"/>
              </w:rPr>
            </w:pPr>
            <w:r w:rsidRPr="001923C6">
              <w:rPr>
                <w:rFonts w:hint="eastAsia"/>
                <w:sz w:val="16"/>
                <w:szCs w:val="16"/>
              </w:rPr>
              <w:t>ﾎﾟｰﾄ2回目始動時噴射量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2BDD144" w14:textId="77777777" w:rsidR="000B6A18" w:rsidRPr="001923C6" w:rsidRDefault="000B6A18" w:rsidP="0077674C">
            <w:pPr>
              <w:jc w:val="left"/>
              <w:rPr>
                <w:sz w:val="16"/>
                <w:szCs w:val="16"/>
              </w:rPr>
            </w:pPr>
            <w:r w:rsidRPr="001923C6">
              <w:rPr>
                <w:rFonts w:hint="eastAsia"/>
                <w:sz w:val="16"/>
                <w:szCs w:val="16"/>
              </w:rPr>
              <w:t>ﾎﾟｰﾄ3回目始動時噴射量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71223E6" w14:textId="77777777" w:rsidR="000B6A18" w:rsidRPr="001923C6" w:rsidRDefault="000B6A18" w:rsidP="0077674C">
            <w:pPr>
              <w:jc w:val="left"/>
              <w:rPr>
                <w:sz w:val="16"/>
                <w:szCs w:val="16"/>
              </w:rPr>
            </w:pPr>
            <w:r w:rsidRPr="001923C6">
              <w:rPr>
                <w:rFonts w:hint="eastAsia"/>
                <w:sz w:val="16"/>
                <w:szCs w:val="16"/>
              </w:rPr>
              <w:t>ﾎﾟｰﾄ4回目始動時噴射量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DF814AF"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1回目</w:t>
            </w:r>
            <w:r w:rsidRPr="001923C6">
              <w:rPr>
                <w:rFonts w:hint="eastAsia"/>
                <w:sz w:val="16"/>
                <w:szCs w:val="16"/>
              </w:rPr>
              <w:t>始動時</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013E473C"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2回目</w:t>
            </w:r>
            <w:r w:rsidRPr="001923C6">
              <w:rPr>
                <w:rFonts w:hint="eastAsia"/>
                <w:sz w:val="16"/>
                <w:szCs w:val="16"/>
              </w:rPr>
              <w:t>始動時</w:t>
            </w:r>
            <w:r w:rsidRPr="001923C6">
              <w:rPr>
                <w:sz w:val="16"/>
                <w:szCs w:val="16"/>
              </w:rPr>
              <w:t>噴射量</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D3F6B1D"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3回目</w:t>
            </w:r>
            <w:r w:rsidRPr="001923C6">
              <w:rPr>
                <w:rFonts w:hint="eastAsia"/>
                <w:sz w:val="16"/>
                <w:szCs w:val="16"/>
              </w:rPr>
              <w:t>始動時</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14FD18B9" w14:textId="77777777" w:rsidR="000B6A18" w:rsidRPr="001923C6" w:rsidRDefault="000B6A18" w:rsidP="0077674C">
            <w:pPr>
              <w:jc w:val="left"/>
              <w:rPr>
                <w:sz w:val="16"/>
                <w:szCs w:val="16"/>
              </w:rPr>
            </w:pPr>
            <w:r w:rsidRPr="001923C6">
              <w:rPr>
                <w:rFonts w:hint="eastAsia"/>
                <w:sz w:val="16"/>
                <w:szCs w:val="16"/>
              </w:rPr>
              <w:t>筒内</w:t>
            </w:r>
            <w:r w:rsidRPr="001923C6">
              <w:rPr>
                <w:sz w:val="16"/>
                <w:szCs w:val="16"/>
              </w:rPr>
              <w:t>4回目</w:t>
            </w:r>
            <w:r w:rsidRPr="001923C6">
              <w:rPr>
                <w:rFonts w:hint="eastAsia"/>
                <w:sz w:val="16"/>
                <w:szCs w:val="16"/>
              </w:rPr>
              <w:t>始動時</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CAA2056" w14:textId="77777777" w:rsidR="000B6A18" w:rsidRPr="001923C6" w:rsidRDefault="000B6A18" w:rsidP="0077674C">
            <w:pPr>
              <w:jc w:val="left"/>
              <w:rPr>
                <w:sz w:val="16"/>
                <w:szCs w:val="16"/>
              </w:rPr>
            </w:pPr>
            <w:r w:rsidRPr="001923C6">
              <w:rPr>
                <w:sz w:val="16"/>
                <w:szCs w:val="16"/>
              </w:rPr>
              <w:t>FC</w:t>
            </w:r>
            <w:r w:rsidRPr="001923C6">
              <w:rPr>
                <w:rFonts w:hint="eastAsia"/>
                <w:sz w:val="16"/>
                <w:szCs w:val="16"/>
              </w:rPr>
              <w:t>中</w:t>
            </w:r>
            <w:r w:rsidRPr="001923C6">
              <w:rPr>
                <w:sz w:val="16"/>
                <w:szCs w:val="16"/>
              </w:rPr>
              <w:t>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5A766BF" w14:textId="77777777" w:rsidR="000B6A18" w:rsidRPr="001923C6" w:rsidRDefault="000B6A18" w:rsidP="0077674C">
            <w:pPr>
              <w:jc w:val="left"/>
              <w:rPr>
                <w:sz w:val="16"/>
                <w:szCs w:val="16"/>
              </w:rPr>
            </w:pPr>
            <w:r w:rsidRPr="001923C6">
              <w:rPr>
                <w:rFonts w:hint="eastAsia"/>
                <w:sz w:val="16"/>
                <w:szCs w:val="16"/>
              </w:rPr>
              <w:t>膨張行程噴射量</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31B7F41" w14:textId="77777777" w:rsidR="000B6A18" w:rsidRPr="001923C6" w:rsidRDefault="000B6A18" w:rsidP="0077674C">
            <w:pPr>
              <w:widowControl/>
              <w:adjustRightInd/>
              <w:jc w:val="left"/>
              <w:textAlignment w:val="auto"/>
              <w:rPr>
                <w:sz w:val="16"/>
                <w:szCs w:val="16"/>
              </w:rPr>
            </w:pPr>
            <w:r w:rsidRPr="001923C6">
              <w:rPr>
                <w:sz w:val="16"/>
                <w:szCs w:val="16"/>
              </w:rPr>
              <w:t>1回目噴射量算出係数(ﾊﾞﾝｸ別)</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409D0642" w14:textId="77777777" w:rsidR="000B6A18" w:rsidRPr="001923C6" w:rsidRDefault="000B6A18" w:rsidP="0077674C">
            <w:pPr>
              <w:jc w:val="left"/>
              <w:rPr>
                <w:sz w:val="16"/>
                <w:szCs w:val="16"/>
              </w:rPr>
            </w:pPr>
            <w:r w:rsidRPr="001923C6">
              <w:rPr>
                <w:sz w:val="16"/>
                <w:szCs w:val="16"/>
              </w:rPr>
              <w:t>2回目噴射量算出係数(ﾊﾞﾝｸ別)</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770918FA" w14:textId="77777777" w:rsidR="000B6A18" w:rsidRPr="001923C6" w:rsidRDefault="000B6A18" w:rsidP="0077674C">
            <w:pPr>
              <w:jc w:val="left"/>
              <w:rPr>
                <w:sz w:val="16"/>
                <w:szCs w:val="16"/>
              </w:rPr>
            </w:pPr>
            <w:r w:rsidRPr="001923C6">
              <w:rPr>
                <w:sz w:val="16"/>
                <w:szCs w:val="16"/>
              </w:rPr>
              <w:t>3回目噴射量算出係数(ﾊﾞﾝｸ別)</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42A9B097" w14:textId="3C4072D2" w:rsidR="000B6A18" w:rsidRPr="001923C6" w:rsidRDefault="000B6A18" w:rsidP="0077674C">
            <w:pPr>
              <w:jc w:val="left"/>
              <w:rPr>
                <w:sz w:val="16"/>
                <w:szCs w:val="16"/>
              </w:rPr>
            </w:pPr>
            <w:r w:rsidRPr="001923C6">
              <w:rPr>
                <w:sz w:val="16"/>
                <w:szCs w:val="16"/>
              </w:rPr>
              <w:t>1回目噴射量算出係数</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2A17F24D" w14:textId="56DCEA2A" w:rsidR="000B6A18" w:rsidRPr="001923C6" w:rsidRDefault="000B6A18" w:rsidP="0077674C">
            <w:pPr>
              <w:jc w:val="left"/>
              <w:rPr>
                <w:sz w:val="16"/>
                <w:szCs w:val="16"/>
              </w:rPr>
            </w:pPr>
            <w:r w:rsidRPr="001923C6">
              <w:rPr>
                <w:sz w:val="16"/>
                <w:szCs w:val="16"/>
              </w:rPr>
              <w:t>2回目噴射量算出係数</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736BD057" w14:textId="0700ADE1" w:rsidR="000B6A18" w:rsidRPr="001923C6" w:rsidRDefault="000B6A18" w:rsidP="0077674C">
            <w:pPr>
              <w:jc w:val="left"/>
              <w:rPr>
                <w:sz w:val="16"/>
                <w:szCs w:val="16"/>
              </w:rPr>
            </w:pPr>
            <w:r w:rsidRPr="001923C6">
              <w:rPr>
                <w:sz w:val="16"/>
                <w:szCs w:val="16"/>
              </w:rPr>
              <w:t>3回目噴射量算出係数</w:t>
            </w:r>
          </w:p>
        </w:tc>
        <w:tc>
          <w:tcPr>
            <w:tcW w:w="608" w:type="dxa"/>
            <w:tcBorders>
              <w:top w:val="single" w:sz="4" w:space="0" w:color="auto"/>
              <w:left w:val="single" w:sz="6" w:space="0" w:color="000000"/>
              <w:bottom w:val="dotted" w:sz="4" w:space="0" w:color="auto"/>
              <w:right w:val="single" w:sz="6" w:space="0" w:color="000000"/>
            </w:tcBorders>
            <w:shd w:val="clear" w:color="auto" w:fill="C0C0C0"/>
          </w:tcPr>
          <w:p w14:paraId="3310395D" w14:textId="0EEE9F8E" w:rsidR="000B6A18" w:rsidRPr="001923C6" w:rsidRDefault="000B6A18" w:rsidP="0077674C">
            <w:pPr>
              <w:jc w:val="left"/>
              <w:rPr>
                <w:sz w:val="16"/>
                <w:szCs w:val="16"/>
              </w:rPr>
            </w:pPr>
            <w:r w:rsidRPr="001923C6">
              <w:rPr>
                <w:rFonts w:hint="eastAsia"/>
                <w:sz w:val="16"/>
                <w:szCs w:val="16"/>
              </w:rPr>
              <w:t>高圧ﾎﾟﾝﾌﾟ目標燃圧</w:t>
            </w:r>
          </w:p>
        </w:tc>
        <w:tc>
          <w:tcPr>
            <w:tcW w:w="608" w:type="dxa"/>
            <w:tcBorders>
              <w:top w:val="single" w:sz="4" w:space="0" w:color="auto"/>
              <w:left w:val="single" w:sz="6" w:space="0" w:color="000000"/>
              <w:bottom w:val="dotted" w:sz="4" w:space="0" w:color="auto"/>
              <w:right w:val="single" w:sz="4" w:space="0" w:color="auto"/>
            </w:tcBorders>
            <w:shd w:val="clear" w:color="auto" w:fill="C0C0C0"/>
          </w:tcPr>
          <w:p w14:paraId="10757915" w14:textId="77777777" w:rsidR="000B6A18" w:rsidRPr="001923C6" w:rsidRDefault="000B6A18" w:rsidP="0077674C">
            <w:pPr>
              <w:jc w:val="left"/>
              <w:rPr>
                <w:sz w:val="16"/>
                <w:szCs w:val="16"/>
              </w:rPr>
            </w:pPr>
            <w:r w:rsidRPr="001923C6">
              <w:rPr>
                <w:rFonts w:hint="eastAsia"/>
                <w:sz w:val="16"/>
                <w:szCs w:val="16"/>
              </w:rPr>
              <w:t>燃料ﾎﾟﾝﾌﾟ吐出量</w:t>
            </w:r>
          </w:p>
        </w:tc>
        <w:tc>
          <w:tcPr>
            <w:tcW w:w="608" w:type="dxa"/>
            <w:tcBorders>
              <w:top w:val="single" w:sz="4" w:space="0" w:color="auto"/>
              <w:left w:val="single" w:sz="4" w:space="0" w:color="auto"/>
              <w:bottom w:val="dotted" w:sz="4" w:space="0" w:color="auto"/>
              <w:right w:val="single" w:sz="6" w:space="0" w:color="000000"/>
            </w:tcBorders>
            <w:shd w:val="clear" w:color="auto" w:fill="C0C0C0"/>
          </w:tcPr>
          <w:p w14:paraId="05B2DB5F" w14:textId="77777777" w:rsidR="000B6A18" w:rsidRPr="001923C6" w:rsidRDefault="000B6A18" w:rsidP="0077674C">
            <w:pPr>
              <w:jc w:val="left"/>
              <w:rPr>
                <w:sz w:val="16"/>
                <w:szCs w:val="16"/>
              </w:rPr>
            </w:pPr>
            <w:r w:rsidRPr="001923C6">
              <w:rPr>
                <w:rFonts w:hint="eastAsia"/>
                <w:sz w:val="16"/>
                <w:szCs w:val="16"/>
              </w:rPr>
              <w:t>低圧ﾎﾟﾝﾌﾟ目標燃圧</w:t>
            </w:r>
          </w:p>
        </w:tc>
        <w:tc>
          <w:tcPr>
            <w:tcW w:w="607" w:type="dxa"/>
            <w:tcBorders>
              <w:top w:val="single" w:sz="4" w:space="0" w:color="auto"/>
              <w:left w:val="single" w:sz="6" w:space="0" w:color="000000"/>
              <w:bottom w:val="dotted" w:sz="4" w:space="0" w:color="auto"/>
              <w:right w:val="single" w:sz="6" w:space="0" w:color="000000"/>
            </w:tcBorders>
            <w:shd w:val="clear" w:color="auto" w:fill="C0C0C0"/>
          </w:tcPr>
          <w:p w14:paraId="39967C97" w14:textId="77777777" w:rsidR="000B6A18" w:rsidRPr="001923C6" w:rsidRDefault="000B6A18" w:rsidP="0077674C">
            <w:pPr>
              <w:jc w:val="left"/>
              <w:rPr>
                <w:sz w:val="16"/>
                <w:szCs w:val="16"/>
              </w:rPr>
            </w:pPr>
            <w:r w:rsidRPr="001923C6">
              <w:rPr>
                <w:rFonts w:hint="eastAsia"/>
                <w:sz w:val="16"/>
                <w:szCs w:val="16"/>
              </w:rPr>
              <w:t>始動後噴射量要求ﾌﾗｸﾞ</w:t>
            </w:r>
          </w:p>
        </w:tc>
        <w:tc>
          <w:tcPr>
            <w:tcW w:w="608" w:type="dxa"/>
            <w:tcBorders>
              <w:top w:val="single" w:sz="4" w:space="0" w:color="auto"/>
              <w:bottom w:val="dotted" w:sz="4" w:space="0" w:color="auto"/>
              <w:right w:val="single" w:sz="4" w:space="0" w:color="auto"/>
            </w:tcBorders>
            <w:shd w:val="clear" w:color="auto" w:fill="C0C0C0"/>
          </w:tcPr>
          <w:p w14:paraId="0FB4CE05" w14:textId="77777777" w:rsidR="000B6A18" w:rsidRPr="001923C6" w:rsidRDefault="000B6A18" w:rsidP="0077674C">
            <w:pPr>
              <w:widowControl/>
              <w:adjustRightInd/>
              <w:jc w:val="left"/>
              <w:textAlignment w:val="auto"/>
              <w:rPr>
                <w:sz w:val="16"/>
                <w:szCs w:val="16"/>
              </w:rPr>
            </w:pPr>
            <w:r w:rsidRPr="001923C6">
              <w:rPr>
                <w:rFonts w:hint="eastAsia"/>
                <w:sz w:val="16"/>
                <w:szCs w:val="16"/>
              </w:rPr>
              <w:t>噴射量補正係数</w:t>
            </w:r>
          </w:p>
        </w:tc>
        <w:tc>
          <w:tcPr>
            <w:tcW w:w="613" w:type="dxa"/>
            <w:tcBorders>
              <w:top w:val="single" w:sz="4" w:space="0" w:color="auto"/>
              <w:bottom w:val="dotted" w:sz="4" w:space="0" w:color="auto"/>
              <w:right w:val="double" w:sz="4" w:space="0" w:color="auto"/>
            </w:tcBorders>
            <w:shd w:val="clear" w:color="auto" w:fill="C0C0C0"/>
          </w:tcPr>
          <w:p w14:paraId="2650580E" w14:textId="44BD9783" w:rsidR="000B6A18" w:rsidRPr="001923C6" w:rsidRDefault="000B6A18" w:rsidP="0077674C">
            <w:pPr>
              <w:widowControl/>
              <w:adjustRightInd/>
              <w:jc w:val="left"/>
              <w:textAlignment w:val="auto"/>
              <w:rPr>
                <w:sz w:val="16"/>
                <w:szCs w:val="16"/>
              </w:rPr>
            </w:pPr>
            <w:r w:rsidRPr="001923C6">
              <w:rPr>
                <w:sz w:val="16"/>
                <w:szCs w:val="16"/>
              </w:rPr>
              <w:t>PL噴射要求</w:t>
            </w:r>
          </w:p>
        </w:tc>
        <w:tc>
          <w:tcPr>
            <w:tcW w:w="613" w:type="dxa"/>
            <w:vMerge w:val="restart"/>
            <w:tcBorders>
              <w:top w:val="single" w:sz="4" w:space="0" w:color="auto"/>
              <w:left w:val="double" w:sz="4" w:space="0" w:color="auto"/>
              <w:right w:val="single" w:sz="4" w:space="0" w:color="auto"/>
            </w:tcBorders>
            <w:shd w:val="clear" w:color="auto" w:fill="auto"/>
            <w:vAlign w:val="center"/>
          </w:tcPr>
          <w:p w14:paraId="663DD171" w14:textId="6E1BCEB8" w:rsidR="000B6A18" w:rsidRDefault="000B6A18" w:rsidP="0077674C">
            <w:pPr>
              <w:widowControl/>
              <w:adjustRightInd/>
              <w:jc w:val="left"/>
              <w:textAlignment w:val="auto"/>
              <w:rPr>
                <w:sz w:val="16"/>
                <w:szCs w:val="16"/>
              </w:rPr>
            </w:pPr>
            <w:r>
              <w:rPr>
                <w:rFonts w:hint="eastAsia"/>
                <w:sz w:val="16"/>
                <w:szCs w:val="16"/>
              </w:rPr>
              <w:t>要求値確認</w:t>
            </w:r>
            <w:r w:rsidR="00715D00">
              <w:rPr>
                <w:rFonts w:hint="eastAsia"/>
                <w:sz w:val="16"/>
                <w:szCs w:val="16"/>
              </w:rPr>
              <w:t>時の</w:t>
            </w:r>
            <w:r w:rsidR="002C1FEF">
              <w:rPr>
                <w:rFonts w:hint="eastAsia"/>
                <w:sz w:val="16"/>
                <w:szCs w:val="16"/>
              </w:rPr>
              <w:t>標準</w:t>
            </w:r>
            <w:r>
              <w:rPr>
                <w:rFonts w:hint="eastAsia"/>
                <w:sz w:val="16"/>
                <w:szCs w:val="16"/>
              </w:rPr>
              <w:t>仕様N</w:t>
            </w:r>
            <w:r>
              <w:rPr>
                <w:sz w:val="16"/>
                <w:szCs w:val="16"/>
              </w:rPr>
              <w:t>o</w:t>
            </w:r>
          </w:p>
          <w:p w14:paraId="12B17E09" w14:textId="0E38588E" w:rsidR="005074BD" w:rsidRPr="001923C6" w:rsidRDefault="005074BD" w:rsidP="0077674C">
            <w:pPr>
              <w:widowControl/>
              <w:adjustRightInd/>
              <w:jc w:val="left"/>
              <w:textAlignment w:val="auto"/>
              <w:rPr>
                <w:sz w:val="16"/>
                <w:szCs w:val="16"/>
              </w:rPr>
            </w:pPr>
            <w:r>
              <w:rPr>
                <w:rFonts w:hint="eastAsia"/>
                <w:sz w:val="16"/>
                <w:szCs w:val="16"/>
              </w:rPr>
              <w:t>※参考</w:t>
            </w:r>
          </w:p>
        </w:tc>
      </w:tr>
      <w:tr w:rsidR="008076DD" w:rsidRPr="001923C6" w14:paraId="5EE9B448" w14:textId="3E3CE4F4" w:rsidTr="008076DD">
        <w:trPr>
          <w:trHeight w:val="420"/>
        </w:trPr>
        <w:tc>
          <w:tcPr>
            <w:tcW w:w="1017" w:type="dxa"/>
            <w:vMerge/>
            <w:tcBorders>
              <w:left w:val="single" w:sz="6" w:space="0" w:color="000000"/>
              <w:bottom w:val="double" w:sz="4" w:space="0" w:color="auto"/>
              <w:right w:val="single" w:sz="6" w:space="0" w:color="000000"/>
            </w:tcBorders>
            <w:shd w:val="clear" w:color="auto" w:fill="C0C0C0"/>
          </w:tcPr>
          <w:p w14:paraId="331EF439" w14:textId="77777777" w:rsidR="000B6A18" w:rsidRPr="001923C6" w:rsidRDefault="000B6A18" w:rsidP="0077674C">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458BFA29" w14:textId="77777777" w:rsidR="000B6A18" w:rsidRPr="001923C6" w:rsidRDefault="000B6A18" w:rsidP="0077674C">
            <w:pPr>
              <w:jc w:val="center"/>
              <w:rPr>
                <w:sz w:val="16"/>
                <w:szCs w:val="16"/>
              </w:rPr>
            </w:pPr>
            <w:r w:rsidRPr="001923C6">
              <w:rPr>
                <w:sz w:val="16"/>
                <w:szCs w:val="16"/>
              </w:rPr>
              <w:t>einjmod</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608CD5D" w14:textId="77777777" w:rsidR="000B6A18" w:rsidRPr="001923C6" w:rsidRDefault="000B6A18" w:rsidP="0077674C">
            <w:pPr>
              <w:jc w:val="center"/>
              <w:rPr>
                <w:sz w:val="16"/>
                <w:szCs w:val="16"/>
              </w:rPr>
            </w:pPr>
            <w:r w:rsidRPr="001923C6">
              <w:rPr>
                <w:sz w:val="16"/>
                <w:szCs w:val="16"/>
              </w:rPr>
              <w:t>eainjp1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ABB33CA" w14:textId="77777777" w:rsidR="000B6A18" w:rsidRPr="001923C6" w:rsidRDefault="000B6A18" w:rsidP="0077674C">
            <w:pPr>
              <w:jc w:val="center"/>
              <w:rPr>
                <w:sz w:val="16"/>
                <w:szCs w:val="16"/>
              </w:rPr>
            </w:pPr>
            <w:r w:rsidRPr="001923C6">
              <w:rPr>
                <w:sz w:val="16"/>
                <w:szCs w:val="16"/>
              </w:rPr>
              <w:t>eainjp2</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ABE9F67" w14:textId="77777777" w:rsidR="000B6A18" w:rsidRPr="001923C6" w:rsidRDefault="000B6A18" w:rsidP="0077674C">
            <w:pPr>
              <w:jc w:val="center"/>
              <w:rPr>
                <w:sz w:val="16"/>
                <w:szCs w:val="16"/>
              </w:rPr>
            </w:pPr>
            <w:r w:rsidRPr="001923C6">
              <w:rPr>
                <w:sz w:val="16"/>
                <w:szCs w:val="16"/>
              </w:rPr>
              <w:t>eainjp3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DF61626" w14:textId="77777777" w:rsidR="000B6A18" w:rsidRPr="001923C6" w:rsidRDefault="000B6A18" w:rsidP="0077674C">
            <w:pPr>
              <w:jc w:val="center"/>
              <w:rPr>
                <w:sz w:val="16"/>
                <w:szCs w:val="16"/>
              </w:rPr>
            </w:pPr>
            <w:r w:rsidRPr="001923C6">
              <w:rPr>
                <w:sz w:val="16"/>
                <w:szCs w:val="16"/>
              </w:rPr>
              <w:t>eainjp4</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4BC8094" w14:textId="77777777" w:rsidR="000B6A18" w:rsidRPr="001923C6" w:rsidRDefault="000B6A18" w:rsidP="0077674C">
            <w:pPr>
              <w:jc w:val="center"/>
              <w:rPr>
                <w:sz w:val="16"/>
                <w:szCs w:val="16"/>
              </w:rPr>
            </w:pPr>
            <w:r w:rsidRPr="001923C6">
              <w:rPr>
                <w:sz w:val="16"/>
                <w:szCs w:val="16"/>
              </w:rPr>
              <w:t>einjend</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6E9D8042" w14:textId="77777777" w:rsidR="000B6A18" w:rsidRPr="001923C6" w:rsidRDefault="000B6A18" w:rsidP="0077674C">
            <w:pPr>
              <w:jc w:val="center"/>
              <w:rPr>
                <w:sz w:val="16"/>
                <w:szCs w:val="16"/>
              </w:rPr>
            </w:pPr>
            <w:r w:rsidRPr="001923C6">
              <w:rPr>
                <w:sz w:val="16"/>
                <w:szCs w:val="16"/>
              </w:rPr>
              <w:t>eainjcutp</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2EDF7F18" w14:textId="776FD962" w:rsidR="000B6A18" w:rsidRPr="001923C6" w:rsidRDefault="000B6A18" w:rsidP="0077674C">
            <w:pPr>
              <w:jc w:val="center"/>
              <w:rPr>
                <w:sz w:val="16"/>
                <w:szCs w:val="16"/>
              </w:rPr>
            </w:pPr>
            <w:r w:rsidRPr="001923C6">
              <w:rPr>
                <w:sz w:val="16"/>
                <w:szCs w:val="16"/>
              </w:rPr>
              <w:t>eainjcutd</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2B4E63A8" w14:textId="26B95430" w:rsidR="000B6A18" w:rsidRPr="001923C6" w:rsidRDefault="000B6A18" w:rsidP="0077674C">
            <w:pPr>
              <w:jc w:val="center"/>
              <w:rPr>
                <w:sz w:val="16"/>
                <w:szCs w:val="16"/>
              </w:rPr>
            </w:pPr>
            <w:r w:rsidRPr="001923C6">
              <w:rPr>
                <w:sz w:val="16"/>
                <w:szCs w:val="16"/>
              </w:rPr>
              <w:t>eainjd1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7951EB49" w14:textId="77777777" w:rsidR="000B6A18" w:rsidRPr="001923C6" w:rsidRDefault="000B6A18" w:rsidP="0077674C">
            <w:pPr>
              <w:jc w:val="center"/>
              <w:rPr>
                <w:sz w:val="16"/>
                <w:szCs w:val="16"/>
              </w:rPr>
            </w:pPr>
            <w:r w:rsidRPr="001923C6">
              <w:rPr>
                <w:sz w:val="16"/>
                <w:szCs w:val="16"/>
              </w:rPr>
              <w:t>eainjd2</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6BC45C1" w14:textId="77777777" w:rsidR="000B6A18" w:rsidRPr="001923C6" w:rsidRDefault="000B6A18" w:rsidP="0077674C">
            <w:pPr>
              <w:jc w:val="center"/>
              <w:rPr>
                <w:sz w:val="16"/>
                <w:szCs w:val="16"/>
              </w:rPr>
            </w:pPr>
            <w:r w:rsidRPr="001923C6">
              <w:rPr>
                <w:sz w:val="16"/>
                <w:szCs w:val="16"/>
              </w:rPr>
              <w:t>eainjd3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0FCCEF3B" w14:textId="77777777" w:rsidR="000B6A18" w:rsidRPr="001923C6" w:rsidRDefault="000B6A18" w:rsidP="0077674C">
            <w:pPr>
              <w:jc w:val="center"/>
              <w:rPr>
                <w:sz w:val="16"/>
                <w:szCs w:val="16"/>
              </w:rPr>
            </w:pPr>
            <w:r w:rsidRPr="001923C6">
              <w:rPr>
                <w:sz w:val="16"/>
                <w:szCs w:val="16"/>
              </w:rPr>
              <w:t>eainjd4</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2D857B07"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74CD900F"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2</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0D1C8B75"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1B1ED2A9" w14:textId="77777777" w:rsidR="000B6A18" w:rsidRPr="001923C6" w:rsidRDefault="000B6A18" w:rsidP="0077674C">
            <w:pPr>
              <w:jc w:val="center"/>
              <w:rPr>
                <w:sz w:val="16"/>
                <w:szCs w:val="16"/>
              </w:rPr>
            </w:pPr>
            <w:r w:rsidRPr="001923C6">
              <w:rPr>
                <w:sz w:val="16"/>
                <w:szCs w:val="16"/>
              </w:rPr>
              <w:t>eqinjstp</w:t>
            </w:r>
            <w:r w:rsidRPr="001923C6">
              <w:rPr>
                <w:rFonts w:hint="eastAsia"/>
                <w:sz w:val="16"/>
                <w:szCs w:val="16"/>
              </w:rPr>
              <w:t>4</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088457FE" w14:textId="77777777" w:rsidR="000B6A18" w:rsidRPr="001923C6" w:rsidRDefault="000B6A18" w:rsidP="0077674C">
            <w:pPr>
              <w:jc w:val="center"/>
              <w:rPr>
                <w:sz w:val="16"/>
                <w:szCs w:val="16"/>
              </w:rPr>
            </w:pPr>
            <w:r w:rsidRPr="001923C6">
              <w:rPr>
                <w:sz w:val="16"/>
                <w:szCs w:val="16"/>
              </w:rPr>
              <w:t>eqinjstd1</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8306065" w14:textId="77777777" w:rsidR="000B6A18" w:rsidRPr="001923C6" w:rsidRDefault="000B6A18" w:rsidP="0077674C">
            <w:pPr>
              <w:jc w:val="center"/>
              <w:rPr>
                <w:sz w:val="16"/>
                <w:szCs w:val="16"/>
              </w:rPr>
            </w:pPr>
            <w:r w:rsidRPr="001923C6">
              <w:rPr>
                <w:sz w:val="16"/>
                <w:szCs w:val="16"/>
              </w:rPr>
              <w:t>eqinjstd2</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52EEFA93" w14:textId="77777777" w:rsidR="000B6A18" w:rsidRPr="001923C6" w:rsidRDefault="000B6A18" w:rsidP="0077674C">
            <w:pPr>
              <w:jc w:val="center"/>
              <w:rPr>
                <w:sz w:val="16"/>
                <w:szCs w:val="16"/>
              </w:rPr>
            </w:pPr>
            <w:r w:rsidRPr="001923C6">
              <w:rPr>
                <w:sz w:val="16"/>
                <w:szCs w:val="16"/>
              </w:rPr>
              <w:t>eqinjstd3</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50FCB38" w14:textId="77777777" w:rsidR="000B6A18" w:rsidRPr="001923C6" w:rsidRDefault="000B6A18" w:rsidP="0077674C">
            <w:pPr>
              <w:jc w:val="center"/>
              <w:rPr>
                <w:sz w:val="16"/>
                <w:szCs w:val="16"/>
              </w:rPr>
            </w:pPr>
            <w:r w:rsidRPr="001923C6">
              <w:rPr>
                <w:sz w:val="16"/>
                <w:szCs w:val="16"/>
              </w:rPr>
              <w:t>eqinjstd4</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9F3F9D0" w14:textId="77777777" w:rsidR="000B6A18" w:rsidRPr="001923C6" w:rsidRDefault="000B6A18" w:rsidP="0077674C">
            <w:pPr>
              <w:jc w:val="center"/>
              <w:rPr>
                <w:sz w:val="16"/>
                <w:szCs w:val="16"/>
              </w:rPr>
            </w:pPr>
            <w:r w:rsidRPr="001923C6">
              <w:rPr>
                <w:sz w:val="16"/>
                <w:szCs w:val="16"/>
              </w:rPr>
              <w:t>eqfc[]</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FC36B90" w14:textId="77777777" w:rsidR="000B6A18" w:rsidRPr="001923C6" w:rsidRDefault="000B6A18" w:rsidP="0077674C">
            <w:pPr>
              <w:jc w:val="center"/>
              <w:rPr>
                <w:sz w:val="16"/>
                <w:szCs w:val="16"/>
              </w:rPr>
            </w:pPr>
            <w:r w:rsidRPr="001923C6">
              <w:rPr>
                <w:sz w:val="16"/>
                <w:szCs w:val="16"/>
              </w:rPr>
              <w:t>e</w:t>
            </w:r>
            <w:r w:rsidRPr="001923C6">
              <w:rPr>
                <w:rFonts w:hint="eastAsia"/>
                <w:sz w:val="16"/>
                <w:szCs w:val="16"/>
              </w:rPr>
              <w:t>qinjexp</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6310CC64" w14:textId="77777777" w:rsidR="000B6A18" w:rsidRPr="001923C6" w:rsidRDefault="000B6A18" w:rsidP="0077674C">
            <w:pPr>
              <w:jc w:val="center"/>
              <w:rPr>
                <w:sz w:val="16"/>
                <w:szCs w:val="16"/>
              </w:rPr>
            </w:pPr>
            <w:r w:rsidRPr="001923C6">
              <w:rPr>
                <w:sz w:val="16"/>
                <w:szCs w:val="16"/>
              </w:rPr>
              <w:t>ek1fn[]</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7D241AB9" w14:textId="77777777" w:rsidR="000B6A18" w:rsidRPr="001923C6" w:rsidRDefault="000B6A18" w:rsidP="0077674C">
            <w:pPr>
              <w:jc w:val="center"/>
              <w:rPr>
                <w:sz w:val="16"/>
                <w:szCs w:val="16"/>
              </w:rPr>
            </w:pPr>
            <w:r w:rsidRPr="001923C6">
              <w:rPr>
                <w:sz w:val="16"/>
                <w:szCs w:val="16"/>
              </w:rPr>
              <w:t>ek2fn[]</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52D40DB9" w14:textId="77777777" w:rsidR="000B6A18" w:rsidRPr="001923C6" w:rsidRDefault="000B6A18" w:rsidP="0077674C">
            <w:pPr>
              <w:jc w:val="center"/>
              <w:rPr>
                <w:sz w:val="16"/>
                <w:szCs w:val="16"/>
              </w:rPr>
            </w:pPr>
            <w:r w:rsidRPr="001923C6">
              <w:rPr>
                <w:sz w:val="16"/>
                <w:szCs w:val="16"/>
              </w:rPr>
              <w:t>ek3fn[]</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77A958C" w14:textId="0F81C3C6" w:rsidR="000B6A18" w:rsidRPr="001923C6" w:rsidRDefault="000B6A18" w:rsidP="0077674C">
            <w:pPr>
              <w:jc w:val="center"/>
              <w:rPr>
                <w:sz w:val="16"/>
                <w:szCs w:val="16"/>
              </w:rPr>
            </w:pPr>
            <w:r w:rsidRPr="001923C6">
              <w:rPr>
                <w:sz w:val="16"/>
                <w:szCs w:val="16"/>
              </w:rPr>
              <w:t>ek1f</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56850086" w14:textId="7410339B" w:rsidR="000B6A18" w:rsidRPr="001923C6" w:rsidRDefault="000B6A18" w:rsidP="0077674C">
            <w:pPr>
              <w:jc w:val="center"/>
              <w:rPr>
                <w:sz w:val="16"/>
                <w:szCs w:val="16"/>
              </w:rPr>
            </w:pPr>
            <w:r w:rsidRPr="001923C6">
              <w:rPr>
                <w:sz w:val="16"/>
                <w:szCs w:val="16"/>
              </w:rPr>
              <w:t>ek2f</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39CB84E9" w14:textId="401B3F1F" w:rsidR="000B6A18" w:rsidRPr="001923C6" w:rsidRDefault="000B6A18" w:rsidP="0077674C">
            <w:pPr>
              <w:jc w:val="center"/>
              <w:rPr>
                <w:sz w:val="16"/>
                <w:szCs w:val="16"/>
              </w:rPr>
            </w:pPr>
            <w:r w:rsidRPr="001923C6">
              <w:rPr>
                <w:sz w:val="16"/>
                <w:szCs w:val="16"/>
              </w:rPr>
              <w:t>ek3f</w:t>
            </w:r>
          </w:p>
        </w:tc>
        <w:tc>
          <w:tcPr>
            <w:tcW w:w="608" w:type="dxa"/>
            <w:tcBorders>
              <w:top w:val="dotted" w:sz="4" w:space="0" w:color="auto"/>
              <w:left w:val="single" w:sz="6" w:space="0" w:color="000000"/>
              <w:bottom w:val="double" w:sz="4" w:space="0" w:color="auto"/>
              <w:right w:val="single" w:sz="6" w:space="0" w:color="000000"/>
            </w:tcBorders>
            <w:shd w:val="clear" w:color="auto" w:fill="C0C0C0"/>
          </w:tcPr>
          <w:p w14:paraId="2C1F4228" w14:textId="0A249DEF" w:rsidR="000B6A18" w:rsidRPr="001923C6" w:rsidRDefault="000B6A18" w:rsidP="0077674C">
            <w:pPr>
              <w:jc w:val="center"/>
              <w:rPr>
                <w:sz w:val="16"/>
                <w:szCs w:val="16"/>
              </w:rPr>
            </w:pPr>
            <w:r w:rsidRPr="001923C6">
              <w:rPr>
                <w:sz w:val="16"/>
                <w:szCs w:val="16"/>
              </w:rPr>
              <w:t>eprreq</w:t>
            </w:r>
          </w:p>
        </w:tc>
        <w:tc>
          <w:tcPr>
            <w:tcW w:w="608" w:type="dxa"/>
            <w:tcBorders>
              <w:top w:val="dotted" w:sz="4" w:space="0" w:color="auto"/>
              <w:left w:val="single" w:sz="6" w:space="0" w:color="000000"/>
              <w:bottom w:val="double" w:sz="4" w:space="0" w:color="auto"/>
              <w:right w:val="single" w:sz="4" w:space="0" w:color="auto"/>
            </w:tcBorders>
            <w:shd w:val="clear" w:color="auto" w:fill="C0C0C0"/>
          </w:tcPr>
          <w:p w14:paraId="4639CB1A" w14:textId="77777777" w:rsidR="000B6A18" w:rsidRPr="001923C6" w:rsidRDefault="000B6A18" w:rsidP="0077674C">
            <w:pPr>
              <w:jc w:val="center"/>
              <w:rPr>
                <w:sz w:val="16"/>
                <w:szCs w:val="16"/>
              </w:rPr>
            </w:pPr>
            <w:r w:rsidRPr="001923C6">
              <w:rPr>
                <w:sz w:val="16"/>
                <w:szCs w:val="16"/>
              </w:rPr>
              <w:t>eqfreq</w:t>
            </w:r>
          </w:p>
        </w:tc>
        <w:tc>
          <w:tcPr>
            <w:tcW w:w="608" w:type="dxa"/>
            <w:tcBorders>
              <w:top w:val="dotted" w:sz="4" w:space="0" w:color="auto"/>
              <w:left w:val="single" w:sz="4" w:space="0" w:color="auto"/>
              <w:bottom w:val="double" w:sz="4" w:space="0" w:color="auto"/>
              <w:right w:val="single" w:sz="6" w:space="0" w:color="000000"/>
            </w:tcBorders>
            <w:shd w:val="clear" w:color="auto" w:fill="C0C0C0"/>
          </w:tcPr>
          <w:p w14:paraId="323184BB" w14:textId="77777777" w:rsidR="000B6A18" w:rsidRPr="001923C6" w:rsidRDefault="000B6A18" w:rsidP="0077674C">
            <w:pPr>
              <w:jc w:val="center"/>
              <w:rPr>
                <w:sz w:val="16"/>
                <w:szCs w:val="16"/>
              </w:rPr>
            </w:pPr>
            <w:r w:rsidRPr="001923C6">
              <w:rPr>
                <w:sz w:val="16"/>
                <w:szCs w:val="16"/>
              </w:rPr>
              <w:t>eprreql</w:t>
            </w:r>
          </w:p>
        </w:tc>
        <w:tc>
          <w:tcPr>
            <w:tcW w:w="607" w:type="dxa"/>
            <w:tcBorders>
              <w:top w:val="dotted" w:sz="4" w:space="0" w:color="auto"/>
              <w:left w:val="single" w:sz="6" w:space="0" w:color="000000"/>
              <w:bottom w:val="double" w:sz="4" w:space="0" w:color="auto"/>
              <w:right w:val="single" w:sz="6" w:space="0" w:color="000000"/>
            </w:tcBorders>
            <w:shd w:val="clear" w:color="auto" w:fill="C0C0C0"/>
          </w:tcPr>
          <w:p w14:paraId="30BDBD12" w14:textId="77777777" w:rsidR="000B6A18" w:rsidRPr="001923C6" w:rsidRDefault="000B6A18" w:rsidP="0077674C">
            <w:pPr>
              <w:jc w:val="center"/>
              <w:rPr>
                <w:sz w:val="16"/>
                <w:szCs w:val="16"/>
              </w:rPr>
            </w:pPr>
            <w:r w:rsidRPr="001923C6">
              <w:rPr>
                <w:sz w:val="16"/>
                <w:szCs w:val="16"/>
              </w:rPr>
              <w:t>exqinjast</w:t>
            </w:r>
          </w:p>
        </w:tc>
        <w:tc>
          <w:tcPr>
            <w:tcW w:w="608" w:type="dxa"/>
            <w:tcBorders>
              <w:top w:val="dotted" w:sz="4" w:space="0" w:color="auto"/>
              <w:bottom w:val="double" w:sz="4" w:space="0" w:color="auto"/>
              <w:right w:val="single" w:sz="4" w:space="0" w:color="auto"/>
            </w:tcBorders>
            <w:shd w:val="clear" w:color="auto" w:fill="C0C0C0"/>
          </w:tcPr>
          <w:p w14:paraId="199BAC77" w14:textId="77777777" w:rsidR="000B6A18" w:rsidRPr="001923C6" w:rsidRDefault="000B6A18" w:rsidP="0077674C">
            <w:pPr>
              <w:jc w:val="left"/>
              <w:rPr>
                <w:sz w:val="16"/>
                <w:szCs w:val="16"/>
              </w:rPr>
            </w:pPr>
            <w:r w:rsidRPr="001923C6">
              <w:rPr>
                <w:sz w:val="16"/>
                <w:szCs w:val="16"/>
              </w:rPr>
              <w:t>ekrchref[]</w:t>
            </w:r>
          </w:p>
        </w:tc>
        <w:tc>
          <w:tcPr>
            <w:tcW w:w="613" w:type="dxa"/>
            <w:tcBorders>
              <w:top w:val="dotted" w:sz="4" w:space="0" w:color="auto"/>
              <w:bottom w:val="double" w:sz="4" w:space="0" w:color="auto"/>
              <w:right w:val="double" w:sz="4" w:space="0" w:color="auto"/>
            </w:tcBorders>
            <w:shd w:val="clear" w:color="auto" w:fill="C0C0C0"/>
          </w:tcPr>
          <w:p w14:paraId="0434212F" w14:textId="77777777" w:rsidR="000B6A18" w:rsidRPr="001923C6" w:rsidRDefault="000B6A18" w:rsidP="0077674C">
            <w:pPr>
              <w:jc w:val="left"/>
              <w:rPr>
                <w:sz w:val="16"/>
                <w:szCs w:val="16"/>
              </w:rPr>
            </w:pPr>
            <w:r w:rsidRPr="001923C6">
              <w:rPr>
                <w:sz w:val="16"/>
                <w:szCs w:val="16"/>
              </w:rPr>
              <w:t>explreq</w:t>
            </w:r>
          </w:p>
        </w:tc>
        <w:tc>
          <w:tcPr>
            <w:tcW w:w="613" w:type="dxa"/>
            <w:vMerge/>
            <w:tcBorders>
              <w:left w:val="double" w:sz="4" w:space="0" w:color="auto"/>
              <w:bottom w:val="double" w:sz="4" w:space="0" w:color="auto"/>
              <w:right w:val="single" w:sz="4" w:space="0" w:color="auto"/>
            </w:tcBorders>
            <w:shd w:val="clear" w:color="auto" w:fill="auto"/>
          </w:tcPr>
          <w:p w14:paraId="41283BA2" w14:textId="77777777" w:rsidR="000B6A18" w:rsidRPr="001923C6" w:rsidRDefault="000B6A18" w:rsidP="0077674C">
            <w:pPr>
              <w:jc w:val="left"/>
              <w:rPr>
                <w:sz w:val="16"/>
                <w:szCs w:val="16"/>
              </w:rPr>
            </w:pPr>
          </w:p>
        </w:tc>
      </w:tr>
      <w:tr w:rsidR="000B6A18" w:rsidRPr="001923C6" w14:paraId="7B1A82CA" w14:textId="3F848B45" w:rsidTr="008076DD">
        <w:trPr>
          <w:trHeight w:val="624"/>
        </w:trPr>
        <w:tc>
          <w:tcPr>
            <w:tcW w:w="1017" w:type="dxa"/>
            <w:tcBorders>
              <w:top w:val="double" w:sz="4" w:space="0" w:color="auto"/>
              <w:left w:val="single" w:sz="6" w:space="0" w:color="000000"/>
              <w:bottom w:val="single" w:sz="6" w:space="0" w:color="000000"/>
              <w:right w:val="single" w:sz="6" w:space="0" w:color="000000"/>
            </w:tcBorders>
            <w:shd w:val="clear" w:color="auto" w:fill="auto"/>
          </w:tcPr>
          <w:p w14:paraId="46B60E70" w14:textId="1DEF095B" w:rsidR="000B6A18" w:rsidRPr="001923C6" w:rsidRDefault="000B6A18" w:rsidP="0077674C">
            <w:pPr>
              <w:rPr>
                <w:color w:val="000000"/>
                <w:sz w:val="16"/>
                <w:szCs w:val="16"/>
              </w:rPr>
            </w:pPr>
            <w:bookmarkStart w:id="915" w:name="_Hlk352766769"/>
            <w:bookmarkStart w:id="916" w:name="_Hlk5706757"/>
            <w:bookmarkEnd w:id="911"/>
            <w:bookmarkEnd w:id="912"/>
            <w:bookmarkEnd w:id="913"/>
            <w:r w:rsidRPr="001923C6">
              <w:rPr>
                <w:color w:val="000000"/>
                <w:sz w:val="16"/>
                <w:szCs w:val="16"/>
              </w:rPr>
              <w:t>EMINJ_BENCH_ID(2)</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5154C830" w14:textId="77777777" w:rsidR="000B6A18" w:rsidRPr="001923C6" w:rsidRDefault="000B6A18" w:rsidP="0077674C">
            <w:pPr>
              <w:rPr>
                <w:color w:val="000000"/>
                <w:sz w:val="16"/>
                <w:szCs w:val="16"/>
              </w:rPr>
            </w:pPr>
            <w:r w:rsidRPr="001923C6">
              <w:rPr>
                <w:sz w:val="16"/>
                <w:szCs w:val="16"/>
              </w:rPr>
              <w:t>einjmodbench</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3C90A9B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4CA8D05"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3990C89E"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026D1A09"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E8C8D6F"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611A9DB6"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6DB31E3C" w14:textId="18F37DB0"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55213D69" w14:textId="4F1B8466"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773DCD5E"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8FC826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A22F7E4"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2442F91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3859A2BF"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61C53B3F"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667ED320"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A765A6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976EADA"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021C60FA"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15C0F7A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6E9177D" w14:textId="77777777" w:rsidR="000B6A18" w:rsidRPr="001923C6" w:rsidRDefault="000B6A18" w:rsidP="0077674C">
            <w:pPr>
              <w:rPr>
                <w:sz w:val="16"/>
                <w:szCs w:val="16"/>
              </w:rPr>
            </w:pPr>
            <w:r w:rsidRPr="001923C6">
              <w:rPr>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5736D6C6" w14:textId="77777777" w:rsidR="000B6A18" w:rsidRPr="001923C6" w:rsidRDefault="000B6A18" w:rsidP="0077674C">
            <w:pPr>
              <w:rPr>
                <w:sz w:val="16"/>
                <w:szCs w:val="16"/>
              </w:rPr>
            </w:pPr>
            <w:r w:rsidRPr="001923C6">
              <w:rPr>
                <w:rFonts w:hint="eastAsia"/>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6991CC4C"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493D095C"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30619A2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3E516D4" w14:textId="00404279" w:rsidR="000B6A18" w:rsidRPr="001923C6" w:rsidRDefault="000B6A18" w:rsidP="0077674C">
            <w:pPr>
              <w:rPr>
                <w:color w:val="000000"/>
                <w:sz w:val="16"/>
                <w:szCs w:val="16"/>
              </w:rPr>
            </w:pPr>
            <w:r w:rsidRPr="001923C6">
              <w:rPr>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7984AE3A" w14:textId="2C98C628"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C9D0394" w14:textId="70514C72"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6" w:space="0" w:color="000000"/>
            </w:tcBorders>
            <w:shd w:val="clear" w:color="auto" w:fill="auto"/>
          </w:tcPr>
          <w:p w14:paraId="2B64D02C" w14:textId="4FB6A321" w:rsidR="000B6A18" w:rsidRPr="001923C6" w:rsidRDefault="000B6A18" w:rsidP="0077674C">
            <w:pPr>
              <w:rPr>
                <w:color w:val="000000"/>
                <w:sz w:val="16"/>
                <w:szCs w:val="16"/>
              </w:rPr>
            </w:pPr>
            <w:r w:rsidRPr="001923C6">
              <w:rPr>
                <w:color w:val="000000"/>
                <w:sz w:val="16"/>
                <w:szCs w:val="16"/>
              </w:rPr>
              <w:t>-</w:t>
            </w:r>
          </w:p>
        </w:tc>
        <w:tc>
          <w:tcPr>
            <w:tcW w:w="608" w:type="dxa"/>
            <w:tcBorders>
              <w:top w:val="double" w:sz="4" w:space="0" w:color="auto"/>
              <w:left w:val="single" w:sz="6" w:space="0" w:color="000000"/>
              <w:bottom w:val="single" w:sz="6" w:space="0" w:color="000000"/>
              <w:right w:val="single" w:sz="4" w:space="0" w:color="auto"/>
            </w:tcBorders>
            <w:shd w:val="clear" w:color="auto" w:fill="auto"/>
          </w:tcPr>
          <w:p w14:paraId="5592EC51" w14:textId="77777777" w:rsidR="000B6A18" w:rsidRPr="001923C6" w:rsidRDefault="000B6A18" w:rsidP="0077674C">
            <w:pPr>
              <w:rPr>
                <w:color w:val="000000"/>
                <w:sz w:val="16"/>
                <w:szCs w:val="16"/>
              </w:rPr>
            </w:pPr>
            <w:bookmarkStart w:id="917" w:name="OLE_LINK50"/>
            <w:r w:rsidRPr="001923C6">
              <w:rPr>
                <w:color w:val="000000"/>
                <w:sz w:val="16"/>
                <w:szCs w:val="16"/>
              </w:rPr>
              <w:t>-</w:t>
            </w:r>
            <w:bookmarkEnd w:id="917"/>
          </w:p>
        </w:tc>
        <w:tc>
          <w:tcPr>
            <w:tcW w:w="608" w:type="dxa"/>
            <w:tcBorders>
              <w:top w:val="double" w:sz="4" w:space="0" w:color="auto"/>
              <w:left w:val="single" w:sz="4" w:space="0" w:color="auto"/>
              <w:bottom w:val="single" w:sz="6" w:space="0" w:color="000000"/>
              <w:right w:val="single" w:sz="6" w:space="0" w:color="000000"/>
            </w:tcBorders>
            <w:shd w:val="clear" w:color="auto" w:fill="auto"/>
          </w:tcPr>
          <w:p w14:paraId="0080D272"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double" w:sz="4" w:space="0" w:color="auto"/>
              <w:left w:val="single" w:sz="6" w:space="0" w:color="000000"/>
              <w:bottom w:val="single" w:sz="6" w:space="0" w:color="000000"/>
              <w:right w:val="single" w:sz="6" w:space="0" w:color="000000"/>
            </w:tcBorders>
            <w:shd w:val="clear" w:color="auto" w:fill="auto"/>
          </w:tcPr>
          <w:p w14:paraId="69160BEB"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double" w:sz="4" w:space="0" w:color="auto"/>
              <w:bottom w:val="single" w:sz="6" w:space="0" w:color="000000"/>
              <w:right w:val="single" w:sz="4" w:space="0" w:color="auto"/>
            </w:tcBorders>
            <w:shd w:val="clear" w:color="auto" w:fill="auto"/>
          </w:tcPr>
          <w:p w14:paraId="20A34986" w14:textId="7BDEFD9F"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double" w:sz="4" w:space="0" w:color="auto"/>
              <w:bottom w:val="single" w:sz="4" w:space="0" w:color="auto"/>
              <w:right w:val="double" w:sz="4" w:space="0" w:color="auto"/>
            </w:tcBorders>
            <w:shd w:val="clear" w:color="auto" w:fill="auto"/>
          </w:tcPr>
          <w:p w14:paraId="33486369"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double" w:sz="4" w:space="0" w:color="auto"/>
              <w:left w:val="double" w:sz="4" w:space="0" w:color="auto"/>
              <w:bottom w:val="single" w:sz="4" w:space="0" w:color="auto"/>
              <w:right w:val="single" w:sz="4" w:space="0" w:color="auto"/>
            </w:tcBorders>
            <w:shd w:val="clear" w:color="auto" w:fill="auto"/>
          </w:tcPr>
          <w:p w14:paraId="5ADFB29A" w14:textId="2E13ECAB" w:rsidR="000B6A18" w:rsidRPr="001923C6" w:rsidRDefault="0023613A" w:rsidP="0077674C">
            <w:pPr>
              <w:widowControl/>
              <w:adjustRightInd/>
              <w:jc w:val="left"/>
              <w:textAlignment w:val="auto"/>
              <w:rPr>
                <w:color w:val="000000"/>
                <w:sz w:val="16"/>
                <w:szCs w:val="16"/>
              </w:rPr>
            </w:pPr>
            <w:r>
              <w:rPr>
                <w:rFonts w:hint="eastAsia"/>
                <w:color w:val="000000"/>
                <w:sz w:val="16"/>
                <w:szCs w:val="16"/>
              </w:rPr>
              <w:t>-</w:t>
            </w:r>
          </w:p>
        </w:tc>
      </w:tr>
      <w:bookmarkEnd w:id="915"/>
      <w:tr w:rsidR="000B6A18" w:rsidRPr="001923C6" w14:paraId="7E239967" w14:textId="52D3A44C"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4EC96AA" w14:textId="7646A6C5" w:rsidR="000B6A18" w:rsidRPr="001923C6" w:rsidRDefault="000B6A18" w:rsidP="0077674C">
            <w:pPr>
              <w:rPr>
                <w:color w:val="000000"/>
                <w:sz w:val="16"/>
                <w:szCs w:val="16"/>
              </w:rPr>
            </w:pPr>
            <w:r w:rsidRPr="001923C6">
              <w:rPr>
                <w:color w:val="000000"/>
                <w:sz w:val="16"/>
                <w:szCs w:val="16"/>
              </w:rPr>
              <w:t>EMINJ_EGSTPVS_ID (4)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5CBC04" w14:textId="77777777" w:rsidR="000B6A18" w:rsidRPr="001923C6" w:rsidRDefault="000B6A18" w:rsidP="0077674C">
            <w:pPr>
              <w:rPr>
                <w:color w:val="000000"/>
                <w:sz w:val="16"/>
                <w:szCs w:val="16"/>
              </w:rPr>
            </w:pPr>
            <w:r w:rsidRPr="001923C6">
              <w:rPr>
                <w:color w:val="000000"/>
                <w:sz w:val="16"/>
                <w:szCs w:val="16"/>
              </w:rPr>
              <w:t>einjmodstpvs</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A5D18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62F27E"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FDA131"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1DB15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291699"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54A3B5"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42820F5" w14:textId="502990CB"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1190C1B" w14:textId="0B9BD43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F227E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F07B7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BD5BD2"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272A29"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8925C3"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7A6C88"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A243D9"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119648"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BEEF58"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EF0DCBB"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50E30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21548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B3F372"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CC21BB"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B495E69"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9B0FB5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CB9392" w14:textId="3C42D0A2"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409870" w14:textId="7BF6C85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1E6C3C" w14:textId="79EE967D"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A8274D" w14:textId="1E9F0F6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EF8B339" w14:textId="19B2D27B" w:rsidR="000B6A18" w:rsidRPr="001923C6" w:rsidRDefault="000B6A18" w:rsidP="0077674C">
            <w:pPr>
              <w:rPr>
                <w:sz w:val="16"/>
                <w:szCs w:val="16"/>
              </w:rPr>
            </w:pPr>
            <w:r>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6009462" w14:textId="7C4179F1" w:rsidR="000B6A18" w:rsidRPr="001923C6" w:rsidRDefault="000B6A18" w:rsidP="0077674C">
            <w:pPr>
              <w:rPr>
                <w:sz w:val="16"/>
                <w:szCs w:val="16"/>
              </w:rPr>
            </w:pPr>
            <w:r>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F49450C"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6" w:space="0" w:color="000000"/>
              <w:bottom w:val="single" w:sz="4" w:space="0" w:color="auto"/>
              <w:right w:val="single" w:sz="4" w:space="0" w:color="auto"/>
            </w:tcBorders>
            <w:shd w:val="clear" w:color="auto" w:fill="auto"/>
          </w:tcPr>
          <w:p w14:paraId="220F73FF" w14:textId="154C1B46"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45E1AFD7"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C52D619" w14:textId="45A1E3C1" w:rsidR="000B6A18" w:rsidRPr="001923C6" w:rsidRDefault="0023613A"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c0-12</w:t>
            </w:r>
          </w:p>
        </w:tc>
      </w:tr>
      <w:tr w:rsidR="000B6A18" w:rsidRPr="001923C6" w14:paraId="3C83BBB7" w14:textId="30EC326F"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0AC2547" w14:textId="5B09C010" w:rsidR="000B6A18" w:rsidRPr="001923C6" w:rsidRDefault="000B6A18" w:rsidP="0077674C">
            <w:pPr>
              <w:rPr>
                <w:color w:val="000000"/>
                <w:sz w:val="16"/>
                <w:szCs w:val="16"/>
              </w:rPr>
            </w:pPr>
            <w:r w:rsidRPr="001923C6">
              <w:rPr>
                <w:color w:val="000000"/>
                <w:sz w:val="16"/>
                <w:szCs w:val="16"/>
              </w:rPr>
              <w:t>EMINJ_DEFLAIR_ID(6)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1EF59A" w14:textId="6CF30FD1" w:rsidR="000B6A18" w:rsidRPr="001923C6" w:rsidRDefault="000B6A18" w:rsidP="0077674C">
            <w:pPr>
              <w:rPr>
                <w:color w:val="000000"/>
                <w:sz w:val="16"/>
                <w:szCs w:val="16"/>
              </w:rPr>
            </w:pPr>
            <w:r w:rsidRPr="001923C6">
              <w:rPr>
                <w:color w:val="000000"/>
                <w:sz w:val="16"/>
                <w:szCs w:val="16"/>
              </w:rPr>
              <w:t>einjmoddefa</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C0E280" w14:textId="43B2C46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BDFBE7" w14:textId="3C24960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75979E" w14:textId="629C6DBF"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468C46" w14:textId="262B251C"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802748" w14:textId="603B6C2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86FC46E" w14:textId="62B0EADC"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E7294F8" w14:textId="65A49D00"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2CF908B" w14:textId="428549F2"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E90380" w14:textId="78678708"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3851FE" w14:textId="36B44920"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AE46ED" w14:textId="3D6616FC"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941036A" w14:textId="7AAB33B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2CAB1D" w14:textId="14EC9335"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AD3474" w14:textId="52D81EE9"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C21378" w14:textId="4826B57F"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71A773" w14:textId="100DB5B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31E435" w14:textId="7900C228"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0CA1A5" w14:textId="2D257DD5"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A1E8FF" w14:textId="12590D41"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743F01" w14:textId="7D5E24E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A1BDF6" w14:textId="1FBB2EF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C5C10B" w14:textId="3B4C47EE"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92699C3" w14:textId="06D017F6"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AFD2B4D" w14:textId="7959213E"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C55AE7" w14:textId="6A4AA4ED" w:rsidR="000B6A18" w:rsidRPr="001923C6" w:rsidRDefault="000B6A18" w:rsidP="0077674C">
            <w:pPr>
              <w:rPr>
                <w:color w:val="000000"/>
                <w:sz w:val="16"/>
                <w:szCs w:val="16"/>
              </w:rPr>
            </w:pPr>
            <w:r w:rsidRPr="001923C6">
              <w:rPr>
                <w:color w:val="000000"/>
                <w:sz w:val="16"/>
                <w:szCs w:val="16"/>
              </w:rPr>
              <w:t>ek1fdefa</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A66A47" w14:textId="456FB8D2"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6F5378" w14:textId="51103AF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72F9AC" w14:textId="452B0BC5" w:rsidR="000B6A18" w:rsidRPr="001923C6" w:rsidRDefault="000B6A18" w:rsidP="0077674C">
            <w:pPr>
              <w:rPr>
                <w:color w:val="000000"/>
                <w:sz w:val="16"/>
                <w:szCs w:val="16"/>
              </w:rPr>
            </w:pPr>
            <w:r w:rsidRPr="001923C6">
              <w:rPr>
                <w:color w:val="000000"/>
                <w:sz w:val="16"/>
                <w:szCs w:val="16"/>
              </w:rPr>
              <w:t>eprreqdefa</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EE10703" w14:textId="74C37A3F"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9D6DB87" w14:textId="0A35AE1D"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2B090ED" w14:textId="48653F50"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6" w:space="0" w:color="000000"/>
              <w:bottom w:val="single" w:sz="4" w:space="0" w:color="auto"/>
              <w:right w:val="single" w:sz="4" w:space="0" w:color="auto"/>
            </w:tcBorders>
            <w:shd w:val="clear" w:color="auto" w:fill="auto"/>
          </w:tcPr>
          <w:p w14:paraId="3AB4A77E" w14:textId="7180580C"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F8A6CFB" w14:textId="6F3AC36A"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0578C63" w14:textId="1A8044EC" w:rsidR="000B6A18" w:rsidRPr="001923C6" w:rsidRDefault="0023613A"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cw-</w:t>
            </w:r>
            <w:ins w:id="918" w:author="16a" w:date="2025-10-08T16:04:00Z">
              <w:r w:rsidR="00E1298A" w:rsidRPr="00E1298A">
                <w:rPr>
                  <w:rFonts w:hint="eastAsia"/>
                  <w:color w:val="000000"/>
                  <w:sz w:val="16"/>
                  <w:szCs w:val="16"/>
                  <w:shd w:val="clear" w:color="auto" w:fill="00FF00"/>
                </w:rPr>
                <w:t>13</w:t>
              </w:r>
            </w:ins>
            <w:del w:id="919" w:author="16a" w:date="2025-10-08T16:04:00Z">
              <w:r w:rsidR="00E56304" w:rsidRPr="00E1298A" w:rsidDel="00E1298A">
                <w:rPr>
                  <w:color w:val="000000"/>
                  <w:sz w:val="16"/>
                  <w:szCs w:val="16"/>
                  <w:shd w:val="clear" w:color="auto" w:fill="00FF00"/>
                </w:rPr>
                <w:delText>12</w:delText>
              </w:r>
            </w:del>
          </w:p>
        </w:tc>
      </w:tr>
      <w:tr w:rsidR="000B6A18" w:rsidRPr="001923C6" w14:paraId="37026771" w14:textId="69B1976A"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36C0FD81" w14:textId="77777777" w:rsidR="000B6A18" w:rsidRPr="001923C6" w:rsidRDefault="000B6A18" w:rsidP="0077674C">
            <w:pPr>
              <w:rPr>
                <w:color w:val="000000"/>
                <w:sz w:val="16"/>
                <w:szCs w:val="16"/>
              </w:rPr>
            </w:pPr>
            <w:r w:rsidRPr="001923C6">
              <w:rPr>
                <w:color w:val="000000"/>
                <w:sz w:val="16"/>
                <w:szCs w:val="16"/>
              </w:rPr>
              <w:t>EMINJ_STPHV_ID(</w:t>
            </w:r>
            <w:r w:rsidRPr="001923C6">
              <w:rPr>
                <w:rFonts w:hint="eastAsia"/>
                <w:color w:val="000000"/>
                <w:sz w:val="16"/>
                <w:szCs w:val="16"/>
              </w:rPr>
              <w:t>12</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CA05B9" w14:textId="77777777" w:rsidR="000B6A18" w:rsidRPr="001923C6" w:rsidRDefault="000B6A18" w:rsidP="0077674C">
            <w:pPr>
              <w:rPr>
                <w:sz w:val="16"/>
                <w:szCs w:val="16"/>
              </w:rPr>
            </w:pPr>
            <w:r w:rsidRPr="001923C6">
              <w:rPr>
                <w:sz w:val="16"/>
                <w:szCs w:val="16"/>
              </w:rPr>
              <w:t>einjmodstphv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4A4519"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49C771"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752187"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2940BF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9BC6FE"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72DC408"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61B787" w14:textId="7728005C"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C644DF" w14:textId="5CC9AF94"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4CC9F1"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EC25D3"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3F27C"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83C89AE"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7AD365"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0C94D9"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B7036D"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0B481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D94584"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64CA46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4C003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B2626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75EA72"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D44B24"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F25E33F"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DA1D693"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2D8F0A" w14:textId="4CA60AA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FD785A" w14:textId="6A12319E"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68107E" w14:textId="76B2CB73"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B1ABE7" w14:textId="0CE1E05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3F1CA957" w14:textId="77777777" w:rsidR="000B6A18" w:rsidRPr="001923C6" w:rsidRDefault="000B6A18" w:rsidP="0077674C">
            <w:pPr>
              <w:rPr>
                <w:color w:val="000000"/>
                <w:sz w:val="16"/>
                <w:szCs w:val="16"/>
              </w:rPr>
            </w:pPr>
            <w:r w:rsidRPr="001923C6">
              <w:rPr>
                <w:color w:val="000000"/>
                <w:sz w:val="16"/>
                <w:szCs w:val="16"/>
              </w:rPr>
              <w:t>eqfreqstphv</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9994213" w14:textId="77777777" w:rsidR="000B6A18" w:rsidRPr="001923C6" w:rsidRDefault="000B6A18" w:rsidP="0077674C">
            <w:pPr>
              <w:rPr>
                <w:color w:val="000000"/>
                <w:sz w:val="16"/>
                <w:szCs w:val="16"/>
              </w:rPr>
            </w:pPr>
            <w:r w:rsidRPr="001923C6">
              <w:rPr>
                <w:color w:val="000000"/>
                <w:sz w:val="16"/>
                <w:szCs w:val="16"/>
              </w:rPr>
              <w:t>eprreqlstphv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788BA15"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7C641497" w14:textId="2423AC8E" w:rsidR="000B6A18" w:rsidRPr="00FC4D75" w:rsidRDefault="000B6A18" w:rsidP="0077674C">
            <w:pPr>
              <w:widowControl/>
              <w:adjustRightInd/>
              <w:jc w:val="left"/>
              <w:textAlignment w:val="auto"/>
              <w:rPr>
                <w:color w:val="000000"/>
                <w:sz w:val="16"/>
                <w:szCs w:val="16"/>
                <w:highlight w:val="green"/>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676CF7B" w14:textId="77777777"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5D0ABB9C" w14:textId="42CA701A" w:rsidR="000B6A18" w:rsidRPr="001923C6" w:rsidRDefault="0023613A"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r w:rsidR="00E56304" w:rsidRPr="00852B2A">
              <w:rPr>
                <w:color w:val="000000"/>
                <w:sz w:val="16"/>
                <w:szCs w:val="16"/>
              </w:rPr>
              <w:t>01</w:t>
            </w:r>
          </w:p>
        </w:tc>
      </w:tr>
      <w:tr w:rsidR="000B6A18" w:rsidRPr="001923C6" w14:paraId="530303E8" w14:textId="7FCC446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2473802" w14:textId="77777777" w:rsidR="000B6A18" w:rsidRPr="001923C6" w:rsidRDefault="000B6A18" w:rsidP="0077674C">
            <w:pPr>
              <w:rPr>
                <w:color w:val="000000"/>
                <w:sz w:val="16"/>
                <w:szCs w:val="16"/>
              </w:rPr>
            </w:pPr>
            <w:r w:rsidRPr="001923C6">
              <w:rPr>
                <w:color w:val="000000"/>
                <w:sz w:val="16"/>
                <w:szCs w:val="16"/>
              </w:rPr>
              <w:t>EMINJ_STPSS_ID(14)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3C9C63" w14:textId="77777777" w:rsidR="000B6A18" w:rsidRPr="001923C6" w:rsidRDefault="000B6A18" w:rsidP="0077674C">
            <w:pPr>
              <w:rPr>
                <w:sz w:val="16"/>
                <w:szCs w:val="16"/>
              </w:rPr>
            </w:pPr>
            <w:r w:rsidRPr="001923C6">
              <w:rPr>
                <w:sz w:val="16"/>
                <w:szCs w:val="16"/>
              </w:rPr>
              <w:t>einjmodstpss</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485EF3"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C6F7A13"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AB170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9F1F24"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7A7960"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8F34CA"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86C095F" w14:textId="54A2B0D2"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E8E5DA" w14:textId="7FCA8C0F"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C6A61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DE047D"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5F043A"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99597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096C44"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8B3E3A"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DF0286"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70A52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17C6DD0"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D8D7138"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3D5512"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F58AC0"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D8C137" w14:textId="7777777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39F5FB"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769E722"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1599EF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8CD0FA" w14:textId="18F3EB2F"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1B1D19" w14:textId="570678B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8165BC" w14:textId="4434040C"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341B1D" w14:textId="434D9607" w:rsidR="000B6A18" w:rsidRPr="001923C6" w:rsidRDefault="000B6A18" w:rsidP="0077674C">
            <w:pPr>
              <w:rPr>
                <w:color w:val="000000"/>
                <w:sz w:val="16"/>
                <w:szCs w:val="16"/>
              </w:rPr>
            </w:pPr>
            <w:r w:rsidRPr="001923C6">
              <w:rPr>
                <w:color w:val="000000"/>
                <w:sz w:val="16"/>
                <w:szCs w:val="16"/>
              </w:rPr>
              <w:t>eprreqstpss</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800CF8D" w14:textId="77777777" w:rsidR="000B6A18" w:rsidRPr="001923C6" w:rsidRDefault="000B6A18" w:rsidP="0077674C">
            <w:pPr>
              <w:rPr>
                <w:color w:val="000000"/>
                <w:sz w:val="16"/>
                <w:szCs w:val="16"/>
              </w:rPr>
            </w:pPr>
            <w:r w:rsidRPr="001923C6">
              <w:rPr>
                <w:color w:val="000000"/>
                <w:sz w:val="16"/>
                <w:szCs w:val="16"/>
              </w:rPr>
              <w:t>eqfreqstpss</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227078C" w14:textId="77777777" w:rsidR="000B6A18" w:rsidRPr="001923C6" w:rsidRDefault="000B6A18" w:rsidP="0077674C">
            <w:pPr>
              <w:rPr>
                <w:color w:val="000000"/>
                <w:sz w:val="16"/>
                <w:szCs w:val="16"/>
              </w:rPr>
            </w:pPr>
            <w:r w:rsidRPr="001923C6">
              <w:rPr>
                <w:color w:val="000000"/>
                <w:sz w:val="16"/>
                <w:szCs w:val="16"/>
              </w:rPr>
              <w:t>eprreqlstpss</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E596FF5"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44E499B1" w14:textId="41FAF620" w:rsidR="000B6A18" w:rsidRPr="00FC4D75" w:rsidRDefault="000B6A18" w:rsidP="0077674C">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0E8EE1A" w14:textId="77777777"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B8A2526" w14:textId="77777777" w:rsidR="000B6A18" w:rsidRDefault="00E17B10" w:rsidP="008076DD">
            <w:pPr>
              <w:widowControl/>
              <w:adjustRightInd/>
              <w:jc w:val="left"/>
              <w:textAlignment w:val="auto"/>
              <w:rPr>
                <w:color w:val="000000"/>
                <w:sz w:val="16"/>
                <w:szCs w:val="16"/>
              </w:rPr>
            </w:pPr>
            <w:r>
              <w:rPr>
                <w:rFonts w:hint="eastAsia"/>
                <w:color w:val="000000"/>
                <w:sz w:val="16"/>
                <w:szCs w:val="16"/>
              </w:rPr>
              <w:t>a</w:t>
            </w:r>
            <w:r>
              <w:rPr>
                <w:color w:val="000000"/>
                <w:sz w:val="16"/>
                <w:szCs w:val="16"/>
              </w:rPr>
              <w:t>c0-10</w:t>
            </w:r>
          </w:p>
          <w:p w14:paraId="5A6949D5" w14:textId="1D2A7907" w:rsidR="00E17B10" w:rsidRPr="001923C6" w:rsidRDefault="00E17B10" w:rsidP="008076DD">
            <w:pPr>
              <w:widowControl/>
              <w:adjustRightInd/>
              <w:jc w:val="left"/>
              <w:textAlignment w:val="auto"/>
              <w:rPr>
                <w:color w:val="000000"/>
                <w:sz w:val="16"/>
                <w:szCs w:val="16"/>
              </w:rPr>
            </w:pPr>
            <w:r>
              <w:rPr>
                <w:rFonts w:hint="eastAsia"/>
                <w:color w:val="000000"/>
                <w:sz w:val="16"/>
                <w:szCs w:val="16"/>
              </w:rPr>
              <w:t>a</w:t>
            </w:r>
            <w:r>
              <w:rPr>
                <w:color w:val="000000"/>
                <w:sz w:val="16"/>
                <w:szCs w:val="16"/>
              </w:rPr>
              <w:t>l8-02</w:t>
            </w:r>
          </w:p>
        </w:tc>
      </w:tr>
      <w:tr w:rsidR="000B6A18" w:rsidRPr="001923C6" w14:paraId="3EAA8F34" w14:textId="14425A8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3D2B9D21" w14:textId="4964A059" w:rsidR="000B6A18" w:rsidRPr="001923C6" w:rsidRDefault="000B6A18" w:rsidP="0077674C">
            <w:pPr>
              <w:rPr>
                <w:color w:val="000000"/>
                <w:sz w:val="16"/>
                <w:szCs w:val="16"/>
              </w:rPr>
            </w:pPr>
            <w:r w:rsidRPr="001923C6">
              <w:rPr>
                <w:color w:val="000000"/>
                <w:sz w:val="16"/>
                <w:szCs w:val="16"/>
              </w:rPr>
              <w:t>EMINJ_RDNVES_ID(16)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37D5F3" w14:textId="1BBBA948" w:rsidR="000B6A18" w:rsidRPr="001923C6" w:rsidRDefault="000B6A18" w:rsidP="0077674C">
            <w:pPr>
              <w:rPr>
                <w:sz w:val="16"/>
                <w:szCs w:val="16"/>
              </w:rPr>
            </w:pPr>
            <w:r w:rsidRPr="001923C6">
              <w:rPr>
                <w:sz w:val="16"/>
                <w:szCs w:val="16"/>
              </w:rPr>
              <w:t>einjmodrdnv</w:t>
            </w:r>
            <w:r w:rsidRPr="001F6A0A">
              <w:rPr>
                <w:sz w:val="16"/>
                <w:szCs w:val="16"/>
              </w:rPr>
              <w:t>es</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217B8BF" w14:textId="3F113A9B"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175FB1" w14:textId="01704EF1"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2BEB6C9" w14:textId="1CF5A64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76FA4F" w14:textId="198217A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6D98DF" w14:textId="550DF1BE"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B8E6A45" w14:textId="0D6273A1"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C9F808C" w14:textId="00665B9C"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18FA8F1" w14:textId="03B046F9"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50F127" w14:textId="73E11365"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404993" w14:textId="395D4AE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534F2A" w14:textId="7317705D"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56333B" w14:textId="7859E4E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F82C5C" w14:textId="0ECB610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CA9BAA" w14:textId="05473F9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C2A537" w14:textId="565E4AFC"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4934BB" w14:textId="19701C7B"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78A640" w14:textId="5F388C2F"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E8EC78E" w14:textId="6C41656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8A7869" w14:textId="35555C7A"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3A4EA7" w14:textId="34D53B18"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E835E9" w14:textId="64116A68"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3003D2" w14:textId="06B85E90"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1061E1" w14:textId="7C0C6391"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B0D994" w14:textId="7D07F41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77822C" w14:textId="6092323A"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3354B3" w14:textId="2E525ADA"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9A29D9" w14:textId="1A8C1136"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97C694" w14:textId="092892F3"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BA9DE00" w14:textId="5AC385BE"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EB695B7" w14:textId="4B800851"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D9A8716" w14:textId="0A5A7D3E"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C3D4FB3" w14:textId="53C1063C" w:rsidR="000B6A18" w:rsidRPr="00FC4D75" w:rsidRDefault="000B6A18" w:rsidP="0077674C">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72777D8" w14:textId="1EFF8C7A"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5098BBD2" w14:textId="41EA9D90" w:rsidR="000B6A18" w:rsidRPr="001923C6" w:rsidRDefault="00E17B10"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c0-13</w:t>
            </w:r>
          </w:p>
        </w:tc>
      </w:tr>
      <w:tr w:rsidR="000B6A18" w:rsidRPr="001923C6" w14:paraId="6EB5F375" w14:textId="0E6A5703"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13A04AA" w14:textId="62AE0223" w:rsidR="000B6A18" w:rsidRPr="001923C6" w:rsidRDefault="000B6A18" w:rsidP="0077674C">
            <w:pPr>
              <w:rPr>
                <w:color w:val="000000"/>
                <w:sz w:val="16"/>
                <w:szCs w:val="16"/>
              </w:rPr>
            </w:pPr>
            <w:r w:rsidRPr="001923C6">
              <w:rPr>
                <w:color w:val="000000"/>
                <w:sz w:val="16"/>
                <w:szCs w:val="16"/>
              </w:rPr>
              <w:t>EMINJ_SJC_ID(20)</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D19697" w14:textId="4894D5A0" w:rsidR="000B6A18" w:rsidRPr="001923C6" w:rsidRDefault="000B6A18" w:rsidP="0077674C">
            <w:pPr>
              <w:rPr>
                <w:sz w:val="16"/>
                <w:szCs w:val="16"/>
              </w:rPr>
            </w:pPr>
            <w:r w:rsidRPr="001923C6">
              <w:rPr>
                <w:sz w:val="16"/>
                <w:szCs w:val="16"/>
              </w:rPr>
              <w:t>einjmodsjc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8B1ED4" w14:textId="60D5E286" w:rsidR="000B6A18" w:rsidRPr="001923C6" w:rsidRDefault="000B6A18" w:rsidP="0077674C">
            <w:pPr>
              <w:rPr>
                <w:color w:val="000000"/>
                <w:sz w:val="16"/>
                <w:szCs w:val="16"/>
              </w:rPr>
            </w:pPr>
            <w:r w:rsidRPr="001923C6">
              <w:rPr>
                <w:color w:val="000000"/>
                <w:sz w:val="16"/>
                <w:szCs w:val="16"/>
              </w:rPr>
              <w:t>eainj</w:t>
            </w:r>
            <w:r w:rsidRPr="008076DD">
              <w:rPr>
                <w:color w:val="000000"/>
                <w:sz w:val="16"/>
                <w:szCs w:val="16"/>
              </w:rPr>
              <w:t>p</w:t>
            </w:r>
            <w:r w:rsidR="009544CD" w:rsidRPr="008076DD">
              <w:rPr>
                <w:color w:val="000000"/>
                <w:sz w:val="16"/>
                <w:szCs w:val="16"/>
              </w:rPr>
              <w:t>1</w:t>
            </w:r>
            <w:r w:rsidRPr="008076DD">
              <w:rPr>
                <w:color w:val="000000"/>
                <w:sz w:val="16"/>
                <w:szCs w:val="16"/>
              </w:rPr>
              <w:t>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2AB483" w14:textId="3959A9E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5BC50D" w14:textId="3FD720B0"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A37E28" w14:textId="3B0DD4C2"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2B96BB" w14:textId="76F01AC4" w:rsidR="000B6A18" w:rsidRPr="001923C6" w:rsidRDefault="005026A9" w:rsidP="0077674C">
            <w:pPr>
              <w:rPr>
                <w:color w:val="000000"/>
                <w:sz w:val="16"/>
                <w:szCs w:val="16"/>
              </w:rPr>
            </w:pPr>
            <w:r w:rsidRPr="008076DD">
              <w:rPr>
                <w:color w:val="000000"/>
                <w:sz w:val="16"/>
                <w:szCs w:val="16"/>
              </w:rPr>
              <w:t>einjendsjc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424160" w14:textId="6F87BE71"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2161D35" w14:textId="743FDA18" w:rsidR="000B6A18" w:rsidRPr="001923C6" w:rsidRDefault="009544CD" w:rsidP="0077674C">
            <w:pPr>
              <w:rPr>
                <w:color w:val="000000"/>
                <w:sz w:val="16"/>
                <w:szCs w:val="16"/>
              </w:rPr>
            </w:pPr>
            <w:r>
              <w:rPr>
                <w:color w:val="000000"/>
                <w:sz w:val="16"/>
                <w:szCs w:val="16"/>
              </w:rPr>
              <w:t>eacutdsjc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6D2D79E" w14:textId="2E133647" w:rsidR="000B6A18" w:rsidRPr="001923C6" w:rsidRDefault="000B6A18" w:rsidP="0077674C">
            <w:pPr>
              <w:rPr>
                <w:color w:val="000000"/>
                <w:sz w:val="16"/>
                <w:szCs w:val="16"/>
              </w:rPr>
            </w:pPr>
            <w:r w:rsidRPr="001923C6">
              <w:rPr>
                <w:color w:val="000000"/>
                <w:sz w:val="16"/>
                <w:szCs w:val="16"/>
              </w:rPr>
              <w:t>eainjd1sjc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A696C7" w14:textId="7189CD83" w:rsidR="000B6A18" w:rsidRPr="001923C6" w:rsidRDefault="000B6A18" w:rsidP="0077674C">
            <w:pPr>
              <w:rPr>
                <w:color w:val="000000"/>
                <w:sz w:val="16"/>
                <w:szCs w:val="16"/>
              </w:rPr>
            </w:pPr>
            <w:r w:rsidRPr="001923C6">
              <w:rPr>
                <w:color w:val="000000"/>
                <w:sz w:val="16"/>
                <w:szCs w:val="16"/>
              </w:rPr>
              <w:t>eainjd2sjc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F3039E" w14:textId="509EC587" w:rsidR="000B6A18" w:rsidRPr="001923C6" w:rsidRDefault="005026A9" w:rsidP="0077674C">
            <w:pPr>
              <w:rPr>
                <w:color w:val="000000"/>
                <w:sz w:val="16"/>
                <w:szCs w:val="16"/>
              </w:rPr>
            </w:pPr>
            <w:r>
              <w:rPr>
                <w:color w:val="000000"/>
                <w:sz w:val="16"/>
                <w:szCs w:val="16"/>
              </w:rPr>
              <w:t>eainjd3sjc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DEAE7F" w14:textId="215A1C39"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E5F4234" w14:textId="3700557E"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7B89D4" w14:textId="22DC91E6"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6341AF" w14:textId="02D5F734"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DBD533" w14:textId="657946C7" w:rsidR="000B6A18" w:rsidRPr="001923C6" w:rsidRDefault="000B6A18" w:rsidP="0077674C">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8F04D4" w14:textId="789D25AC"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B92A3C" w14:textId="3FBB1F1C"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9604E2" w14:textId="08A5571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4617B6" w14:textId="4A0B69C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087125" w14:textId="32E6796C"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E94B9E" w14:textId="760C9ACA" w:rsidR="000B6A18" w:rsidRPr="001923C6" w:rsidRDefault="009544CD" w:rsidP="0077674C">
            <w:pPr>
              <w:rPr>
                <w:color w:val="000000"/>
                <w:sz w:val="16"/>
                <w:szCs w:val="16"/>
              </w:rPr>
            </w:pPr>
            <w:r>
              <w:rPr>
                <w:color w:val="000000"/>
                <w:sz w:val="16"/>
                <w:szCs w:val="16"/>
              </w:rPr>
              <w:t>eqinjexp</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490D76" w14:textId="469A88AD" w:rsidR="000B6A18" w:rsidRPr="001923C6" w:rsidRDefault="000B6A18" w:rsidP="0077674C">
            <w:pPr>
              <w:widowControl/>
              <w:adjustRightInd/>
              <w:jc w:val="left"/>
              <w:textAlignment w:val="auto"/>
              <w:rPr>
                <w:color w:val="000000"/>
                <w:sz w:val="16"/>
                <w:szCs w:val="16"/>
              </w:rPr>
            </w:pPr>
            <w:r w:rsidRPr="001923C6">
              <w:rPr>
                <w:sz w:val="16"/>
                <w:szCs w:val="16"/>
              </w:rPr>
              <w:t>ek1fsjc[]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C2C12E" w14:textId="39FE8959" w:rsidR="000B6A18" w:rsidRPr="001923C6" w:rsidRDefault="000B6A18" w:rsidP="0077674C">
            <w:pPr>
              <w:rPr>
                <w:color w:val="000000"/>
                <w:sz w:val="16"/>
                <w:szCs w:val="16"/>
              </w:rPr>
            </w:pPr>
            <w:r w:rsidRPr="001923C6">
              <w:rPr>
                <w:sz w:val="16"/>
                <w:szCs w:val="16"/>
              </w:rPr>
              <w:t>ek2fsjc[]</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D6A5E9A" w14:textId="00DAF47D"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7361A2" w14:textId="639DD833"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AA03BB" w14:textId="28742A86"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E9D580" w14:textId="0A7CF7B9"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BC33DA" w14:textId="5944652A" w:rsidR="000B6A18" w:rsidRPr="001923C6" w:rsidRDefault="000B6A18" w:rsidP="0077674C">
            <w:pPr>
              <w:rPr>
                <w:color w:val="000000"/>
                <w:sz w:val="16"/>
                <w:szCs w:val="16"/>
              </w:rPr>
            </w:pPr>
            <w:r w:rsidRPr="001923C6">
              <w:rPr>
                <w:color w:val="000000"/>
                <w:sz w:val="16"/>
                <w:szCs w:val="16"/>
              </w:rPr>
              <w:t>eprreqsjc</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31E2069" w14:textId="7EE155CA"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5CE63D6" w14:textId="25A51AE6"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9D90726" w14:textId="4A05AE6A"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5F400B0" w14:textId="5700EF93" w:rsidR="000B6A18" w:rsidRPr="00FA31E7" w:rsidRDefault="000B6A18" w:rsidP="0077674C">
            <w:pPr>
              <w:widowControl/>
              <w:adjustRightInd/>
              <w:jc w:val="left"/>
              <w:textAlignment w:val="auto"/>
              <w:rPr>
                <w:color w:val="000000"/>
                <w:sz w:val="16"/>
                <w:szCs w:val="16"/>
              </w:rPr>
            </w:pPr>
            <w:r w:rsidRPr="00FA31E7">
              <w:rPr>
                <w:color w:val="000000"/>
                <w:sz w:val="16"/>
                <w:szCs w:val="16"/>
              </w:rPr>
              <w:t>efsjc</w:t>
            </w:r>
          </w:p>
        </w:tc>
        <w:tc>
          <w:tcPr>
            <w:tcW w:w="613" w:type="dxa"/>
            <w:tcBorders>
              <w:top w:val="single" w:sz="4" w:space="0" w:color="auto"/>
              <w:bottom w:val="single" w:sz="4" w:space="0" w:color="auto"/>
              <w:right w:val="double" w:sz="4" w:space="0" w:color="auto"/>
            </w:tcBorders>
            <w:shd w:val="clear" w:color="auto" w:fill="auto"/>
          </w:tcPr>
          <w:p w14:paraId="0CCB4F82" w14:textId="5C9B33EA" w:rsidR="000B6A18" w:rsidRPr="001923C6" w:rsidRDefault="000B6A18" w:rsidP="0077674C">
            <w:pPr>
              <w:widowControl/>
              <w:adjustRightInd/>
              <w:jc w:val="left"/>
              <w:textAlignment w:val="auto"/>
              <w:rPr>
                <w:color w:val="000000"/>
                <w:sz w:val="16"/>
                <w:szCs w:val="16"/>
              </w:rPr>
            </w:pPr>
            <w:r w:rsidRPr="001923C6">
              <w:rPr>
                <w:rFonts w:hint="eastAsia"/>
                <w:color w:val="000000"/>
                <w:sz w:val="16"/>
                <w:szCs w:val="16"/>
              </w:rPr>
              <w:t>explreq</w:t>
            </w:r>
            <w:r w:rsidRPr="001923C6">
              <w:rPr>
                <w:color w:val="000000"/>
                <w:sz w:val="16"/>
                <w:szCs w:val="16"/>
              </w:rPr>
              <w:t xml:space="preserve"> </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2098BAE6" w14:textId="73FC9EE0" w:rsidR="000B6A18" w:rsidRPr="001923C6" w:rsidRDefault="00E17B10"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20" w:author="16a" w:date="2025-10-08T16:04:00Z">
              <w:r w:rsidR="00E1298A" w:rsidRPr="00E1298A">
                <w:rPr>
                  <w:rFonts w:hint="eastAsia"/>
                  <w:color w:val="000000"/>
                  <w:sz w:val="16"/>
                  <w:szCs w:val="16"/>
                  <w:shd w:val="clear" w:color="auto" w:fill="00FF00"/>
                </w:rPr>
                <w:t>16</w:t>
              </w:r>
            </w:ins>
            <w:del w:id="921" w:author="16a" w:date="2025-10-08T16:04:00Z">
              <w:r w:rsidR="00E56304" w:rsidRPr="00E1298A" w:rsidDel="00E1298A">
                <w:rPr>
                  <w:color w:val="000000"/>
                  <w:sz w:val="16"/>
                  <w:szCs w:val="16"/>
                  <w:shd w:val="clear" w:color="auto" w:fill="00FF00"/>
                </w:rPr>
                <w:delText>15</w:delText>
              </w:r>
            </w:del>
          </w:p>
        </w:tc>
      </w:tr>
      <w:tr w:rsidR="000B6A18" w:rsidRPr="001923C6" w14:paraId="4CF4E6FE" w14:textId="1E46D4DC" w:rsidTr="001103C8">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35B9B86B" w14:textId="623A546A" w:rsidR="000B6A18" w:rsidRPr="001923C6" w:rsidRDefault="000B6A18" w:rsidP="0077674C">
            <w:pPr>
              <w:rPr>
                <w:color w:val="000000"/>
                <w:sz w:val="16"/>
                <w:szCs w:val="16"/>
              </w:rPr>
            </w:pPr>
            <w:r w:rsidRPr="001923C6">
              <w:rPr>
                <w:color w:val="000000"/>
                <w:sz w:val="16"/>
                <w:szCs w:val="16"/>
              </w:rPr>
              <w:t>EMINJ_WUPCAT_ID(</w:t>
            </w:r>
            <w:r w:rsidR="007A217F" w:rsidRPr="00852B2A">
              <w:rPr>
                <w:rFonts w:hint="eastAsia"/>
                <w:color w:val="000000"/>
                <w:sz w:val="16"/>
                <w:szCs w:val="16"/>
              </w:rPr>
              <w:t>24</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E4B23F" w14:textId="77777777" w:rsidR="000B6A18" w:rsidRPr="001923C6" w:rsidRDefault="000B6A18" w:rsidP="0077674C">
            <w:pPr>
              <w:rPr>
                <w:sz w:val="16"/>
                <w:szCs w:val="16"/>
              </w:rPr>
            </w:pPr>
            <w:r w:rsidRPr="001923C6">
              <w:rPr>
                <w:sz w:val="16"/>
                <w:szCs w:val="16"/>
              </w:rPr>
              <w:t>einjmodwupcat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96D867" w14:textId="49236DA7" w:rsidR="000B6A18" w:rsidRPr="001923C6" w:rsidRDefault="00EA2CF1" w:rsidP="0077674C">
            <w:pPr>
              <w:rPr>
                <w:color w:val="000000"/>
                <w:sz w:val="16"/>
                <w:szCs w:val="16"/>
              </w:rPr>
            </w:pPr>
            <w:r>
              <w:rPr>
                <w:color w:val="000000"/>
                <w:sz w:val="16"/>
                <w:szCs w:val="16"/>
              </w:rPr>
              <w:t>eainjp1cat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F8C621" w14:textId="6F326ABE" w:rsidR="000B6A18" w:rsidRPr="001923C6" w:rsidRDefault="00A80529" w:rsidP="0077674C">
            <w:pPr>
              <w:rPr>
                <w:color w:val="000000"/>
                <w:sz w:val="16"/>
                <w:szCs w:val="16"/>
              </w:rPr>
            </w:pPr>
            <w:r>
              <w:rPr>
                <w:color w:val="000000"/>
                <w:sz w:val="16"/>
                <w:szCs w:val="16"/>
              </w:rPr>
              <w:t>eainjp2cat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D5AA3D"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F0E69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CAEF38" w14:textId="7C35FB5F" w:rsidR="000B6A18" w:rsidRPr="001923C6" w:rsidRDefault="00EA2CF1" w:rsidP="0077674C">
            <w:pPr>
              <w:rPr>
                <w:color w:val="000000"/>
                <w:sz w:val="16"/>
                <w:szCs w:val="16"/>
              </w:rPr>
            </w:pPr>
            <w:r>
              <w:rPr>
                <w:color w:val="000000"/>
                <w:sz w:val="16"/>
                <w:szCs w:val="16"/>
              </w:rPr>
              <w:t>einjendcat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48124E"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3B88C6" w14:textId="1614789D" w:rsidR="000B6A18" w:rsidRPr="001923C6" w:rsidRDefault="000B6A18" w:rsidP="0077674C">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DF327CF" w14:textId="3DF9718F" w:rsidR="000B6A18" w:rsidRPr="001923C6" w:rsidRDefault="00A80529" w:rsidP="0077674C">
            <w:pPr>
              <w:rPr>
                <w:color w:val="000000"/>
                <w:sz w:val="16"/>
                <w:szCs w:val="16"/>
              </w:rPr>
            </w:pPr>
            <w:r>
              <w:rPr>
                <w:color w:val="000000"/>
                <w:sz w:val="16"/>
                <w:szCs w:val="16"/>
              </w:rPr>
              <w:t>eainjd1cat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4AF236" w14:textId="25865324" w:rsidR="000B6A18" w:rsidRPr="001923C6" w:rsidRDefault="00A80529" w:rsidP="0077674C">
            <w:pPr>
              <w:rPr>
                <w:color w:val="000000"/>
                <w:sz w:val="16"/>
                <w:szCs w:val="16"/>
              </w:rPr>
            </w:pPr>
            <w:r>
              <w:rPr>
                <w:color w:val="000000"/>
                <w:sz w:val="16"/>
                <w:szCs w:val="16"/>
              </w:rPr>
              <w:t>eainjd2cat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3ADC6F" w14:textId="2D305DE7" w:rsidR="000B6A18" w:rsidRPr="001923C6" w:rsidRDefault="00A80529" w:rsidP="0077674C">
            <w:pPr>
              <w:rPr>
                <w:color w:val="000000"/>
                <w:sz w:val="16"/>
                <w:szCs w:val="16"/>
              </w:rPr>
            </w:pPr>
            <w:r>
              <w:rPr>
                <w:color w:val="000000"/>
                <w:sz w:val="16"/>
                <w:szCs w:val="16"/>
              </w:rPr>
              <w:t>eainjd3cat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27477F" w14:textId="338F27E2" w:rsidR="000B6A18" w:rsidRPr="001923C6" w:rsidRDefault="00A80529" w:rsidP="0077674C">
            <w:pPr>
              <w:rPr>
                <w:color w:val="000000"/>
                <w:sz w:val="16"/>
                <w:szCs w:val="16"/>
              </w:rPr>
            </w:pPr>
            <w:r>
              <w:rPr>
                <w:color w:val="000000"/>
                <w:sz w:val="16"/>
                <w:szCs w:val="16"/>
              </w:rPr>
              <w:t>eainjd4cat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D15FF86"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F87C04"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BA721B"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B848AF"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C91101"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9E2C60"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1956FD"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2AE1E7"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294B63" w14:textId="77777777" w:rsidR="000B6A18" w:rsidRPr="001923C6" w:rsidRDefault="000B6A18" w:rsidP="0077674C">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3DE12B" w14:textId="77777777" w:rsidR="000B6A18" w:rsidRPr="001923C6" w:rsidRDefault="000B6A18" w:rsidP="0077674C">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0165DA85" w14:textId="6FF4B46D" w:rsidR="000B6A18" w:rsidRPr="001923C6" w:rsidRDefault="00A80529" w:rsidP="0077674C">
            <w:pPr>
              <w:widowControl/>
              <w:adjustRightInd/>
              <w:jc w:val="left"/>
              <w:textAlignment w:val="auto"/>
              <w:rPr>
                <w:color w:val="000000"/>
                <w:sz w:val="16"/>
                <w:szCs w:val="16"/>
              </w:rPr>
            </w:pPr>
            <w:r>
              <w:rPr>
                <w:color w:val="000000"/>
                <w:sz w:val="16"/>
                <w:szCs w:val="16"/>
              </w:rPr>
              <w:t>ek1f</w:t>
            </w:r>
            <w:del w:id="922" w:author="16a" w:date="2025-10-08T16:03:00Z">
              <w:r w:rsidRPr="00E1298A" w:rsidDel="00E1298A">
                <w:rPr>
                  <w:color w:val="000000"/>
                  <w:sz w:val="16"/>
                  <w:szCs w:val="16"/>
                  <w:shd w:val="clear" w:color="auto" w:fill="00FF00"/>
                </w:rPr>
                <w:delText>pt</w:delText>
              </w:r>
            </w:del>
            <w:r>
              <w:rPr>
                <w:color w:val="000000"/>
                <w:sz w:val="16"/>
                <w:szCs w:val="16"/>
              </w:rPr>
              <w:t>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E6009B9" w14:textId="2B8A4B7F" w:rsidR="000B6A18" w:rsidRPr="001923C6" w:rsidRDefault="00A80529" w:rsidP="0077674C">
            <w:pPr>
              <w:rPr>
                <w:color w:val="000000"/>
                <w:sz w:val="16"/>
                <w:szCs w:val="16"/>
              </w:rPr>
            </w:pPr>
            <w:r>
              <w:rPr>
                <w:color w:val="000000"/>
                <w:sz w:val="16"/>
                <w:szCs w:val="16"/>
              </w:rPr>
              <w:t>ek2fcat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E3EA78" w14:textId="737F0C11" w:rsidR="000B6A18" w:rsidRPr="001923C6" w:rsidRDefault="00A80529" w:rsidP="0077674C">
            <w:pPr>
              <w:rPr>
                <w:color w:val="000000"/>
                <w:sz w:val="16"/>
                <w:szCs w:val="16"/>
              </w:rPr>
            </w:pPr>
            <w:r>
              <w:rPr>
                <w:color w:val="000000"/>
                <w:sz w:val="16"/>
                <w:szCs w:val="16"/>
              </w:rPr>
              <w:t>ek3fcat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4D8FD8" w14:textId="397C0368" w:rsidR="000B6A18" w:rsidRPr="001923C6" w:rsidRDefault="000B6A18" w:rsidP="0077674C">
            <w:pPr>
              <w:rPr>
                <w:color w:val="000000"/>
                <w:sz w:val="16"/>
                <w:szCs w:val="16"/>
              </w:rPr>
            </w:pPr>
            <w:r w:rsidRPr="001923C6">
              <w:rPr>
                <w:rFonts w:hint="eastAsia"/>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A4E3FF" w14:textId="0B901B8B"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F1CC60" w14:textId="77382309"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A6AF93" w14:textId="6BFEEC92" w:rsidR="000B6A18" w:rsidRPr="001923C6" w:rsidRDefault="00A80529" w:rsidP="0077674C">
            <w:pPr>
              <w:rPr>
                <w:color w:val="000000"/>
                <w:sz w:val="16"/>
                <w:szCs w:val="16"/>
              </w:rPr>
            </w:pPr>
            <w:r>
              <w:rPr>
                <w:color w:val="000000"/>
                <w:sz w:val="16"/>
                <w:szCs w:val="16"/>
              </w:rPr>
              <w:t>eprreqcat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AAA53CB" w14:textId="77777777" w:rsidR="000B6A18" w:rsidRPr="001923C6" w:rsidRDefault="000B6A18" w:rsidP="0077674C">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35D9831" w14:textId="77777777" w:rsidR="000B6A18" w:rsidRPr="001923C6" w:rsidRDefault="000B6A18" w:rsidP="0077674C">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8A47CF8"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93F2A4E" w14:textId="2F19191E" w:rsidR="000B6A18" w:rsidRPr="00FA31E7" w:rsidRDefault="000B6A18" w:rsidP="0077674C">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5746AA02" w14:textId="77777777" w:rsidR="000B6A18" w:rsidRPr="001923C6" w:rsidRDefault="000B6A18" w:rsidP="0077674C">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E60C474" w14:textId="3454FDB2" w:rsidR="00DC52E3" w:rsidRPr="001923C6" w:rsidRDefault="00E17B10" w:rsidP="0077674C">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23" w:author="16a" w:date="2025-10-08T16:04:00Z">
              <w:r w:rsidR="00E1298A" w:rsidRPr="00E1298A">
                <w:rPr>
                  <w:rFonts w:hint="eastAsia"/>
                  <w:color w:val="000000"/>
                  <w:sz w:val="16"/>
                  <w:szCs w:val="16"/>
                  <w:shd w:val="clear" w:color="auto" w:fill="00FF00"/>
                </w:rPr>
                <w:t>11</w:t>
              </w:r>
            </w:ins>
            <w:del w:id="924" w:author="16a" w:date="2025-10-08T16:04:00Z">
              <w:r w:rsidR="00E56304" w:rsidRPr="00E1298A" w:rsidDel="00E1298A">
                <w:rPr>
                  <w:color w:val="000000"/>
                  <w:sz w:val="16"/>
                  <w:szCs w:val="16"/>
                  <w:shd w:val="clear" w:color="auto" w:fill="00FF00"/>
                </w:rPr>
                <w:delText>09</w:delText>
              </w:r>
            </w:del>
          </w:p>
        </w:tc>
      </w:tr>
      <w:tr w:rsidR="000B6A18" w:rsidRPr="001923C6" w14:paraId="30B2D992" w14:textId="015D6964"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FD478A7" w14:textId="230594A9" w:rsidR="000B6A18" w:rsidRPr="008C4074" w:rsidRDefault="000B6A18" w:rsidP="006A608B">
            <w:pPr>
              <w:rPr>
                <w:color w:val="000000"/>
                <w:sz w:val="16"/>
                <w:szCs w:val="16"/>
              </w:rPr>
            </w:pPr>
            <w:r w:rsidRPr="008C4074">
              <w:rPr>
                <w:color w:val="000000"/>
                <w:sz w:val="16"/>
                <w:szCs w:val="16"/>
              </w:rPr>
              <w:t>EMINJ_FCFRCTRL_ID(</w:t>
            </w:r>
            <w:r w:rsidR="007A217F" w:rsidRPr="00852B2A">
              <w:rPr>
                <w:rFonts w:hint="eastAsia"/>
                <w:color w:val="000000"/>
                <w:sz w:val="16"/>
                <w:szCs w:val="16"/>
              </w:rPr>
              <w:t>26</w:t>
            </w:r>
            <w:r w:rsidRPr="008C4074">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25A997" w14:textId="3D244E9F" w:rsidR="000B6A18" w:rsidRPr="008C4074" w:rsidRDefault="000B6A18" w:rsidP="006A608B">
            <w:pPr>
              <w:rPr>
                <w:sz w:val="16"/>
                <w:szCs w:val="16"/>
              </w:rPr>
            </w:pPr>
            <w:r w:rsidRPr="008C4074">
              <w:rPr>
                <w:sz w:val="16"/>
                <w:szCs w:val="16"/>
              </w:rPr>
              <w:t>einjmod</w:t>
            </w:r>
            <w:r w:rsidRPr="008C4074">
              <w:rPr>
                <w:rFonts w:hint="eastAsia"/>
                <w:sz w:val="16"/>
                <w:szCs w:val="16"/>
              </w:rPr>
              <w:t>fcfrctrl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E7B057" w14:textId="34E8F969"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64D312" w14:textId="68B50E34"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E022EBC" w14:textId="04EED1A9"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C7A9ED" w14:textId="58EE0208"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CEDBD1" w14:textId="3DD0CB3E"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D397FF" w14:textId="0E11D74D"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C7AFEE2" w14:textId="5D7D6D47"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90F77F" w14:textId="2FD6217F"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573A358" w14:textId="44CFE3C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4E4980" w14:textId="7661E63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6687DF" w14:textId="24C9AA2B"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6773DB7" w14:textId="6791F388"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878F2B" w14:textId="7E025917"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8C177F" w14:textId="3B20C47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6E49C9" w14:textId="731EB012"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119E87" w14:textId="7B55995F"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FB7A49" w14:textId="1DE9D503"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8F02CF" w14:textId="2E9DA58A"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6B9331" w14:textId="70E4639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FAB065" w14:textId="04CE7EFE" w:rsidR="000B6A18" w:rsidRPr="008C4074" w:rsidRDefault="000B6A18" w:rsidP="006A608B">
            <w:pPr>
              <w:rPr>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B4DD442" w14:textId="00EA7A9E"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D498FC" w14:textId="3E6EB68C"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DFDA714" w14:textId="385DE6B6"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6FF988F" w14:textId="0568AED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8C8E2C" w14:textId="1C08E020" w:rsidR="000B6A18" w:rsidRPr="008C4074" w:rsidRDefault="000B6A18" w:rsidP="006A608B">
            <w:pPr>
              <w:rPr>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937213A" w14:textId="1B8AF9E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026FA2" w14:textId="3DA2CBD2"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817138" w14:textId="2971FF2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3E1433E" w14:textId="15560FB4"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3DD6974" w14:textId="21A51707"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0236F5E" w14:textId="55712894"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A743607" w14:textId="712EA914" w:rsidR="000B6A18" w:rsidRPr="008C4074" w:rsidRDefault="000B6A18" w:rsidP="006A608B">
            <w:pPr>
              <w:widowControl/>
              <w:adjustRightInd/>
              <w:jc w:val="left"/>
              <w:textAlignment w:val="auto"/>
              <w:rPr>
                <w:color w:val="000000"/>
                <w:sz w:val="16"/>
                <w:szCs w:val="16"/>
              </w:rPr>
            </w:pPr>
            <w:r w:rsidRPr="008C4074">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7496BF5" w14:textId="26195303"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7A0CD3C" w14:textId="2824E8C5" w:rsidR="000B6A18" w:rsidRPr="008C4074"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r w:rsidR="00E56304" w:rsidRPr="00852B2A">
              <w:rPr>
                <w:color w:val="000000"/>
                <w:sz w:val="16"/>
                <w:szCs w:val="16"/>
              </w:rPr>
              <w:t>03</w:t>
            </w:r>
          </w:p>
        </w:tc>
      </w:tr>
      <w:tr w:rsidR="008076DD" w:rsidRPr="001923C6" w14:paraId="6F9FBDDE" w14:textId="77777777" w:rsidTr="00852B2A">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63A1E00A" w14:textId="2B028B16" w:rsidR="000B6A18" w:rsidRPr="008C4074" w:rsidRDefault="000B6A18" w:rsidP="006A608B">
            <w:pPr>
              <w:rPr>
                <w:color w:val="000000"/>
                <w:sz w:val="16"/>
                <w:szCs w:val="16"/>
              </w:rPr>
            </w:pPr>
            <w:r>
              <w:rPr>
                <w:rFonts w:hint="eastAsia"/>
                <w:color w:val="000000"/>
                <w:sz w:val="16"/>
                <w:szCs w:val="16"/>
              </w:rPr>
              <w:t>E</w:t>
            </w:r>
            <w:r>
              <w:rPr>
                <w:color w:val="000000"/>
                <w:sz w:val="16"/>
                <w:szCs w:val="16"/>
              </w:rPr>
              <w:t>MINJ_STACM_ID(</w:t>
            </w:r>
            <w:r w:rsidR="00CE0EF9" w:rsidRPr="00852B2A">
              <w:rPr>
                <w:rFonts w:hint="eastAsia"/>
                <w:color w:val="000000"/>
                <w:sz w:val="16"/>
                <w:szCs w:val="16"/>
              </w:rPr>
              <w:t>28</w:t>
            </w:r>
            <w:r>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1CB87F" w14:textId="2C4E260A" w:rsidR="000B6A18" w:rsidRPr="008C4074" w:rsidRDefault="000B6A18" w:rsidP="006A608B">
            <w:pPr>
              <w:rPr>
                <w:sz w:val="16"/>
                <w:szCs w:val="16"/>
              </w:rPr>
            </w:pPr>
            <w:r>
              <w:rPr>
                <w:rFonts w:hint="eastAsia"/>
                <w:sz w:val="16"/>
                <w:szCs w:val="16"/>
              </w:rPr>
              <w:t>e</w:t>
            </w:r>
            <w:r>
              <w:rPr>
                <w:sz w:val="16"/>
                <w:szCs w:val="16"/>
              </w:rPr>
              <w:t>injmodstacm</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DECA4F" w14:textId="1B9E8357" w:rsidR="000B6A18" w:rsidRPr="008C4074" w:rsidRDefault="002D02D6" w:rsidP="006A608B">
            <w:pPr>
              <w:rPr>
                <w:color w:val="000000"/>
                <w:sz w:val="16"/>
                <w:szCs w:val="16"/>
              </w:rPr>
            </w:pPr>
            <w:r w:rsidRPr="002D02D6">
              <w:rPr>
                <w:color w:val="000000"/>
                <w:sz w:val="16"/>
                <w:szCs w:val="16"/>
              </w:rPr>
              <w:t>eainj1cm</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04214D" w14:textId="4333F0A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7E5054" w14:textId="3AA3F47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7DC79B0" w14:textId="3EE70D44"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35203D" w14:textId="40F4C9D6"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122B30E" w14:textId="09EFF24F"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3BF354" w14:textId="552F72D3"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5F2D626" w14:textId="2B216ADC" w:rsidR="000B6A18" w:rsidRPr="008C4074" w:rsidRDefault="002D02D6" w:rsidP="006A608B">
            <w:pPr>
              <w:rPr>
                <w:color w:val="000000"/>
                <w:sz w:val="16"/>
                <w:szCs w:val="16"/>
              </w:rPr>
            </w:pPr>
            <w:r w:rsidRPr="00852B2A">
              <w:rPr>
                <w:color w:val="000000"/>
                <w:sz w:val="16"/>
                <w:szCs w:val="16"/>
              </w:rPr>
              <w:t>eainj1cm</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0E5ABB" w14:textId="0E7B8B2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BB7334" w14:textId="349704D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F3F5F5E" w14:textId="20A11DCC"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D3A7995" w14:textId="08AFA3E2" w:rsidR="000B6A18" w:rsidRPr="008C4074" w:rsidRDefault="000B6A18" w:rsidP="006A608B">
            <w:pPr>
              <w:rPr>
                <w:color w:val="000000"/>
                <w:sz w:val="16"/>
                <w:szCs w:val="16"/>
              </w:rPr>
            </w:pPr>
            <w:r w:rsidRPr="006A608B">
              <w:rPr>
                <w:color w:val="000000"/>
                <w:sz w:val="16"/>
                <w:szCs w:val="16"/>
              </w:rPr>
              <w:t>eqinjstp1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571A33" w14:textId="156B720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9504E6" w14:textId="5601F0B3"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E9B463" w14:textId="237BD66D"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BA02B9" w14:textId="409860CC" w:rsidR="000B6A18" w:rsidRPr="008C4074" w:rsidRDefault="000B6A18" w:rsidP="006A608B">
            <w:pPr>
              <w:rPr>
                <w:color w:val="000000"/>
                <w:sz w:val="16"/>
                <w:szCs w:val="16"/>
              </w:rPr>
            </w:pPr>
            <w:r>
              <w:rPr>
                <w:color w:val="000000"/>
                <w:sz w:val="16"/>
                <w:szCs w:val="16"/>
              </w:rPr>
              <w:t>eqinjstd1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10734FF" w14:textId="381F4A95"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88E08B" w14:textId="237D0A80"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1B2065" w14:textId="0F089836"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B68BBF" w14:textId="57C3FC93"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1BFC0B" w14:textId="14BD6CA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A13426" w14:textId="41FDB63B"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65A5CEA" w14:textId="3D44C96E"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AB3EF2" w14:textId="747FAA78"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9A9DC2" w14:textId="60BBA465"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A2FF22" w14:textId="199E98A0"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22854D" w14:textId="7451F51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60E5E4" w14:textId="027ADCE0" w:rsidR="000B6A18" w:rsidRPr="008C4074" w:rsidRDefault="000B6A18" w:rsidP="006A608B">
            <w:pPr>
              <w:rPr>
                <w:color w:val="000000"/>
                <w:sz w:val="16"/>
                <w:szCs w:val="16"/>
              </w:rPr>
            </w:pPr>
            <w:r>
              <w:rPr>
                <w:color w:val="000000"/>
                <w:sz w:val="16"/>
                <w:szCs w:val="16"/>
              </w:rPr>
              <w:t>eprreq</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C602CAC" w14:textId="1B7A243C" w:rsidR="000B6A18" w:rsidRPr="008C4074" w:rsidRDefault="000B6A18" w:rsidP="006A608B">
            <w:pPr>
              <w:rPr>
                <w:color w:val="000000"/>
                <w:sz w:val="16"/>
                <w:szCs w:val="16"/>
              </w:rPr>
            </w:pPr>
            <w:r w:rsidRPr="008C4074">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09EC250" w14:textId="37CCC174" w:rsidR="000B6A18" w:rsidRPr="008C4074" w:rsidRDefault="000B6A18" w:rsidP="006A608B">
            <w:pPr>
              <w:rPr>
                <w:color w:val="000000"/>
                <w:sz w:val="16"/>
                <w:szCs w:val="16"/>
              </w:rPr>
            </w:pPr>
            <w:r w:rsidRPr="008C4074">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5914C68" w14:textId="3C0D53FC" w:rsidR="000B6A18" w:rsidRPr="008C4074" w:rsidRDefault="002D02D6" w:rsidP="006A608B">
            <w:pPr>
              <w:widowControl/>
              <w:adjustRightInd/>
              <w:jc w:val="left"/>
              <w:textAlignment w:val="auto"/>
              <w:rPr>
                <w:color w:val="000000"/>
                <w:sz w:val="16"/>
                <w:szCs w:val="16"/>
              </w:rPr>
            </w:pPr>
            <w:r w:rsidRPr="002D02D6">
              <w:rPr>
                <w:color w:val="000000"/>
                <w:sz w:val="16"/>
                <w:szCs w:val="16"/>
              </w:rPr>
              <w:t>exqinjastcm</w:t>
            </w:r>
          </w:p>
        </w:tc>
        <w:tc>
          <w:tcPr>
            <w:tcW w:w="608" w:type="dxa"/>
            <w:tcBorders>
              <w:top w:val="single" w:sz="4" w:space="0" w:color="auto"/>
              <w:bottom w:val="single" w:sz="4" w:space="0" w:color="auto"/>
              <w:right w:val="single" w:sz="4" w:space="0" w:color="auto"/>
            </w:tcBorders>
            <w:shd w:val="clear" w:color="auto" w:fill="auto"/>
          </w:tcPr>
          <w:p w14:paraId="522D0759" w14:textId="68730669"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47FCBCF" w14:textId="1FC9CBA1" w:rsidR="000B6A18" w:rsidRPr="008C4074" w:rsidRDefault="000B6A18" w:rsidP="006A608B">
            <w:pPr>
              <w:widowControl/>
              <w:adjustRightInd/>
              <w:jc w:val="left"/>
              <w:textAlignment w:val="auto"/>
              <w:rPr>
                <w:color w:val="000000"/>
                <w:sz w:val="16"/>
                <w:szCs w:val="16"/>
              </w:rPr>
            </w:pPr>
            <w:r w:rsidRPr="008C4074">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A21FD46" w14:textId="52EBF5F0" w:rsidR="000B6A18" w:rsidRPr="008C4074" w:rsidRDefault="00C164E9" w:rsidP="006A608B">
            <w:pPr>
              <w:widowControl/>
              <w:adjustRightInd/>
              <w:jc w:val="left"/>
              <w:textAlignment w:val="auto"/>
              <w:rPr>
                <w:color w:val="000000"/>
                <w:sz w:val="16"/>
                <w:szCs w:val="16"/>
              </w:rPr>
            </w:pPr>
            <w:r w:rsidRPr="008076DD">
              <w:rPr>
                <w:rFonts w:hint="eastAsia"/>
                <w:color w:val="000000"/>
                <w:sz w:val="16"/>
                <w:szCs w:val="16"/>
              </w:rPr>
              <w:t>a</w:t>
            </w:r>
            <w:r w:rsidRPr="008076DD">
              <w:rPr>
                <w:color w:val="000000"/>
                <w:sz w:val="16"/>
                <w:szCs w:val="16"/>
              </w:rPr>
              <w:t>c0-</w:t>
            </w:r>
            <w:ins w:id="925" w:author="16a" w:date="2025-10-08T16:05:00Z">
              <w:r w:rsidR="00E1298A" w:rsidRPr="00E1298A">
                <w:rPr>
                  <w:rFonts w:hint="eastAsia"/>
                  <w:color w:val="000000"/>
                  <w:sz w:val="16"/>
                  <w:szCs w:val="16"/>
                  <w:shd w:val="clear" w:color="auto" w:fill="00FF00"/>
                </w:rPr>
                <w:t>02</w:t>
              </w:r>
            </w:ins>
            <w:del w:id="926" w:author="16a" w:date="2025-10-08T16:05:00Z">
              <w:r w:rsidR="00E56304" w:rsidRPr="00E1298A" w:rsidDel="00E1298A">
                <w:rPr>
                  <w:color w:val="000000"/>
                  <w:sz w:val="16"/>
                  <w:szCs w:val="16"/>
                  <w:shd w:val="clear" w:color="auto" w:fill="00FF00"/>
                </w:rPr>
                <w:delText>01</w:delText>
              </w:r>
            </w:del>
          </w:p>
        </w:tc>
      </w:tr>
      <w:tr w:rsidR="000B6A18" w:rsidRPr="001923C6" w14:paraId="63E16CE7" w14:textId="14FE3B2D"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6EE77AD" w14:textId="6B7285A6" w:rsidR="000B6A18" w:rsidRPr="001923C6" w:rsidRDefault="000B6A18" w:rsidP="006A608B">
            <w:pPr>
              <w:rPr>
                <w:color w:val="000000"/>
                <w:sz w:val="16"/>
                <w:szCs w:val="16"/>
              </w:rPr>
            </w:pPr>
            <w:r w:rsidRPr="001923C6">
              <w:rPr>
                <w:color w:val="000000"/>
                <w:sz w:val="16"/>
                <w:szCs w:val="16"/>
              </w:rPr>
              <w:t>EMINJ_STASS_ID(</w:t>
            </w:r>
            <w:r w:rsidR="00CE0EF9" w:rsidRPr="00852B2A">
              <w:rPr>
                <w:rFonts w:hint="eastAsia"/>
                <w:color w:val="000000"/>
                <w:sz w:val="16"/>
                <w:szCs w:val="16"/>
              </w:rPr>
              <w:t>30</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720DD4" w14:textId="77777777" w:rsidR="000B6A18" w:rsidRPr="001923C6" w:rsidRDefault="000B6A18" w:rsidP="006A608B">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8939A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75D25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1384E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DDC92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7B1BC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8E5CB7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9F0B6B4" w14:textId="2DC69BBF" w:rsidR="000B6A18" w:rsidRPr="001923C6" w:rsidRDefault="00552DDF" w:rsidP="006A608B">
            <w:pPr>
              <w:rPr>
                <w:color w:val="000000"/>
                <w:sz w:val="16"/>
                <w:szCs w:val="16"/>
              </w:rPr>
            </w:pPr>
            <w:r>
              <w:rPr>
                <w:color w:val="000000"/>
                <w:sz w:val="16"/>
                <w:szCs w:val="16"/>
              </w:rPr>
              <w:t>eainjcutd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2BB0E63" w14:textId="39FAEA06" w:rsidR="000B6A18" w:rsidRPr="001923C6" w:rsidRDefault="000B6A18" w:rsidP="006A608B">
            <w:pPr>
              <w:rPr>
                <w:color w:val="000000"/>
                <w:sz w:val="16"/>
                <w:szCs w:val="16"/>
              </w:rPr>
            </w:pPr>
            <w:r w:rsidRPr="001923C6">
              <w:rPr>
                <w:color w:val="000000"/>
                <w:sz w:val="16"/>
                <w:szCs w:val="16"/>
              </w:rPr>
              <w:t>eainjd1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23BF5C" w14:textId="77777777" w:rsidR="000B6A18" w:rsidRPr="001923C6" w:rsidRDefault="000B6A18" w:rsidP="006A608B">
            <w:pPr>
              <w:rPr>
                <w:color w:val="000000"/>
                <w:sz w:val="16"/>
                <w:szCs w:val="16"/>
              </w:rPr>
            </w:pPr>
            <w:r w:rsidRPr="001923C6">
              <w:rPr>
                <w:color w:val="000000"/>
                <w:sz w:val="16"/>
                <w:szCs w:val="16"/>
              </w:rPr>
              <w:t>eainjd2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710CA2" w14:textId="77777777" w:rsidR="000B6A18" w:rsidRPr="001923C6" w:rsidRDefault="000B6A18" w:rsidP="006A608B">
            <w:pPr>
              <w:rPr>
                <w:color w:val="000000"/>
                <w:sz w:val="16"/>
                <w:szCs w:val="16"/>
              </w:rPr>
            </w:pPr>
            <w:r w:rsidRPr="001923C6">
              <w:rPr>
                <w:color w:val="000000"/>
                <w:sz w:val="16"/>
                <w:szCs w:val="16"/>
              </w:rPr>
              <w:t>eainjd3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FE5F0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D6544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6CA29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A5DFB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84EC3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866C74E" w14:textId="77777777" w:rsidR="000B6A18" w:rsidRPr="001923C6" w:rsidRDefault="000B6A18" w:rsidP="006A608B">
            <w:pPr>
              <w:rPr>
                <w:color w:val="000000"/>
                <w:sz w:val="16"/>
                <w:szCs w:val="16"/>
              </w:rPr>
            </w:pPr>
            <w:r w:rsidRPr="001923C6">
              <w:rPr>
                <w:color w:val="000000"/>
                <w:sz w:val="16"/>
                <w:szCs w:val="16"/>
              </w:rPr>
              <w:t>eqinjd1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F8E68E" w14:textId="77777777" w:rsidR="000B6A18" w:rsidRPr="001923C6" w:rsidRDefault="000B6A18" w:rsidP="006A608B">
            <w:pPr>
              <w:rPr>
                <w:color w:val="000000"/>
                <w:sz w:val="16"/>
                <w:szCs w:val="16"/>
              </w:rPr>
            </w:pPr>
            <w:r w:rsidRPr="001923C6">
              <w:rPr>
                <w:color w:val="000000"/>
                <w:sz w:val="16"/>
                <w:szCs w:val="16"/>
              </w:rPr>
              <w:t>eqinjd2</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B1D304" w14:textId="77777777" w:rsidR="000B6A18" w:rsidRPr="001923C6" w:rsidRDefault="000B6A18" w:rsidP="006A608B">
            <w:pPr>
              <w:rPr>
                <w:color w:val="000000"/>
                <w:sz w:val="16"/>
                <w:szCs w:val="16"/>
              </w:rPr>
            </w:pPr>
            <w:r w:rsidRPr="001923C6">
              <w:rPr>
                <w:color w:val="000000"/>
                <w:sz w:val="16"/>
                <w:szCs w:val="16"/>
              </w:rPr>
              <w:t>eqinjd3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F91CF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D9FC4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AF74D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C81C14" w14:textId="3751A7DC" w:rsidR="000B6A18" w:rsidRPr="001923C6" w:rsidRDefault="00552DDF" w:rsidP="006A608B">
            <w:pPr>
              <w:widowControl/>
              <w:adjustRightInd/>
              <w:jc w:val="left"/>
              <w:textAlignment w:val="auto"/>
              <w:rPr>
                <w:color w:val="000000"/>
                <w:sz w:val="16"/>
                <w:szCs w:val="16"/>
              </w:rPr>
            </w:pPr>
            <w:r>
              <w:rPr>
                <w:color w:val="000000"/>
                <w:sz w:val="16"/>
                <w:szCs w:val="16"/>
              </w:rPr>
              <w:t>ek1f</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4B1DF6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1B672F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4550BC" w14:textId="659B6F5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2E74A8" w14:textId="327D543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F96D28" w14:textId="3FA4FE4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65EEAA" w14:textId="7D3A7076" w:rsidR="000B6A18" w:rsidRPr="001923C6" w:rsidRDefault="000B6A18" w:rsidP="006A608B">
            <w:pPr>
              <w:rPr>
                <w:color w:val="000000"/>
                <w:sz w:val="16"/>
                <w:szCs w:val="16"/>
              </w:rPr>
            </w:pPr>
            <w:r w:rsidRPr="001923C6">
              <w:rPr>
                <w:color w:val="000000"/>
                <w:sz w:val="16"/>
                <w:szCs w:val="16"/>
              </w:rPr>
              <w:t>eprreq</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54819D5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0B7CF0B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2A559F" w14:textId="6F49755E" w:rsidR="000B6A18" w:rsidRPr="001923C6" w:rsidRDefault="000B6A18" w:rsidP="006A608B">
            <w:pPr>
              <w:widowControl/>
              <w:adjustRightInd/>
              <w:jc w:val="left"/>
              <w:textAlignment w:val="auto"/>
              <w:rPr>
                <w:color w:val="000000"/>
                <w:sz w:val="16"/>
                <w:szCs w:val="16"/>
              </w:rPr>
            </w:pPr>
            <w:r w:rsidRPr="001923C6">
              <w:rPr>
                <w:color w:val="000000"/>
                <w:sz w:val="16"/>
                <w:szCs w:val="16"/>
              </w:rPr>
              <w:t>exqinj</w:t>
            </w:r>
            <w:r w:rsidR="00552DDF" w:rsidRPr="008076DD">
              <w:rPr>
                <w:color w:val="000000"/>
                <w:sz w:val="16"/>
                <w:szCs w:val="16"/>
              </w:rPr>
              <w:t>a</w:t>
            </w:r>
            <w:r w:rsidRPr="001923C6">
              <w:rPr>
                <w:color w:val="000000"/>
                <w:sz w:val="16"/>
                <w:szCs w:val="16"/>
              </w:rPr>
              <w:t>st</w:t>
            </w:r>
            <w:r w:rsidRPr="001923C6" w:rsidDel="00760DA4">
              <w:rPr>
                <w:color w:val="000000"/>
                <w:sz w:val="16"/>
                <w:szCs w:val="16"/>
              </w:rPr>
              <w:t xml:space="preserve"> </w:t>
            </w:r>
          </w:p>
        </w:tc>
        <w:tc>
          <w:tcPr>
            <w:tcW w:w="608" w:type="dxa"/>
            <w:tcBorders>
              <w:top w:val="single" w:sz="4" w:space="0" w:color="auto"/>
              <w:bottom w:val="single" w:sz="4" w:space="0" w:color="auto"/>
              <w:right w:val="single" w:sz="4" w:space="0" w:color="auto"/>
            </w:tcBorders>
            <w:shd w:val="clear" w:color="auto" w:fill="auto"/>
          </w:tcPr>
          <w:p w14:paraId="60B54088" w14:textId="45A65B4D" w:rsidR="000B6A18" w:rsidRPr="00FC4D75" w:rsidRDefault="000B6A18" w:rsidP="006A608B">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4797DF2" w14:textId="52A1629C"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explreq</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5B26BC5" w14:textId="77777777" w:rsidR="000B6A18"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c0-10</w:t>
            </w:r>
          </w:p>
          <w:p w14:paraId="57EB7E1F" w14:textId="237E2705" w:rsidR="00C164E9" w:rsidRDefault="00C164E9" w:rsidP="006A608B">
            <w:pPr>
              <w:widowControl/>
              <w:adjustRightInd/>
              <w:jc w:val="left"/>
              <w:textAlignment w:val="auto"/>
              <w:rPr>
                <w:color w:val="000000"/>
                <w:sz w:val="16"/>
                <w:szCs w:val="16"/>
              </w:rPr>
            </w:pPr>
            <w:r>
              <w:rPr>
                <w:rFonts w:hint="eastAsia"/>
                <w:color w:val="000000"/>
                <w:sz w:val="16"/>
                <w:szCs w:val="16"/>
              </w:rPr>
              <w:t>a</w:t>
            </w:r>
            <w:r w:rsidR="003071CE">
              <w:rPr>
                <w:rFonts w:hint="eastAsia"/>
                <w:color w:val="000000"/>
                <w:sz w:val="16"/>
                <w:szCs w:val="16"/>
              </w:rPr>
              <w:t>cw</w:t>
            </w:r>
            <w:r>
              <w:rPr>
                <w:color w:val="000000"/>
                <w:sz w:val="16"/>
                <w:szCs w:val="16"/>
              </w:rPr>
              <w:t>-</w:t>
            </w:r>
            <w:r w:rsidR="00E56304" w:rsidRPr="00852B2A">
              <w:rPr>
                <w:color w:val="000000"/>
                <w:sz w:val="16"/>
                <w:szCs w:val="16"/>
              </w:rPr>
              <w:t>02</w:t>
            </w:r>
          </w:p>
          <w:p w14:paraId="7830F188" w14:textId="39ABAC14" w:rsidR="00C164E9"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l8-</w:t>
            </w:r>
            <w:r w:rsidR="00E56304" w:rsidRPr="00852B2A">
              <w:rPr>
                <w:color w:val="000000"/>
                <w:sz w:val="16"/>
                <w:szCs w:val="16"/>
              </w:rPr>
              <w:t>03</w:t>
            </w:r>
          </w:p>
        </w:tc>
      </w:tr>
      <w:tr w:rsidR="000B6A18" w:rsidRPr="001923C6" w14:paraId="110F7A03" w14:textId="08AED37D" w:rsidTr="008076DD">
        <w:trPr>
          <w:trHeight w:val="65"/>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8233C7F" w14:textId="09F55D20" w:rsidR="000B6A18" w:rsidRPr="001923C6" w:rsidRDefault="000B6A18" w:rsidP="006A608B">
            <w:pPr>
              <w:rPr>
                <w:color w:val="000000"/>
                <w:sz w:val="16"/>
                <w:szCs w:val="16"/>
              </w:rPr>
            </w:pPr>
            <w:r w:rsidRPr="001923C6">
              <w:rPr>
                <w:color w:val="000000"/>
                <w:sz w:val="16"/>
                <w:szCs w:val="16"/>
              </w:rPr>
              <w:t>EMINJ_RESTAHOT_ID</w:t>
            </w:r>
            <w:r w:rsidRPr="00852B2A">
              <w:rPr>
                <w:color w:val="000000"/>
                <w:sz w:val="16"/>
                <w:szCs w:val="16"/>
              </w:rPr>
              <w:t>(</w:t>
            </w:r>
            <w:r w:rsidR="00CE0EF9" w:rsidRPr="00852B2A">
              <w:rPr>
                <w:rFonts w:hint="eastAsia"/>
                <w:color w:val="000000"/>
                <w:sz w:val="16"/>
                <w:szCs w:val="16"/>
              </w:rPr>
              <w:t>32</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D4D589" w14:textId="77777777" w:rsidR="000B6A18" w:rsidRPr="001923C6" w:rsidRDefault="000B6A18" w:rsidP="006A608B">
            <w:pPr>
              <w:rPr>
                <w:sz w:val="16"/>
                <w:szCs w:val="16"/>
              </w:rPr>
            </w:pPr>
            <w:r w:rsidRPr="001923C6">
              <w:rPr>
                <w:sz w:val="16"/>
                <w:szCs w:val="16"/>
              </w:rPr>
              <w:t>einjmodrestah</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10DD4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05FE60"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FCA64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84DAD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CD835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35654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24D1E50" w14:textId="54D46323"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07AE3C8" w14:textId="529DFF0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812FB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108B4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BCBA5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F41B51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CD660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D12F7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16657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3F1E0E" w14:textId="77777777" w:rsidR="000B6A18" w:rsidRPr="001923C6" w:rsidRDefault="000B6A18" w:rsidP="006A608B">
            <w:pPr>
              <w:rPr>
                <w:color w:val="000000"/>
                <w:sz w:val="16"/>
                <w:szCs w:val="16"/>
              </w:rPr>
            </w:pPr>
            <w:r w:rsidRPr="001923C6">
              <w:rPr>
                <w:color w:val="000000"/>
                <w:sz w:val="16"/>
                <w:szCs w:val="16"/>
              </w:rPr>
              <w:t>eqinjstd1restah</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70F62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29FDB5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AE295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73CF5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E4F41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478010"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D884E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A942D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2F9FA1" w14:textId="170A5BA8"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EB3428" w14:textId="0D1404E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F71F53" w14:textId="37BB430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76B5BC" w14:textId="0CDD6EFA" w:rsidR="000B6A18" w:rsidRPr="001923C6" w:rsidRDefault="000B6A18" w:rsidP="006A608B">
            <w:pPr>
              <w:rPr>
                <w:color w:val="000000"/>
                <w:sz w:val="16"/>
                <w:szCs w:val="16"/>
              </w:rPr>
            </w:pPr>
            <w:r w:rsidRPr="001923C6">
              <w:rPr>
                <w:color w:val="000000"/>
                <w:sz w:val="16"/>
                <w:szCs w:val="16"/>
              </w:rPr>
              <w:t>eprreqrestah</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126AF8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428E42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C472CB"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112F60A" w14:textId="1A097E0E" w:rsidR="000B6A18" w:rsidRPr="00FC4D75" w:rsidRDefault="000B6A18" w:rsidP="006A608B">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F75B0E0"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5F4173C" w14:textId="4E7E486B"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281C3796" w14:textId="702C34C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9C889A7" w14:textId="250250A5" w:rsidR="000B6A18" w:rsidRPr="001923C6" w:rsidRDefault="000B6A18" w:rsidP="006A608B">
            <w:pPr>
              <w:rPr>
                <w:color w:val="000000"/>
                <w:sz w:val="16"/>
                <w:szCs w:val="16"/>
              </w:rPr>
            </w:pPr>
            <w:r w:rsidRPr="001923C6">
              <w:rPr>
                <w:color w:val="000000"/>
                <w:sz w:val="16"/>
                <w:szCs w:val="16"/>
              </w:rPr>
              <w:t>EMINJ_KCST_ID(</w:t>
            </w:r>
            <w:r w:rsidR="00CE0EF9" w:rsidRPr="00852B2A">
              <w:rPr>
                <w:rFonts w:hint="eastAsia"/>
                <w:color w:val="000000"/>
                <w:sz w:val="16"/>
                <w:szCs w:val="16"/>
              </w:rPr>
              <w:t>34</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5586DD" w14:textId="77777777" w:rsidR="000B6A18" w:rsidRPr="001923C6" w:rsidRDefault="000B6A18" w:rsidP="006A608B">
            <w:pPr>
              <w:rPr>
                <w:sz w:val="16"/>
                <w:szCs w:val="16"/>
              </w:rPr>
            </w:pPr>
            <w:r w:rsidRPr="001923C6">
              <w:rPr>
                <w:sz w:val="16"/>
                <w:szCs w:val="16"/>
              </w:rPr>
              <w:t>einjmodkcst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2392C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C34CA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60E43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1FA5E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2CC19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00CD2C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E33AF10" w14:textId="72EC1AA4"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6FE9985" w14:textId="33909F15" w:rsidR="000B6A18" w:rsidRPr="001923C6" w:rsidRDefault="000B6A18" w:rsidP="006A608B">
            <w:pPr>
              <w:rPr>
                <w:color w:val="000000"/>
                <w:sz w:val="16"/>
                <w:szCs w:val="16"/>
              </w:rPr>
            </w:pPr>
            <w:r w:rsidRPr="001923C6">
              <w:rPr>
                <w:color w:val="000000"/>
                <w:sz w:val="16"/>
                <w:szCs w:val="16"/>
              </w:rPr>
              <w:t>eainjd1kcst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5467D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21A6D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0B1F62"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A206287"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70A16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EC7D0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8641F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9ED197" w14:textId="77777777" w:rsidR="000B6A18" w:rsidRPr="001923C6" w:rsidRDefault="000B6A18" w:rsidP="006A608B">
            <w:pPr>
              <w:rPr>
                <w:color w:val="000000"/>
                <w:sz w:val="16"/>
                <w:szCs w:val="16"/>
              </w:rPr>
            </w:pPr>
            <w:r w:rsidRPr="001923C6">
              <w:rPr>
                <w:color w:val="000000"/>
                <w:sz w:val="16"/>
                <w:szCs w:val="16"/>
              </w:rPr>
              <w:t>eqinjstd1kcst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DB74A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71732F7"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0AF0B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C1852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1E1FD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00A35A"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6343622"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30A8F5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EFCDC4" w14:textId="036AFEB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6A4458" w14:textId="540D5D6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D5A3F8" w14:textId="26084D7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728C8B3" w14:textId="147976F7" w:rsidR="000B6A18" w:rsidRPr="001923C6" w:rsidRDefault="000B6A18" w:rsidP="006A608B">
            <w:pPr>
              <w:rPr>
                <w:color w:val="000000"/>
                <w:sz w:val="16"/>
                <w:szCs w:val="16"/>
              </w:rPr>
            </w:pPr>
            <w:r w:rsidRPr="001923C6">
              <w:rPr>
                <w:color w:val="000000"/>
                <w:sz w:val="16"/>
                <w:szCs w:val="16"/>
              </w:rPr>
              <w:t>eprreqkcst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22A876A9" w14:textId="77777777" w:rsidR="000B6A18" w:rsidRPr="001923C6" w:rsidRDefault="000B6A18" w:rsidP="006A608B">
            <w:pPr>
              <w:rPr>
                <w:color w:val="000000"/>
                <w:sz w:val="16"/>
                <w:szCs w:val="16"/>
              </w:rPr>
            </w:pPr>
            <w:r w:rsidRPr="001923C6">
              <w:rPr>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3DCFFF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55A1DE"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E02555C" w14:textId="793593D5" w:rsidR="000B6A18" w:rsidRPr="00FC4D75" w:rsidRDefault="000B6A18" w:rsidP="006A608B">
            <w:pPr>
              <w:widowControl/>
              <w:adjustRightInd/>
              <w:jc w:val="left"/>
              <w:textAlignment w:val="auto"/>
              <w:rPr>
                <w:color w:val="000000"/>
                <w:sz w:val="16"/>
                <w:szCs w:val="16"/>
              </w:rPr>
            </w:pPr>
            <w:r w:rsidRPr="00FC4D75">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A916D56"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AF2C522" w14:textId="1A6FE9F8"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c0-02</w:t>
            </w:r>
          </w:p>
        </w:tc>
      </w:tr>
      <w:tr w:rsidR="000B6A18" w:rsidRPr="001923C6" w14:paraId="28E1EDCB" w14:textId="7E81A4C1"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4D72651" w14:textId="64DC905F" w:rsidR="000B6A18" w:rsidRPr="001923C6" w:rsidRDefault="000B6A18" w:rsidP="006A608B">
            <w:pPr>
              <w:rPr>
                <w:color w:val="000000"/>
                <w:sz w:val="16"/>
                <w:szCs w:val="16"/>
              </w:rPr>
            </w:pPr>
            <w:r w:rsidRPr="001923C6">
              <w:rPr>
                <w:color w:val="000000"/>
                <w:sz w:val="16"/>
                <w:szCs w:val="16"/>
              </w:rPr>
              <w:t>EMINJ_RDPN_ST_ID(</w:t>
            </w:r>
            <w:r w:rsidR="00CE0EF9" w:rsidRPr="00852B2A">
              <w:rPr>
                <w:rFonts w:hint="eastAsia"/>
                <w:color w:val="000000"/>
                <w:sz w:val="16"/>
                <w:szCs w:val="16"/>
              </w:rPr>
              <w:t>36</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E5AD4B" w14:textId="1450E3A6" w:rsidR="000B6A18" w:rsidRPr="001923C6" w:rsidRDefault="000B6A18" w:rsidP="006A608B">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35F51B" w14:textId="7E3A1D22" w:rsidR="000B6A18" w:rsidRPr="001923C6" w:rsidRDefault="000B6A18" w:rsidP="006A608B">
            <w:pPr>
              <w:rPr>
                <w:color w:val="000000"/>
                <w:sz w:val="16"/>
                <w:szCs w:val="16"/>
              </w:rPr>
            </w:pPr>
            <w:r w:rsidRPr="001923C6">
              <w:rPr>
                <w:rFonts w:hint="eastAsia"/>
                <w:color w:val="000000"/>
                <w:sz w:val="16"/>
                <w:szCs w:val="16"/>
              </w:rPr>
              <w:t>eainjp1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08E527" w14:textId="167CACA5" w:rsidR="000B6A18" w:rsidRPr="001923C6" w:rsidRDefault="000B6A18" w:rsidP="006A608B">
            <w:pPr>
              <w:rPr>
                <w:color w:val="000000"/>
                <w:sz w:val="16"/>
                <w:szCs w:val="16"/>
              </w:rPr>
            </w:pPr>
            <w:r w:rsidRPr="001923C6">
              <w:rPr>
                <w:rFonts w:hint="eastAsia"/>
                <w:color w:val="000000"/>
                <w:sz w:val="16"/>
                <w:szCs w:val="16"/>
              </w:rPr>
              <w:t>eainjp2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4BC291" w14:textId="73B48DB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73ED65" w14:textId="70ACEDF5"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6728CA" w14:textId="47F80331" w:rsidR="000B6A18" w:rsidRPr="001923C6" w:rsidRDefault="000B6A18" w:rsidP="006A608B">
            <w:pPr>
              <w:rPr>
                <w:color w:val="000000"/>
                <w:sz w:val="16"/>
                <w:szCs w:val="16"/>
              </w:rPr>
            </w:pPr>
            <w:r w:rsidRPr="001923C6">
              <w:rPr>
                <w:rFonts w:hint="eastAsia"/>
                <w:color w:val="000000"/>
                <w:sz w:val="16"/>
                <w:szCs w:val="16"/>
              </w:rPr>
              <w:t>einjend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A9492D8" w14:textId="109F530F" w:rsidR="000B6A18" w:rsidRPr="001923C6" w:rsidRDefault="00D62F3D" w:rsidP="006A608B">
            <w:pPr>
              <w:rPr>
                <w:color w:val="000000"/>
                <w:sz w:val="16"/>
                <w:szCs w:val="16"/>
              </w:rPr>
            </w:pPr>
            <w:r>
              <w:rPr>
                <w:color w:val="000000"/>
                <w:sz w:val="16"/>
                <w:szCs w:val="16"/>
              </w:rPr>
              <w:t>eainjcutp</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155B369" w14:textId="66C6F91E"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0D22A8F" w14:textId="2FCFC8C3"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B76B5F" w14:textId="6625E0E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9ED090" w14:textId="56312CF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B3FA5E" w14:textId="379805E2"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1FF00FB" w14:textId="4B421B46" w:rsidR="000B6A18" w:rsidRPr="001923C6" w:rsidRDefault="000B6A18" w:rsidP="006A608B">
            <w:pPr>
              <w:rPr>
                <w:color w:val="000000"/>
                <w:sz w:val="16"/>
                <w:szCs w:val="16"/>
              </w:rPr>
            </w:pPr>
            <w:r w:rsidRPr="001923C6">
              <w:rPr>
                <w:rFonts w:hint="eastAsia"/>
                <w:color w:val="000000"/>
                <w:sz w:val="16"/>
                <w:szCs w:val="16"/>
              </w:rPr>
              <w:t>eqinjstp1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D56830" w14:textId="421D2871" w:rsidR="000B6A18" w:rsidRPr="001923C6" w:rsidRDefault="000B6A18" w:rsidP="006A608B">
            <w:pPr>
              <w:rPr>
                <w:color w:val="000000"/>
                <w:sz w:val="16"/>
                <w:szCs w:val="16"/>
              </w:rPr>
            </w:pPr>
            <w:r w:rsidRPr="001923C6">
              <w:rPr>
                <w:rFonts w:hint="eastAsia"/>
                <w:color w:val="000000"/>
                <w:sz w:val="16"/>
                <w:szCs w:val="16"/>
              </w:rPr>
              <w:t>eqinjstp2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0ACC75" w14:textId="25718BD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52883B" w14:textId="100E1A30"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4136A4" w14:textId="080F529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DA317B" w14:textId="4EDF682E"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7A917EB" w14:textId="6BAC8EF1"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078337" w14:textId="55F49269"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419DBD" w14:textId="22A19E7D"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4D1D73" w14:textId="2D49DAC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284779" w14:textId="73A552FC" w:rsidR="000B6A18" w:rsidRPr="001923C6" w:rsidRDefault="00D62F3D" w:rsidP="006A608B">
            <w:pPr>
              <w:widowControl/>
              <w:adjustRightInd/>
              <w:jc w:val="left"/>
              <w:textAlignment w:val="auto"/>
              <w:rPr>
                <w:color w:val="000000"/>
                <w:sz w:val="16"/>
                <w:szCs w:val="16"/>
              </w:rPr>
            </w:pPr>
            <w:r>
              <w:rPr>
                <w:sz w:val="16"/>
                <w:szCs w:val="16"/>
              </w:rPr>
              <w:t>ek1fn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4356EC1" w14:textId="286D88E1" w:rsidR="000B6A18" w:rsidRPr="001923C6" w:rsidRDefault="00D62F3D" w:rsidP="006A608B">
            <w:pPr>
              <w:rPr>
                <w:color w:val="000000"/>
                <w:sz w:val="16"/>
                <w:szCs w:val="16"/>
              </w:rPr>
            </w:pPr>
            <w:r>
              <w:rPr>
                <w:sz w:val="16"/>
                <w:szCs w:val="16"/>
              </w:rPr>
              <w:t>ek2fn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9505029" w14:textId="0D28F8FB" w:rsidR="000B6A18" w:rsidRPr="001923C6" w:rsidRDefault="00D62F3D" w:rsidP="006A608B">
            <w:pPr>
              <w:rPr>
                <w:color w:val="000000"/>
                <w:sz w:val="16"/>
                <w:szCs w:val="16"/>
              </w:rPr>
            </w:pPr>
            <w:r>
              <w:rPr>
                <w:color w:val="000000"/>
                <w:sz w:val="16"/>
                <w:szCs w:val="16"/>
              </w:rPr>
              <w:t>ek3fn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AC516E" w14:textId="3ABAA5A5"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A5FF5A" w14:textId="1FC5DEF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6950F4" w14:textId="278FF4B1"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203C98" w14:textId="29002A73"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04C144E6" w14:textId="39AF1937" w:rsidR="000B6A18" w:rsidRPr="001923C6" w:rsidRDefault="000B6A18" w:rsidP="006A608B">
            <w:pPr>
              <w:rPr>
                <w:sz w:val="16"/>
                <w:szCs w:val="16"/>
              </w:rPr>
            </w:pPr>
            <w:r w:rsidRPr="001923C6">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057CEF72" w14:textId="77E47578" w:rsidR="000B6A18" w:rsidRPr="001923C6" w:rsidRDefault="00D62F3D" w:rsidP="006A608B">
            <w:pPr>
              <w:rPr>
                <w:color w:val="000000"/>
                <w:sz w:val="16"/>
                <w:szCs w:val="16"/>
              </w:rPr>
            </w:pPr>
            <w:r>
              <w:rPr>
                <w:color w:val="000000"/>
                <w:sz w:val="16"/>
                <w:szCs w:val="16"/>
              </w:rPr>
              <w:t>eprlrdpn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FA8B42" w14:textId="127B76F4"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exqinjast</w:t>
            </w:r>
          </w:p>
        </w:tc>
        <w:tc>
          <w:tcPr>
            <w:tcW w:w="608" w:type="dxa"/>
            <w:tcBorders>
              <w:top w:val="single" w:sz="4" w:space="0" w:color="auto"/>
              <w:bottom w:val="single" w:sz="4" w:space="0" w:color="auto"/>
              <w:right w:val="single" w:sz="4" w:space="0" w:color="auto"/>
            </w:tcBorders>
            <w:shd w:val="clear" w:color="auto" w:fill="auto"/>
          </w:tcPr>
          <w:p w14:paraId="3ABD2836" w14:textId="08DB193A"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05BC732B" w14:textId="58638190"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E9A869C" w14:textId="0685C7FB"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27" w:author="16a" w:date="2025-10-08T16:05:00Z">
              <w:r w:rsidR="00E1298A" w:rsidRPr="00E1298A">
                <w:rPr>
                  <w:rFonts w:hint="eastAsia"/>
                  <w:color w:val="000000"/>
                  <w:sz w:val="16"/>
                  <w:szCs w:val="16"/>
                  <w:shd w:val="clear" w:color="auto" w:fill="00FF00"/>
                </w:rPr>
                <w:t>14</w:t>
              </w:r>
            </w:ins>
            <w:del w:id="928" w:author="16a" w:date="2025-10-08T16:05:00Z">
              <w:r w:rsidRPr="00E1298A" w:rsidDel="00E1298A">
                <w:rPr>
                  <w:color w:val="000000"/>
                  <w:sz w:val="16"/>
                  <w:szCs w:val="16"/>
                  <w:shd w:val="clear" w:color="auto" w:fill="00FF00"/>
                </w:rPr>
                <w:delText>13</w:delText>
              </w:r>
            </w:del>
          </w:p>
        </w:tc>
      </w:tr>
      <w:tr w:rsidR="000B6A18" w:rsidRPr="001923C6" w14:paraId="0FB975B0" w14:textId="192AEA50"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DB3C49C" w14:textId="490B16E4" w:rsidR="000B6A18" w:rsidRPr="001923C6" w:rsidRDefault="000B6A18" w:rsidP="006A608B">
            <w:pPr>
              <w:rPr>
                <w:color w:val="000000"/>
                <w:sz w:val="16"/>
                <w:szCs w:val="16"/>
              </w:rPr>
            </w:pPr>
            <w:r w:rsidRPr="001923C6">
              <w:rPr>
                <w:color w:val="000000"/>
                <w:sz w:val="16"/>
                <w:szCs w:val="16"/>
              </w:rPr>
              <w:t>EMINJ_STRATIST_ID(</w:t>
            </w:r>
            <w:ins w:id="929" w:author="16a" w:date="2025-10-08T16:04:00Z">
              <w:r w:rsidR="00E1298A" w:rsidRPr="00E1298A">
                <w:rPr>
                  <w:rFonts w:hint="eastAsia"/>
                  <w:color w:val="000000"/>
                  <w:sz w:val="16"/>
                  <w:szCs w:val="16"/>
                  <w:shd w:val="clear" w:color="auto" w:fill="00FF00"/>
                </w:rPr>
                <w:t>40</w:t>
              </w:r>
            </w:ins>
            <w:del w:id="930" w:author="16a" w:date="2025-10-08T16:03:00Z">
              <w:r w:rsidRPr="00E1298A" w:rsidDel="00E1298A">
                <w:rPr>
                  <w:color w:val="000000"/>
                  <w:sz w:val="16"/>
                  <w:szCs w:val="16"/>
                  <w:shd w:val="clear" w:color="auto" w:fill="00FF00"/>
                </w:rPr>
                <w:delText>42</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8A4B73" w14:textId="77777777" w:rsidR="000B6A18" w:rsidRPr="001923C6" w:rsidRDefault="000B6A18" w:rsidP="006A608B">
            <w:pPr>
              <w:rPr>
                <w:color w:val="000000"/>
                <w:sz w:val="16"/>
                <w:szCs w:val="16"/>
              </w:rPr>
            </w:pPr>
            <w:r w:rsidRPr="001923C6">
              <w:rPr>
                <w:sz w:val="16"/>
                <w:szCs w:val="16"/>
              </w:rPr>
              <w:t>einjmodstrt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D25CA" w14:textId="77777777" w:rsidR="000B6A18" w:rsidRPr="001923C6" w:rsidRDefault="000B6A18" w:rsidP="006A608B">
            <w:pPr>
              <w:rPr>
                <w:color w:val="000000"/>
                <w:sz w:val="16"/>
                <w:szCs w:val="16"/>
              </w:rPr>
            </w:pPr>
            <w:r w:rsidRPr="001923C6">
              <w:rPr>
                <w:color w:val="000000"/>
                <w:sz w:val="16"/>
                <w:szCs w:val="16"/>
              </w:rPr>
              <w:t>eainjpstrt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1F73E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AE1D4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A583F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C42812" w14:textId="258F39F2" w:rsidR="000B6A18" w:rsidRPr="001923C6" w:rsidRDefault="00DC07F3" w:rsidP="006A608B">
            <w:pPr>
              <w:rPr>
                <w:color w:val="000000"/>
                <w:sz w:val="16"/>
                <w:szCs w:val="16"/>
              </w:rPr>
            </w:pPr>
            <w:r>
              <w:rPr>
                <w:color w:val="000000"/>
                <w:sz w:val="16"/>
                <w:szCs w:val="16"/>
              </w:rPr>
              <w:t>einjendstrt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341FAC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1A7618" w14:textId="02AEC173" w:rsidR="000B6A18" w:rsidRPr="001923C6" w:rsidRDefault="00DC07F3" w:rsidP="006A608B">
            <w:pPr>
              <w:rPr>
                <w:color w:val="000000"/>
                <w:sz w:val="16"/>
                <w:szCs w:val="16"/>
              </w:rPr>
            </w:pPr>
            <w:r>
              <w:rPr>
                <w:color w:val="000000"/>
                <w:sz w:val="16"/>
                <w:szCs w:val="16"/>
              </w:rPr>
              <w:t>eainjcutd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3D8B24" w14:textId="5FD0A36D" w:rsidR="000B6A18" w:rsidRPr="001923C6" w:rsidRDefault="000B6A18" w:rsidP="006A608B">
            <w:pPr>
              <w:rPr>
                <w:color w:val="000000"/>
                <w:sz w:val="16"/>
                <w:szCs w:val="16"/>
              </w:rPr>
            </w:pPr>
            <w:r w:rsidRPr="001923C6">
              <w:rPr>
                <w:color w:val="000000"/>
                <w:sz w:val="16"/>
                <w:szCs w:val="16"/>
              </w:rPr>
              <w:t>eainjd1strt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0FB36D" w14:textId="77777777" w:rsidR="000B6A18" w:rsidRPr="001923C6" w:rsidRDefault="000B6A18" w:rsidP="006A608B">
            <w:pPr>
              <w:rPr>
                <w:color w:val="000000"/>
                <w:sz w:val="16"/>
                <w:szCs w:val="16"/>
              </w:rPr>
            </w:pPr>
            <w:r w:rsidRPr="001923C6">
              <w:rPr>
                <w:color w:val="000000"/>
                <w:sz w:val="16"/>
                <w:szCs w:val="16"/>
              </w:rPr>
              <w:t>eainjd2strt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6634427" w14:textId="054005AA" w:rsidR="000B6A18" w:rsidRPr="001923C6" w:rsidRDefault="00DC07F3" w:rsidP="006A608B">
            <w:pPr>
              <w:rPr>
                <w:color w:val="000000"/>
                <w:sz w:val="16"/>
                <w:szCs w:val="16"/>
              </w:rPr>
            </w:pPr>
            <w:r>
              <w:rPr>
                <w:color w:val="000000"/>
                <w:sz w:val="16"/>
                <w:szCs w:val="16"/>
              </w:rPr>
              <w:t>eainjd3strt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3A40B1" w14:textId="0425F6AC" w:rsidR="000B6A18" w:rsidRPr="001923C6" w:rsidRDefault="00DC07F3" w:rsidP="006A608B">
            <w:pPr>
              <w:rPr>
                <w:color w:val="000000"/>
                <w:sz w:val="16"/>
                <w:szCs w:val="16"/>
              </w:rPr>
            </w:pPr>
            <w:r>
              <w:rPr>
                <w:color w:val="000000"/>
                <w:sz w:val="16"/>
                <w:szCs w:val="16"/>
              </w:rPr>
              <w:t>eainjd4strt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28220E6" w14:textId="77777777" w:rsidR="000B6A18" w:rsidRPr="001923C6" w:rsidRDefault="000B6A18" w:rsidP="006A608B">
            <w:pPr>
              <w:rPr>
                <w:color w:val="000000"/>
                <w:sz w:val="16"/>
                <w:szCs w:val="16"/>
              </w:rPr>
            </w:pPr>
            <w:r w:rsidRPr="001923C6">
              <w:rPr>
                <w:color w:val="000000"/>
                <w:sz w:val="16"/>
                <w:szCs w:val="16"/>
              </w:rPr>
              <w:t>eqinjstpstrt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34C4A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696E9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C3B57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14D185" w14:textId="77777777" w:rsidR="000B6A18" w:rsidRPr="001923C6" w:rsidRDefault="000B6A18" w:rsidP="006A608B">
            <w:pPr>
              <w:rPr>
                <w:color w:val="000000"/>
                <w:sz w:val="16"/>
                <w:szCs w:val="16"/>
              </w:rPr>
            </w:pPr>
            <w:r w:rsidRPr="001923C6">
              <w:rPr>
                <w:color w:val="000000"/>
                <w:sz w:val="16"/>
                <w:szCs w:val="16"/>
              </w:rPr>
              <w:t>eqinjstd1strt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B6C5DE" w14:textId="77777777" w:rsidR="000B6A18" w:rsidRPr="001923C6" w:rsidRDefault="000B6A18" w:rsidP="006A608B">
            <w:pPr>
              <w:rPr>
                <w:color w:val="000000"/>
                <w:sz w:val="16"/>
                <w:szCs w:val="16"/>
              </w:rPr>
            </w:pPr>
            <w:r w:rsidRPr="001923C6">
              <w:rPr>
                <w:color w:val="000000"/>
                <w:sz w:val="16"/>
                <w:szCs w:val="16"/>
              </w:rPr>
              <w:t>eqinjstd2strt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D19484" w14:textId="77777777" w:rsidR="000B6A18" w:rsidRPr="001923C6" w:rsidRDefault="000B6A18" w:rsidP="006A608B">
            <w:pPr>
              <w:rPr>
                <w:color w:val="000000"/>
                <w:sz w:val="16"/>
                <w:szCs w:val="16"/>
              </w:rPr>
            </w:pPr>
            <w:r w:rsidRPr="001923C6">
              <w:rPr>
                <w:color w:val="000000"/>
                <w:sz w:val="16"/>
                <w:szCs w:val="16"/>
              </w:rPr>
              <w:t>eqinjstd3strt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3B4EA4" w14:textId="3F74D986" w:rsidR="000B6A18" w:rsidRPr="001923C6" w:rsidRDefault="00DC07F3" w:rsidP="006A608B">
            <w:pPr>
              <w:rPr>
                <w:color w:val="000000"/>
                <w:sz w:val="16"/>
                <w:szCs w:val="16"/>
              </w:rPr>
            </w:pPr>
            <w:r>
              <w:rPr>
                <w:color w:val="000000"/>
                <w:sz w:val="16"/>
                <w:szCs w:val="16"/>
              </w:rPr>
              <w:t>eqinjstd4strt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44B661" w14:textId="77777777" w:rsidR="000B6A18" w:rsidRPr="001923C6" w:rsidRDefault="000B6A18" w:rsidP="006A608B">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15880B" w14:textId="00C9CB58" w:rsidR="000B6A18" w:rsidRPr="001923C6" w:rsidRDefault="00DC07F3" w:rsidP="006A608B">
            <w:pPr>
              <w:rPr>
                <w:sz w:val="16"/>
                <w:szCs w:val="16"/>
              </w:rPr>
            </w:pPr>
            <w:r>
              <w:rPr>
                <w:color w:val="000000"/>
                <w:sz w:val="16"/>
                <w:szCs w:val="16"/>
              </w:rPr>
              <w:t>eqinjexp</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832169"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ek1fstrt[]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ABFF958" w14:textId="77777777" w:rsidR="000B6A18" w:rsidRPr="001923C6" w:rsidRDefault="000B6A18" w:rsidP="006A608B">
            <w:pPr>
              <w:rPr>
                <w:color w:val="000000"/>
                <w:sz w:val="16"/>
                <w:szCs w:val="16"/>
              </w:rPr>
            </w:pPr>
            <w:bookmarkStart w:id="931" w:name="OLE_LINK386"/>
            <w:bookmarkStart w:id="932" w:name="OLE_LINK387"/>
            <w:r w:rsidRPr="001923C6">
              <w:rPr>
                <w:color w:val="000000"/>
                <w:sz w:val="16"/>
                <w:szCs w:val="16"/>
              </w:rPr>
              <w:t>ek2fstrt[]</w:t>
            </w:r>
            <w:bookmarkEnd w:id="931"/>
            <w:bookmarkEnd w:id="932"/>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1BAB18F" w14:textId="77777777" w:rsidR="000B6A18" w:rsidRPr="001923C6" w:rsidRDefault="000B6A18" w:rsidP="006A608B">
            <w:pPr>
              <w:rPr>
                <w:color w:val="000000"/>
                <w:sz w:val="16"/>
                <w:szCs w:val="16"/>
              </w:rPr>
            </w:pPr>
            <w:r w:rsidRPr="001923C6">
              <w:rPr>
                <w:color w:val="000000"/>
                <w:sz w:val="16"/>
                <w:szCs w:val="16"/>
              </w:rPr>
              <w:t>ek3fstrt[]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142973" w14:textId="25718BC0" w:rsidR="000B6A18" w:rsidRPr="001923C6" w:rsidRDefault="000B6A18" w:rsidP="006A608B">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44E988" w14:textId="05075E56"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A12DA9" w14:textId="58AB01D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3AC20C" w14:textId="11534595" w:rsidR="000B6A18" w:rsidRPr="001923C6" w:rsidRDefault="000B6A18" w:rsidP="006A608B">
            <w:pPr>
              <w:rPr>
                <w:color w:val="000000"/>
                <w:sz w:val="16"/>
                <w:szCs w:val="16"/>
              </w:rPr>
            </w:pPr>
            <w:r w:rsidRPr="001923C6">
              <w:rPr>
                <w:color w:val="000000"/>
                <w:sz w:val="16"/>
                <w:szCs w:val="16"/>
              </w:rPr>
              <w:t>eprreqstrt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3330D04" w14:textId="77777777" w:rsidR="000B6A18" w:rsidRPr="001923C6" w:rsidRDefault="000B6A18" w:rsidP="006A608B">
            <w:pPr>
              <w:rPr>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1887374F" w14:textId="77777777" w:rsidR="000B6A18" w:rsidRPr="001923C6" w:rsidRDefault="000B6A18" w:rsidP="006A608B">
            <w:pPr>
              <w:rPr>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6197E9"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exqinjaststrt</w:t>
            </w:r>
          </w:p>
        </w:tc>
        <w:tc>
          <w:tcPr>
            <w:tcW w:w="608" w:type="dxa"/>
            <w:tcBorders>
              <w:top w:val="single" w:sz="4" w:space="0" w:color="auto"/>
              <w:bottom w:val="single" w:sz="4" w:space="0" w:color="auto"/>
              <w:right w:val="single" w:sz="4" w:space="0" w:color="auto"/>
            </w:tcBorders>
            <w:shd w:val="clear" w:color="auto" w:fill="auto"/>
          </w:tcPr>
          <w:p w14:paraId="560EBEDF"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efstrt</w:t>
            </w:r>
          </w:p>
        </w:tc>
        <w:tc>
          <w:tcPr>
            <w:tcW w:w="613" w:type="dxa"/>
            <w:tcBorders>
              <w:top w:val="single" w:sz="4" w:space="0" w:color="auto"/>
              <w:bottom w:val="single" w:sz="4" w:space="0" w:color="auto"/>
              <w:right w:val="double" w:sz="4" w:space="0" w:color="auto"/>
            </w:tcBorders>
            <w:shd w:val="clear" w:color="auto" w:fill="auto"/>
          </w:tcPr>
          <w:p w14:paraId="0EBD502D" w14:textId="588A9D80"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explreq</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0A18DB14" w14:textId="7C9B82D2" w:rsidR="000B6A18"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l1-</w:t>
            </w:r>
            <w:r w:rsidR="00E56304" w:rsidRPr="00852B2A">
              <w:rPr>
                <w:color w:val="000000"/>
                <w:sz w:val="16"/>
                <w:szCs w:val="16"/>
              </w:rPr>
              <w:t>03</w:t>
            </w:r>
          </w:p>
          <w:p w14:paraId="1E6BB829" w14:textId="214C3354" w:rsidR="00C164E9"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l8-03</w:t>
            </w:r>
          </w:p>
        </w:tc>
      </w:tr>
      <w:tr w:rsidR="000B6A18" w:rsidRPr="001923C6" w14:paraId="4E50306C" w14:textId="2584C01B"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C5C2219" w14:textId="6BC66B75" w:rsidR="000B6A18" w:rsidRPr="001923C6" w:rsidRDefault="000B6A18" w:rsidP="006A608B">
            <w:pPr>
              <w:rPr>
                <w:color w:val="000000"/>
                <w:sz w:val="16"/>
                <w:szCs w:val="16"/>
              </w:rPr>
            </w:pPr>
            <w:r w:rsidRPr="001923C6">
              <w:rPr>
                <w:color w:val="000000"/>
                <w:sz w:val="16"/>
                <w:szCs w:val="16"/>
              </w:rPr>
              <w:lastRenderedPageBreak/>
              <w:t>EMINJ_STAFRG_ID(</w:t>
            </w:r>
            <w:ins w:id="933" w:author="16a" w:date="2025-10-08T16:06:00Z">
              <w:r w:rsidR="00E1298A" w:rsidRPr="00E1298A">
                <w:rPr>
                  <w:rFonts w:hint="eastAsia"/>
                  <w:color w:val="000000"/>
                  <w:sz w:val="16"/>
                  <w:szCs w:val="16"/>
                  <w:shd w:val="clear" w:color="auto" w:fill="00FF00"/>
                </w:rPr>
                <w:t>42</w:t>
              </w:r>
            </w:ins>
            <w:del w:id="934" w:author="16a" w:date="2025-10-08T16:06:00Z">
              <w:r w:rsidRPr="00E1298A" w:rsidDel="00E1298A">
                <w:rPr>
                  <w:color w:val="000000"/>
                  <w:sz w:val="16"/>
                  <w:szCs w:val="16"/>
                  <w:shd w:val="clear" w:color="auto" w:fill="00FF00"/>
                </w:rPr>
                <w:delText>44</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9516CF" w14:textId="118D8DEA" w:rsidR="000B6A18" w:rsidRPr="001923C6" w:rsidRDefault="000B6A18" w:rsidP="006A608B">
            <w:pPr>
              <w:rPr>
                <w:sz w:val="16"/>
                <w:szCs w:val="16"/>
              </w:rPr>
            </w:pPr>
            <w:r w:rsidRPr="001923C6">
              <w:rPr>
                <w:rFonts w:hint="eastAsia"/>
                <w:sz w:val="16"/>
                <w:szCs w:val="16"/>
              </w:rPr>
              <w:t>einjmodfrg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98FB9B" w14:textId="7E8A09C5" w:rsidR="000B6A18" w:rsidRPr="001923C6" w:rsidRDefault="000B6A18" w:rsidP="006A608B">
            <w:pPr>
              <w:rPr>
                <w:color w:val="000000"/>
                <w:sz w:val="16"/>
                <w:szCs w:val="16"/>
              </w:rPr>
            </w:pPr>
            <w:r w:rsidRPr="001923C6">
              <w:rPr>
                <w:rFonts w:hint="eastAsia"/>
                <w:color w:val="000000"/>
                <w:sz w:val="16"/>
                <w:szCs w:val="16"/>
              </w:rPr>
              <w:t>eainjpfrg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F9659D" w14:textId="10A5BA8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BC1F10" w14:textId="40F0F57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C007949" w14:textId="7705300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39C282" w14:textId="1D0FF13B" w:rsidR="000B6A18" w:rsidRPr="001923C6" w:rsidRDefault="000B6A18" w:rsidP="006A608B">
            <w:pPr>
              <w:rPr>
                <w:color w:val="000000"/>
                <w:sz w:val="16"/>
                <w:szCs w:val="16"/>
              </w:rPr>
            </w:pPr>
            <w:r w:rsidRPr="001923C6">
              <w:rPr>
                <w:rFonts w:hint="eastAsia"/>
                <w:color w:val="000000"/>
                <w:sz w:val="16"/>
                <w:szCs w:val="16"/>
              </w:rPr>
              <w:t>einjendfrg</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7E7B8A9" w14:textId="07A62DF1"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F3C1DF5" w14:textId="631E971F"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FA41783" w14:textId="2C316D55" w:rsidR="000B6A18" w:rsidRPr="001923C6" w:rsidRDefault="000B6A18" w:rsidP="006A608B">
            <w:pPr>
              <w:rPr>
                <w:color w:val="000000"/>
                <w:sz w:val="16"/>
                <w:szCs w:val="16"/>
              </w:rPr>
            </w:pPr>
            <w:r w:rsidRPr="001923C6">
              <w:rPr>
                <w:rFonts w:hint="eastAsia"/>
                <w:color w:val="000000"/>
                <w:sz w:val="16"/>
                <w:szCs w:val="16"/>
              </w:rPr>
              <w:t>eainjd1frg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52700EB" w14:textId="7F98F3AB" w:rsidR="000B6A18" w:rsidRPr="001923C6" w:rsidRDefault="000B6A18" w:rsidP="006A608B">
            <w:pPr>
              <w:rPr>
                <w:color w:val="000000"/>
                <w:sz w:val="16"/>
                <w:szCs w:val="16"/>
              </w:rPr>
            </w:pPr>
            <w:r w:rsidRPr="001923C6">
              <w:rPr>
                <w:rFonts w:hint="eastAsia"/>
                <w:color w:val="000000"/>
                <w:sz w:val="16"/>
                <w:szCs w:val="16"/>
              </w:rPr>
              <w:t>eainjd2frg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5AE274" w14:textId="29C8D6C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AE66FC" w14:textId="18E3E98F"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E54333" w14:textId="2CE72F31" w:rsidR="000B6A18" w:rsidRPr="001923C6" w:rsidRDefault="000B6A18" w:rsidP="006A608B">
            <w:pPr>
              <w:rPr>
                <w:color w:val="000000"/>
                <w:sz w:val="16"/>
                <w:szCs w:val="16"/>
              </w:rPr>
            </w:pPr>
            <w:r w:rsidRPr="001923C6">
              <w:rPr>
                <w:rFonts w:hint="eastAsia"/>
                <w:color w:val="000000"/>
                <w:sz w:val="16"/>
                <w:szCs w:val="16"/>
              </w:rPr>
              <w:t>eqinjstpfrg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4FFF67" w14:textId="3C0A426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05E044" w14:textId="70A1DD2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798657" w14:textId="0CAD1CE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239830" w14:textId="683B4CCB" w:rsidR="000B6A18" w:rsidRPr="001923C6" w:rsidRDefault="000B6A18" w:rsidP="006A608B">
            <w:pPr>
              <w:rPr>
                <w:color w:val="000000"/>
                <w:sz w:val="16"/>
                <w:szCs w:val="16"/>
              </w:rPr>
            </w:pPr>
            <w:r w:rsidRPr="001923C6">
              <w:rPr>
                <w:rFonts w:hint="eastAsia"/>
                <w:color w:val="000000"/>
                <w:sz w:val="16"/>
                <w:szCs w:val="16"/>
              </w:rPr>
              <w:t>eqinjstd1frg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924873" w14:textId="45FDF764" w:rsidR="000B6A18" w:rsidRPr="001923C6" w:rsidRDefault="000B6A18" w:rsidP="006A608B">
            <w:pPr>
              <w:rPr>
                <w:color w:val="000000"/>
                <w:sz w:val="16"/>
                <w:szCs w:val="16"/>
              </w:rPr>
            </w:pPr>
            <w:r w:rsidRPr="001923C6">
              <w:rPr>
                <w:rFonts w:hint="eastAsia"/>
                <w:color w:val="000000"/>
                <w:sz w:val="16"/>
                <w:szCs w:val="16"/>
              </w:rPr>
              <w:t>eqinjstd2frg</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FF2238A" w14:textId="3B088388"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74A5513" w14:textId="50AAC7D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AEA1FB" w14:textId="42C0FE89" w:rsidR="000B6A18" w:rsidRPr="001923C6" w:rsidRDefault="000B6A18" w:rsidP="006A608B">
            <w:pPr>
              <w:rPr>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88D920" w14:textId="00F1A48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4014D7" w14:textId="6C6C5CD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D83EC21" w14:textId="73833724"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77C4562" w14:textId="41F04F52"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8CB594A" w14:textId="100B124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9DD2728" w14:textId="06BAA9FD"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6A88DA" w14:textId="33718EC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7E8C81" w14:textId="3C617FA4" w:rsidR="000B6A18" w:rsidRPr="001923C6" w:rsidRDefault="000B6A18" w:rsidP="006A608B">
            <w:pPr>
              <w:rPr>
                <w:color w:val="000000"/>
                <w:sz w:val="16"/>
                <w:szCs w:val="16"/>
              </w:rPr>
            </w:pPr>
            <w:r w:rsidRPr="001923C6">
              <w:rPr>
                <w:rFonts w:hint="eastAsia"/>
                <w:color w:val="000000"/>
                <w:sz w:val="16"/>
                <w:szCs w:val="16"/>
              </w:rPr>
              <w:t>eprreqfrg</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2E10AC7" w14:textId="4F76D04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E674CEF" w14:textId="1C218465"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FF4217" w14:textId="58C9099F" w:rsidR="000B6A18" w:rsidRPr="001923C6" w:rsidRDefault="00D3325B" w:rsidP="006A608B">
            <w:pPr>
              <w:widowControl/>
              <w:adjustRightInd/>
              <w:jc w:val="left"/>
              <w:textAlignment w:val="auto"/>
              <w:rPr>
                <w:color w:val="000000"/>
                <w:sz w:val="16"/>
                <w:szCs w:val="16"/>
              </w:rPr>
            </w:pPr>
            <w:r>
              <w:rPr>
                <w:color w:val="000000"/>
                <w:sz w:val="16"/>
                <w:szCs w:val="16"/>
              </w:rPr>
              <w:t>exqinjastfrg</w:t>
            </w:r>
          </w:p>
        </w:tc>
        <w:tc>
          <w:tcPr>
            <w:tcW w:w="608" w:type="dxa"/>
            <w:tcBorders>
              <w:top w:val="single" w:sz="4" w:space="0" w:color="auto"/>
              <w:bottom w:val="single" w:sz="4" w:space="0" w:color="auto"/>
              <w:right w:val="single" w:sz="4" w:space="0" w:color="auto"/>
            </w:tcBorders>
            <w:shd w:val="clear" w:color="auto" w:fill="auto"/>
          </w:tcPr>
          <w:p w14:paraId="3A976152" w14:textId="0802C749"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5C7D4F18" w14:textId="6AAC77C5"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0CAA306" w14:textId="51568AFC"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w:t>
            </w:r>
            <w:r w:rsidR="00D3325B">
              <w:rPr>
                <w:color w:val="000000"/>
                <w:sz w:val="16"/>
                <w:szCs w:val="16"/>
              </w:rPr>
              <w:t>1</w:t>
            </w:r>
          </w:p>
        </w:tc>
      </w:tr>
      <w:tr w:rsidR="000B6A18" w:rsidRPr="001923C6" w14:paraId="5FA55188" w14:textId="28DD0781"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65DAD67" w14:textId="6977442B" w:rsidR="000B6A18" w:rsidRPr="001923C6" w:rsidRDefault="000B6A18" w:rsidP="006A608B">
            <w:pPr>
              <w:rPr>
                <w:color w:val="000000"/>
                <w:sz w:val="16"/>
                <w:szCs w:val="16"/>
              </w:rPr>
            </w:pPr>
            <w:r w:rsidRPr="001923C6">
              <w:rPr>
                <w:color w:val="000000"/>
                <w:sz w:val="16"/>
                <w:szCs w:val="16"/>
              </w:rPr>
              <w:t>EMINJ_STAHV_ID(</w:t>
            </w:r>
            <w:ins w:id="935" w:author="16a" w:date="2025-10-08T16:06:00Z">
              <w:r w:rsidR="00E1298A" w:rsidRPr="00E1298A">
                <w:rPr>
                  <w:rFonts w:hint="eastAsia"/>
                  <w:color w:val="000000"/>
                  <w:sz w:val="16"/>
                  <w:szCs w:val="16"/>
                  <w:shd w:val="clear" w:color="auto" w:fill="00FF00"/>
                </w:rPr>
                <w:t>44</w:t>
              </w:r>
            </w:ins>
            <w:del w:id="936" w:author="16a" w:date="2025-10-08T16:06:00Z">
              <w:r w:rsidRPr="00E1298A" w:rsidDel="00E1298A">
                <w:rPr>
                  <w:color w:val="000000"/>
                  <w:sz w:val="16"/>
                  <w:szCs w:val="16"/>
                  <w:shd w:val="clear" w:color="auto" w:fill="00FF00"/>
                </w:rPr>
                <w:delText>46</w:delText>
              </w:r>
            </w:del>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D1F2E8" w14:textId="1D7D502A" w:rsidR="000B6A18" w:rsidRPr="001923C6" w:rsidRDefault="000B6A18" w:rsidP="006A608B">
            <w:pPr>
              <w:rPr>
                <w:sz w:val="16"/>
                <w:szCs w:val="16"/>
              </w:rPr>
            </w:pPr>
            <w:r w:rsidRPr="001923C6">
              <w:rPr>
                <w:sz w:val="16"/>
                <w:szCs w:val="16"/>
              </w:rPr>
              <w:t>einjmodstahv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606161" w14:textId="6B7918C6"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84C1CB" w14:textId="1FB842A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0B76D0" w14:textId="7AE157D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5DA0352" w14:textId="31F36072"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BE4100" w14:textId="60C7B5C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8D0592B" w14:textId="68956E41"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668D455" w14:textId="27987A2C"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F99AFD" w14:textId="33830110" w:rsidR="000B6A18" w:rsidRPr="001923C6" w:rsidRDefault="00F773D5" w:rsidP="006A608B">
            <w:pPr>
              <w:rPr>
                <w:color w:val="000000"/>
                <w:sz w:val="16"/>
                <w:szCs w:val="16"/>
              </w:rPr>
            </w:pPr>
            <w:r>
              <w:rPr>
                <w:color w:val="000000"/>
                <w:sz w:val="16"/>
                <w:szCs w:val="16"/>
              </w:rPr>
              <w:t>eainjd1stahv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BBC9FB" w14:textId="43CC96A8" w:rsidR="000B6A18" w:rsidRPr="001923C6" w:rsidRDefault="00F773D5" w:rsidP="006A608B">
            <w:pPr>
              <w:rPr>
                <w:color w:val="000000"/>
                <w:sz w:val="16"/>
                <w:szCs w:val="16"/>
              </w:rPr>
            </w:pPr>
            <w:r>
              <w:rPr>
                <w:color w:val="000000"/>
                <w:sz w:val="16"/>
                <w:szCs w:val="16"/>
              </w:rPr>
              <w:t>eainjd2stahv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407595" w14:textId="1ABC8EB0" w:rsidR="000B6A18" w:rsidRPr="001923C6" w:rsidRDefault="00F773D5" w:rsidP="006A608B">
            <w:pPr>
              <w:rPr>
                <w:color w:val="000000"/>
                <w:sz w:val="16"/>
                <w:szCs w:val="16"/>
              </w:rPr>
            </w:pPr>
            <w:r>
              <w:rPr>
                <w:color w:val="000000"/>
                <w:sz w:val="16"/>
                <w:szCs w:val="16"/>
              </w:rPr>
              <w:t>eainjd3stahv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EB8EFA" w14:textId="69E7B3FD"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9A36647" w14:textId="28AB2CBD" w:rsidR="000B6A18" w:rsidRPr="001923C6" w:rsidRDefault="000B6A18" w:rsidP="006A608B">
            <w:pPr>
              <w:rPr>
                <w:color w:val="000000"/>
                <w:sz w:val="16"/>
                <w:szCs w:val="16"/>
              </w:rPr>
            </w:pPr>
            <w:r w:rsidRPr="001923C6">
              <w:rPr>
                <w:color w:val="000000"/>
                <w:sz w:val="16"/>
                <w:szCs w:val="16"/>
              </w:rPr>
              <w:t>eqinj</w:t>
            </w:r>
            <w:r w:rsidRPr="008076DD">
              <w:rPr>
                <w:color w:val="000000"/>
                <w:sz w:val="16"/>
                <w:szCs w:val="16"/>
              </w:rPr>
              <w:t>p</w:t>
            </w:r>
            <w:r w:rsidR="00F773D5" w:rsidRPr="008076DD">
              <w:rPr>
                <w:color w:val="000000"/>
                <w:sz w:val="16"/>
                <w:szCs w:val="16"/>
              </w:rPr>
              <w:t>1</w:t>
            </w:r>
            <w:r w:rsidRPr="008076DD">
              <w:rPr>
                <w:color w:val="000000"/>
                <w:sz w:val="16"/>
                <w:szCs w:val="16"/>
              </w:rPr>
              <w:t>stah</w:t>
            </w:r>
            <w:r w:rsidRPr="001923C6">
              <w:rPr>
                <w:color w:val="000000"/>
                <w:sz w:val="16"/>
                <w:szCs w:val="16"/>
              </w:rPr>
              <w:t>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979FDC" w14:textId="73CAC10A"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FDCB49C" w14:textId="445C8DC6"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09778D" w14:textId="2DB7C98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3C1C84" w14:textId="4EBABFBE" w:rsidR="000B6A18" w:rsidRPr="001923C6" w:rsidRDefault="00F773D5" w:rsidP="006A608B">
            <w:pPr>
              <w:rPr>
                <w:color w:val="000000"/>
                <w:sz w:val="16"/>
                <w:szCs w:val="16"/>
              </w:rPr>
            </w:pPr>
            <w:r>
              <w:rPr>
                <w:color w:val="000000"/>
                <w:sz w:val="16"/>
                <w:szCs w:val="16"/>
              </w:rPr>
              <w:t>eqinjd1stahv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1EA196" w14:textId="6D5AB2A3" w:rsidR="000B6A18" w:rsidRPr="001923C6" w:rsidRDefault="00F773D5" w:rsidP="006A608B">
            <w:pPr>
              <w:rPr>
                <w:color w:val="000000"/>
                <w:sz w:val="16"/>
                <w:szCs w:val="16"/>
              </w:rPr>
            </w:pPr>
            <w:r>
              <w:rPr>
                <w:color w:val="000000"/>
                <w:sz w:val="16"/>
                <w:szCs w:val="16"/>
              </w:rPr>
              <w:t>eqinjd2stahv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29C2BA" w14:textId="4B841685" w:rsidR="000B6A18" w:rsidRPr="001923C6" w:rsidRDefault="00F773D5" w:rsidP="006A608B">
            <w:pPr>
              <w:rPr>
                <w:color w:val="000000"/>
                <w:sz w:val="16"/>
                <w:szCs w:val="16"/>
              </w:rPr>
            </w:pPr>
            <w:r>
              <w:rPr>
                <w:color w:val="000000"/>
                <w:sz w:val="16"/>
                <w:szCs w:val="16"/>
              </w:rPr>
              <w:t>eqinjd3stahv</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200BC5" w14:textId="4EB4558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70793A" w14:textId="774249CC" w:rsidR="000B6A18" w:rsidRPr="001923C6" w:rsidRDefault="000B6A18" w:rsidP="006A608B">
            <w:pPr>
              <w:rPr>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E79F28" w14:textId="45161FEE"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907C39" w14:textId="2560B72C" w:rsidR="000B6A18" w:rsidRPr="001923C6" w:rsidRDefault="00F773D5" w:rsidP="006A608B">
            <w:pPr>
              <w:widowControl/>
              <w:adjustRightInd/>
              <w:jc w:val="left"/>
              <w:textAlignment w:val="auto"/>
              <w:rPr>
                <w:color w:val="000000"/>
                <w:sz w:val="16"/>
                <w:szCs w:val="16"/>
              </w:rPr>
            </w:pPr>
            <w:r>
              <w:rPr>
                <w:color w:val="000000"/>
                <w:sz w:val="16"/>
                <w:szCs w:val="16"/>
              </w:rPr>
              <w:t>ek1fstahv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7694BCB" w14:textId="0A5FD812" w:rsidR="000B6A18" w:rsidRPr="001923C6" w:rsidRDefault="00F773D5" w:rsidP="006A608B">
            <w:pPr>
              <w:rPr>
                <w:color w:val="000000"/>
                <w:sz w:val="16"/>
                <w:szCs w:val="16"/>
              </w:rPr>
            </w:pPr>
            <w:r>
              <w:rPr>
                <w:color w:val="000000"/>
                <w:sz w:val="16"/>
                <w:szCs w:val="16"/>
              </w:rPr>
              <w:t>ek2fstahv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735D669" w14:textId="1C33C71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2021A0" w14:textId="13C9EDBD"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B10B52" w14:textId="421810D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2C28EF" w14:textId="267E8E88"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6F3F74" w14:textId="19F0F026" w:rsidR="000B6A18" w:rsidRPr="001923C6" w:rsidRDefault="00F773D5" w:rsidP="006A608B">
            <w:pPr>
              <w:rPr>
                <w:color w:val="000000"/>
                <w:sz w:val="16"/>
                <w:szCs w:val="16"/>
              </w:rPr>
            </w:pPr>
            <w:r>
              <w:rPr>
                <w:color w:val="000000"/>
                <w:sz w:val="16"/>
                <w:szCs w:val="16"/>
              </w:rPr>
              <w:t>eprreqstahv</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1E21FA7" w14:textId="56587209" w:rsidR="000B6A18" w:rsidRPr="001923C6" w:rsidRDefault="000B6A18" w:rsidP="006A608B">
            <w:pPr>
              <w:rPr>
                <w:color w:val="000000"/>
                <w:sz w:val="16"/>
                <w:szCs w:val="16"/>
              </w:rPr>
            </w:pPr>
            <w:r w:rsidRPr="001923C6">
              <w:rPr>
                <w:color w:val="000000"/>
                <w:sz w:val="16"/>
                <w:szCs w:val="16"/>
              </w:rPr>
              <w:t>eqfreqstahv</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AE533B1" w14:textId="1A1BAD85" w:rsidR="000B6A18" w:rsidRPr="001923C6" w:rsidRDefault="000B6A18" w:rsidP="006A608B">
            <w:pPr>
              <w:rPr>
                <w:color w:val="000000"/>
                <w:sz w:val="16"/>
                <w:szCs w:val="16"/>
              </w:rPr>
            </w:pPr>
            <w:r w:rsidRPr="001923C6">
              <w:rPr>
                <w:color w:val="000000"/>
                <w:sz w:val="16"/>
                <w:szCs w:val="16"/>
              </w:rPr>
              <w:t>eprreqlstahv</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5FCE7F8" w14:textId="4B39B1D4" w:rsidR="000B6A18" w:rsidRPr="001923C6" w:rsidRDefault="000B6A18" w:rsidP="006A608B">
            <w:pPr>
              <w:widowControl/>
              <w:adjustRightInd/>
              <w:jc w:val="left"/>
              <w:textAlignment w:val="auto"/>
              <w:rPr>
                <w:color w:val="000000"/>
                <w:sz w:val="16"/>
                <w:szCs w:val="16"/>
              </w:rPr>
            </w:pPr>
            <w:r w:rsidRPr="001923C6">
              <w:rPr>
                <w:color w:val="000000"/>
                <w:sz w:val="16"/>
                <w:szCs w:val="16"/>
              </w:rPr>
              <w:t>exqinjast</w:t>
            </w:r>
            <w:r w:rsidRPr="008076DD">
              <w:rPr>
                <w:color w:val="000000"/>
                <w:sz w:val="16"/>
                <w:szCs w:val="16"/>
              </w:rPr>
              <w:t>a</w:t>
            </w:r>
            <w:r w:rsidRPr="001923C6">
              <w:rPr>
                <w:color w:val="000000"/>
                <w:sz w:val="16"/>
                <w:szCs w:val="16"/>
              </w:rPr>
              <w:t>hv</w:t>
            </w:r>
          </w:p>
        </w:tc>
        <w:tc>
          <w:tcPr>
            <w:tcW w:w="608" w:type="dxa"/>
            <w:tcBorders>
              <w:top w:val="single" w:sz="4" w:space="0" w:color="auto"/>
              <w:bottom w:val="single" w:sz="4" w:space="0" w:color="auto"/>
              <w:right w:val="single" w:sz="4" w:space="0" w:color="auto"/>
            </w:tcBorders>
            <w:shd w:val="clear" w:color="auto" w:fill="auto"/>
          </w:tcPr>
          <w:p w14:paraId="525BC054" w14:textId="6DA40300"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4EE28F0" w14:textId="52A129EA"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275B01D" w14:textId="16F7B5F7"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c0-05</w:t>
            </w:r>
          </w:p>
        </w:tc>
      </w:tr>
      <w:tr w:rsidR="000B6A18" w:rsidRPr="001923C6" w14:paraId="2155C639" w14:textId="37F2109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8E4A246" w14:textId="5BB34BB1" w:rsidR="000B6A18" w:rsidRPr="001923C6" w:rsidRDefault="000B6A18" w:rsidP="006A608B">
            <w:pPr>
              <w:rPr>
                <w:color w:val="000000"/>
                <w:sz w:val="16"/>
                <w:szCs w:val="16"/>
              </w:rPr>
            </w:pPr>
            <w:r w:rsidRPr="001923C6">
              <w:rPr>
                <w:color w:val="000000"/>
                <w:sz w:val="16"/>
                <w:szCs w:val="16"/>
              </w:rPr>
              <w:t>EMINJ_FCINJCTR_ID(50)</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324041" w14:textId="77777777" w:rsidR="000B6A18" w:rsidRPr="001923C6" w:rsidRDefault="000B6A18" w:rsidP="006A608B">
            <w:pPr>
              <w:rPr>
                <w:sz w:val="16"/>
                <w:szCs w:val="16"/>
              </w:rPr>
            </w:pPr>
            <w:r w:rsidRPr="001923C6">
              <w:rPr>
                <w:sz w:val="16"/>
                <w:szCs w:val="16"/>
              </w:rPr>
              <w:t>einjmodfcinj</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D7DBDF" w14:textId="7F67EB8D" w:rsidR="000B6A18" w:rsidRPr="001923C6" w:rsidRDefault="00E9350D" w:rsidP="006A608B">
            <w:pPr>
              <w:rPr>
                <w:color w:val="000000"/>
                <w:sz w:val="16"/>
                <w:szCs w:val="16"/>
              </w:rPr>
            </w:pPr>
            <w:r>
              <w:rPr>
                <w:color w:val="000000"/>
                <w:sz w:val="16"/>
                <w:szCs w:val="16"/>
              </w:rPr>
              <w:t>eainjpfcinj</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1AE72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23C28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E98CD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CC832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D106E1"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09535C" w14:textId="1F93B1C5"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019BB0" w14:textId="3EA68A02"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BE806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501A7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13885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75DED2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5FFEE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C3E3C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0611A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E0DF2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4DDDC0C"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E4F7C0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55A67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E08E49" w14:textId="77777777" w:rsidR="000B6A18" w:rsidRPr="001923C6" w:rsidRDefault="000B6A18" w:rsidP="006A608B">
            <w:pPr>
              <w:rPr>
                <w:color w:val="000000"/>
                <w:sz w:val="16"/>
                <w:szCs w:val="16"/>
              </w:rPr>
            </w:pPr>
            <w:r w:rsidRPr="001923C6">
              <w:rPr>
                <w:color w:val="000000"/>
                <w:sz w:val="16"/>
                <w:szCs w:val="16"/>
              </w:rPr>
              <w:t>eqfcinj[]</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BF329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D065EA"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F502D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4C112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86B960" w14:textId="44B2365D"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BF2D03" w14:textId="304B28A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DA4AC8" w14:textId="602EBA0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3C27DF" w14:textId="672B013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27D249C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965919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88E309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7F36F639" w14:textId="4813FBC7" w:rsidR="000B6A18" w:rsidRPr="00467D41" w:rsidDel="005E6F66"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7A90D55A"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5C744D32" w14:textId="24124728"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37" w:author="16a" w:date="2025-10-08T16:05:00Z">
              <w:r w:rsidR="00E1298A" w:rsidRPr="00E1298A">
                <w:rPr>
                  <w:rFonts w:hint="eastAsia"/>
                  <w:color w:val="000000"/>
                  <w:sz w:val="16"/>
                  <w:szCs w:val="16"/>
                  <w:shd w:val="clear" w:color="auto" w:fill="00FF00"/>
                </w:rPr>
                <w:t>12</w:t>
              </w:r>
            </w:ins>
            <w:del w:id="938" w:author="16a" w:date="2025-10-08T16:05:00Z">
              <w:r w:rsidR="00E56304" w:rsidRPr="00E1298A" w:rsidDel="00E1298A">
                <w:rPr>
                  <w:color w:val="000000"/>
                  <w:sz w:val="16"/>
                  <w:szCs w:val="16"/>
                  <w:shd w:val="clear" w:color="auto" w:fill="00FF00"/>
                </w:rPr>
                <w:delText>11</w:delText>
              </w:r>
            </w:del>
          </w:p>
        </w:tc>
      </w:tr>
      <w:tr w:rsidR="000B6A18" w:rsidRPr="001923C6" w14:paraId="6900C6BB" w14:textId="74C26229"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F0605A5" w14:textId="2DCC8661" w:rsidR="000B6A18" w:rsidRPr="001923C6" w:rsidRDefault="000B6A18" w:rsidP="006A608B">
            <w:pPr>
              <w:rPr>
                <w:color w:val="000000"/>
                <w:sz w:val="16"/>
                <w:szCs w:val="16"/>
              </w:rPr>
            </w:pPr>
            <w:r w:rsidRPr="001923C6">
              <w:rPr>
                <w:color w:val="000000"/>
                <w:sz w:val="16"/>
                <w:szCs w:val="16"/>
              </w:rPr>
              <w:t>EMINJ_RDPN_ID(52)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1369BB" w14:textId="50C482BF" w:rsidR="000B6A18" w:rsidRPr="001923C6" w:rsidRDefault="000B6A18" w:rsidP="006A608B">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CBD5CB" w14:textId="1DD8C36A" w:rsidR="000B6A18" w:rsidRPr="001923C6" w:rsidRDefault="000B6A18" w:rsidP="006A608B">
            <w:pPr>
              <w:rPr>
                <w:color w:val="000000"/>
                <w:sz w:val="16"/>
                <w:szCs w:val="16"/>
              </w:rPr>
            </w:pPr>
            <w:r w:rsidRPr="001923C6">
              <w:rPr>
                <w:rFonts w:hint="eastAsia"/>
                <w:color w:val="000000"/>
                <w:sz w:val="16"/>
                <w:szCs w:val="16"/>
              </w:rPr>
              <w:t>eainjp1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D5A2B1" w14:textId="1FCD6DCF" w:rsidR="000B6A18" w:rsidRPr="001923C6" w:rsidRDefault="000B6A18" w:rsidP="006A608B">
            <w:pPr>
              <w:rPr>
                <w:color w:val="000000"/>
                <w:sz w:val="16"/>
                <w:szCs w:val="16"/>
              </w:rPr>
            </w:pPr>
            <w:r w:rsidRPr="001923C6">
              <w:rPr>
                <w:rFonts w:hint="eastAsia"/>
                <w:color w:val="000000"/>
                <w:sz w:val="16"/>
                <w:szCs w:val="16"/>
              </w:rPr>
              <w:t>eainjp2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CF20E4" w14:textId="26FA6FCC" w:rsidR="000B6A18" w:rsidRPr="001923C6" w:rsidRDefault="00091286" w:rsidP="006A608B">
            <w:pPr>
              <w:rPr>
                <w:color w:val="000000"/>
                <w:sz w:val="16"/>
                <w:szCs w:val="16"/>
              </w:rPr>
            </w:pPr>
            <w:r>
              <w:rPr>
                <w:color w:val="000000"/>
                <w:sz w:val="16"/>
                <w:szCs w:val="16"/>
              </w:rPr>
              <w:t>eainjp3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2D9456" w14:textId="709FB787" w:rsidR="000B6A18" w:rsidRPr="001923C6" w:rsidRDefault="00091286" w:rsidP="006A608B">
            <w:pPr>
              <w:rPr>
                <w:color w:val="000000"/>
                <w:sz w:val="16"/>
                <w:szCs w:val="16"/>
              </w:rPr>
            </w:pPr>
            <w:r>
              <w:rPr>
                <w:color w:val="000000"/>
                <w:sz w:val="16"/>
                <w:szCs w:val="16"/>
              </w:rPr>
              <w:t>eainjp4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A061FD" w14:textId="444CED91" w:rsidR="000B6A18" w:rsidRPr="001923C6" w:rsidRDefault="000B6A18" w:rsidP="006A608B">
            <w:pPr>
              <w:rPr>
                <w:color w:val="000000"/>
                <w:sz w:val="16"/>
                <w:szCs w:val="16"/>
              </w:rPr>
            </w:pPr>
            <w:r w:rsidRPr="001923C6">
              <w:rPr>
                <w:rFonts w:hint="eastAsia"/>
                <w:color w:val="000000"/>
                <w:sz w:val="16"/>
                <w:szCs w:val="16"/>
              </w:rPr>
              <w:t>einjend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3DBE9F8" w14:textId="5642AA24" w:rsidR="000B6A18" w:rsidRPr="001923C6" w:rsidRDefault="00091286" w:rsidP="006A608B">
            <w:pPr>
              <w:rPr>
                <w:color w:val="000000"/>
                <w:sz w:val="16"/>
                <w:szCs w:val="16"/>
              </w:rPr>
            </w:pPr>
            <w:r>
              <w:rPr>
                <w:color w:val="000000"/>
                <w:sz w:val="16"/>
                <w:szCs w:val="16"/>
              </w:rPr>
              <w:t>eainjcutp</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7C23F9" w14:textId="56861872" w:rsidR="000B6A18" w:rsidRPr="001923C6" w:rsidRDefault="00091286" w:rsidP="006A608B">
            <w:pPr>
              <w:rPr>
                <w:color w:val="000000"/>
                <w:sz w:val="16"/>
                <w:szCs w:val="16"/>
              </w:rPr>
            </w:pPr>
            <w:r>
              <w:rPr>
                <w:color w:val="000000"/>
                <w:sz w:val="16"/>
                <w:szCs w:val="16"/>
              </w:rPr>
              <w:t>eainjcutd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6ABBEBC" w14:textId="7164A06F" w:rsidR="000B6A18" w:rsidRPr="001923C6" w:rsidRDefault="00091286" w:rsidP="006A608B">
            <w:pPr>
              <w:rPr>
                <w:color w:val="000000"/>
                <w:sz w:val="16"/>
                <w:szCs w:val="16"/>
              </w:rPr>
            </w:pPr>
            <w:r>
              <w:rPr>
                <w:color w:val="000000"/>
                <w:sz w:val="16"/>
                <w:szCs w:val="16"/>
              </w:rPr>
              <w:t>eainjd1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C12504" w14:textId="3C6BA60E" w:rsidR="000B6A18" w:rsidRPr="001923C6" w:rsidRDefault="00091286" w:rsidP="006A608B">
            <w:pPr>
              <w:rPr>
                <w:color w:val="000000"/>
                <w:sz w:val="16"/>
                <w:szCs w:val="16"/>
              </w:rPr>
            </w:pPr>
            <w:r>
              <w:rPr>
                <w:color w:val="000000"/>
                <w:sz w:val="16"/>
                <w:szCs w:val="16"/>
              </w:rPr>
              <w:t>eainjd2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B5C174" w14:textId="08CE37F0" w:rsidR="000B6A18" w:rsidRPr="001923C6" w:rsidRDefault="00091286" w:rsidP="006A608B">
            <w:pPr>
              <w:rPr>
                <w:color w:val="000000"/>
                <w:sz w:val="16"/>
                <w:szCs w:val="16"/>
              </w:rPr>
            </w:pPr>
            <w:r>
              <w:rPr>
                <w:color w:val="000000"/>
                <w:sz w:val="16"/>
                <w:szCs w:val="16"/>
              </w:rPr>
              <w:t>eainjd3</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CB3F0E" w14:textId="6A44A549" w:rsidR="000B6A18" w:rsidRPr="001923C6" w:rsidRDefault="00091286" w:rsidP="006A608B">
            <w:pPr>
              <w:rPr>
                <w:color w:val="000000"/>
                <w:sz w:val="16"/>
                <w:szCs w:val="16"/>
              </w:rPr>
            </w:pPr>
            <w:r>
              <w:rPr>
                <w:color w:val="000000"/>
                <w:sz w:val="16"/>
                <w:szCs w:val="16"/>
              </w:rPr>
              <w:t>eainjd4</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5489AC8" w14:textId="6685DD13" w:rsidR="000B6A18" w:rsidRPr="001923C6" w:rsidRDefault="000B6A18" w:rsidP="006A608B">
            <w:pPr>
              <w:rPr>
                <w:color w:val="000000"/>
                <w:sz w:val="16"/>
                <w:szCs w:val="16"/>
              </w:rPr>
            </w:pPr>
            <w:r w:rsidRPr="001923C6">
              <w:rPr>
                <w:rFonts w:hint="eastAsia"/>
                <w:color w:val="000000"/>
                <w:sz w:val="16"/>
                <w:szCs w:val="16"/>
              </w:rPr>
              <w:t>eqinjstp1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66AA59" w14:textId="387F0FE6" w:rsidR="000B6A18" w:rsidRPr="001923C6" w:rsidRDefault="000B6A18" w:rsidP="006A608B">
            <w:pPr>
              <w:rPr>
                <w:color w:val="000000"/>
                <w:sz w:val="16"/>
                <w:szCs w:val="16"/>
              </w:rPr>
            </w:pPr>
            <w:r w:rsidRPr="001923C6">
              <w:rPr>
                <w:rFonts w:hint="eastAsia"/>
                <w:color w:val="000000"/>
                <w:sz w:val="16"/>
                <w:szCs w:val="16"/>
              </w:rPr>
              <w:t>eqinjstp2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A1E950" w14:textId="22E8C7B0"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8098F9" w14:textId="57415FE9"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796C7D" w14:textId="02095799"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43BDB1" w14:textId="3B7235EA"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6D117AD" w14:textId="278B27BB"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8622A9" w14:textId="207FF39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EC8CED" w14:textId="67B1E790"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E750A4" w14:textId="2F0D601F"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8E8F2F" w14:textId="7D91B6E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ek1fn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C91470" w14:textId="5A22BFA4" w:rsidR="000B6A18" w:rsidRPr="001923C6" w:rsidRDefault="00091286" w:rsidP="006A608B">
            <w:pPr>
              <w:rPr>
                <w:color w:val="000000"/>
                <w:sz w:val="16"/>
                <w:szCs w:val="16"/>
              </w:rPr>
            </w:pPr>
            <w:r>
              <w:rPr>
                <w:color w:val="000000"/>
                <w:sz w:val="16"/>
                <w:szCs w:val="16"/>
              </w:rPr>
              <w:t>ek2fn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BA1F7C" w14:textId="021EDD02" w:rsidR="000B6A18" w:rsidRPr="001923C6" w:rsidRDefault="00091286" w:rsidP="006A608B">
            <w:pPr>
              <w:rPr>
                <w:color w:val="000000"/>
                <w:sz w:val="16"/>
                <w:szCs w:val="16"/>
              </w:rPr>
            </w:pPr>
            <w:r>
              <w:rPr>
                <w:color w:val="000000"/>
                <w:sz w:val="16"/>
                <w:szCs w:val="16"/>
              </w:rPr>
              <w:t>ek3fn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4E6B49" w14:textId="03DC6B4D"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731D3E" w14:textId="4E645880"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F9432B" w14:textId="7BA317A5"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56A9CB" w14:textId="751154D0" w:rsidR="000B6A18" w:rsidRPr="001923C6" w:rsidRDefault="00091286" w:rsidP="006A608B">
            <w:pPr>
              <w:rPr>
                <w:color w:val="000000"/>
                <w:sz w:val="16"/>
                <w:szCs w:val="16"/>
              </w:rPr>
            </w:pPr>
            <w:r>
              <w:rPr>
                <w:color w:val="000000"/>
                <w:sz w:val="16"/>
                <w:szCs w:val="16"/>
              </w:rPr>
              <w:t>eprhrdpn</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1BCB11B" w14:textId="60981084"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EE322E9" w14:textId="34EFAD85" w:rsidR="000B6A18" w:rsidRPr="001923C6" w:rsidRDefault="000B6A18" w:rsidP="006A608B">
            <w:pPr>
              <w:rPr>
                <w:color w:val="000000"/>
                <w:sz w:val="16"/>
                <w:szCs w:val="16"/>
              </w:rPr>
            </w:pPr>
            <w:r w:rsidRPr="001923C6">
              <w:rPr>
                <w:rFonts w:hint="eastAsia"/>
                <w:color w:val="000000"/>
                <w:sz w:val="16"/>
                <w:szCs w:val="16"/>
              </w:rPr>
              <w:t>epr</w:t>
            </w:r>
            <w:r w:rsidR="00091286">
              <w:rPr>
                <w:color w:val="000000"/>
                <w:sz w:val="16"/>
                <w:szCs w:val="16"/>
              </w:rPr>
              <w:t>l</w:t>
            </w:r>
            <w:r w:rsidRPr="001923C6">
              <w:rPr>
                <w:rFonts w:hint="eastAsia"/>
                <w:color w:val="000000"/>
                <w:sz w:val="16"/>
                <w:szCs w:val="16"/>
              </w:rPr>
              <w:t>rdpn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ABF3722" w14:textId="69E09EC1"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exqinjast</w:t>
            </w:r>
          </w:p>
        </w:tc>
        <w:tc>
          <w:tcPr>
            <w:tcW w:w="608" w:type="dxa"/>
            <w:tcBorders>
              <w:top w:val="single" w:sz="4" w:space="0" w:color="auto"/>
              <w:bottom w:val="single" w:sz="4" w:space="0" w:color="auto"/>
              <w:right w:val="single" w:sz="4" w:space="0" w:color="auto"/>
            </w:tcBorders>
            <w:shd w:val="clear" w:color="auto" w:fill="auto"/>
          </w:tcPr>
          <w:p w14:paraId="44B3022C" w14:textId="41AEE6F9" w:rsidR="000B6A18" w:rsidRPr="00467D41" w:rsidDel="005E6F66"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2671E43" w14:textId="71660C4E"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03CA76B" w14:textId="515C8684"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39" w:author="16a" w:date="2025-10-08T16:05:00Z">
              <w:r w:rsidR="00E1298A" w:rsidRPr="00E1298A">
                <w:rPr>
                  <w:rFonts w:hint="eastAsia"/>
                  <w:color w:val="000000"/>
                  <w:sz w:val="16"/>
                  <w:szCs w:val="16"/>
                  <w:shd w:val="clear" w:color="auto" w:fill="00FF00"/>
                </w:rPr>
                <w:t>14</w:t>
              </w:r>
            </w:ins>
            <w:del w:id="940" w:author="16a" w:date="2025-10-08T16:05:00Z">
              <w:r w:rsidRPr="00E1298A" w:rsidDel="00E1298A">
                <w:rPr>
                  <w:color w:val="000000"/>
                  <w:sz w:val="16"/>
                  <w:szCs w:val="16"/>
                  <w:shd w:val="clear" w:color="auto" w:fill="00FF00"/>
                </w:rPr>
                <w:delText>13</w:delText>
              </w:r>
            </w:del>
          </w:p>
        </w:tc>
      </w:tr>
      <w:tr w:rsidR="000B6A18" w:rsidRPr="001923C6" w14:paraId="53529541" w14:textId="11EF9CB3"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2A23B2A" w14:textId="086B99E6" w:rsidR="000B6A18" w:rsidRPr="001923C6" w:rsidRDefault="000B6A18" w:rsidP="006A608B">
            <w:pPr>
              <w:rPr>
                <w:color w:val="000000"/>
                <w:sz w:val="16"/>
                <w:szCs w:val="16"/>
              </w:rPr>
            </w:pPr>
            <w:r w:rsidRPr="001923C6">
              <w:rPr>
                <w:color w:val="000000"/>
                <w:sz w:val="16"/>
                <w:szCs w:val="16"/>
              </w:rPr>
              <w:t>EMINJ_RTNFC_ID(54)</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C4BEE1" w14:textId="77777777" w:rsidR="000B6A18" w:rsidRPr="001923C6" w:rsidRDefault="000B6A18" w:rsidP="006A608B">
            <w:pPr>
              <w:rPr>
                <w:sz w:val="16"/>
                <w:szCs w:val="16"/>
              </w:rPr>
            </w:pPr>
            <w:r w:rsidRPr="001923C6">
              <w:rPr>
                <w:sz w:val="16"/>
                <w:szCs w:val="16"/>
              </w:rPr>
              <w:t>einjmodrtnfc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DBAB1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3E38C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165FA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60464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75365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EB2569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736E929" w14:textId="218F64E5"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AB08E0F" w14:textId="7B7D0BB4" w:rsidR="000B6A18" w:rsidRPr="001923C6" w:rsidRDefault="000B6A18" w:rsidP="006A608B">
            <w:pPr>
              <w:rPr>
                <w:color w:val="000000"/>
                <w:sz w:val="16"/>
                <w:szCs w:val="16"/>
              </w:rPr>
            </w:pPr>
            <w:r w:rsidRPr="001923C6">
              <w:rPr>
                <w:color w:val="000000"/>
                <w:sz w:val="16"/>
                <w:szCs w:val="16"/>
              </w:rPr>
              <w:t>eainjd1rtnfc</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46BFE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3D9ED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03A3B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A4AF40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8099B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96E8C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6C596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AEB91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FF2D5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C7B9D8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580B7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BD3ED5" w14:textId="77777777" w:rsidR="000B6A18" w:rsidRPr="001923C6" w:rsidRDefault="000B6A18" w:rsidP="006A608B">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20405B" w14:textId="77777777" w:rsidR="000B6A18" w:rsidRPr="001923C6" w:rsidRDefault="000B6A18" w:rsidP="006A608B">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9DF9B2"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2DB42E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16F0A5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51BFBD7" w14:textId="3A0D1076" w:rsidR="000B6A18" w:rsidRPr="001923C6" w:rsidRDefault="000B6A18" w:rsidP="006A608B">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FDDDD2" w14:textId="7AA416A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BCA006" w14:textId="3ACF203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EBAF26" w14:textId="3F92B1D2"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BAB29F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0757E1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672E2FD"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6A508E2" w14:textId="6DDFA496"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452B0B9"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05B36ED" w14:textId="02C337A8"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7F78E0D6" w14:textId="3656E8E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234B59B" w14:textId="22FBC2CE" w:rsidR="000B6A18" w:rsidRPr="001923C6" w:rsidRDefault="000B6A18" w:rsidP="006A608B">
            <w:pPr>
              <w:rPr>
                <w:color w:val="000000"/>
                <w:sz w:val="16"/>
                <w:szCs w:val="16"/>
              </w:rPr>
            </w:pPr>
            <w:bookmarkStart w:id="941" w:name="OLE_LINK135"/>
            <w:bookmarkStart w:id="942" w:name="OLE_LINK136"/>
            <w:r w:rsidRPr="001923C6">
              <w:rPr>
                <w:color w:val="000000"/>
                <w:sz w:val="16"/>
                <w:szCs w:val="16"/>
              </w:rPr>
              <w:t>EMINJ_</w:t>
            </w:r>
            <w:bookmarkStart w:id="943" w:name="OLE_LINK106"/>
            <w:bookmarkStart w:id="944" w:name="OLE_LINK107"/>
            <w:r w:rsidRPr="001923C6">
              <w:rPr>
                <w:color w:val="000000"/>
                <w:sz w:val="16"/>
                <w:szCs w:val="16"/>
              </w:rPr>
              <w:t>CLRDEPI</w:t>
            </w:r>
            <w:bookmarkEnd w:id="943"/>
            <w:bookmarkEnd w:id="944"/>
            <w:r w:rsidRPr="001923C6">
              <w:rPr>
                <w:color w:val="000000"/>
                <w:sz w:val="16"/>
                <w:szCs w:val="16"/>
              </w:rPr>
              <w:t>_ID</w:t>
            </w:r>
            <w:bookmarkEnd w:id="941"/>
            <w:bookmarkEnd w:id="942"/>
            <w:r w:rsidRPr="001923C6">
              <w:rPr>
                <w:color w:val="000000"/>
                <w:sz w:val="16"/>
                <w:szCs w:val="16"/>
              </w:rPr>
              <w:t>(56</w:t>
            </w:r>
            <w:commentRangeStart w:id="945"/>
            <w:commentRangeEnd w:id="945"/>
            <w:r w:rsidRPr="001923C6">
              <w:rPr>
                <w:rStyle w:val="a8"/>
              </w:rPr>
              <w:commentReference w:id="945"/>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27D0BA" w14:textId="77777777" w:rsidR="000B6A18" w:rsidRPr="001923C6" w:rsidRDefault="000B6A18" w:rsidP="006A608B">
            <w:pPr>
              <w:rPr>
                <w:sz w:val="16"/>
                <w:szCs w:val="16"/>
              </w:rPr>
            </w:pPr>
            <w:r w:rsidRPr="001923C6">
              <w:rPr>
                <w:sz w:val="16"/>
                <w:szCs w:val="16"/>
              </w:rPr>
              <w:t>einjmoddepi</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7F4C1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978E2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359960"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49F9F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806C5B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6DB6FD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A479E9D" w14:textId="151E65DC"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5E890E" w14:textId="609B8B9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BCEB3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99D82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074623"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32D83D7"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279E8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EF98F90"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055E2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F9EC0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5E013D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067114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0DA9C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3715D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4E3D4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7667DB"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FC30E7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A0CDE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E9ACB7" w14:textId="223D4E2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912125" w14:textId="040674B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654D19F" w14:textId="37146B0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07BBA2" w14:textId="5454051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0CB60FD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F8A8AB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F85FA1"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352903F1" w14:textId="37BA0F4B"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0188FDAF"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F31D8B5" w14:textId="36FE3369"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47" w:author="16a" w:date="2025-10-08T16:05:00Z">
              <w:r w:rsidR="00E1298A" w:rsidRPr="00E1298A">
                <w:rPr>
                  <w:rFonts w:hint="eastAsia"/>
                  <w:color w:val="000000"/>
                  <w:sz w:val="16"/>
                  <w:szCs w:val="16"/>
                  <w:shd w:val="clear" w:color="auto" w:fill="00FF00"/>
                </w:rPr>
                <w:t>12</w:t>
              </w:r>
            </w:ins>
            <w:del w:id="948" w:author="16a" w:date="2025-10-08T16:05:00Z">
              <w:r w:rsidRPr="00E1298A" w:rsidDel="00E1298A">
                <w:rPr>
                  <w:color w:val="000000"/>
                  <w:sz w:val="16"/>
                  <w:szCs w:val="16"/>
                  <w:shd w:val="clear" w:color="auto" w:fill="00FF00"/>
                </w:rPr>
                <w:delText>11</w:delText>
              </w:r>
            </w:del>
          </w:p>
        </w:tc>
      </w:tr>
      <w:tr w:rsidR="000B6A18" w:rsidRPr="001923C6" w14:paraId="7C0BD09F" w14:textId="76537C14"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B566FC5" w14:textId="2F6D1FCB" w:rsidR="000B6A18" w:rsidRPr="001923C6" w:rsidRDefault="000B6A18" w:rsidP="006A608B">
            <w:pPr>
              <w:rPr>
                <w:color w:val="000000"/>
                <w:sz w:val="16"/>
                <w:szCs w:val="16"/>
              </w:rPr>
            </w:pPr>
            <w:bookmarkStart w:id="949" w:name="OLE_LINK133"/>
            <w:bookmarkStart w:id="950" w:name="OLE_LINK134"/>
            <w:r w:rsidRPr="001923C6">
              <w:rPr>
                <w:color w:val="000000"/>
                <w:sz w:val="16"/>
                <w:szCs w:val="16"/>
              </w:rPr>
              <w:t>EMINJ_FPLDLV_I</w:t>
            </w:r>
            <w:bookmarkEnd w:id="949"/>
            <w:bookmarkEnd w:id="950"/>
            <w:r w:rsidRPr="001923C6">
              <w:rPr>
                <w:color w:val="000000"/>
                <w:sz w:val="16"/>
                <w:szCs w:val="16"/>
              </w:rPr>
              <w:t>D(60</w:t>
            </w:r>
            <w:commentRangeStart w:id="951"/>
            <w:commentRangeEnd w:id="951"/>
            <w:r w:rsidRPr="001923C6">
              <w:rPr>
                <w:rStyle w:val="a8"/>
              </w:rPr>
              <w:commentReference w:id="951"/>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0AD1E1" w14:textId="77777777" w:rsidR="000B6A18" w:rsidRPr="001923C6" w:rsidRDefault="000B6A18" w:rsidP="006A608B">
            <w:pPr>
              <w:rPr>
                <w:sz w:val="16"/>
                <w:szCs w:val="16"/>
              </w:rPr>
            </w:pPr>
            <w:r w:rsidRPr="001923C6">
              <w:rPr>
                <w:sz w:val="16"/>
                <w:szCs w:val="16"/>
              </w:rPr>
              <w:t>einjmodfpl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225B2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0F229B"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AF8CC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5B92496"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BD43F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E6354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F196CFB" w14:textId="4A3660AB"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F969BB8" w14:textId="389CB6B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E09AC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9F130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FA9865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826089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258E0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C6B3A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E7EDD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9BD322"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FF6F2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058270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DDF4B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E00BFC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CB20B2"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2F48398"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1CCEA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92932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919079" w14:textId="24EB9BA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30F489" w14:textId="06B94F9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0F6BDA" w14:textId="255B8F9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24EF13" w14:textId="6EFAA16B"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8F4B04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E1B9A4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3FAE473"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C93685A" w14:textId="77E99360"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E1739A9"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BCC13C8" w14:textId="269FC78D"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c0-02</w:t>
            </w:r>
          </w:p>
        </w:tc>
      </w:tr>
      <w:tr w:rsidR="000B6A18" w:rsidRPr="001923C6" w14:paraId="2F605EE6" w14:textId="5F1FDE0F"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6C4F67DC" w14:textId="77777777" w:rsidR="000B6A18" w:rsidRPr="001923C6" w:rsidRDefault="000B6A18" w:rsidP="006A608B">
            <w:pPr>
              <w:rPr>
                <w:color w:val="000000"/>
                <w:sz w:val="16"/>
                <w:szCs w:val="16"/>
              </w:rPr>
            </w:pPr>
            <w:bookmarkStart w:id="953" w:name="OLE_LINK28"/>
            <w:r w:rsidRPr="001923C6">
              <w:rPr>
                <w:color w:val="000000"/>
                <w:sz w:val="16"/>
                <w:szCs w:val="16"/>
              </w:rPr>
              <w:t>EMINJ_DTHRCTRL_ID(64</w:t>
            </w:r>
            <w:commentRangeStart w:id="954"/>
            <w:r w:rsidRPr="001923C6">
              <w:rPr>
                <w:color w:val="000000"/>
                <w:sz w:val="16"/>
                <w:szCs w:val="16"/>
              </w:rPr>
              <w:t>)</w:t>
            </w:r>
            <w:bookmarkEnd w:id="953"/>
            <w:commentRangeEnd w:id="954"/>
            <w:r w:rsidRPr="001923C6">
              <w:rPr>
                <w:rStyle w:val="a8"/>
              </w:rPr>
              <w:commentReference w:id="954"/>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5045C1" w14:textId="77777777" w:rsidR="000B6A18" w:rsidRPr="001923C6" w:rsidRDefault="000B6A18" w:rsidP="006A608B">
            <w:pPr>
              <w:rPr>
                <w:sz w:val="16"/>
                <w:szCs w:val="16"/>
              </w:rPr>
            </w:pPr>
            <w:r w:rsidRPr="001923C6">
              <w:rPr>
                <w:sz w:val="16"/>
                <w:szCs w:val="16"/>
              </w:rPr>
              <w:t>einjmoddthrctrl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90C71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31BBB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FBC5A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D9A36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5D9DAC"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76BCBB"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CA887B" w14:textId="3881FABA"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332554" w14:textId="20A3F3BE"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2BE7B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6586B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EED508"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41A695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48A14C"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60C74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8C9295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43937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7D4A8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8A0A7A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4DB67A"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5E07E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6177B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131BFF"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5E7806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862116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8A5A33" w14:textId="36D4328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AF6EBA" w14:textId="51F64AAF"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384644" w14:textId="7C4F47B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435459" w14:textId="68D374E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2307945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74D2249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CD3B3E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D968ECD" w14:textId="56C7AFA0"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3F0FE80"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496CFC5" w14:textId="20B7F2C2"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c0-02</w:t>
            </w:r>
          </w:p>
        </w:tc>
      </w:tr>
      <w:tr w:rsidR="000B6A18" w:rsidRPr="001923C6" w14:paraId="63B6B3CA" w14:textId="08ADAF1B"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F2574B3" w14:textId="77777777" w:rsidR="000B6A18" w:rsidRPr="001923C6" w:rsidRDefault="000B6A18" w:rsidP="006A608B">
            <w:pPr>
              <w:rPr>
                <w:color w:val="000000"/>
                <w:sz w:val="16"/>
                <w:szCs w:val="16"/>
              </w:rPr>
            </w:pPr>
            <w:r w:rsidRPr="001923C6">
              <w:rPr>
                <w:color w:val="000000"/>
                <w:sz w:val="16"/>
                <w:szCs w:val="16"/>
              </w:rPr>
              <w:t>EMINJ_ACTLFG_ID(6</w:t>
            </w:r>
            <w:commentRangeStart w:id="957"/>
            <w:r w:rsidRPr="001923C6">
              <w:rPr>
                <w:color w:val="000000"/>
                <w:sz w:val="16"/>
                <w:szCs w:val="16"/>
              </w:rPr>
              <w:t>6</w:t>
            </w:r>
            <w:commentRangeEnd w:id="957"/>
            <w:r w:rsidRPr="001923C6">
              <w:rPr>
                <w:rStyle w:val="a8"/>
              </w:rPr>
              <w:commentReference w:id="957"/>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FAB404" w14:textId="77777777" w:rsidR="000B6A18" w:rsidRPr="001923C6" w:rsidRDefault="000B6A18" w:rsidP="006A608B">
            <w:pPr>
              <w:rPr>
                <w:sz w:val="16"/>
                <w:szCs w:val="16"/>
              </w:rPr>
            </w:pPr>
            <w:r w:rsidRPr="001923C6">
              <w:rPr>
                <w:sz w:val="16"/>
                <w:szCs w:val="16"/>
              </w:rPr>
              <w:t>einjmodactlfg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D8F81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B33159"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97901D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2478AA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9E75A4"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13FA08"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1928DC2" w14:textId="6D7C9526" w:rsidR="000B6A18" w:rsidRPr="001923C6" w:rsidDel="009A2DA1"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6BDC7F" w14:textId="3055C85E" w:rsidR="000B6A18" w:rsidRPr="001923C6" w:rsidRDefault="000B6A18" w:rsidP="006A608B">
            <w:pPr>
              <w:rPr>
                <w:color w:val="000000"/>
                <w:sz w:val="16"/>
                <w:szCs w:val="16"/>
              </w:rPr>
            </w:pPr>
            <w:r w:rsidRPr="009A2DA1">
              <w:rPr>
                <w:color w:val="000000"/>
                <w:sz w:val="16"/>
                <w:szCs w:val="16"/>
              </w:rPr>
              <w:t>eainjd1actlfg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F6DAF1" w14:textId="65F4796A" w:rsidR="000B6A18" w:rsidRPr="001923C6" w:rsidRDefault="000B6A18" w:rsidP="006A608B">
            <w:pPr>
              <w:rPr>
                <w:color w:val="000000"/>
                <w:sz w:val="16"/>
                <w:szCs w:val="16"/>
              </w:rPr>
            </w:pPr>
            <w:r w:rsidRPr="009A2DA1">
              <w:rPr>
                <w:color w:val="000000"/>
                <w:sz w:val="16"/>
                <w:szCs w:val="16"/>
              </w:rPr>
              <w:t>eainjd2actlfg</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3A0B1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C96740"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1A398A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23744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302062"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57149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BE89A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FB485F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853A7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11FBA5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3DA6A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2E395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3AA0B1"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ek1factlfg[]</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0EE57B" w14:textId="6EE2CB58" w:rsidR="000B6A18" w:rsidRPr="001923C6" w:rsidRDefault="000B6A18" w:rsidP="006A608B">
            <w:pPr>
              <w:rPr>
                <w:color w:val="000000"/>
                <w:sz w:val="16"/>
                <w:szCs w:val="16"/>
              </w:rPr>
            </w:pPr>
            <w:r w:rsidRPr="009A2DA1">
              <w:rPr>
                <w:color w:val="000000"/>
                <w:sz w:val="16"/>
                <w:szCs w:val="16"/>
              </w:rPr>
              <w:t>ek2factlfg</w:t>
            </w:r>
            <w:r>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8A398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8CA9BA" w14:textId="05A3EE8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6E368B" w14:textId="709C0BAA"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2D1CF3" w14:textId="087F39C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CEEFC1" w14:textId="70EC66B5" w:rsidR="000B6A18" w:rsidRPr="001923C6" w:rsidRDefault="000B6A18" w:rsidP="006A608B">
            <w:pPr>
              <w:rPr>
                <w:color w:val="000000"/>
                <w:sz w:val="16"/>
                <w:szCs w:val="16"/>
              </w:rPr>
            </w:pPr>
            <w:r w:rsidRPr="001923C6">
              <w:rPr>
                <w:color w:val="000000"/>
                <w:sz w:val="16"/>
                <w:szCs w:val="16"/>
              </w:rPr>
              <w:t>eprreqactlfg</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3DD0798F"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01D43081"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55784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46AF14C" w14:textId="45A980BD"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5B7B565" w14:textId="4BDA8833"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explreq</w:t>
            </w:r>
            <w:r w:rsidRPr="004863B2">
              <w:rPr>
                <w:rFonts w:hint="eastAsia"/>
                <w:color w:val="000000"/>
                <w:sz w:val="16"/>
                <w:szCs w:val="16"/>
              </w:rPr>
              <w:t>actlfg</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0A235FED" w14:textId="12060CBF"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c0-11</w:t>
            </w:r>
          </w:p>
        </w:tc>
      </w:tr>
      <w:tr w:rsidR="000B6A18" w:rsidRPr="001923C6" w14:paraId="0E05D585" w14:textId="0A23B4A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31C2CE3" w14:textId="0869891D" w:rsidR="000B6A18" w:rsidRPr="001923C6" w:rsidRDefault="000B6A18" w:rsidP="006A608B">
            <w:pPr>
              <w:rPr>
                <w:color w:val="000000"/>
                <w:sz w:val="16"/>
                <w:szCs w:val="16"/>
              </w:rPr>
            </w:pPr>
            <w:bookmarkStart w:id="958" w:name="OLE_LINK139"/>
            <w:bookmarkStart w:id="959" w:name="OLE_LINK140"/>
            <w:r w:rsidRPr="001923C6">
              <w:rPr>
                <w:color w:val="000000"/>
                <w:sz w:val="16"/>
                <w:szCs w:val="16"/>
              </w:rPr>
              <w:t>EMINJ_INJIMB_ID</w:t>
            </w:r>
            <w:bookmarkEnd w:id="958"/>
            <w:bookmarkEnd w:id="959"/>
            <w:r w:rsidRPr="001923C6">
              <w:rPr>
                <w:color w:val="000000"/>
                <w:sz w:val="16"/>
                <w:szCs w:val="16"/>
              </w:rPr>
              <w:t>(72)</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AF2FEDF" w14:textId="77777777" w:rsidR="000B6A18" w:rsidRPr="001923C6" w:rsidRDefault="000B6A18" w:rsidP="006A608B">
            <w:pPr>
              <w:rPr>
                <w:sz w:val="16"/>
                <w:szCs w:val="16"/>
              </w:rPr>
            </w:pPr>
            <w:r w:rsidRPr="001923C6">
              <w:rPr>
                <w:sz w:val="16"/>
                <w:szCs w:val="16"/>
              </w:rPr>
              <w:t>einjmodimb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2874F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1C44A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81BC1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1A866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A28CB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FFCE88D"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600A984" w14:textId="5F72BC01"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72392C" w14:textId="4E5535E0"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081F8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AF6AD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A3B03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D294E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A83A8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D99B71"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2D0E72"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9027C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65384AB"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15599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1A6B3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8FFEC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2D5A53"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C6BD1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09A38DF"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47F7482"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6EC389" w14:textId="7D0206A1"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C9CE55" w14:textId="2D786EC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969E0F" w14:textId="13D882B4"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8A56BE0" w14:textId="35BC5F09"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D28699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12685B9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88F7D10"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C949081" w14:textId="12BCB6EB"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4A788EA9"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6D6554B" w14:textId="19BC2BEB"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c0-00</w:t>
            </w:r>
          </w:p>
        </w:tc>
      </w:tr>
      <w:tr w:rsidR="000B6A18" w:rsidRPr="001923C6" w14:paraId="34355088" w14:textId="3792E3EE"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0DD06EB" w14:textId="53BDD342" w:rsidR="000B6A18" w:rsidRPr="001923C6" w:rsidRDefault="000B6A18" w:rsidP="006A608B">
            <w:pPr>
              <w:rPr>
                <w:color w:val="000000"/>
                <w:sz w:val="16"/>
                <w:szCs w:val="16"/>
              </w:rPr>
            </w:pPr>
            <w:r w:rsidRPr="001923C6">
              <w:rPr>
                <w:color w:val="000000"/>
                <w:sz w:val="16"/>
                <w:szCs w:val="16"/>
              </w:rPr>
              <w:t>EMINJ_ACTAREFUEL_ID(74</w:t>
            </w:r>
            <w:commentRangeStart w:id="960"/>
            <w:commentRangeEnd w:id="960"/>
            <w:r w:rsidRPr="001923C6">
              <w:rPr>
                <w:rStyle w:val="a8"/>
              </w:rPr>
              <w:commentReference w:id="960"/>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5F104F" w14:textId="77777777" w:rsidR="000B6A18" w:rsidRPr="001923C6" w:rsidRDefault="000B6A18" w:rsidP="006A608B">
            <w:pPr>
              <w:rPr>
                <w:sz w:val="16"/>
                <w:szCs w:val="16"/>
              </w:rPr>
            </w:pPr>
            <w:r w:rsidRPr="001923C6">
              <w:rPr>
                <w:sz w:val="16"/>
                <w:szCs w:val="16"/>
              </w:rPr>
              <w:t>einjmodarefuel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C015D3E" w14:textId="077DB2D0" w:rsidR="000B6A18" w:rsidRPr="001923C6" w:rsidRDefault="006826A1" w:rsidP="006A608B">
            <w:pPr>
              <w:rPr>
                <w:color w:val="000000"/>
                <w:sz w:val="16"/>
                <w:szCs w:val="16"/>
              </w:rPr>
            </w:pPr>
            <w:ins w:id="961" w:author="16a" w:date="2025-10-10T12:14:00Z">
              <w:r w:rsidRPr="006826A1">
                <w:rPr>
                  <w:color w:val="000000"/>
                  <w:sz w:val="16"/>
                  <w:szCs w:val="16"/>
                  <w:shd w:val="clear" w:color="auto" w:fill="00FF00"/>
                </w:rPr>
                <w:t>eainjp1refuel</w:t>
              </w:r>
            </w:ins>
            <w:del w:id="962" w:author="16a" w:date="2025-10-10T12:14:00Z">
              <w:r w:rsidR="000B6A18" w:rsidRPr="001923C6" w:rsidDel="006826A1">
                <w:rPr>
                  <w:color w:val="000000"/>
                  <w:sz w:val="16"/>
                  <w:szCs w:val="16"/>
                </w:rPr>
                <w:delText>-</w:delText>
              </w:r>
            </w:del>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631CB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5188CD"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F9DEA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DFF074" w14:textId="4064FF99" w:rsidR="000B6A18" w:rsidRPr="001923C6" w:rsidRDefault="006826A1" w:rsidP="006A608B">
            <w:pPr>
              <w:rPr>
                <w:color w:val="000000"/>
                <w:sz w:val="16"/>
                <w:szCs w:val="16"/>
              </w:rPr>
            </w:pPr>
            <w:ins w:id="963" w:author="16a" w:date="2025-10-10T12:14:00Z">
              <w:r w:rsidRPr="006826A1">
                <w:rPr>
                  <w:color w:val="000000"/>
                  <w:sz w:val="16"/>
                  <w:szCs w:val="16"/>
                  <w:shd w:val="clear" w:color="auto" w:fill="00FF00"/>
                </w:rPr>
                <w:t>einjendrefuel</w:t>
              </w:r>
            </w:ins>
            <w:del w:id="964" w:author="16a" w:date="2025-10-10T12:14:00Z">
              <w:r w:rsidR="000B6A18" w:rsidRPr="001923C6" w:rsidDel="006826A1">
                <w:rPr>
                  <w:color w:val="000000"/>
                  <w:sz w:val="16"/>
                  <w:szCs w:val="16"/>
                </w:rPr>
                <w:delText>-</w:delText>
              </w:r>
            </w:del>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C18840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A27AFE" w14:textId="4FA34D1A"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38E0457" w14:textId="5274104F"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496AE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97E07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68AEAF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AFE4CB6"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8D1953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565A8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DC27C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AEE568E"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7B62F2"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C8FC430"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666351"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FCFA43"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199C07"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1D8312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18F07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4F73CD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3340D5" w14:textId="69375157" w:rsidR="000B6A18" w:rsidRPr="001923C6" w:rsidRDefault="00073BF8" w:rsidP="006A608B">
            <w:pPr>
              <w:rPr>
                <w:color w:val="000000"/>
                <w:sz w:val="16"/>
                <w:szCs w:val="16"/>
              </w:rPr>
            </w:pPr>
            <w:r>
              <w:rPr>
                <w:color w:val="000000"/>
                <w:sz w:val="16"/>
                <w:szCs w:val="16"/>
              </w:rPr>
              <w:t>ek1frefuel</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952D55" w14:textId="003E58B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356DF4" w14:textId="741AED15"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E59304" w14:textId="2B3A6B5C"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145DFF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30AEB717"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9B2C074"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7FABFD53" w14:textId="6CC20A31"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04225576"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193EF875" w14:textId="594E4A71"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65" w:author="16a" w:date="2025-10-10T12:12:00Z">
              <w:r w:rsidR="006826A1" w:rsidRPr="006826A1">
                <w:rPr>
                  <w:rFonts w:hint="eastAsia"/>
                  <w:color w:val="000000"/>
                  <w:sz w:val="16"/>
                  <w:szCs w:val="16"/>
                  <w:shd w:val="clear" w:color="auto" w:fill="00FF00"/>
                </w:rPr>
                <w:t>11</w:t>
              </w:r>
            </w:ins>
            <w:del w:id="966" w:author="16a" w:date="2025-10-10T12:12:00Z">
              <w:r w:rsidR="00D65001" w:rsidRPr="006826A1" w:rsidDel="006826A1">
                <w:rPr>
                  <w:rFonts w:hint="eastAsia"/>
                  <w:color w:val="000000"/>
                  <w:sz w:val="16"/>
                  <w:szCs w:val="16"/>
                  <w:shd w:val="clear" w:color="auto" w:fill="00FF00"/>
                </w:rPr>
                <w:delText>10</w:delText>
              </w:r>
            </w:del>
          </w:p>
        </w:tc>
      </w:tr>
      <w:tr w:rsidR="000B6A18" w:rsidRPr="001923C6" w14:paraId="1CD49D8A" w14:textId="1FCE4F90"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7C5F41E0" w14:textId="345E6DE2" w:rsidR="000B6A18" w:rsidRPr="001923C6" w:rsidRDefault="000B6A18" w:rsidP="006A608B">
            <w:pPr>
              <w:rPr>
                <w:color w:val="000000"/>
                <w:sz w:val="16"/>
                <w:szCs w:val="16"/>
              </w:rPr>
            </w:pPr>
            <w:r w:rsidRPr="001923C6">
              <w:rPr>
                <w:color w:val="000000"/>
                <w:sz w:val="16"/>
                <w:szCs w:val="16"/>
              </w:rPr>
              <w:t>EMINJ_ACTOBD_ID(76</w:t>
            </w:r>
            <w:commentRangeStart w:id="967"/>
            <w:commentRangeEnd w:id="967"/>
            <w:r w:rsidRPr="001923C6">
              <w:rPr>
                <w:rStyle w:val="a8"/>
              </w:rPr>
              <w:commentReference w:id="967"/>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6F31B9" w14:textId="77777777" w:rsidR="000B6A18" w:rsidRPr="001923C6" w:rsidRDefault="000B6A18" w:rsidP="006A608B">
            <w:pPr>
              <w:rPr>
                <w:sz w:val="16"/>
                <w:szCs w:val="16"/>
              </w:rPr>
            </w:pPr>
            <w:r w:rsidRPr="001923C6">
              <w:rPr>
                <w:sz w:val="16"/>
                <w:szCs w:val="16"/>
              </w:rPr>
              <w:t>einjmodactobd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DD37014" w14:textId="0A3860C8" w:rsidR="000B6A18" w:rsidRPr="001923C6" w:rsidRDefault="00984F17" w:rsidP="006A608B">
            <w:pPr>
              <w:rPr>
                <w:color w:val="000000"/>
                <w:sz w:val="16"/>
                <w:szCs w:val="16"/>
              </w:rPr>
            </w:pPr>
            <w:r>
              <w:rPr>
                <w:color w:val="000000"/>
                <w:sz w:val="16"/>
                <w:szCs w:val="16"/>
              </w:rPr>
              <w:t>eainjpobd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7FA26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8736C5"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4CF11E"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CAE5A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4D97576"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7ECBF51" w14:textId="46D1B703" w:rsidR="000B6A18" w:rsidRPr="001923C6" w:rsidRDefault="000B6A18" w:rsidP="006A608B">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57C0D74" w14:textId="2FE59AE5" w:rsidR="000B6A18" w:rsidRPr="001923C6" w:rsidRDefault="00984F17" w:rsidP="006A608B">
            <w:pPr>
              <w:rPr>
                <w:color w:val="000000"/>
                <w:sz w:val="16"/>
                <w:szCs w:val="16"/>
              </w:rPr>
            </w:pPr>
            <w:r>
              <w:rPr>
                <w:color w:val="000000"/>
                <w:sz w:val="16"/>
                <w:szCs w:val="16"/>
              </w:rPr>
              <w:t>eainjd1obd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1CEFF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2E7B85"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457E59"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89758C9"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35E2DA"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4C71C8"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B5BC0F"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FC457B"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026075"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73B1F6D"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3177E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D1DAEC"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C848D4" w14:textId="77777777" w:rsidR="000B6A18" w:rsidRPr="001923C6" w:rsidRDefault="000B6A18" w:rsidP="006A608B">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9B362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B036A5A"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9C37B58"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3CC7BD" w14:textId="1A826160" w:rsidR="000B6A18" w:rsidRPr="001923C6" w:rsidRDefault="000B6A18" w:rsidP="006A608B">
            <w:pPr>
              <w:rPr>
                <w:color w:val="000000"/>
                <w:sz w:val="16"/>
                <w:szCs w:val="16"/>
              </w:rPr>
            </w:pPr>
            <w:r w:rsidRPr="001923C6">
              <w:rPr>
                <w:color w:val="000000"/>
                <w:sz w:val="16"/>
                <w:szCs w:val="16"/>
              </w:rPr>
              <w:t>ek1factobd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A602C0" w14:textId="72DDC2C3"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76322F" w14:textId="48063996"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B5FB0DE" w14:textId="4BC8190F"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4110FC94" w14:textId="77777777" w:rsidR="000B6A18" w:rsidRPr="001923C6" w:rsidRDefault="000B6A18" w:rsidP="006A608B">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3B6A1FE" w14:textId="77777777" w:rsidR="000B6A18" w:rsidRPr="001923C6" w:rsidRDefault="000B6A18" w:rsidP="006A608B">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0715A26" w14:textId="77777777" w:rsidR="000B6A18" w:rsidRPr="001923C6" w:rsidRDefault="000B6A18" w:rsidP="006A608B">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320C5C8F" w14:textId="163CA2B6" w:rsidR="000B6A18" w:rsidRPr="00467D41" w:rsidRDefault="000B6A18" w:rsidP="006A608B">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F47B417" w14:textId="77777777" w:rsidR="000B6A18" w:rsidRPr="001923C6" w:rsidRDefault="000B6A18" w:rsidP="006A608B">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8CEFD7C" w14:textId="7975D5A1" w:rsidR="000B6A18" w:rsidRPr="001923C6" w:rsidRDefault="00C164E9" w:rsidP="006A608B">
            <w:pPr>
              <w:widowControl/>
              <w:adjustRightInd/>
              <w:jc w:val="left"/>
              <w:textAlignment w:val="auto"/>
              <w:rPr>
                <w:color w:val="000000"/>
                <w:sz w:val="16"/>
                <w:szCs w:val="16"/>
              </w:rPr>
            </w:pPr>
            <w:r>
              <w:rPr>
                <w:rFonts w:hint="eastAsia"/>
                <w:color w:val="000000"/>
                <w:sz w:val="16"/>
                <w:szCs w:val="16"/>
              </w:rPr>
              <w:t>a</w:t>
            </w:r>
            <w:r>
              <w:rPr>
                <w:color w:val="000000"/>
                <w:sz w:val="16"/>
                <w:szCs w:val="16"/>
              </w:rPr>
              <w:t>cw-11</w:t>
            </w:r>
          </w:p>
        </w:tc>
      </w:tr>
      <w:tr w:rsidR="008076DD" w:rsidRPr="001923C6" w14:paraId="69AA139B" w14:textId="77777777"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0AF785BD" w14:textId="365DCE01" w:rsidR="00972EA5" w:rsidRPr="001923C6" w:rsidRDefault="00972EA5" w:rsidP="00972EA5">
            <w:pPr>
              <w:rPr>
                <w:color w:val="000000"/>
                <w:sz w:val="16"/>
                <w:szCs w:val="16"/>
              </w:rPr>
            </w:pPr>
            <w:r w:rsidRPr="001923C6">
              <w:rPr>
                <w:color w:val="000000"/>
                <w:sz w:val="16"/>
                <w:szCs w:val="16"/>
              </w:rPr>
              <w:t>EMINJ_</w:t>
            </w:r>
            <w:r>
              <w:rPr>
                <w:color w:val="000000"/>
                <w:sz w:val="16"/>
                <w:szCs w:val="16"/>
              </w:rPr>
              <w:t>IMBRQ</w:t>
            </w:r>
            <w:r w:rsidRPr="001923C6">
              <w:rPr>
                <w:color w:val="000000"/>
                <w:sz w:val="16"/>
                <w:szCs w:val="16"/>
              </w:rPr>
              <w:t>_ID(7</w:t>
            </w:r>
            <w:r>
              <w:rPr>
                <w:color w:val="000000"/>
                <w:sz w:val="16"/>
                <w:szCs w:val="16"/>
              </w:rPr>
              <w:t>8</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D249DF" w14:textId="41BDDD92" w:rsidR="00972EA5" w:rsidRPr="001923C6" w:rsidRDefault="00972EA5" w:rsidP="00972EA5">
            <w:pPr>
              <w:rPr>
                <w:sz w:val="16"/>
                <w:szCs w:val="16"/>
              </w:rPr>
            </w:pPr>
            <w:r>
              <w:rPr>
                <w:rFonts w:hint="eastAsia"/>
                <w:sz w:val="16"/>
                <w:szCs w:val="16"/>
              </w:rPr>
              <w:t>e</w:t>
            </w:r>
            <w:r>
              <w:rPr>
                <w:sz w:val="16"/>
                <w:szCs w:val="16"/>
              </w:rPr>
              <w:t>injmodimb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68E248" w14:textId="30F03171" w:rsidR="00972EA5" w:rsidRDefault="00972EA5" w:rsidP="00972EA5">
            <w:pPr>
              <w:rPr>
                <w:color w:val="000000"/>
                <w:sz w:val="16"/>
                <w:szCs w:val="16"/>
              </w:rPr>
            </w:pPr>
            <w:r>
              <w:rPr>
                <w:rFonts w:hint="eastAsia"/>
                <w:color w:val="000000"/>
                <w:sz w:val="16"/>
                <w:szCs w:val="16"/>
              </w:rPr>
              <w:t>e</w:t>
            </w:r>
            <w:r>
              <w:rPr>
                <w:color w:val="000000"/>
                <w:sz w:val="16"/>
                <w:szCs w:val="16"/>
              </w:rPr>
              <w:t>ainjpimb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BD97B5" w14:textId="27F23905"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71D366" w14:textId="128241B2"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C79EF6" w14:textId="2A1F0B14"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A2A11F7" w14:textId="03F8C7B3"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002AD3" w14:textId="7A11D1CD"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077CD01" w14:textId="18AA9305"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F0045A8" w14:textId="685CF7D8" w:rsidR="00972EA5" w:rsidRDefault="00972EA5" w:rsidP="00972EA5">
            <w:pPr>
              <w:rPr>
                <w:color w:val="000000"/>
                <w:sz w:val="16"/>
                <w:szCs w:val="16"/>
              </w:rPr>
            </w:pPr>
            <w:r>
              <w:rPr>
                <w:rFonts w:hint="eastAsia"/>
                <w:color w:val="000000"/>
                <w:sz w:val="16"/>
                <w:szCs w:val="16"/>
              </w:rPr>
              <w:t>e</w:t>
            </w:r>
            <w:r>
              <w:rPr>
                <w:color w:val="000000"/>
                <w:sz w:val="16"/>
                <w:szCs w:val="16"/>
              </w:rPr>
              <w:t>ainjd1imb</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CEA8B" w14:textId="29DCF3C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3E916E" w14:textId="1C8040B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5DEA42" w14:textId="7F4004F2"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FF0DE7F" w14:textId="560AAEE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94A1C0" w14:textId="72E4987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0E2715" w14:textId="46BA61E0"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CFE0C6B" w14:textId="7749BB65"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2F6320" w14:textId="62A6F68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FA9F02" w14:textId="3A4D1F38"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EB30E81" w14:textId="3BB3705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405197" w14:textId="6DE8F6D8"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86E8D2" w14:textId="1D529C6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9E8765" w14:textId="0545FBE6"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BD15FE" w14:textId="6261DB51" w:rsidR="00972EA5" w:rsidRPr="001923C6" w:rsidRDefault="00972EA5" w:rsidP="00972EA5">
            <w:pPr>
              <w:widowControl/>
              <w:adjustRightInd/>
              <w:jc w:val="left"/>
              <w:textAlignment w:val="auto"/>
              <w:rPr>
                <w:color w:val="000000"/>
                <w:sz w:val="16"/>
                <w:szCs w:val="16"/>
              </w:rPr>
            </w:pPr>
            <w:r>
              <w:rPr>
                <w:rFonts w:hint="eastAsia"/>
                <w:color w:val="000000"/>
                <w:sz w:val="16"/>
                <w:szCs w:val="16"/>
              </w:rPr>
              <w:t>e</w:t>
            </w:r>
            <w:r>
              <w:rPr>
                <w:color w:val="000000"/>
                <w:sz w:val="16"/>
                <w:szCs w:val="16"/>
              </w:rPr>
              <w:t>k1fimb</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B01851F" w14:textId="01F613A0"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5CB38E" w14:textId="585B87F0"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611865" w14:textId="4A7ADF7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EF18AF3" w14:textId="66DC1B4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6C3EDA" w14:textId="250EF8A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AB42256" w14:textId="4A65657F"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B9621B8" w14:textId="2EF3A2A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9987FF0" w14:textId="53B31776"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A70E9D5" w14:textId="1897F850"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58C793CD" w14:textId="191DE4DD"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7B7E1063" w14:textId="2AE1B6EC"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2E479BE7" w14:textId="4661F871" w:rsidR="00972EA5"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68" w:author="16a" w:date="2025-10-08T16:05:00Z">
              <w:r w:rsidR="00E1298A" w:rsidRPr="00E1298A">
                <w:rPr>
                  <w:rFonts w:hint="eastAsia"/>
                  <w:color w:val="000000"/>
                  <w:sz w:val="16"/>
                  <w:szCs w:val="16"/>
                  <w:shd w:val="clear" w:color="auto" w:fill="00FF00"/>
                </w:rPr>
                <w:t>02</w:t>
              </w:r>
            </w:ins>
            <w:del w:id="969" w:author="16a" w:date="2025-10-08T16:05:00Z">
              <w:r w:rsidR="00E56304" w:rsidRPr="00E1298A" w:rsidDel="00E1298A">
                <w:rPr>
                  <w:color w:val="000000"/>
                  <w:sz w:val="16"/>
                  <w:szCs w:val="16"/>
                  <w:shd w:val="clear" w:color="auto" w:fill="00FF00"/>
                </w:rPr>
                <w:delText>01</w:delText>
              </w:r>
            </w:del>
          </w:p>
        </w:tc>
      </w:tr>
      <w:tr w:rsidR="008076DD" w:rsidRPr="001923C6" w14:paraId="0C4E8AD0" w14:textId="77777777"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12309BC6" w14:textId="3016553A" w:rsidR="00972EA5" w:rsidRPr="001923C6" w:rsidRDefault="00972EA5" w:rsidP="00972EA5">
            <w:pPr>
              <w:rPr>
                <w:color w:val="000000"/>
                <w:sz w:val="16"/>
                <w:szCs w:val="16"/>
              </w:rPr>
            </w:pPr>
            <w:r w:rsidRPr="001923C6">
              <w:rPr>
                <w:color w:val="000000"/>
                <w:sz w:val="16"/>
                <w:szCs w:val="16"/>
              </w:rPr>
              <w:t>EMINJ_</w:t>
            </w:r>
            <w:r>
              <w:rPr>
                <w:color w:val="000000"/>
                <w:sz w:val="16"/>
                <w:szCs w:val="16"/>
              </w:rPr>
              <w:t>MFINJRQ</w:t>
            </w:r>
            <w:r w:rsidRPr="001923C6">
              <w:rPr>
                <w:color w:val="000000"/>
                <w:sz w:val="16"/>
                <w:szCs w:val="16"/>
              </w:rPr>
              <w:t>_ID(</w:t>
            </w:r>
            <w:r>
              <w:rPr>
                <w:color w:val="000000"/>
                <w:sz w:val="16"/>
                <w:szCs w:val="16"/>
              </w:rPr>
              <w:t>80</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DD4B273" w14:textId="5CF46D72" w:rsidR="00972EA5" w:rsidRPr="001923C6" w:rsidRDefault="00972EA5" w:rsidP="00972EA5">
            <w:pPr>
              <w:rPr>
                <w:sz w:val="16"/>
                <w:szCs w:val="16"/>
              </w:rPr>
            </w:pPr>
            <w:r>
              <w:rPr>
                <w:rFonts w:hint="eastAsia"/>
                <w:sz w:val="16"/>
                <w:szCs w:val="16"/>
              </w:rPr>
              <w:t>e</w:t>
            </w:r>
            <w:r>
              <w:rPr>
                <w:sz w:val="16"/>
                <w:szCs w:val="16"/>
              </w:rPr>
              <w:t>injmodmf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CED679" w14:textId="1420A7C9" w:rsidR="00972EA5" w:rsidRDefault="00972EA5" w:rsidP="00972EA5">
            <w:pPr>
              <w:rPr>
                <w:color w:val="000000"/>
                <w:sz w:val="16"/>
                <w:szCs w:val="16"/>
              </w:rPr>
            </w:pPr>
            <w:r>
              <w:rPr>
                <w:rFonts w:hint="eastAsia"/>
                <w:color w:val="000000"/>
                <w:sz w:val="16"/>
                <w:szCs w:val="16"/>
              </w:rPr>
              <w:t>e</w:t>
            </w:r>
            <w:r>
              <w:rPr>
                <w:color w:val="000000"/>
                <w:sz w:val="16"/>
                <w:szCs w:val="16"/>
              </w:rPr>
              <w:t>ainjpmf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069AA1" w14:textId="5D0FC46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66CE94" w14:textId="40EEDB5E"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40FF789" w14:textId="26627C38"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97F3D8" w14:textId="2B44265E"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772A4B3" w14:textId="7080BC90"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4252AFC" w14:textId="15CEC70B"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0EEFC15" w14:textId="15A9A3C0" w:rsidR="00972EA5" w:rsidRDefault="00972EA5" w:rsidP="00972EA5">
            <w:pPr>
              <w:rPr>
                <w:color w:val="000000"/>
                <w:sz w:val="16"/>
                <w:szCs w:val="16"/>
              </w:rPr>
            </w:pPr>
            <w:r>
              <w:rPr>
                <w:rFonts w:hint="eastAsia"/>
                <w:color w:val="000000"/>
                <w:sz w:val="16"/>
                <w:szCs w:val="16"/>
              </w:rPr>
              <w:t>e</w:t>
            </w:r>
            <w:r>
              <w:rPr>
                <w:color w:val="000000"/>
                <w:sz w:val="16"/>
                <w:szCs w:val="16"/>
              </w:rPr>
              <w:t>ainjd1mf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B499940" w14:textId="28E153C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893478" w14:textId="675717BC"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AEC221" w14:textId="13367478"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65A19FF" w14:textId="2B1EEC0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9A41357" w14:textId="5C516025"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86EA4A" w14:textId="38E24D9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0D6F220" w14:textId="5CC7BE79"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1375EA" w14:textId="75E3044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29F6602" w14:textId="21279C84"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818FF98" w14:textId="07AC388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122BC9" w14:textId="7500DB2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268606" w14:textId="3CE40750"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6F08360" w14:textId="12F95F0F"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ECC2A1" w14:textId="0C8EBB32" w:rsidR="00972EA5" w:rsidRPr="001923C6" w:rsidRDefault="00972EA5" w:rsidP="00972EA5">
            <w:pPr>
              <w:widowControl/>
              <w:adjustRightInd/>
              <w:jc w:val="left"/>
              <w:textAlignment w:val="auto"/>
              <w:rPr>
                <w:color w:val="000000"/>
                <w:sz w:val="16"/>
                <w:szCs w:val="16"/>
              </w:rPr>
            </w:pPr>
            <w:r>
              <w:rPr>
                <w:rFonts w:hint="eastAsia"/>
                <w:color w:val="000000"/>
                <w:sz w:val="16"/>
                <w:szCs w:val="16"/>
              </w:rPr>
              <w:t>e</w:t>
            </w:r>
            <w:r>
              <w:rPr>
                <w:color w:val="000000"/>
                <w:sz w:val="16"/>
                <w:szCs w:val="16"/>
              </w:rPr>
              <w:t>k1fmf</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CF382A3" w14:textId="52B51BC3"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4E793A4" w14:textId="08F6F5C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17A7AF" w14:textId="053EFF3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88CBBF" w14:textId="5CD20F30"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3FD632A" w14:textId="019D8A58"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AD1F0A4" w14:textId="13D106A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530987C3" w14:textId="54F8B60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2FAA28EB" w14:textId="646BA722"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DF09A7C" w14:textId="10F7A643"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2635C18" w14:textId="07B202D4"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8D0BE6A" w14:textId="5323321E"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3B25BD1B" w14:textId="5F110E26" w:rsidR="00972EA5"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c0-00</w:t>
            </w:r>
          </w:p>
        </w:tc>
      </w:tr>
      <w:tr w:rsidR="008076DD" w:rsidRPr="001923C6" w14:paraId="5BF34C93" w14:textId="77777777"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4301C247" w14:textId="7F39EDD0" w:rsidR="00972EA5" w:rsidRPr="001923C6" w:rsidRDefault="00972EA5" w:rsidP="00972EA5">
            <w:pPr>
              <w:rPr>
                <w:color w:val="000000"/>
                <w:sz w:val="16"/>
                <w:szCs w:val="16"/>
              </w:rPr>
            </w:pPr>
            <w:r w:rsidRPr="001923C6">
              <w:rPr>
                <w:color w:val="000000"/>
                <w:sz w:val="16"/>
                <w:szCs w:val="16"/>
              </w:rPr>
              <w:t>EMINJ_</w:t>
            </w:r>
            <w:r>
              <w:rPr>
                <w:color w:val="000000"/>
                <w:sz w:val="16"/>
                <w:szCs w:val="16"/>
              </w:rPr>
              <w:t>FKGDRQ</w:t>
            </w:r>
            <w:r w:rsidRPr="001923C6">
              <w:rPr>
                <w:color w:val="000000"/>
                <w:sz w:val="16"/>
                <w:szCs w:val="16"/>
              </w:rPr>
              <w:t>_ID(</w:t>
            </w:r>
            <w:r>
              <w:rPr>
                <w:color w:val="000000"/>
                <w:sz w:val="16"/>
                <w:szCs w:val="16"/>
              </w:rPr>
              <w:t>82</w:t>
            </w: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586F8E8" w14:textId="13EBC013" w:rsidR="00972EA5" w:rsidRPr="001923C6" w:rsidRDefault="00972EA5" w:rsidP="00972EA5">
            <w:pPr>
              <w:rPr>
                <w:sz w:val="16"/>
                <w:szCs w:val="16"/>
              </w:rPr>
            </w:pPr>
            <w:r>
              <w:rPr>
                <w:rFonts w:hint="eastAsia"/>
                <w:sz w:val="16"/>
                <w:szCs w:val="16"/>
              </w:rPr>
              <w:t>e</w:t>
            </w:r>
            <w:r>
              <w:rPr>
                <w:sz w:val="16"/>
                <w:szCs w:val="16"/>
              </w:rPr>
              <w:t>injmodfkgd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07B154" w14:textId="7282E207" w:rsidR="00972EA5" w:rsidRDefault="00972EA5" w:rsidP="00972EA5">
            <w:pPr>
              <w:rPr>
                <w:color w:val="000000"/>
                <w:sz w:val="16"/>
                <w:szCs w:val="16"/>
              </w:rPr>
            </w:pPr>
            <w:r>
              <w:rPr>
                <w:rFonts w:hint="eastAsia"/>
                <w:color w:val="000000"/>
                <w:sz w:val="16"/>
                <w:szCs w:val="16"/>
              </w:rPr>
              <w:t>e</w:t>
            </w:r>
            <w:r>
              <w:rPr>
                <w:color w:val="000000"/>
                <w:sz w:val="16"/>
                <w:szCs w:val="16"/>
              </w:rPr>
              <w:t>ainjpfkgd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02A9D36" w14:textId="2C2D90D8"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DDF536" w14:textId="6B1A7D11"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714F53B" w14:textId="723CE3C4"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A109F64" w14:textId="24FADA4E"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ABF99B0" w14:textId="46959ECE"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377F764" w14:textId="74FA0EB6"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5A73F2" w14:textId="216E59E5" w:rsidR="00972EA5" w:rsidRDefault="00972EA5" w:rsidP="00972EA5">
            <w:pPr>
              <w:rPr>
                <w:color w:val="000000"/>
                <w:sz w:val="16"/>
                <w:szCs w:val="16"/>
              </w:rPr>
            </w:pPr>
            <w:r>
              <w:rPr>
                <w:rFonts w:hint="eastAsia"/>
                <w:color w:val="000000"/>
                <w:sz w:val="16"/>
                <w:szCs w:val="16"/>
              </w:rPr>
              <w:t>e</w:t>
            </w:r>
            <w:r>
              <w:rPr>
                <w:color w:val="000000"/>
                <w:sz w:val="16"/>
                <w:szCs w:val="16"/>
              </w:rPr>
              <w:t>ainjd1fkgd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1EE2BB" w14:textId="2C01226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ECF547" w14:textId="4290F06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8A7A5D" w14:textId="4D638159"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08505E6" w14:textId="7D661CAE"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40004D" w14:textId="516727E3"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4586934" w14:textId="7D71FFDC"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EC8EAED" w14:textId="1971974E"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E94350" w14:textId="35C652E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BC83D43" w14:textId="1466E094"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BE30E14" w14:textId="49C248E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9FEDD5" w14:textId="3D72EC0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273D2AF" w14:textId="7CD4BD6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0662FEF" w14:textId="0872E67F"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49ABAE" w14:textId="6AEBECD1" w:rsidR="00972EA5" w:rsidRPr="001923C6" w:rsidRDefault="00972EA5" w:rsidP="00972EA5">
            <w:pPr>
              <w:widowControl/>
              <w:adjustRightInd/>
              <w:jc w:val="left"/>
              <w:textAlignment w:val="auto"/>
              <w:rPr>
                <w:color w:val="000000"/>
                <w:sz w:val="16"/>
                <w:szCs w:val="16"/>
              </w:rPr>
            </w:pPr>
            <w:r>
              <w:rPr>
                <w:rFonts w:hint="eastAsia"/>
                <w:color w:val="000000"/>
                <w:sz w:val="16"/>
                <w:szCs w:val="16"/>
              </w:rPr>
              <w:t>e</w:t>
            </w:r>
            <w:r>
              <w:rPr>
                <w:color w:val="000000"/>
                <w:sz w:val="16"/>
                <w:szCs w:val="16"/>
              </w:rPr>
              <w:t>k1ffkgd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44C2A79" w14:textId="3FC558AD"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9062BE3" w14:textId="10E7CDF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CE8BB1" w14:textId="27D59D3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D1D22E" w14:textId="48FD96C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E78F020" w14:textId="438D5E6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A0C50D" w14:textId="216B6BAA"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2B48439" w14:textId="310E0EDB"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42416C54" w14:textId="035CC6F2"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2E5A263" w14:textId="1948EE29"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1E93A1EF" w14:textId="1DE54FDF"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20B80BDE" w14:textId="0135E19A"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FAC0669" w14:textId="7CF0780B" w:rsidR="00972EA5"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r w:rsidR="00E56304" w:rsidRPr="00852B2A">
              <w:rPr>
                <w:color w:val="000000"/>
                <w:sz w:val="16"/>
                <w:szCs w:val="16"/>
              </w:rPr>
              <w:t>01</w:t>
            </w:r>
          </w:p>
        </w:tc>
      </w:tr>
      <w:tr w:rsidR="00972EA5" w:rsidRPr="001923C6" w14:paraId="5CF95C7C" w14:textId="47DF6466"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23AC800A" w14:textId="16740C8D" w:rsidR="00972EA5" w:rsidRPr="001923C6" w:rsidRDefault="00972EA5" w:rsidP="00972EA5">
            <w:pPr>
              <w:rPr>
                <w:color w:val="000000"/>
                <w:sz w:val="16"/>
                <w:szCs w:val="16"/>
              </w:rPr>
            </w:pPr>
            <w:r w:rsidRPr="001923C6">
              <w:rPr>
                <w:color w:val="000000"/>
                <w:sz w:val="16"/>
                <w:szCs w:val="16"/>
              </w:rPr>
              <w:t>EMINJ_ACTGAF_ID</w:t>
            </w:r>
            <w:r w:rsidRPr="008076DD">
              <w:rPr>
                <w:color w:val="000000"/>
                <w:sz w:val="16"/>
                <w:szCs w:val="16"/>
              </w:rPr>
              <w:t>(</w:t>
            </w:r>
            <w:r w:rsidR="006815F0" w:rsidRPr="008076DD">
              <w:rPr>
                <w:color w:val="000000"/>
                <w:sz w:val="16"/>
                <w:szCs w:val="16"/>
              </w:rPr>
              <w:t>84</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B8CF5C" w14:textId="77777777" w:rsidR="00972EA5" w:rsidRPr="001923C6" w:rsidRDefault="00972EA5" w:rsidP="00972EA5">
            <w:pPr>
              <w:rPr>
                <w:sz w:val="16"/>
                <w:szCs w:val="16"/>
              </w:rPr>
            </w:pPr>
            <w:r w:rsidRPr="001923C6">
              <w:rPr>
                <w:sz w:val="16"/>
                <w:szCs w:val="16"/>
              </w:rPr>
              <w:t>einjmodgaf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BF7BA16" w14:textId="7D122A07" w:rsidR="00972EA5" w:rsidRPr="001923C6" w:rsidRDefault="00972EA5" w:rsidP="00972EA5">
            <w:pPr>
              <w:rPr>
                <w:color w:val="000000"/>
                <w:sz w:val="16"/>
                <w:szCs w:val="16"/>
              </w:rPr>
            </w:pPr>
            <w:r>
              <w:rPr>
                <w:color w:val="000000"/>
                <w:sz w:val="16"/>
                <w:szCs w:val="16"/>
              </w:rPr>
              <w:t>eainjp1gaf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AACAA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82CB7B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691B66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F0FB16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816E0B1"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7B63EC" w14:textId="7666BC63"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0B6B953" w14:textId="3CE34036" w:rsidR="00972EA5" w:rsidRPr="001923C6" w:rsidRDefault="00972EA5" w:rsidP="00972EA5">
            <w:pPr>
              <w:rPr>
                <w:color w:val="000000"/>
                <w:sz w:val="16"/>
                <w:szCs w:val="16"/>
              </w:rPr>
            </w:pPr>
            <w:r>
              <w:rPr>
                <w:color w:val="000000"/>
                <w:sz w:val="16"/>
                <w:szCs w:val="16"/>
              </w:rPr>
              <w:t>eainjd1gaf</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F06285"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00591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6699D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BC47DD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C1CBDB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A6945B"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2964B77"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D9D6FD"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219A20C"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C6A5CD4"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778333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529FA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1C474A1"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1D71C99" w14:textId="75232038" w:rsidR="00972EA5" w:rsidRPr="001923C6" w:rsidRDefault="00972EA5" w:rsidP="00972EA5">
            <w:pPr>
              <w:widowControl/>
              <w:adjustRightInd/>
              <w:jc w:val="left"/>
              <w:textAlignment w:val="auto"/>
              <w:rPr>
                <w:color w:val="000000"/>
                <w:sz w:val="16"/>
                <w:szCs w:val="16"/>
              </w:rPr>
            </w:pPr>
            <w:r>
              <w:rPr>
                <w:color w:val="000000"/>
                <w:sz w:val="16"/>
                <w:szCs w:val="16"/>
              </w:rPr>
              <w:t>ek1fgafn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1812AF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DF9EC3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874D265" w14:textId="5F9804EB" w:rsidR="00972EA5" w:rsidRPr="001923C6" w:rsidRDefault="00972EA5" w:rsidP="00972EA5">
            <w:pPr>
              <w:rPr>
                <w:color w:val="000000"/>
                <w:sz w:val="16"/>
                <w:szCs w:val="16"/>
              </w:rPr>
            </w:pPr>
            <w:r>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997CEB" w14:textId="408596B9"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A4F094A" w14:textId="31DC0C2E"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E7BCAB" w14:textId="0F7017D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503DB8E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AEC168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29A00B"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45D96446" w14:textId="2F3AD8EA"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FE8B1CA"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601B7B8A" w14:textId="303A2912"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r w:rsidR="00E56304" w:rsidRPr="00852B2A">
              <w:rPr>
                <w:color w:val="000000"/>
                <w:sz w:val="16"/>
                <w:szCs w:val="16"/>
              </w:rPr>
              <w:t>13</w:t>
            </w:r>
          </w:p>
        </w:tc>
      </w:tr>
      <w:tr w:rsidR="00972EA5" w:rsidRPr="001923C6" w14:paraId="606E87D1" w14:textId="195F38D9"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655DF389" w14:textId="66019FE2" w:rsidR="00972EA5" w:rsidRPr="001923C6" w:rsidRDefault="00972EA5" w:rsidP="00972EA5">
            <w:pPr>
              <w:rPr>
                <w:color w:val="000000"/>
                <w:sz w:val="16"/>
                <w:szCs w:val="16"/>
              </w:rPr>
            </w:pPr>
            <w:r w:rsidRPr="001923C6">
              <w:rPr>
                <w:color w:val="000000"/>
                <w:sz w:val="16"/>
                <w:szCs w:val="16"/>
              </w:rPr>
              <w:t>EMINJ_KCTRN_ID</w:t>
            </w:r>
            <w:r w:rsidRPr="008076DD">
              <w:rPr>
                <w:color w:val="000000"/>
                <w:sz w:val="16"/>
                <w:szCs w:val="16"/>
              </w:rPr>
              <w:t>(</w:t>
            </w:r>
            <w:r w:rsidR="006815F0" w:rsidRPr="008076DD">
              <w:rPr>
                <w:color w:val="000000"/>
                <w:sz w:val="16"/>
                <w:szCs w:val="16"/>
              </w:rPr>
              <w:t>86</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54BD96" w14:textId="77777777" w:rsidR="00972EA5" w:rsidRPr="001923C6" w:rsidRDefault="00972EA5" w:rsidP="00972EA5">
            <w:pPr>
              <w:rPr>
                <w:color w:val="000000"/>
                <w:sz w:val="16"/>
                <w:szCs w:val="16"/>
              </w:rPr>
            </w:pPr>
            <w:r w:rsidRPr="001923C6">
              <w:rPr>
                <w:sz w:val="16"/>
                <w:szCs w:val="16"/>
              </w:rPr>
              <w:t>einjmodkctrn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FA1622"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E2FECBE"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9A1F6C"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B44961"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D6FCB3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4D46AB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4207A93" w14:textId="5E561B0C"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40F48AC" w14:textId="47B55F94" w:rsidR="00972EA5" w:rsidRPr="001923C6" w:rsidRDefault="00972EA5" w:rsidP="00972EA5">
            <w:pPr>
              <w:rPr>
                <w:color w:val="000000"/>
                <w:sz w:val="16"/>
                <w:szCs w:val="16"/>
              </w:rPr>
            </w:pPr>
            <w:r w:rsidRPr="001923C6">
              <w:rPr>
                <w:color w:val="000000"/>
                <w:sz w:val="16"/>
                <w:szCs w:val="16"/>
              </w:rPr>
              <w:t>eainjd1kctrn</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963C5E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3ACEDF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31E08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82953A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7B00D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DC0369"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C7B9BA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100F1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C1FDDF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D941DA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439632"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E5CAE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FA6492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D8FD39D"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ADB21C8"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B4511D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A4CA84" w14:textId="6DE22AD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E7A440" w14:textId="5FF3FE03"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A5B9E4C" w14:textId="61CC0EA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3CB58FA" w14:textId="25243D9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1B2134CE" w14:textId="77777777" w:rsidR="00972EA5" w:rsidRPr="001923C6" w:rsidRDefault="00972EA5" w:rsidP="00972EA5">
            <w:pPr>
              <w:rPr>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63F38F56" w14:textId="77777777" w:rsidR="00972EA5" w:rsidRPr="001923C6" w:rsidRDefault="00972EA5" w:rsidP="00972EA5">
            <w:pPr>
              <w:rPr>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1CEC18B"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0FDDAEE4" w14:textId="7FA056B4"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468B1341"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75149CE5" w14:textId="7BC4A532"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c0-01</w:t>
            </w:r>
          </w:p>
        </w:tc>
      </w:tr>
      <w:tr w:rsidR="00972EA5" w:rsidRPr="001923C6" w14:paraId="21DDC7E0" w14:textId="32D3E2A5"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0B5D49A6" w14:textId="675F8C3F" w:rsidR="00972EA5" w:rsidRPr="001923C6" w:rsidRDefault="00972EA5" w:rsidP="00972EA5">
            <w:pPr>
              <w:rPr>
                <w:color w:val="000000"/>
                <w:sz w:val="16"/>
                <w:szCs w:val="16"/>
              </w:rPr>
            </w:pPr>
            <w:r w:rsidRPr="001923C6">
              <w:rPr>
                <w:color w:val="000000"/>
                <w:sz w:val="16"/>
                <w:szCs w:val="16"/>
              </w:rPr>
              <w:t>EMINJ_RDVAP_ID</w:t>
            </w:r>
            <w:r w:rsidRPr="008076DD">
              <w:rPr>
                <w:color w:val="000000"/>
                <w:sz w:val="16"/>
                <w:szCs w:val="16"/>
              </w:rPr>
              <w:t>(</w:t>
            </w:r>
            <w:r w:rsidR="006815F0" w:rsidRPr="008076DD">
              <w:rPr>
                <w:color w:val="000000"/>
                <w:sz w:val="16"/>
                <w:szCs w:val="16"/>
              </w:rPr>
              <w:t>88</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4DF2E4A" w14:textId="77777777" w:rsidR="00972EA5" w:rsidRPr="001923C6" w:rsidRDefault="00972EA5" w:rsidP="00972EA5">
            <w:pPr>
              <w:rPr>
                <w:sz w:val="16"/>
                <w:szCs w:val="16"/>
              </w:rPr>
            </w:pPr>
            <w:r w:rsidRPr="001923C6">
              <w:rPr>
                <w:sz w:val="16"/>
                <w:szCs w:val="16"/>
              </w:rPr>
              <w:t>einjmodrdvap</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FF7D3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473608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94AE1B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C174F5"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0B0A82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430CA00"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B7E4AF8" w14:textId="28588995"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EC21AF1" w14:textId="57944359" w:rsidR="00972EA5" w:rsidRPr="001923C6" w:rsidRDefault="00972EA5" w:rsidP="00972EA5">
            <w:pPr>
              <w:rPr>
                <w:color w:val="000000"/>
                <w:sz w:val="16"/>
                <w:szCs w:val="16"/>
              </w:rPr>
            </w:pPr>
            <w:r>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790918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02CADC3"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D12B5B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8774B99"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39C1B2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CB6B15"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4D7E762"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D483DF"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D40A14"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9939C13"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D75394"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5AE23F7"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A6945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69BFD6"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977D1CA"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69EA0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638DD54" w14:textId="1891869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C97A205" w14:textId="2E64ABE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A2B5A8" w14:textId="6C5A5974"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D4464C4" w14:textId="27D4BEA6"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33DA729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5E6AFE52"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AB661B"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F97E86C" w14:textId="452B4574"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1BC5A37"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05AAABB0" w14:textId="424660BF"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r w:rsidR="00E56304" w:rsidRPr="00852B2A">
              <w:rPr>
                <w:color w:val="000000"/>
                <w:sz w:val="16"/>
                <w:szCs w:val="16"/>
              </w:rPr>
              <w:t>10</w:t>
            </w:r>
          </w:p>
        </w:tc>
      </w:tr>
      <w:tr w:rsidR="00972EA5" w:rsidRPr="001923C6" w14:paraId="1289ECDA" w14:textId="7F8926F2"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4499253" w14:textId="6DE88DD6" w:rsidR="00972EA5" w:rsidRPr="001923C6" w:rsidRDefault="00972EA5" w:rsidP="00972EA5">
            <w:pPr>
              <w:rPr>
                <w:color w:val="000000"/>
                <w:sz w:val="16"/>
                <w:szCs w:val="16"/>
              </w:rPr>
            </w:pPr>
            <w:r w:rsidRPr="001923C6">
              <w:rPr>
                <w:color w:val="000000"/>
                <w:sz w:val="16"/>
                <w:szCs w:val="16"/>
              </w:rPr>
              <w:t>EMINJ_DWNPR_ID</w:t>
            </w:r>
            <w:r w:rsidRPr="008076DD">
              <w:rPr>
                <w:color w:val="000000"/>
                <w:sz w:val="16"/>
                <w:szCs w:val="16"/>
              </w:rPr>
              <w:t>(</w:t>
            </w:r>
            <w:r w:rsidR="006815F0" w:rsidRPr="008076DD">
              <w:rPr>
                <w:color w:val="000000"/>
                <w:sz w:val="16"/>
                <w:szCs w:val="16"/>
              </w:rPr>
              <w:t>90</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57F4B9A" w14:textId="77777777" w:rsidR="00972EA5" w:rsidRPr="001923C6" w:rsidRDefault="00972EA5" w:rsidP="00972EA5">
            <w:pPr>
              <w:rPr>
                <w:sz w:val="16"/>
                <w:szCs w:val="16"/>
              </w:rPr>
            </w:pPr>
            <w:r w:rsidRPr="001923C6">
              <w:rPr>
                <w:sz w:val="16"/>
                <w:szCs w:val="16"/>
              </w:rPr>
              <w:t>einjmoddwnpr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84176F"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983B18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C3F38DA"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074D9BC"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D1F9A1"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B628AB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15CB6D" w14:textId="67A2D405"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E71CBEF" w14:textId="670EFD3C"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EA93DC1"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DB2FC3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682A16C"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03CDA20"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988E240"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35CAF4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BD24B6"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3645D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2310C4"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47151B"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70187D9"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C55DE9" w14:textId="77777777" w:rsidR="00972EA5" w:rsidRPr="001923C6" w:rsidRDefault="00972EA5" w:rsidP="00972EA5">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EB07176" w14:textId="77777777" w:rsidR="00972EA5" w:rsidRPr="001923C6" w:rsidRDefault="00972EA5" w:rsidP="00972EA5">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78D7C20"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EA10EE"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F20DF9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6545CF2" w14:textId="21E43F38" w:rsidR="00972EA5" w:rsidRPr="001923C6" w:rsidRDefault="00972EA5" w:rsidP="00972EA5">
            <w:pPr>
              <w:rPr>
                <w:color w:val="000000"/>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2D75ADB" w14:textId="6722BB11"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91D23B" w14:textId="6126B9F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2E6B56" w14:textId="281FAF38"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7ED8A704"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588C506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9F5FE67" w14:textId="77777777" w:rsidR="00972EA5" w:rsidRPr="001923C6" w:rsidRDefault="00972EA5" w:rsidP="00972EA5">
            <w:pPr>
              <w:widowControl/>
              <w:adjustRightInd/>
              <w:jc w:val="left"/>
              <w:textAlignment w:val="auto"/>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2D302B8" w14:textId="28145BF8" w:rsidR="00972EA5" w:rsidRPr="00467D41" w:rsidRDefault="00972EA5" w:rsidP="00972EA5">
            <w:pPr>
              <w:widowControl/>
              <w:adjustRightInd/>
              <w:jc w:val="left"/>
              <w:textAlignment w:val="auto"/>
              <w:rPr>
                <w:color w:val="000000"/>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141C08CA" w14:textId="77777777" w:rsidR="00972EA5" w:rsidRPr="001923C6" w:rsidRDefault="00972EA5" w:rsidP="00972EA5">
            <w:pPr>
              <w:widowControl/>
              <w:adjustRightInd/>
              <w:jc w:val="left"/>
              <w:textAlignment w:val="auto"/>
              <w:rPr>
                <w:color w:val="000000"/>
                <w:sz w:val="16"/>
                <w:szCs w:val="16"/>
              </w:rPr>
            </w:pPr>
            <w:r w:rsidRPr="001923C6">
              <w:rPr>
                <w:rFonts w:hint="eastAsia"/>
                <w:color w:val="000000"/>
                <w:sz w:val="16"/>
                <w:szCs w:val="16"/>
              </w:rPr>
              <w:t>-</w:t>
            </w:r>
          </w:p>
        </w:tc>
        <w:tc>
          <w:tcPr>
            <w:tcW w:w="613" w:type="dxa"/>
            <w:tcBorders>
              <w:top w:val="single" w:sz="4" w:space="0" w:color="auto"/>
              <w:left w:val="double" w:sz="4" w:space="0" w:color="auto"/>
              <w:bottom w:val="single" w:sz="4" w:space="0" w:color="auto"/>
              <w:right w:val="single" w:sz="4" w:space="0" w:color="auto"/>
            </w:tcBorders>
            <w:shd w:val="clear" w:color="auto" w:fill="auto"/>
          </w:tcPr>
          <w:p w14:paraId="4BA811F7" w14:textId="56C46AD3" w:rsidR="00972EA5" w:rsidRPr="001923C6" w:rsidRDefault="00972EA5" w:rsidP="00972EA5">
            <w:pPr>
              <w:widowControl/>
              <w:adjustRightInd/>
              <w:jc w:val="left"/>
              <w:textAlignment w:val="auto"/>
              <w:rPr>
                <w:color w:val="000000"/>
                <w:sz w:val="16"/>
                <w:szCs w:val="16"/>
              </w:rPr>
            </w:pPr>
            <w:r>
              <w:rPr>
                <w:rFonts w:hint="eastAsia"/>
                <w:color w:val="000000"/>
                <w:sz w:val="16"/>
                <w:szCs w:val="16"/>
              </w:rPr>
              <w:t>a</w:t>
            </w:r>
            <w:r>
              <w:rPr>
                <w:color w:val="000000"/>
                <w:sz w:val="16"/>
                <w:szCs w:val="16"/>
              </w:rPr>
              <w:t>c0-</w:t>
            </w:r>
            <w:ins w:id="970" w:author="16a" w:date="2025-10-08T16:06:00Z">
              <w:r w:rsidR="00E1298A" w:rsidRPr="00E1298A">
                <w:rPr>
                  <w:rFonts w:hint="eastAsia"/>
                  <w:color w:val="000000"/>
                  <w:sz w:val="16"/>
                  <w:szCs w:val="16"/>
                  <w:shd w:val="clear" w:color="auto" w:fill="00FF00"/>
                </w:rPr>
                <w:t>11</w:t>
              </w:r>
            </w:ins>
            <w:del w:id="971" w:author="16a" w:date="2025-10-08T16:06:00Z">
              <w:r w:rsidRPr="00E1298A" w:rsidDel="00E1298A">
                <w:rPr>
                  <w:color w:val="000000"/>
                  <w:sz w:val="16"/>
                  <w:szCs w:val="16"/>
                  <w:shd w:val="clear" w:color="auto" w:fill="00FF00"/>
                </w:rPr>
                <w:delText>10</w:delText>
              </w:r>
            </w:del>
          </w:p>
        </w:tc>
      </w:tr>
      <w:tr w:rsidR="00972EA5" w:rsidRPr="001923C6" w14:paraId="33CC5332" w14:textId="09C61AE8" w:rsidTr="008076DD">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505014E7" w14:textId="0D964926" w:rsidR="00972EA5" w:rsidRPr="001923C6" w:rsidRDefault="00972EA5" w:rsidP="00972EA5">
            <w:pPr>
              <w:rPr>
                <w:color w:val="000000"/>
                <w:sz w:val="16"/>
                <w:szCs w:val="16"/>
              </w:rPr>
            </w:pPr>
            <w:r w:rsidRPr="001923C6">
              <w:rPr>
                <w:color w:val="000000"/>
                <w:sz w:val="16"/>
                <w:szCs w:val="16"/>
              </w:rPr>
              <w:lastRenderedPageBreak/>
              <w:t>EMINJ_PWRUP_ID</w:t>
            </w:r>
            <w:r w:rsidRPr="008076DD">
              <w:rPr>
                <w:color w:val="000000"/>
                <w:sz w:val="16"/>
                <w:szCs w:val="16"/>
              </w:rPr>
              <w:t>(</w:t>
            </w:r>
            <w:r w:rsidR="006815F0" w:rsidRPr="008076DD">
              <w:rPr>
                <w:color w:val="000000"/>
                <w:sz w:val="16"/>
                <w:szCs w:val="16"/>
              </w:rPr>
              <w:t>92</w:t>
            </w:r>
            <w:r w:rsidRPr="008076DD">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3EB41E" w14:textId="77777777" w:rsidR="00972EA5" w:rsidRPr="001923C6" w:rsidRDefault="00972EA5" w:rsidP="00972EA5">
            <w:pPr>
              <w:rPr>
                <w:color w:val="000000"/>
                <w:sz w:val="16"/>
                <w:szCs w:val="16"/>
              </w:rPr>
            </w:pPr>
            <w:r w:rsidRPr="001923C6">
              <w:rPr>
                <w:sz w:val="16"/>
                <w:szCs w:val="16"/>
              </w:rPr>
              <w:t>einjmodpwr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90A058" w14:textId="77777777" w:rsidR="00972EA5" w:rsidRPr="001923C6" w:rsidRDefault="00972EA5" w:rsidP="00972EA5">
            <w:pPr>
              <w:rPr>
                <w:color w:val="000000"/>
                <w:sz w:val="16"/>
                <w:szCs w:val="16"/>
              </w:rPr>
            </w:pPr>
            <w:r w:rsidRPr="001923C6">
              <w:rPr>
                <w:color w:val="000000"/>
                <w:sz w:val="16"/>
                <w:szCs w:val="16"/>
              </w:rPr>
              <w:t>eainjppwr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64015A"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99481B5"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140D672"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6F9725" w14:textId="77777777" w:rsidR="00972EA5" w:rsidRPr="001923C6" w:rsidRDefault="00972EA5" w:rsidP="00972EA5">
            <w:pPr>
              <w:rPr>
                <w:color w:val="000000"/>
                <w:sz w:val="16"/>
                <w:szCs w:val="16"/>
              </w:rPr>
            </w:pPr>
            <w:r w:rsidRPr="001923C6">
              <w:rPr>
                <w:color w:val="000000"/>
                <w:sz w:val="16"/>
                <w:szCs w:val="16"/>
              </w:rPr>
              <w:t>einjendpwr</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7066E6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359B41D" w14:textId="6CACBB2D"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CC78C3D" w14:textId="7029EC43" w:rsidR="00972EA5" w:rsidRPr="001923C6" w:rsidRDefault="00972EA5" w:rsidP="00972EA5">
            <w:pPr>
              <w:rPr>
                <w:color w:val="000000"/>
                <w:sz w:val="16"/>
                <w:szCs w:val="16"/>
              </w:rPr>
            </w:pPr>
            <w:r w:rsidRPr="001923C6">
              <w:rPr>
                <w:color w:val="000000"/>
                <w:sz w:val="16"/>
                <w:szCs w:val="16"/>
              </w:rPr>
              <w:t>eainjd1pwr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E5BDA00" w14:textId="0D9FE822" w:rsidR="00972EA5" w:rsidRPr="001923C6" w:rsidRDefault="00972EA5" w:rsidP="00972EA5">
            <w:pPr>
              <w:rPr>
                <w:color w:val="000000"/>
                <w:sz w:val="16"/>
                <w:szCs w:val="16"/>
              </w:rPr>
            </w:pPr>
            <w:r w:rsidRPr="001923C6">
              <w:rPr>
                <w:color w:val="000000"/>
                <w:sz w:val="16"/>
                <w:szCs w:val="16"/>
              </w:rPr>
              <w:t>eainjd</w:t>
            </w:r>
            <w:r>
              <w:rPr>
                <w:color w:val="000000"/>
                <w:sz w:val="16"/>
                <w:szCs w:val="16"/>
              </w:rPr>
              <w:t>2</w:t>
            </w:r>
            <w:r w:rsidRPr="001923C6">
              <w:rPr>
                <w:color w:val="000000"/>
                <w:sz w:val="16"/>
                <w:szCs w:val="16"/>
              </w:rPr>
              <w:t>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4C703A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1E4B6E0"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1E0748B3"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87CC702"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5EB5240"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FBF0F68"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FBEDE6C"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67C6AC"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703DB4D5"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A4F555B"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08A2ED8" w14:textId="77777777" w:rsidR="00972EA5" w:rsidRPr="001923C6" w:rsidRDefault="00972EA5" w:rsidP="00972EA5">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033E371" w14:textId="77777777" w:rsidR="00972EA5" w:rsidRPr="001923C6" w:rsidRDefault="00972EA5" w:rsidP="00972EA5">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9A01D5"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6281395"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5707EEE"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7C5A1D3" w14:textId="4C5A1951" w:rsidR="00972EA5" w:rsidRPr="001923C6" w:rsidDel="00120072" w:rsidRDefault="00972EA5" w:rsidP="00972EA5">
            <w:pPr>
              <w:rPr>
                <w:color w:val="000000"/>
                <w:sz w:val="16"/>
                <w:szCs w:val="16"/>
              </w:rPr>
            </w:pPr>
            <w:r w:rsidRPr="001923C6">
              <w:rPr>
                <w:sz w:val="16"/>
                <w:szCs w:val="16"/>
              </w:rPr>
              <w:t>ek1fpwr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16908EE" w14:textId="4A9908E3" w:rsidR="00972EA5" w:rsidRPr="001923C6" w:rsidDel="00120072" w:rsidRDefault="00972EA5" w:rsidP="00972EA5">
            <w:pPr>
              <w:rPr>
                <w:color w:val="000000"/>
                <w:sz w:val="16"/>
                <w:szCs w:val="16"/>
              </w:rPr>
            </w:pPr>
            <w:r w:rsidRPr="001923C6">
              <w:rPr>
                <w:sz w:val="16"/>
                <w:szCs w:val="16"/>
              </w:rPr>
              <w:t>ek</w:t>
            </w:r>
            <w:r>
              <w:rPr>
                <w:sz w:val="16"/>
                <w:szCs w:val="16"/>
              </w:rPr>
              <w:t>2</w:t>
            </w:r>
            <w:r w:rsidRPr="001923C6">
              <w:rPr>
                <w:sz w:val="16"/>
                <w:szCs w:val="16"/>
              </w:rPr>
              <w:t>fpwr</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6AC483E" w14:textId="25B91844" w:rsidR="00972EA5" w:rsidRPr="001923C6" w:rsidDel="00120072" w:rsidRDefault="00972EA5" w:rsidP="00972EA5">
            <w:pPr>
              <w:rPr>
                <w:color w:val="000000"/>
                <w:sz w:val="16"/>
                <w:szCs w:val="16"/>
              </w:rPr>
            </w:pPr>
            <w:r w:rsidRPr="00206290">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7C26BF2" w14:textId="6BF6D091" w:rsidR="00972EA5" w:rsidRPr="001923C6" w:rsidRDefault="00972EA5" w:rsidP="00972EA5">
            <w:pPr>
              <w:rPr>
                <w:color w:val="000000"/>
                <w:sz w:val="16"/>
                <w:szCs w:val="16"/>
              </w:rPr>
            </w:pPr>
            <w:r>
              <w:rPr>
                <w:color w:val="000000"/>
                <w:sz w:val="16"/>
                <w:szCs w:val="16"/>
              </w:rPr>
              <w:t>eprreqpwr</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68B3E393" w14:textId="77777777" w:rsidR="00972EA5" w:rsidRPr="001923C6" w:rsidRDefault="00972EA5" w:rsidP="00972EA5">
            <w:pPr>
              <w:rPr>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582E753D" w14:textId="77777777" w:rsidR="00972EA5" w:rsidRPr="001923C6" w:rsidRDefault="00972EA5" w:rsidP="00972EA5">
            <w:pPr>
              <w:rPr>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09548226" w14:textId="77777777" w:rsidR="00972EA5" w:rsidRPr="001923C6" w:rsidRDefault="00972EA5" w:rsidP="00972EA5">
            <w:pPr>
              <w:rPr>
                <w:sz w:val="16"/>
                <w:szCs w:val="16"/>
              </w:rPr>
            </w:pPr>
            <w:r w:rsidRPr="001923C6">
              <w:rPr>
                <w:color w:val="000000"/>
                <w:sz w:val="16"/>
                <w:szCs w:val="16"/>
              </w:rPr>
              <w:t>-</w:t>
            </w:r>
          </w:p>
        </w:tc>
        <w:tc>
          <w:tcPr>
            <w:tcW w:w="608" w:type="dxa"/>
            <w:tcBorders>
              <w:top w:val="single" w:sz="4" w:space="0" w:color="auto"/>
              <w:bottom w:val="single" w:sz="4" w:space="0" w:color="auto"/>
              <w:right w:val="single" w:sz="6" w:space="0" w:color="000000"/>
            </w:tcBorders>
            <w:shd w:val="clear" w:color="auto" w:fill="auto"/>
          </w:tcPr>
          <w:p w14:paraId="637CA348" w14:textId="3018F0FE" w:rsidR="00972EA5" w:rsidRPr="00467D41" w:rsidRDefault="00972EA5" w:rsidP="00972EA5">
            <w:pPr>
              <w:rPr>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3F90DF1E" w14:textId="77777777" w:rsidR="00972EA5" w:rsidRPr="001923C6" w:rsidRDefault="00972EA5" w:rsidP="00972EA5">
            <w:pPr>
              <w:rPr>
                <w:sz w:val="16"/>
                <w:szCs w:val="16"/>
              </w:rPr>
            </w:pPr>
            <w:r w:rsidRPr="001923C6">
              <w:rPr>
                <w:rFonts w:hint="eastAsia"/>
                <w:sz w:val="16"/>
                <w:szCs w:val="16"/>
              </w:rPr>
              <w:t>-</w:t>
            </w:r>
          </w:p>
        </w:tc>
        <w:tc>
          <w:tcPr>
            <w:tcW w:w="613" w:type="dxa"/>
            <w:tcBorders>
              <w:top w:val="single" w:sz="4" w:space="0" w:color="auto"/>
              <w:left w:val="double" w:sz="4" w:space="0" w:color="auto"/>
              <w:bottom w:val="single" w:sz="4" w:space="0" w:color="auto"/>
              <w:right w:val="single" w:sz="6" w:space="0" w:color="000000"/>
            </w:tcBorders>
            <w:shd w:val="clear" w:color="auto" w:fill="auto"/>
          </w:tcPr>
          <w:p w14:paraId="1002F885" w14:textId="4EA46EB4" w:rsidR="00972EA5" w:rsidRPr="001923C6" w:rsidRDefault="00972EA5" w:rsidP="00972EA5">
            <w:pPr>
              <w:rPr>
                <w:sz w:val="16"/>
                <w:szCs w:val="16"/>
              </w:rPr>
            </w:pPr>
            <w:r>
              <w:rPr>
                <w:rFonts w:hint="eastAsia"/>
                <w:sz w:val="16"/>
                <w:szCs w:val="16"/>
              </w:rPr>
              <w:t>a</w:t>
            </w:r>
            <w:r>
              <w:rPr>
                <w:sz w:val="16"/>
                <w:szCs w:val="16"/>
              </w:rPr>
              <w:t>c0-04</w:t>
            </w:r>
          </w:p>
        </w:tc>
      </w:tr>
      <w:tr w:rsidR="00972EA5" w:rsidRPr="001923C6" w14:paraId="6E97D5DA" w14:textId="5D04CFAB" w:rsidTr="00E1298A">
        <w:trPr>
          <w:trHeight w:val="624"/>
        </w:trPr>
        <w:tc>
          <w:tcPr>
            <w:tcW w:w="1017" w:type="dxa"/>
            <w:tcBorders>
              <w:top w:val="single" w:sz="6" w:space="0" w:color="000000"/>
              <w:left w:val="single" w:sz="6" w:space="0" w:color="000000"/>
              <w:bottom w:val="single" w:sz="6" w:space="0" w:color="000000"/>
              <w:right w:val="single" w:sz="6" w:space="0" w:color="000000"/>
            </w:tcBorders>
            <w:shd w:val="clear" w:color="auto" w:fill="auto"/>
          </w:tcPr>
          <w:p w14:paraId="40A08213" w14:textId="0E1D6438" w:rsidR="00972EA5" w:rsidRPr="001923C6" w:rsidRDefault="00972EA5" w:rsidP="00972EA5">
            <w:pPr>
              <w:rPr>
                <w:color w:val="000000"/>
                <w:sz w:val="16"/>
                <w:szCs w:val="16"/>
              </w:rPr>
            </w:pPr>
            <w:r w:rsidRPr="001923C6">
              <w:rPr>
                <w:color w:val="000000"/>
                <w:sz w:val="16"/>
                <w:szCs w:val="16"/>
              </w:rPr>
              <w:t>EMINJ_P</w:t>
            </w:r>
            <w:r w:rsidRPr="001923C6">
              <w:rPr>
                <w:rFonts w:hint="eastAsia"/>
                <w:color w:val="000000"/>
                <w:sz w:val="16"/>
                <w:szCs w:val="16"/>
              </w:rPr>
              <w:t>RVDIL</w:t>
            </w:r>
            <w:r w:rsidRPr="001923C6">
              <w:rPr>
                <w:color w:val="000000"/>
                <w:sz w:val="16"/>
                <w:szCs w:val="16"/>
              </w:rPr>
              <w:t>_ID(96)</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8AAF5BB" w14:textId="5980FAC3" w:rsidR="00972EA5" w:rsidRPr="001923C6" w:rsidRDefault="00972EA5" w:rsidP="00972EA5">
            <w:pPr>
              <w:rPr>
                <w:sz w:val="16"/>
                <w:szCs w:val="16"/>
              </w:rPr>
            </w:pPr>
            <w:r w:rsidRPr="001923C6">
              <w:rPr>
                <w:sz w:val="16"/>
                <w:szCs w:val="16"/>
              </w:rPr>
              <w:t>einjmod</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1A1F72E" w14:textId="44210160" w:rsidR="00972EA5" w:rsidRPr="001923C6" w:rsidRDefault="00972EA5" w:rsidP="00972EA5">
            <w:pPr>
              <w:rPr>
                <w:color w:val="000000"/>
                <w:sz w:val="16"/>
                <w:szCs w:val="16"/>
              </w:rPr>
            </w:pPr>
            <w:r w:rsidRPr="001923C6">
              <w:rPr>
                <w:rFonts w:hint="eastAsia"/>
                <w:color w:val="000000"/>
                <w:sz w:val="16"/>
                <w:szCs w:val="16"/>
              </w:rPr>
              <w:t>eainjp1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D9456EF"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D7E3A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3B45078F"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3FD1E3" w14:textId="413EA75A" w:rsidR="00972EA5" w:rsidRPr="001923C6" w:rsidRDefault="00972EA5" w:rsidP="00972EA5">
            <w:pPr>
              <w:rPr>
                <w:color w:val="000000"/>
                <w:sz w:val="16"/>
                <w:szCs w:val="16"/>
              </w:rPr>
            </w:pPr>
            <w:r w:rsidRPr="001923C6">
              <w:rPr>
                <w:rFonts w:hint="eastAsia"/>
                <w:color w:val="000000"/>
                <w:sz w:val="16"/>
                <w:szCs w:val="16"/>
              </w:rPr>
              <w:t>e</w:t>
            </w:r>
            <w:r>
              <w:rPr>
                <w:color w:val="000000"/>
                <w:sz w:val="16"/>
                <w:szCs w:val="16"/>
              </w:rPr>
              <w:t>a</w:t>
            </w:r>
            <w:r w:rsidRPr="001923C6">
              <w:rPr>
                <w:rFonts w:hint="eastAsia"/>
                <w:color w:val="000000"/>
                <w:sz w:val="16"/>
                <w:szCs w:val="16"/>
              </w:rPr>
              <w:t>injend</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563E29B"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FF42DC8" w14:textId="399594C0" w:rsidR="00972EA5" w:rsidRPr="001923C6" w:rsidRDefault="00972EA5" w:rsidP="00972EA5">
            <w:pPr>
              <w:rPr>
                <w:color w:val="000000"/>
                <w:sz w:val="16"/>
                <w:szCs w:val="16"/>
              </w:rPr>
            </w:pPr>
            <w:r w:rsidRPr="001923C6">
              <w:rPr>
                <w:rFonts w:hint="eastAsia"/>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23F938CA" w14:textId="1BA6FB9E" w:rsidR="00972EA5" w:rsidRPr="001923C6" w:rsidRDefault="00972EA5" w:rsidP="00972EA5">
            <w:pPr>
              <w:rPr>
                <w:color w:val="000000"/>
                <w:sz w:val="16"/>
                <w:szCs w:val="16"/>
              </w:rPr>
            </w:pPr>
            <w:r w:rsidRPr="008076DD">
              <w:rPr>
                <w:color w:val="000000"/>
                <w:sz w:val="16"/>
                <w:szCs w:val="16"/>
              </w:rPr>
              <w:t>e</w:t>
            </w:r>
            <w:r w:rsidRPr="008076DD">
              <w:rPr>
                <w:rFonts w:hint="eastAsia"/>
                <w:color w:val="000000"/>
                <w:sz w:val="16"/>
                <w:szCs w:val="16"/>
              </w:rPr>
              <w:t>ai</w:t>
            </w:r>
            <w:r w:rsidRPr="001923C6">
              <w:rPr>
                <w:rFonts w:hint="eastAsia"/>
                <w:color w:val="000000"/>
                <w:sz w:val="16"/>
                <w:szCs w:val="16"/>
              </w:rPr>
              <w:t>njd1</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04671D"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2F4932F"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BBF4F22"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7CB2E6"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BE7FFE4"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E509B9A"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56E519D" w14:textId="77777777" w:rsidR="00972EA5" w:rsidRPr="001923C6" w:rsidRDefault="00972EA5" w:rsidP="00972EA5">
            <w:pPr>
              <w:rPr>
                <w:color w:val="000000"/>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243DD8D1"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3B3893D"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49A4D5A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53A5687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0BA5A6A7" w14:textId="77777777" w:rsidR="00972EA5" w:rsidRPr="001923C6" w:rsidRDefault="00972EA5" w:rsidP="00972EA5">
            <w:pPr>
              <w:rPr>
                <w:sz w:val="16"/>
                <w:szCs w:val="16"/>
              </w:rPr>
            </w:pPr>
            <w:r w:rsidRPr="001923C6">
              <w:rPr>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CF70D16" w14:textId="77777777" w:rsidR="00972EA5" w:rsidRPr="001923C6" w:rsidRDefault="00972EA5" w:rsidP="00972EA5">
            <w:pPr>
              <w:rPr>
                <w:sz w:val="16"/>
                <w:szCs w:val="16"/>
              </w:rPr>
            </w:pPr>
            <w:r w:rsidRPr="001923C6">
              <w:rPr>
                <w:rFonts w:hint="eastAsia"/>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7F8F8FB4" w14:textId="700FA0A8" w:rsidR="00972EA5" w:rsidRPr="001923C6" w:rsidRDefault="00972EA5" w:rsidP="00972EA5">
            <w:pPr>
              <w:rPr>
                <w:color w:val="000000"/>
                <w:sz w:val="16"/>
                <w:szCs w:val="16"/>
              </w:rPr>
            </w:pPr>
            <w:r w:rsidRPr="001923C6">
              <w:rPr>
                <w:rFonts w:hint="eastAsia"/>
                <w:color w:val="000000"/>
                <w:sz w:val="16"/>
                <w:szCs w:val="16"/>
              </w:rPr>
              <w:t>ek1fn</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3EE05E69"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55B041D5"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3CC83B4" w14:textId="378A0753" w:rsidR="00972EA5" w:rsidRPr="001923C6" w:rsidRDefault="00972EA5" w:rsidP="00972EA5">
            <w:pPr>
              <w:rPr>
                <w:color w:val="000000"/>
                <w:sz w:val="16"/>
                <w:szCs w:val="16"/>
              </w:rPr>
            </w:pPr>
            <w:r w:rsidRPr="001923C6">
              <w:rPr>
                <w:rFonts w:hint="eastAsia"/>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1F0B6800" w14:textId="5D5C5DC5"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46B5C63C" w14:textId="48E4B2E2"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6" w:space="0" w:color="000000"/>
              <w:bottom w:val="single" w:sz="6" w:space="0" w:color="000000"/>
              <w:right w:val="single" w:sz="6" w:space="0" w:color="000000"/>
            </w:tcBorders>
            <w:shd w:val="clear" w:color="auto" w:fill="auto"/>
          </w:tcPr>
          <w:p w14:paraId="65DA78C5" w14:textId="22933914" w:rsidR="00972EA5" w:rsidRPr="001923C6" w:rsidRDefault="00972EA5" w:rsidP="00972EA5">
            <w:pPr>
              <w:rPr>
                <w:color w:val="000000"/>
                <w:sz w:val="16"/>
                <w:szCs w:val="16"/>
              </w:rPr>
            </w:pPr>
            <w:r w:rsidRPr="001923C6">
              <w:rPr>
                <w:rFonts w:hint="eastAsia"/>
                <w:color w:val="000000"/>
                <w:sz w:val="16"/>
                <w:szCs w:val="16"/>
              </w:rPr>
              <w:t>eprreq</w:t>
            </w:r>
          </w:p>
        </w:tc>
        <w:tc>
          <w:tcPr>
            <w:tcW w:w="608" w:type="dxa"/>
            <w:tcBorders>
              <w:top w:val="single" w:sz="6" w:space="0" w:color="000000"/>
              <w:left w:val="single" w:sz="6" w:space="0" w:color="000000"/>
              <w:bottom w:val="single" w:sz="6" w:space="0" w:color="000000"/>
              <w:right w:val="single" w:sz="4" w:space="0" w:color="auto"/>
            </w:tcBorders>
            <w:shd w:val="clear" w:color="auto" w:fill="auto"/>
          </w:tcPr>
          <w:p w14:paraId="09580918"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6" w:space="0" w:color="000000"/>
              <w:left w:val="single" w:sz="4" w:space="0" w:color="auto"/>
              <w:bottom w:val="single" w:sz="6" w:space="0" w:color="000000"/>
              <w:right w:val="single" w:sz="6" w:space="0" w:color="000000"/>
            </w:tcBorders>
            <w:shd w:val="clear" w:color="auto" w:fill="auto"/>
          </w:tcPr>
          <w:p w14:paraId="116183EF" w14:textId="77777777" w:rsidR="00972EA5" w:rsidRPr="001923C6" w:rsidRDefault="00972EA5" w:rsidP="00972EA5">
            <w:pPr>
              <w:rPr>
                <w:color w:val="000000"/>
                <w:sz w:val="16"/>
                <w:szCs w:val="16"/>
              </w:rPr>
            </w:pPr>
            <w:r w:rsidRPr="001923C6">
              <w:rPr>
                <w:color w:val="000000"/>
                <w:sz w:val="16"/>
                <w:szCs w:val="16"/>
              </w:rPr>
              <w:t>-</w:t>
            </w:r>
          </w:p>
        </w:tc>
        <w:tc>
          <w:tcPr>
            <w:tcW w:w="607" w:type="dxa"/>
            <w:tcBorders>
              <w:top w:val="single" w:sz="6" w:space="0" w:color="000000"/>
              <w:left w:val="single" w:sz="6" w:space="0" w:color="000000"/>
              <w:bottom w:val="single" w:sz="6" w:space="0" w:color="000000"/>
              <w:right w:val="single" w:sz="6" w:space="0" w:color="000000"/>
            </w:tcBorders>
            <w:shd w:val="clear" w:color="auto" w:fill="auto"/>
          </w:tcPr>
          <w:p w14:paraId="650F33BA" w14:textId="77777777" w:rsidR="00972EA5" w:rsidRPr="001923C6" w:rsidRDefault="00972EA5" w:rsidP="00972EA5">
            <w:pPr>
              <w:rPr>
                <w:color w:val="000000"/>
                <w:sz w:val="16"/>
                <w:szCs w:val="16"/>
              </w:rPr>
            </w:pPr>
            <w:r w:rsidRPr="001923C6">
              <w:rPr>
                <w:color w:val="000000"/>
                <w:sz w:val="16"/>
                <w:szCs w:val="16"/>
              </w:rPr>
              <w:t>-</w:t>
            </w:r>
          </w:p>
        </w:tc>
        <w:tc>
          <w:tcPr>
            <w:tcW w:w="608" w:type="dxa"/>
            <w:tcBorders>
              <w:top w:val="single" w:sz="4" w:space="0" w:color="auto"/>
              <w:bottom w:val="single" w:sz="4" w:space="0" w:color="auto"/>
              <w:right w:val="single" w:sz="6" w:space="0" w:color="000000"/>
            </w:tcBorders>
            <w:shd w:val="clear" w:color="auto" w:fill="auto"/>
          </w:tcPr>
          <w:p w14:paraId="22F6ADB0" w14:textId="7650B88F" w:rsidR="00972EA5" w:rsidRPr="00467D41" w:rsidRDefault="00972EA5" w:rsidP="00972EA5">
            <w:pPr>
              <w:rPr>
                <w:sz w:val="16"/>
                <w:szCs w:val="16"/>
              </w:rPr>
            </w:pPr>
            <w:r w:rsidRPr="00467D41">
              <w:rPr>
                <w:color w:val="000000"/>
                <w:sz w:val="16"/>
                <w:szCs w:val="16"/>
              </w:rPr>
              <w:t>-</w:t>
            </w:r>
          </w:p>
        </w:tc>
        <w:tc>
          <w:tcPr>
            <w:tcW w:w="613" w:type="dxa"/>
            <w:tcBorders>
              <w:top w:val="single" w:sz="4" w:space="0" w:color="auto"/>
              <w:bottom w:val="single" w:sz="4" w:space="0" w:color="auto"/>
              <w:right w:val="double" w:sz="4" w:space="0" w:color="auto"/>
            </w:tcBorders>
            <w:shd w:val="clear" w:color="auto" w:fill="auto"/>
          </w:tcPr>
          <w:p w14:paraId="6C720E34" w14:textId="77777777" w:rsidR="00972EA5" w:rsidRPr="001923C6" w:rsidRDefault="00972EA5" w:rsidP="00972EA5">
            <w:pPr>
              <w:rPr>
                <w:sz w:val="16"/>
                <w:szCs w:val="16"/>
              </w:rPr>
            </w:pPr>
            <w:r w:rsidRPr="001923C6">
              <w:rPr>
                <w:rFonts w:hint="eastAsia"/>
                <w:sz w:val="16"/>
                <w:szCs w:val="16"/>
              </w:rPr>
              <w:t>-</w:t>
            </w:r>
          </w:p>
        </w:tc>
        <w:tc>
          <w:tcPr>
            <w:tcW w:w="613" w:type="dxa"/>
            <w:tcBorders>
              <w:top w:val="single" w:sz="4" w:space="0" w:color="auto"/>
              <w:left w:val="double" w:sz="4" w:space="0" w:color="auto"/>
              <w:bottom w:val="single" w:sz="4" w:space="0" w:color="auto"/>
              <w:right w:val="single" w:sz="6" w:space="0" w:color="000000"/>
            </w:tcBorders>
            <w:shd w:val="clear" w:color="auto" w:fill="auto"/>
          </w:tcPr>
          <w:p w14:paraId="1C9FCCA8" w14:textId="028C48E5" w:rsidR="00972EA5" w:rsidRPr="001923C6" w:rsidRDefault="00972EA5" w:rsidP="00972EA5">
            <w:pPr>
              <w:rPr>
                <w:sz w:val="16"/>
                <w:szCs w:val="16"/>
              </w:rPr>
            </w:pPr>
            <w:r>
              <w:rPr>
                <w:rFonts w:hint="eastAsia"/>
                <w:sz w:val="16"/>
                <w:szCs w:val="16"/>
              </w:rPr>
              <w:t>a</w:t>
            </w:r>
            <w:r>
              <w:rPr>
                <w:sz w:val="16"/>
                <w:szCs w:val="16"/>
              </w:rPr>
              <w:t>c0-</w:t>
            </w:r>
            <w:ins w:id="972" w:author="16a" w:date="2025-10-08T16:07:00Z">
              <w:r w:rsidR="00E1298A" w:rsidRPr="00E1298A">
                <w:rPr>
                  <w:rFonts w:hint="eastAsia"/>
                  <w:sz w:val="16"/>
                  <w:szCs w:val="16"/>
                  <w:shd w:val="clear" w:color="auto" w:fill="00FF00"/>
                </w:rPr>
                <w:t>11</w:t>
              </w:r>
            </w:ins>
            <w:del w:id="973" w:author="16a" w:date="2025-10-08T16:07:00Z">
              <w:r w:rsidRPr="00E1298A" w:rsidDel="00E1298A">
                <w:rPr>
                  <w:sz w:val="16"/>
                  <w:szCs w:val="16"/>
                  <w:shd w:val="clear" w:color="auto" w:fill="00FF00"/>
                </w:rPr>
                <w:delText>00</w:delText>
              </w:r>
            </w:del>
          </w:p>
        </w:tc>
      </w:tr>
      <w:tr w:rsidR="009275D3" w:rsidRPr="001923C6" w14:paraId="0067EEE6" w14:textId="77777777" w:rsidTr="001103C8">
        <w:trPr>
          <w:trHeight w:val="624"/>
          <w:ins w:id="974" w:author="16a" w:date="2025-10-08T16:07:00Z"/>
        </w:trPr>
        <w:tc>
          <w:tcPr>
            <w:tcW w:w="1017" w:type="dxa"/>
            <w:tcBorders>
              <w:top w:val="single" w:sz="6" w:space="0" w:color="000000"/>
              <w:left w:val="single" w:sz="6" w:space="0" w:color="000000"/>
              <w:bottom w:val="single" w:sz="6" w:space="0" w:color="000000"/>
              <w:right w:val="single" w:sz="6" w:space="0" w:color="000000"/>
            </w:tcBorders>
            <w:shd w:val="clear" w:color="auto" w:fill="00FF00"/>
          </w:tcPr>
          <w:p w14:paraId="6F8EDCC5" w14:textId="5EE1C1A9" w:rsidR="00E1298A" w:rsidRPr="001923C6" w:rsidRDefault="00E1298A" w:rsidP="00E1298A">
            <w:pPr>
              <w:rPr>
                <w:ins w:id="975" w:author="16a" w:date="2025-10-08T16:07:00Z"/>
                <w:color w:val="000000"/>
                <w:sz w:val="16"/>
                <w:szCs w:val="16"/>
              </w:rPr>
            </w:pPr>
            <w:ins w:id="976" w:author="16a" w:date="2025-10-08T16:07:00Z">
              <w:r>
                <w:rPr>
                  <w:rFonts w:hint="eastAsia"/>
                  <w:color w:val="000000"/>
                  <w:sz w:val="16"/>
                  <w:szCs w:val="16"/>
                </w:rPr>
                <w:t>E</w:t>
              </w:r>
              <w:r>
                <w:rPr>
                  <w:color w:val="000000"/>
                  <w:sz w:val="16"/>
                  <w:szCs w:val="16"/>
                </w:rPr>
                <w:t>MINJ_GORO_ID(100)</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56B8761D" w14:textId="15CF58D9" w:rsidR="00E1298A" w:rsidRPr="001923C6" w:rsidRDefault="00E1298A" w:rsidP="00E1298A">
            <w:pPr>
              <w:rPr>
                <w:ins w:id="977" w:author="16a" w:date="2025-10-08T16:07:00Z"/>
                <w:sz w:val="16"/>
                <w:szCs w:val="16"/>
              </w:rPr>
            </w:pPr>
            <w:ins w:id="978" w:author="16a" w:date="2025-10-08T16:07:00Z">
              <w:r>
                <w:rPr>
                  <w:color w:val="000000"/>
                  <w:sz w:val="16"/>
                  <w:szCs w:val="16"/>
                </w:rPr>
                <w:t>einjmodgoro</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7D981CCF" w14:textId="4E903840" w:rsidR="00E1298A" w:rsidRPr="001923C6" w:rsidRDefault="00E1298A" w:rsidP="00E1298A">
            <w:pPr>
              <w:rPr>
                <w:ins w:id="979" w:author="16a" w:date="2025-10-08T16:07:00Z"/>
                <w:color w:val="000000"/>
                <w:sz w:val="16"/>
                <w:szCs w:val="16"/>
              </w:rPr>
            </w:pPr>
            <w:ins w:id="980" w:author="16a" w:date="2025-10-08T16:07:00Z">
              <w:r>
                <w:rPr>
                  <w:color w:val="000000"/>
                  <w:sz w:val="16"/>
                  <w:szCs w:val="16"/>
                </w:rPr>
                <w:t>ainjpgoro</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4F962F14" w14:textId="0DCACAAA" w:rsidR="00E1298A" w:rsidRPr="001923C6" w:rsidRDefault="00E1298A" w:rsidP="00E1298A">
            <w:pPr>
              <w:rPr>
                <w:ins w:id="981" w:author="16a" w:date="2025-10-08T16:07:00Z"/>
                <w:color w:val="000000"/>
                <w:sz w:val="16"/>
                <w:szCs w:val="16"/>
              </w:rPr>
            </w:pPr>
            <w:ins w:id="982"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4F98F219" w14:textId="37CDA650" w:rsidR="00E1298A" w:rsidRPr="001923C6" w:rsidRDefault="00E1298A" w:rsidP="00E1298A">
            <w:pPr>
              <w:rPr>
                <w:ins w:id="983" w:author="16a" w:date="2025-10-08T16:07:00Z"/>
                <w:color w:val="000000"/>
                <w:sz w:val="16"/>
                <w:szCs w:val="16"/>
              </w:rPr>
            </w:pPr>
            <w:ins w:id="984"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398C8F23" w14:textId="67721AA2" w:rsidR="00E1298A" w:rsidRPr="001923C6" w:rsidRDefault="00E1298A" w:rsidP="00E1298A">
            <w:pPr>
              <w:rPr>
                <w:ins w:id="985" w:author="16a" w:date="2025-10-08T16:07:00Z"/>
                <w:color w:val="000000"/>
                <w:sz w:val="16"/>
                <w:szCs w:val="16"/>
              </w:rPr>
            </w:pPr>
            <w:ins w:id="986"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605BF453" w14:textId="1F74B54F" w:rsidR="00E1298A" w:rsidRPr="001923C6" w:rsidRDefault="00E1298A" w:rsidP="00E1298A">
            <w:pPr>
              <w:rPr>
                <w:ins w:id="987" w:author="16a" w:date="2025-10-08T16:07:00Z"/>
                <w:color w:val="000000"/>
                <w:sz w:val="16"/>
                <w:szCs w:val="16"/>
              </w:rPr>
            </w:pPr>
            <w:ins w:id="988" w:author="16a" w:date="2025-10-08T16:07:00Z">
              <w:r>
                <w:rPr>
                  <w:color w:val="000000"/>
                  <w:sz w:val="16"/>
                  <w:szCs w:val="16"/>
                </w:rPr>
                <w:t>einjendgoro</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42B90059" w14:textId="5B5C6639" w:rsidR="00E1298A" w:rsidRPr="001923C6" w:rsidRDefault="00E1298A" w:rsidP="00E1298A">
            <w:pPr>
              <w:rPr>
                <w:ins w:id="989" w:author="16a" w:date="2025-10-08T16:07:00Z"/>
                <w:color w:val="000000"/>
                <w:sz w:val="16"/>
                <w:szCs w:val="16"/>
              </w:rPr>
            </w:pPr>
            <w:ins w:id="990" w:author="16a" w:date="2025-10-08T16:07:00Z">
              <w:r>
                <w:rPr>
                  <w:rFonts w:hint="eastAsia"/>
                  <w:color w:val="000000"/>
                  <w:sz w:val="16"/>
                  <w:szCs w:val="16"/>
                </w:rPr>
                <w:t>-</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4E4F3B43" w14:textId="02CA8056" w:rsidR="00E1298A" w:rsidRPr="001923C6" w:rsidRDefault="00E1298A" w:rsidP="00E1298A">
            <w:pPr>
              <w:rPr>
                <w:ins w:id="991" w:author="16a" w:date="2025-10-08T16:07:00Z"/>
                <w:color w:val="000000"/>
                <w:sz w:val="16"/>
                <w:szCs w:val="16"/>
              </w:rPr>
            </w:pPr>
            <w:ins w:id="992" w:author="16a" w:date="2025-10-08T16:07:00Z">
              <w:r>
                <w:rPr>
                  <w:sz w:val="16"/>
                  <w:szCs w:val="16"/>
                </w:rPr>
                <w:t>-</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50A14684" w14:textId="2DAA1EBD" w:rsidR="00E1298A" w:rsidRPr="008076DD" w:rsidRDefault="00E1298A" w:rsidP="00E1298A">
            <w:pPr>
              <w:rPr>
                <w:ins w:id="993" w:author="16a" w:date="2025-10-08T16:07:00Z"/>
                <w:color w:val="000000"/>
                <w:sz w:val="16"/>
                <w:szCs w:val="16"/>
              </w:rPr>
            </w:pPr>
            <w:ins w:id="994" w:author="16a" w:date="2025-10-08T16:07:00Z">
              <w:r>
                <w:rPr>
                  <w:color w:val="000000"/>
                  <w:sz w:val="16"/>
                  <w:szCs w:val="16"/>
                </w:rPr>
                <w:t>eainjd1goro</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561B133D" w14:textId="7269F4AD" w:rsidR="00E1298A" w:rsidRPr="001923C6" w:rsidRDefault="00E1298A" w:rsidP="00E1298A">
            <w:pPr>
              <w:rPr>
                <w:ins w:id="995" w:author="16a" w:date="2025-10-08T16:07:00Z"/>
                <w:color w:val="000000"/>
                <w:sz w:val="16"/>
                <w:szCs w:val="16"/>
              </w:rPr>
            </w:pPr>
            <w:ins w:id="996" w:author="16a" w:date="2025-10-08T16:07:00Z">
              <w:r>
                <w:rPr>
                  <w:color w:val="000000"/>
                  <w:sz w:val="16"/>
                  <w:szCs w:val="16"/>
                </w:rPr>
                <w:t>eainjd2goro</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67BDEA78" w14:textId="65DC94A5" w:rsidR="00E1298A" w:rsidRPr="001923C6" w:rsidRDefault="00E1298A" w:rsidP="00E1298A">
            <w:pPr>
              <w:rPr>
                <w:ins w:id="997" w:author="16a" w:date="2025-10-08T16:07:00Z"/>
                <w:color w:val="000000"/>
                <w:sz w:val="16"/>
                <w:szCs w:val="16"/>
              </w:rPr>
            </w:pPr>
            <w:ins w:id="998"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7BD8D93A" w14:textId="5A3F6B43" w:rsidR="00E1298A" w:rsidRPr="001923C6" w:rsidRDefault="00E1298A" w:rsidP="00E1298A">
            <w:pPr>
              <w:rPr>
                <w:ins w:id="999" w:author="16a" w:date="2025-10-08T16:07:00Z"/>
                <w:color w:val="000000"/>
                <w:sz w:val="16"/>
                <w:szCs w:val="16"/>
              </w:rPr>
            </w:pPr>
            <w:ins w:id="1000" w:author="16a" w:date="2025-10-08T16:07:00Z">
              <w:r>
                <w:rPr>
                  <w:rFonts w:hint="eastAsia"/>
                  <w:color w:val="000000"/>
                  <w:sz w:val="16"/>
                  <w:szCs w:val="16"/>
                </w:rPr>
                <w:t>-</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49128BE4" w14:textId="4E02C3B4" w:rsidR="00E1298A" w:rsidRPr="001923C6" w:rsidRDefault="00E1298A" w:rsidP="00E1298A">
            <w:pPr>
              <w:rPr>
                <w:ins w:id="1001" w:author="16a" w:date="2025-10-08T16:07:00Z"/>
                <w:color w:val="000000"/>
                <w:sz w:val="16"/>
                <w:szCs w:val="16"/>
              </w:rPr>
            </w:pPr>
            <w:ins w:id="1002"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678D938D" w14:textId="5B1AAC7A" w:rsidR="00E1298A" w:rsidRPr="001923C6" w:rsidRDefault="00E1298A" w:rsidP="00E1298A">
            <w:pPr>
              <w:rPr>
                <w:ins w:id="1003" w:author="16a" w:date="2025-10-08T16:07:00Z"/>
                <w:color w:val="000000"/>
                <w:sz w:val="16"/>
                <w:szCs w:val="16"/>
              </w:rPr>
            </w:pPr>
            <w:ins w:id="1004"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3D626D60" w14:textId="2957A73A" w:rsidR="00E1298A" w:rsidRPr="001923C6" w:rsidRDefault="00E1298A" w:rsidP="00E1298A">
            <w:pPr>
              <w:rPr>
                <w:ins w:id="1005" w:author="16a" w:date="2025-10-08T16:07:00Z"/>
                <w:color w:val="000000"/>
                <w:sz w:val="16"/>
                <w:szCs w:val="16"/>
              </w:rPr>
            </w:pPr>
            <w:ins w:id="1006"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040ADDF6" w14:textId="22B72CEC" w:rsidR="00E1298A" w:rsidRPr="001923C6" w:rsidRDefault="00E1298A" w:rsidP="00E1298A">
            <w:pPr>
              <w:rPr>
                <w:ins w:id="1007" w:author="16a" w:date="2025-10-08T16:07:00Z"/>
                <w:color w:val="000000"/>
                <w:sz w:val="16"/>
                <w:szCs w:val="16"/>
              </w:rPr>
            </w:pPr>
            <w:ins w:id="1008" w:author="16a" w:date="2025-10-08T16:07:00Z">
              <w:r>
                <w:rPr>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2FF1D0EE" w14:textId="68430CD5" w:rsidR="00E1298A" w:rsidRPr="001923C6" w:rsidRDefault="00E1298A" w:rsidP="00E1298A">
            <w:pPr>
              <w:rPr>
                <w:ins w:id="1009" w:author="16a" w:date="2025-10-08T16:07:00Z"/>
                <w:color w:val="000000"/>
                <w:sz w:val="16"/>
                <w:szCs w:val="16"/>
              </w:rPr>
            </w:pPr>
            <w:ins w:id="1010"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6AE8F487" w14:textId="6F5042EF" w:rsidR="00E1298A" w:rsidRPr="001923C6" w:rsidRDefault="00E1298A" w:rsidP="00E1298A">
            <w:pPr>
              <w:rPr>
                <w:ins w:id="1011" w:author="16a" w:date="2025-10-08T16:07:00Z"/>
                <w:color w:val="000000"/>
                <w:sz w:val="16"/>
                <w:szCs w:val="16"/>
              </w:rPr>
            </w:pPr>
            <w:ins w:id="1012" w:author="16a" w:date="2025-10-08T16:07:00Z">
              <w:r>
                <w:rPr>
                  <w:rFonts w:hint="eastAsia"/>
                  <w:color w:val="000000"/>
                  <w:sz w:val="16"/>
                  <w:szCs w:val="16"/>
                </w:rPr>
                <w:t>-</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05F9D67C" w14:textId="7524B8D1" w:rsidR="00E1298A" w:rsidRPr="001923C6" w:rsidRDefault="00E1298A" w:rsidP="00E1298A">
            <w:pPr>
              <w:rPr>
                <w:ins w:id="1013" w:author="16a" w:date="2025-10-08T16:07:00Z"/>
                <w:color w:val="000000"/>
                <w:sz w:val="16"/>
                <w:szCs w:val="16"/>
              </w:rPr>
            </w:pPr>
            <w:ins w:id="1014"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5CA5F4D7" w14:textId="1CD31CA5" w:rsidR="00E1298A" w:rsidRPr="001923C6" w:rsidRDefault="00E1298A" w:rsidP="00E1298A">
            <w:pPr>
              <w:rPr>
                <w:ins w:id="1015" w:author="16a" w:date="2025-10-08T16:07:00Z"/>
                <w:color w:val="000000"/>
                <w:sz w:val="16"/>
                <w:szCs w:val="16"/>
              </w:rPr>
            </w:pPr>
            <w:ins w:id="1016"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65AEB2DF" w14:textId="69FE9D03" w:rsidR="00E1298A" w:rsidRPr="001923C6" w:rsidRDefault="00E1298A" w:rsidP="00E1298A">
            <w:pPr>
              <w:rPr>
                <w:ins w:id="1017" w:author="16a" w:date="2025-10-08T16:07:00Z"/>
                <w:sz w:val="16"/>
                <w:szCs w:val="16"/>
              </w:rPr>
            </w:pPr>
            <w:ins w:id="1018"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7A10FBE3" w14:textId="67DA6955" w:rsidR="00E1298A" w:rsidRPr="001923C6" w:rsidRDefault="00E1298A" w:rsidP="00E1298A">
            <w:pPr>
              <w:rPr>
                <w:ins w:id="1019" w:author="16a" w:date="2025-10-08T16:07:00Z"/>
                <w:color w:val="000000"/>
                <w:sz w:val="16"/>
                <w:szCs w:val="16"/>
              </w:rPr>
            </w:pPr>
            <w:ins w:id="1020"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789C1C5C" w14:textId="4107DBA3" w:rsidR="00E1298A" w:rsidRPr="001923C6" w:rsidRDefault="00E1298A" w:rsidP="00E1298A">
            <w:pPr>
              <w:rPr>
                <w:ins w:id="1021" w:author="16a" w:date="2025-10-08T16:07:00Z"/>
                <w:color w:val="000000"/>
                <w:sz w:val="16"/>
                <w:szCs w:val="16"/>
              </w:rPr>
            </w:pPr>
            <w:ins w:id="1022" w:author="16a" w:date="2025-10-08T16:07:00Z">
              <w:r>
                <w:rPr>
                  <w:color w:val="000000"/>
                  <w:sz w:val="16"/>
                  <w:szCs w:val="16"/>
                </w:rPr>
                <w:t>ek1fgoro</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17F90104" w14:textId="6581DC6C" w:rsidR="00E1298A" w:rsidRPr="001923C6" w:rsidRDefault="00E1298A" w:rsidP="00E1298A">
            <w:pPr>
              <w:rPr>
                <w:ins w:id="1023" w:author="16a" w:date="2025-10-08T16:07:00Z"/>
                <w:color w:val="000000"/>
                <w:sz w:val="16"/>
                <w:szCs w:val="16"/>
              </w:rPr>
            </w:pPr>
            <w:ins w:id="1024" w:author="16a" w:date="2025-10-08T16:07:00Z">
              <w:r>
                <w:rPr>
                  <w:rFonts w:hint="eastAsia"/>
                  <w:color w:val="000000"/>
                  <w:sz w:val="16"/>
                  <w:szCs w:val="16"/>
                </w:rPr>
                <w:t>-</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46A8B937" w14:textId="41F1FDC4" w:rsidR="00E1298A" w:rsidRPr="001923C6" w:rsidRDefault="00E1298A" w:rsidP="00E1298A">
            <w:pPr>
              <w:rPr>
                <w:ins w:id="1025" w:author="16a" w:date="2025-10-08T16:07:00Z"/>
                <w:color w:val="000000"/>
                <w:sz w:val="16"/>
                <w:szCs w:val="16"/>
              </w:rPr>
            </w:pPr>
            <w:ins w:id="1026"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51D646C0" w14:textId="7BA11C92" w:rsidR="00E1298A" w:rsidRPr="001923C6" w:rsidRDefault="00E1298A" w:rsidP="00E1298A">
            <w:pPr>
              <w:rPr>
                <w:ins w:id="1027" w:author="16a" w:date="2025-10-08T16:07:00Z"/>
                <w:sz w:val="16"/>
                <w:szCs w:val="16"/>
              </w:rPr>
            </w:pPr>
            <w:ins w:id="1028"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24651070" w14:textId="6ED1FB1B" w:rsidR="00E1298A" w:rsidRPr="001923C6" w:rsidRDefault="00E1298A" w:rsidP="00E1298A">
            <w:pPr>
              <w:rPr>
                <w:ins w:id="1029" w:author="16a" w:date="2025-10-08T16:07:00Z"/>
                <w:color w:val="000000"/>
                <w:sz w:val="16"/>
                <w:szCs w:val="16"/>
              </w:rPr>
            </w:pPr>
            <w:ins w:id="1030"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5434669D" w14:textId="089B3492" w:rsidR="00E1298A" w:rsidRPr="001923C6" w:rsidRDefault="00E1298A" w:rsidP="00E1298A">
            <w:pPr>
              <w:rPr>
                <w:ins w:id="1031" w:author="16a" w:date="2025-10-08T16:07:00Z"/>
                <w:color w:val="000000"/>
                <w:sz w:val="16"/>
                <w:szCs w:val="16"/>
              </w:rPr>
            </w:pPr>
            <w:ins w:id="1032" w:author="16a" w:date="2025-10-08T16:07:00Z">
              <w:r>
                <w:rPr>
                  <w:rFonts w:hint="eastAsia"/>
                  <w:color w:val="000000"/>
                  <w:sz w:val="16"/>
                  <w:szCs w:val="16"/>
                </w:rPr>
                <w:t>-</w:t>
              </w:r>
            </w:ins>
          </w:p>
        </w:tc>
        <w:tc>
          <w:tcPr>
            <w:tcW w:w="608" w:type="dxa"/>
            <w:tcBorders>
              <w:top w:val="single" w:sz="6" w:space="0" w:color="000000"/>
              <w:left w:val="single" w:sz="6" w:space="0" w:color="000000"/>
              <w:bottom w:val="single" w:sz="6" w:space="0" w:color="000000"/>
              <w:right w:val="single" w:sz="6" w:space="0" w:color="000000"/>
            </w:tcBorders>
            <w:shd w:val="clear" w:color="auto" w:fill="00FF00"/>
          </w:tcPr>
          <w:p w14:paraId="79516B46" w14:textId="453C7EF5" w:rsidR="00E1298A" w:rsidRPr="001923C6" w:rsidRDefault="00E1298A" w:rsidP="00E1298A">
            <w:pPr>
              <w:rPr>
                <w:ins w:id="1033" w:author="16a" w:date="2025-10-08T16:07:00Z"/>
                <w:color w:val="000000"/>
                <w:sz w:val="16"/>
                <w:szCs w:val="16"/>
              </w:rPr>
            </w:pPr>
            <w:ins w:id="1034" w:author="16a" w:date="2025-10-08T16:07:00Z">
              <w:r>
                <w:rPr>
                  <w:color w:val="000000"/>
                  <w:sz w:val="16"/>
                  <w:szCs w:val="16"/>
                </w:rPr>
                <w:t>eprreqgoro</w:t>
              </w:r>
            </w:ins>
          </w:p>
        </w:tc>
        <w:tc>
          <w:tcPr>
            <w:tcW w:w="608" w:type="dxa"/>
            <w:tcBorders>
              <w:top w:val="single" w:sz="6" w:space="0" w:color="000000"/>
              <w:left w:val="single" w:sz="6" w:space="0" w:color="000000"/>
              <w:bottom w:val="single" w:sz="6" w:space="0" w:color="000000"/>
              <w:right w:val="single" w:sz="4" w:space="0" w:color="auto"/>
            </w:tcBorders>
            <w:shd w:val="clear" w:color="auto" w:fill="00FF00"/>
          </w:tcPr>
          <w:p w14:paraId="438D5F41" w14:textId="3CDF6681" w:rsidR="00E1298A" w:rsidRPr="001923C6" w:rsidRDefault="00E1298A" w:rsidP="00E1298A">
            <w:pPr>
              <w:rPr>
                <w:ins w:id="1035" w:author="16a" w:date="2025-10-08T16:07:00Z"/>
                <w:color w:val="000000"/>
                <w:sz w:val="16"/>
                <w:szCs w:val="16"/>
              </w:rPr>
            </w:pPr>
            <w:ins w:id="1036" w:author="16a" w:date="2025-10-08T16:07:00Z">
              <w:r>
                <w:rPr>
                  <w:sz w:val="16"/>
                  <w:szCs w:val="16"/>
                </w:rPr>
                <w:t>-</w:t>
              </w:r>
            </w:ins>
          </w:p>
        </w:tc>
        <w:tc>
          <w:tcPr>
            <w:tcW w:w="608" w:type="dxa"/>
            <w:tcBorders>
              <w:top w:val="single" w:sz="6" w:space="0" w:color="000000"/>
              <w:left w:val="single" w:sz="4" w:space="0" w:color="auto"/>
              <w:bottom w:val="single" w:sz="6" w:space="0" w:color="000000"/>
              <w:right w:val="single" w:sz="6" w:space="0" w:color="000000"/>
            </w:tcBorders>
            <w:shd w:val="clear" w:color="auto" w:fill="00FF00"/>
          </w:tcPr>
          <w:p w14:paraId="218C2026" w14:textId="616C331C" w:rsidR="00E1298A" w:rsidRPr="001923C6" w:rsidRDefault="00E1298A" w:rsidP="00E1298A">
            <w:pPr>
              <w:rPr>
                <w:ins w:id="1037" w:author="16a" w:date="2025-10-08T16:07:00Z"/>
                <w:color w:val="000000"/>
                <w:sz w:val="16"/>
                <w:szCs w:val="16"/>
              </w:rPr>
            </w:pPr>
            <w:ins w:id="1038" w:author="16a" w:date="2025-10-08T16:07:00Z">
              <w:r>
                <w:rPr>
                  <w:rFonts w:hint="eastAsia"/>
                  <w:color w:val="000000"/>
                  <w:sz w:val="16"/>
                  <w:szCs w:val="16"/>
                </w:rPr>
                <w:t>-</w:t>
              </w:r>
            </w:ins>
          </w:p>
        </w:tc>
        <w:tc>
          <w:tcPr>
            <w:tcW w:w="607" w:type="dxa"/>
            <w:tcBorders>
              <w:top w:val="single" w:sz="6" w:space="0" w:color="000000"/>
              <w:left w:val="single" w:sz="6" w:space="0" w:color="000000"/>
              <w:bottom w:val="single" w:sz="6" w:space="0" w:color="000000"/>
              <w:right w:val="single" w:sz="6" w:space="0" w:color="000000"/>
            </w:tcBorders>
            <w:shd w:val="clear" w:color="auto" w:fill="00FF00"/>
          </w:tcPr>
          <w:p w14:paraId="17BA1BFD" w14:textId="0EF1A79F" w:rsidR="00E1298A" w:rsidRPr="001923C6" w:rsidRDefault="00E1298A" w:rsidP="00E1298A">
            <w:pPr>
              <w:rPr>
                <w:ins w:id="1039" w:author="16a" w:date="2025-10-08T16:07:00Z"/>
                <w:color w:val="000000"/>
                <w:sz w:val="16"/>
                <w:szCs w:val="16"/>
              </w:rPr>
            </w:pPr>
            <w:ins w:id="1040" w:author="16a" w:date="2025-10-08T16:07:00Z">
              <w:r>
                <w:rPr>
                  <w:rFonts w:hint="eastAsia"/>
                  <w:color w:val="000000"/>
                  <w:sz w:val="16"/>
                  <w:szCs w:val="16"/>
                </w:rPr>
                <w:t>-</w:t>
              </w:r>
            </w:ins>
          </w:p>
        </w:tc>
        <w:tc>
          <w:tcPr>
            <w:tcW w:w="608" w:type="dxa"/>
            <w:tcBorders>
              <w:top w:val="single" w:sz="4" w:space="0" w:color="auto"/>
              <w:bottom w:val="single" w:sz="6" w:space="0" w:color="000000"/>
              <w:right w:val="single" w:sz="6" w:space="0" w:color="000000"/>
            </w:tcBorders>
            <w:shd w:val="clear" w:color="auto" w:fill="00FF00"/>
          </w:tcPr>
          <w:p w14:paraId="59D065A4" w14:textId="67B82832" w:rsidR="00E1298A" w:rsidRPr="00467D41" w:rsidRDefault="00E1298A" w:rsidP="00E1298A">
            <w:pPr>
              <w:rPr>
                <w:ins w:id="1041" w:author="16a" w:date="2025-10-08T16:07:00Z"/>
                <w:color w:val="000000"/>
                <w:sz w:val="16"/>
                <w:szCs w:val="16"/>
              </w:rPr>
            </w:pPr>
            <w:ins w:id="1042" w:author="16a" w:date="2025-10-08T16:07:00Z">
              <w:r>
                <w:rPr>
                  <w:rFonts w:hint="eastAsia"/>
                  <w:color w:val="000000"/>
                  <w:sz w:val="16"/>
                  <w:szCs w:val="16"/>
                </w:rPr>
                <w:t>-</w:t>
              </w:r>
            </w:ins>
          </w:p>
        </w:tc>
        <w:tc>
          <w:tcPr>
            <w:tcW w:w="613" w:type="dxa"/>
            <w:tcBorders>
              <w:top w:val="single" w:sz="4" w:space="0" w:color="auto"/>
              <w:bottom w:val="single" w:sz="6" w:space="0" w:color="000000"/>
              <w:right w:val="double" w:sz="4" w:space="0" w:color="auto"/>
            </w:tcBorders>
            <w:shd w:val="clear" w:color="auto" w:fill="00FF00"/>
          </w:tcPr>
          <w:p w14:paraId="2AD82F47" w14:textId="1EEAF12A" w:rsidR="00E1298A" w:rsidRPr="001923C6" w:rsidRDefault="00E1298A" w:rsidP="00E1298A">
            <w:pPr>
              <w:rPr>
                <w:ins w:id="1043" w:author="16a" w:date="2025-10-08T16:07:00Z"/>
                <w:sz w:val="16"/>
                <w:szCs w:val="16"/>
              </w:rPr>
            </w:pPr>
            <w:ins w:id="1044" w:author="16a" w:date="2025-10-08T16:07:00Z">
              <w:r>
                <w:rPr>
                  <w:sz w:val="16"/>
                  <w:szCs w:val="16"/>
                </w:rPr>
                <w:t>-</w:t>
              </w:r>
            </w:ins>
          </w:p>
        </w:tc>
        <w:tc>
          <w:tcPr>
            <w:tcW w:w="613" w:type="dxa"/>
            <w:tcBorders>
              <w:top w:val="single" w:sz="4" w:space="0" w:color="auto"/>
              <w:left w:val="double" w:sz="4" w:space="0" w:color="auto"/>
              <w:bottom w:val="single" w:sz="6" w:space="0" w:color="000000"/>
              <w:right w:val="single" w:sz="6" w:space="0" w:color="000000"/>
            </w:tcBorders>
            <w:shd w:val="clear" w:color="auto" w:fill="00FF00"/>
          </w:tcPr>
          <w:p w14:paraId="429A8372" w14:textId="36329A6C" w:rsidR="00E1298A" w:rsidRDefault="00E1298A" w:rsidP="00E1298A">
            <w:pPr>
              <w:rPr>
                <w:ins w:id="1045" w:author="16a" w:date="2025-10-08T16:07:00Z"/>
                <w:sz w:val="16"/>
                <w:szCs w:val="16"/>
              </w:rPr>
            </w:pPr>
            <w:ins w:id="1046" w:author="16a" w:date="2025-10-08T16:07:00Z">
              <w:r>
                <w:rPr>
                  <w:rFonts w:hint="eastAsia"/>
                  <w:sz w:val="16"/>
                  <w:szCs w:val="16"/>
                </w:rPr>
                <w:t>azz-02</w:t>
              </w:r>
            </w:ins>
          </w:p>
        </w:tc>
      </w:tr>
    </w:tbl>
    <w:bookmarkEnd w:id="914"/>
    <w:bookmarkEnd w:id="916"/>
    <w:p w14:paraId="51F3FADD" w14:textId="77777777" w:rsidR="00515155" w:rsidRPr="001923C6" w:rsidRDefault="00515155" w:rsidP="00515155">
      <w:r w:rsidRPr="001923C6">
        <w:rPr>
          <w:rFonts w:hint="eastAsia"/>
        </w:rPr>
        <w:t>※ポートマルチ未対応の集約対象部品との整合をとるため、下記</w:t>
      </w:r>
      <w:r w:rsidRPr="001923C6">
        <w:t>IFを互換用として構造体メンバに残しておくこと</w:t>
      </w:r>
      <w:r w:rsidRPr="001923C6">
        <w:rPr>
          <w:rFonts w:hint="eastAsia"/>
        </w:rPr>
        <w:t xml:space="preserve"> </w:t>
      </w:r>
      <w:commentRangeStart w:id="1047"/>
      <w:r w:rsidRPr="001923C6">
        <w:rPr>
          <w:rFonts w:hint="eastAsia"/>
        </w:rPr>
        <w:t xml:space="preserve"> </w:t>
      </w:r>
      <w:commentRangeEnd w:id="1047"/>
      <w:r w:rsidRPr="001923C6">
        <w:rPr>
          <w:rStyle w:val="a8"/>
        </w:rPr>
        <w:commentReference w:id="1047"/>
      </w:r>
    </w:p>
    <w:p w14:paraId="4D59AC6A" w14:textId="163D2009" w:rsidR="00515155" w:rsidRPr="001923C6" w:rsidRDefault="00515155" w:rsidP="00515155">
      <w:pPr>
        <w:ind w:firstLineChars="150" w:firstLine="300"/>
      </w:pPr>
      <w:r w:rsidRPr="001923C6">
        <w:rPr>
          <w:rFonts w:hint="eastAsia"/>
        </w:rPr>
        <w:t>ポート噴射開始時期</w:t>
      </w:r>
      <w:r w:rsidRPr="001923C6">
        <w:t>(eainjp)</w:t>
      </w:r>
      <w:r w:rsidR="000A468D" w:rsidRPr="001923C6">
        <w:rPr>
          <w:rFonts w:hint="eastAsia"/>
        </w:rPr>
        <w:t>、</w:t>
      </w:r>
      <w:r w:rsidRPr="001923C6">
        <w:rPr>
          <w:rFonts w:hint="eastAsia"/>
        </w:rPr>
        <w:t>ポート始動時噴射量</w:t>
      </w:r>
      <w:r w:rsidRPr="001923C6">
        <w:t>(eqinjstp)</w:t>
      </w:r>
    </w:p>
    <w:p w14:paraId="4582230D" w14:textId="77777777" w:rsidR="002F733A" w:rsidRDefault="002F733A" w:rsidP="009623BD"/>
    <w:p w14:paraId="6C08335D" w14:textId="77777777" w:rsidR="00727133" w:rsidRDefault="00727133" w:rsidP="009623BD"/>
    <w:p w14:paraId="1B6E4F9F" w14:textId="05043190" w:rsidR="00F71C52" w:rsidRPr="00467D41" w:rsidRDefault="00F71C52" w:rsidP="00F71C52">
      <w:r w:rsidRPr="00467D41">
        <w:rPr>
          <w:rFonts w:hint="eastAsia"/>
        </w:rPr>
        <w:t>優先選択要求がある時に更新する</w:t>
      </w:r>
      <w:r w:rsidR="00795370" w:rsidRPr="00467D41">
        <w:rPr>
          <w:rFonts w:hint="eastAsia"/>
        </w:rPr>
        <w:t>構造体</w:t>
      </w:r>
      <w:r w:rsidR="00795370" w:rsidRPr="00467D41">
        <w:t>2</w:t>
      </w:r>
      <w:r w:rsidR="00795370" w:rsidRPr="00467D41">
        <w:rPr>
          <w:rFonts w:hint="eastAsia"/>
        </w:rPr>
        <w:t>を用いた</w:t>
      </w:r>
      <w:r w:rsidRPr="00467D41">
        <w:rPr>
          <w:rFonts w:hint="eastAsia"/>
        </w:rPr>
        <w:t>要求値の一覧（※更新する要求値は各機能の仕様書を真とする。）</w:t>
      </w:r>
      <w:r w:rsidR="00032A37" w:rsidRPr="00467D41">
        <w:rPr>
          <w:rFonts w:hint="eastAsia"/>
        </w:rPr>
        <w:t xml:space="preserve"> </w:t>
      </w:r>
      <w:commentRangeStart w:id="1048"/>
      <w:r w:rsidR="00032A37" w:rsidRPr="00467D41">
        <w:rPr>
          <w:rFonts w:hint="eastAsia"/>
        </w:rPr>
        <w:t xml:space="preserve"> </w:t>
      </w:r>
      <w:commentRangeEnd w:id="1048"/>
      <w:r w:rsidR="00032A37" w:rsidRPr="00467D41">
        <w:rPr>
          <w:rStyle w:val="a8"/>
        </w:rPr>
        <w:commentReference w:id="1048"/>
      </w:r>
      <w:ins w:id="1049" w:author="16a" w:date="2025-10-08T16:54:00Z">
        <w:r w:rsidR="00F414A8">
          <w:rPr>
            <w:rFonts w:hint="eastAsia"/>
          </w:rPr>
          <w:t xml:space="preserve"> </w:t>
        </w:r>
        <w:r w:rsidR="00F414A8" w:rsidRPr="008C5D82">
          <w:rPr>
            <w:rFonts w:hint="eastAsia"/>
            <w:shd w:val="clear" w:color="auto" w:fill="00FF00"/>
          </w:rPr>
          <w:t>※</w:t>
        </w:r>
        <w:r w:rsidR="00F414A8" w:rsidRPr="00A02D59">
          <w:rPr>
            <w:rFonts w:hint="eastAsia"/>
            <w:shd w:val="clear" w:color="auto" w:fill="00FF00"/>
          </w:rPr>
          <w:t>【噴射調停構造体</w:t>
        </w:r>
        <w:r w:rsidR="00F414A8" w:rsidRPr="00A02D59">
          <w:rPr>
            <w:shd w:val="clear" w:color="auto" w:fill="00FF00"/>
          </w:rPr>
          <w:t>2要求</w:t>
        </w:r>
        <w:r w:rsidR="00F414A8" w:rsidRPr="00A02D59">
          <w:rPr>
            <w:rFonts w:hint="eastAsia"/>
            <w:shd w:val="clear" w:color="auto" w:fill="00FF00"/>
          </w:rPr>
          <w:t>有</w:t>
        </w:r>
        <w:r w:rsidR="00F414A8" w:rsidRPr="00A02D59">
          <w:rPr>
            <w:shd w:val="clear" w:color="auto" w:fill="00FF00"/>
          </w:rPr>
          <w:t>】</w:t>
        </w:r>
        <w:r w:rsidR="00F414A8">
          <w:rPr>
            <w:rFonts w:hint="eastAsia"/>
            <w:shd w:val="clear" w:color="auto" w:fill="00FF00"/>
          </w:rPr>
          <w:t>に使用</w:t>
        </w:r>
      </w:ins>
    </w:p>
    <w:tbl>
      <w:tblPr>
        <w:tblW w:w="22398" w:type="dxa"/>
        <w:tblInd w:w="-876" w:type="dxa"/>
        <w:tblLayout w:type="fixed"/>
        <w:tblCellMar>
          <w:left w:w="30" w:type="dxa"/>
          <w:right w:w="30" w:type="dxa"/>
        </w:tblCellMar>
        <w:tblLook w:val="0000" w:firstRow="0" w:lastRow="0" w:firstColumn="0" w:lastColumn="0" w:noHBand="0" w:noVBand="0"/>
      </w:tblPr>
      <w:tblGrid>
        <w:gridCol w:w="1016"/>
        <w:gridCol w:w="610"/>
        <w:gridCol w:w="611"/>
        <w:gridCol w:w="606"/>
        <w:gridCol w:w="608"/>
        <w:gridCol w:w="608"/>
        <w:gridCol w:w="607"/>
        <w:gridCol w:w="607"/>
        <w:gridCol w:w="608"/>
        <w:gridCol w:w="608"/>
        <w:gridCol w:w="608"/>
        <w:gridCol w:w="607"/>
        <w:gridCol w:w="607"/>
        <w:gridCol w:w="608"/>
        <w:gridCol w:w="608"/>
        <w:gridCol w:w="608"/>
        <w:gridCol w:w="608"/>
        <w:gridCol w:w="607"/>
        <w:gridCol w:w="608"/>
        <w:gridCol w:w="608"/>
        <w:gridCol w:w="608"/>
        <w:gridCol w:w="608"/>
        <w:gridCol w:w="607"/>
        <w:gridCol w:w="607"/>
        <w:gridCol w:w="607"/>
        <w:gridCol w:w="608"/>
        <w:gridCol w:w="608"/>
        <w:gridCol w:w="608"/>
        <w:gridCol w:w="607"/>
        <w:gridCol w:w="608"/>
        <w:gridCol w:w="612"/>
        <w:gridCol w:w="612"/>
        <w:gridCol w:w="612"/>
        <w:gridCol w:w="612"/>
        <w:gridCol w:w="654"/>
        <w:gridCol w:w="654"/>
      </w:tblGrid>
      <w:tr w:rsidR="000B6A18" w:rsidRPr="002C1FEF" w14:paraId="6A262ECA" w14:textId="0817026F" w:rsidTr="000B6A18">
        <w:trPr>
          <w:gridAfter w:val="1"/>
          <w:wAfter w:w="654" w:type="dxa"/>
          <w:cantSplit/>
          <w:trHeight w:val="216"/>
        </w:trPr>
        <w:tc>
          <w:tcPr>
            <w:tcW w:w="1016" w:type="dxa"/>
            <w:tcBorders>
              <w:top w:val="single" w:sz="6" w:space="0" w:color="000000"/>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71F14327" w14:textId="77777777" w:rsidR="000B6A18" w:rsidRPr="00BD577A" w:rsidRDefault="000B6A18" w:rsidP="00F71C52">
            <w:pPr>
              <w:ind w:firstLineChars="73" w:firstLine="124"/>
              <w:rPr>
                <w:color w:val="000000"/>
                <w:sz w:val="18"/>
                <w:szCs w:val="18"/>
              </w:rPr>
            </w:pPr>
          </w:p>
        </w:tc>
        <w:tc>
          <w:tcPr>
            <w:tcW w:w="20728" w:type="dxa"/>
            <w:gridSpan w:val="34"/>
            <w:tcBorders>
              <w:top w:val="single" w:sz="6" w:space="0" w:color="000000"/>
              <w:left w:val="single" w:sz="6" w:space="0" w:color="000000"/>
              <w:right w:val="single" w:sz="6" w:space="0" w:color="000000"/>
            </w:tcBorders>
            <w:shd w:val="clear" w:color="auto" w:fill="BFBFBF" w:themeFill="background1" w:themeFillShade="BF"/>
          </w:tcPr>
          <w:p w14:paraId="4FAA1871" w14:textId="72848C32" w:rsidR="000B6A18" w:rsidRPr="00BD577A" w:rsidRDefault="000B6A18" w:rsidP="00F71C52">
            <w:pPr>
              <w:jc w:val="center"/>
              <w:rPr>
                <w:sz w:val="18"/>
                <w:szCs w:val="18"/>
              </w:rPr>
            </w:pPr>
            <w:r w:rsidRPr="00BD577A">
              <w:rPr>
                <w:rFonts w:hint="eastAsia"/>
                <w:sz w:val="18"/>
                <w:szCs w:val="18"/>
              </w:rPr>
              <w:t>更新する要求値</w:t>
            </w:r>
          </w:p>
          <w:p w14:paraId="4B7888D5" w14:textId="77777777" w:rsidR="000B6A18" w:rsidRPr="00BD577A" w:rsidRDefault="000B6A18" w:rsidP="00F71C52">
            <w:pPr>
              <w:jc w:val="center"/>
              <w:rPr>
                <w:sz w:val="18"/>
                <w:szCs w:val="18"/>
              </w:rPr>
            </w:pPr>
            <w:r w:rsidRPr="00BD577A">
              <w:rPr>
                <w:rFonts w:hint="eastAsia"/>
                <w:sz w:val="18"/>
                <w:szCs w:val="18"/>
              </w:rPr>
              <w:t>（要求有識別子の各</w:t>
            </w:r>
            <w:r w:rsidRPr="00BD577A">
              <w:rPr>
                <w:sz w:val="18"/>
                <w:szCs w:val="18"/>
              </w:rPr>
              <w:t>bitに割り当てられた噴射ﾓｰﾄﾞ以外の要求値は、ｱﾌﾟﾘの都合により要求されない場合がある）</w:t>
            </w:r>
          </w:p>
        </w:tc>
      </w:tr>
      <w:tr w:rsidR="00A80CBD" w:rsidRPr="001923C6" w14:paraId="6D8E2FA4" w14:textId="235DE442" w:rsidTr="00A80CBD">
        <w:trPr>
          <w:gridAfter w:val="1"/>
          <w:wAfter w:w="654" w:type="dxa"/>
          <w:trHeight w:val="216"/>
        </w:trPr>
        <w:tc>
          <w:tcPr>
            <w:tcW w:w="1016" w:type="dxa"/>
            <w:vMerge w:val="restart"/>
            <w:tcBorders>
              <w:top w:val="single" w:sz="4" w:space="0" w:color="auto"/>
              <w:left w:val="single" w:sz="6" w:space="0" w:color="000000"/>
              <w:right w:val="single" w:sz="6" w:space="0" w:color="000000"/>
            </w:tcBorders>
            <w:shd w:val="clear" w:color="auto" w:fill="BFBFBF" w:themeFill="background1" w:themeFillShade="BF"/>
          </w:tcPr>
          <w:p w14:paraId="55DDEC4C" w14:textId="77777777" w:rsidR="000B6A18" w:rsidRPr="00BD577A" w:rsidRDefault="000B6A18" w:rsidP="000A17C7">
            <w:pPr>
              <w:rPr>
                <w:color w:val="000000"/>
                <w:sz w:val="20"/>
              </w:rPr>
            </w:pPr>
            <w:r w:rsidRPr="00BD577A">
              <w:rPr>
                <w:rFonts w:hint="eastAsia"/>
                <w:color w:val="000000"/>
                <w:sz w:val="18"/>
                <w:szCs w:val="18"/>
              </w:rPr>
              <w:t>要求有時に</w:t>
            </w:r>
            <w:r w:rsidRPr="00BD577A">
              <w:rPr>
                <w:color w:val="000000"/>
                <w:sz w:val="18"/>
                <w:szCs w:val="18"/>
              </w:rPr>
              <w:t>ONされるbit位置</w:t>
            </w:r>
          </w:p>
        </w:tc>
        <w:tc>
          <w:tcPr>
            <w:tcW w:w="610"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DBF158C" w14:textId="77777777" w:rsidR="000B6A18" w:rsidRPr="00BD577A" w:rsidRDefault="000B6A18" w:rsidP="000A17C7">
            <w:pPr>
              <w:jc w:val="center"/>
              <w:rPr>
                <w:sz w:val="16"/>
                <w:szCs w:val="16"/>
              </w:rPr>
            </w:pPr>
            <w:r w:rsidRPr="00BD577A">
              <w:rPr>
                <w:sz w:val="16"/>
                <w:szCs w:val="16"/>
              </w:rPr>
              <w:t>bit</w:t>
            </w:r>
          </w:p>
        </w:tc>
        <w:tc>
          <w:tcPr>
            <w:tcW w:w="611"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3E26C2B" w14:textId="77777777" w:rsidR="000B6A18" w:rsidRPr="00BD577A" w:rsidRDefault="000B6A18" w:rsidP="000A17C7">
            <w:pPr>
              <w:jc w:val="center"/>
              <w:rPr>
                <w:sz w:val="16"/>
                <w:szCs w:val="16"/>
              </w:rPr>
            </w:pPr>
            <w:r w:rsidRPr="00BD577A">
              <w:rPr>
                <w:sz w:val="16"/>
                <w:szCs w:val="16"/>
              </w:rPr>
              <w:t>bit</w:t>
            </w:r>
          </w:p>
        </w:tc>
        <w:tc>
          <w:tcPr>
            <w:tcW w:w="606"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05C6EE3" w14:textId="25DD2B98"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516B5F5" w14:textId="2C9AC4E9"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34F5A63" w14:textId="40110953"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64B4E65" w14:textId="64B6D18B"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20B6F00" w14:textId="563F4B90"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BAE4BEF" w14:textId="2A9328EC"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8A3F042" w14:textId="12216A61"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444E50D" w14:textId="75122F5E"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213EBBA" w14:textId="4021EFDF"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1472DC3" w14:textId="74D3B417"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2B380F6" w14:textId="304734F9"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E230770" w14:textId="4B5A2BE6"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0E15697" w14:textId="4D552C99"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FC39EEA" w14:textId="579CCD03"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EB482D4" w14:textId="584A7C22" w:rsidR="000B6A18" w:rsidRPr="00BD577A" w:rsidRDefault="000B6A18" w:rsidP="000A17C7">
            <w:pPr>
              <w:jc w:val="center"/>
              <w:rPr>
                <w:b/>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E0BB065" w14:textId="5A7CFFB1" w:rsidR="000B6A18" w:rsidRPr="00BD577A" w:rsidRDefault="000B6A18" w:rsidP="000A17C7">
            <w:pPr>
              <w:jc w:val="center"/>
              <w:rPr>
                <w:b/>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17AE111" w14:textId="5ED7BE5D"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1DA2B3C" w14:textId="0A8DBDD5"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9B96A46" w14:textId="3D5648EA"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92ED239" w14:textId="32380330"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443C9E5" w14:textId="33AA08E9"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7A53353" w14:textId="564BADEF"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7AEEEE4" w14:textId="78EC2275"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6" w:space="0" w:color="000000"/>
              <w:bottom w:val="dotted" w:sz="4" w:space="0" w:color="auto"/>
              <w:right w:val="single" w:sz="4" w:space="0" w:color="auto"/>
            </w:tcBorders>
            <w:shd w:val="clear" w:color="auto" w:fill="BFBFBF" w:themeFill="background1" w:themeFillShade="BF"/>
          </w:tcPr>
          <w:p w14:paraId="2D0F5E7F" w14:textId="44425185" w:rsidR="000B6A18" w:rsidRPr="00BD577A" w:rsidRDefault="000B6A18" w:rsidP="000A17C7">
            <w:pPr>
              <w:jc w:val="center"/>
              <w:rPr>
                <w:sz w:val="16"/>
                <w:szCs w:val="16"/>
              </w:rPr>
            </w:pPr>
            <w:r w:rsidRPr="00BD577A">
              <w:rPr>
                <w:sz w:val="16"/>
                <w:szCs w:val="16"/>
              </w:rPr>
              <w:t>bit</w:t>
            </w:r>
          </w:p>
        </w:tc>
        <w:tc>
          <w:tcPr>
            <w:tcW w:w="608" w:type="dxa"/>
            <w:tcBorders>
              <w:top w:val="single" w:sz="4" w:space="0" w:color="auto"/>
              <w:left w:val="single" w:sz="4" w:space="0" w:color="auto"/>
              <w:bottom w:val="dotted" w:sz="4" w:space="0" w:color="auto"/>
              <w:right w:val="single" w:sz="6" w:space="0" w:color="000000"/>
            </w:tcBorders>
            <w:shd w:val="clear" w:color="auto" w:fill="BFBFBF" w:themeFill="background1" w:themeFillShade="BF"/>
          </w:tcPr>
          <w:p w14:paraId="41A8F46B" w14:textId="5FD8A326" w:rsidR="000B6A18" w:rsidRPr="00BD577A" w:rsidRDefault="000B6A18" w:rsidP="000A17C7">
            <w:pPr>
              <w:jc w:val="center"/>
              <w:rPr>
                <w:sz w:val="16"/>
                <w:szCs w:val="16"/>
              </w:rPr>
            </w:pPr>
            <w:r w:rsidRPr="00BD577A">
              <w:rPr>
                <w:sz w:val="16"/>
                <w:szCs w:val="16"/>
              </w:rPr>
              <w:t>bit</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9B59540" w14:textId="45316820" w:rsidR="000B6A18" w:rsidRPr="00BD577A" w:rsidRDefault="000B6A18" w:rsidP="000A17C7">
            <w:pPr>
              <w:jc w:val="center"/>
              <w:rPr>
                <w:b/>
                <w:sz w:val="16"/>
                <w:szCs w:val="16"/>
              </w:rPr>
            </w:pPr>
            <w:r w:rsidRPr="00BD577A">
              <w:rPr>
                <w:sz w:val="16"/>
                <w:szCs w:val="16"/>
              </w:rPr>
              <w:t>bit</w:t>
            </w:r>
          </w:p>
        </w:tc>
        <w:tc>
          <w:tcPr>
            <w:tcW w:w="608"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162B6CB4" w14:textId="00B38088"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1AF5EE90" w14:textId="61F01D3F"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6286B6C6" w14:textId="4FFE72FE"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671662B1" w14:textId="226E041B" w:rsidR="000B6A18" w:rsidRPr="00BD577A" w:rsidRDefault="000B6A18" w:rsidP="000A17C7">
            <w:pPr>
              <w:widowControl/>
              <w:adjustRightInd/>
              <w:jc w:val="center"/>
              <w:textAlignment w:val="auto"/>
              <w:rPr>
                <w:sz w:val="16"/>
                <w:szCs w:val="16"/>
              </w:rPr>
            </w:pPr>
            <w:r w:rsidRPr="00BD577A">
              <w:rPr>
                <w:sz w:val="16"/>
                <w:szCs w:val="16"/>
              </w:rPr>
              <w:t>bit</w:t>
            </w:r>
          </w:p>
        </w:tc>
        <w:tc>
          <w:tcPr>
            <w:tcW w:w="612"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4723D30F" w14:textId="67CF23C6" w:rsidR="000B6A18" w:rsidRPr="00BD577A" w:rsidRDefault="000B6A18" w:rsidP="000A17C7">
            <w:pPr>
              <w:widowControl/>
              <w:adjustRightInd/>
              <w:jc w:val="center"/>
              <w:textAlignment w:val="auto"/>
              <w:rPr>
                <w:sz w:val="16"/>
                <w:szCs w:val="16"/>
              </w:rPr>
            </w:pPr>
            <w:r w:rsidRPr="00BD577A">
              <w:rPr>
                <w:sz w:val="16"/>
                <w:szCs w:val="16"/>
              </w:rPr>
              <w:t>bit</w:t>
            </w:r>
          </w:p>
        </w:tc>
        <w:tc>
          <w:tcPr>
            <w:tcW w:w="654" w:type="dxa"/>
            <w:tcBorders>
              <w:top w:val="single" w:sz="4" w:space="0" w:color="auto"/>
              <w:left w:val="single" w:sz="4" w:space="0" w:color="auto"/>
              <w:bottom w:val="dotted" w:sz="4" w:space="0" w:color="auto"/>
              <w:right w:val="single" w:sz="4" w:space="0" w:color="auto"/>
            </w:tcBorders>
            <w:shd w:val="clear" w:color="auto" w:fill="BFBFBF" w:themeFill="background1" w:themeFillShade="BF"/>
          </w:tcPr>
          <w:p w14:paraId="10AC26C0" w14:textId="265548D5" w:rsidR="000B6A18" w:rsidRPr="00BD577A" w:rsidRDefault="000B6A18" w:rsidP="000A17C7">
            <w:pPr>
              <w:widowControl/>
              <w:adjustRightInd/>
              <w:jc w:val="center"/>
              <w:textAlignment w:val="auto"/>
              <w:rPr>
                <w:sz w:val="16"/>
                <w:szCs w:val="16"/>
              </w:rPr>
            </w:pPr>
            <w:r w:rsidRPr="00BD577A">
              <w:rPr>
                <w:sz w:val="16"/>
                <w:szCs w:val="16"/>
              </w:rPr>
              <w:t>bit</w:t>
            </w:r>
          </w:p>
        </w:tc>
      </w:tr>
      <w:tr w:rsidR="00A80CBD" w:rsidRPr="001923C6" w14:paraId="2DC94328" w14:textId="03F35754" w:rsidTr="00A80CBD">
        <w:trPr>
          <w:gridAfter w:val="1"/>
          <w:wAfter w:w="654" w:type="dxa"/>
          <w:trHeight w:val="216"/>
        </w:trPr>
        <w:tc>
          <w:tcPr>
            <w:tcW w:w="1016" w:type="dxa"/>
            <w:vMerge/>
            <w:tcBorders>
              <w:left w:val="single" w:sz="6" w:space="0" w:color="000000"/>
              <w:bottom w:val="single" w:sz="4" w:space="0" w:color="auto"/>
              <w:right w:val="single" w:sz="6" w:space="0" w:color="000000"/>
            </w:tcBorders>
            <w:shd w:val="clear" w:color="auto" w:fill="BFBFBF" w:themeFill="background1" w:themeFillShade="BF"/>
          </w:tcPr>
          <w:p w14:paraId="5E5DB8DE" w14:textId="77777777" w:rsidR="00A80CBD" w:rsidRPr="00BD577A" w:rsidRDefault="00A80CBD" w:rsidP="00A80CBD">
            <w:pPr>
              <w:jc w:val="center"/>
              <w:rPr>
                <w:color w:val="000000"/>
                <w:sz w:val="20"/>
              </w:rPr>
            </w:pPr>
          </w:p>
        </w:tc>
        <w:tc>
          <w:tcPr>
            <w:tcW w:w="610"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4C8A0759" w14:textId="77777777" w:rsidR="00A80CBD" w:rsidRPr="00BD577A" w:rsidRDefault="00A80CBD" w:rsidP="00A80CBD">
            <w:pPr>
              <w:jc w:val="center"/>
              <w:rPr>
                <w:sz w:val="16"/>
                <w:szCs w:val="16"/>
              </w:rPr>
            </w:pPr>
            <w:r w:rsidRPr="00BD577A">
              <w:rPr>
                <w:sz w:val="16"/>
                <w:szCs w:val="16"/>
              </w:rPr>
              <w:t>EMINJ_RQINJMODE</w:t>
            </w:r>
          </w:p>
        </w:tc>
        <w:tc>
          <w:tcPr>
            <w:tcW w:w="611"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0D476F6C" w14:textId="025C7A8A" w:rsidR="00A80CBD" w:rsidRPr="00BD577A" w:rsidRDefault="00A80CBD" w:rsidP="00A80CBD">
            <w:pPr>
              <w:jc w:val="center"/>
              <w:rPr>
                <w:sz w:val="16"/>
                <w:szCs w:val="16"/>
              </w:rPr>
            </w:pPr>
            <w:r w:rsidRPr="00BD577A">
              <w:rPr>
                <w:sz w:val="16"/>
                <w:szCs w:val="16"/>
              </w:rPr>
              <w:t>EMINJ_RQINJPTN</w:t>
            </w:r>
          </w:p>
        </w:tc>
        <w:tc>
          <w:tcPr>
            <w:tcW w:w="606"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088A31AB" w14:textId="3A3D644E" w:rsidR="00A80CBD" w:rsidRPr="00BD577A" w:rsidRDefault="00A80CBD" w:rsidP="00A80CBD">
            <w:pPr>
              <w:jc w:val="center"/>
              <w:rPr>
                <w:sz w:val="16"/>
                <w:szCs w:val="16"/>
              </w:rPr>
            </w:pPr>
            <w:r w:rsidRPr="00BD577A">
              <w:rPr>
                <w:sz w:val="16"/>
                <w:szCs w:val="16"/>
              </w:rPr>
              <w:t>EMINJ_RQAINJPN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38A01FC6" w14:textId="4880F543" w:rsidR="00A80CBD" w:rsidRPr="00BD577A" w:rsidRDefault="00A80CBD" w:rsidP="00A80CBD">
            <w:pPr>
              <w:jc w:val="center"/>
              <w:rPr>
                <w:sz w:val="16"/>
                <w:szCs w:val="16"/>
              </w:rPr>
            </w:pPr>
            <w:r w:rsidRPr="00BD577A">
              <w:rPr>
                <w:sz w:val="16"/>
                <w:szCs w:val="16"/>
              </w:rPr>
              <w:t>EMINJ_RQAINJDN</w:t>
            </w: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71EFC0AC" w14:textId="3E52FC1A" w:rsidR="00A80CBD" w:rsidRPr="00BD577A" w:rsidRDefault="00A80CBD" w:rsidP="00A80CBD">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15BF8D35" w14:textId="5491AD64" w:rsidR="00A80CBD" w:rsidRPr="00BD577A" w:rsidRDefault="00A80CBD" w:rsidP="00A80CBD">
            <w:pPr>
              <w:jc w:val="center"/>
              <w:rPr>
                <w:sz w:val="16"/>
                <w:szCs w:val="16"/>
              </w:rPr>
            </w:pPr>
            <w:r w:rsidRPr="00BD577A">
              <w:rPr>
                <w:sz w:val="16"/>
                <w:szCs w:val="16"/>
              </w:rPr>
              <w:t>EMINJ_RQINJEND</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7098F481" w14:textId="5542B7A4" w:rsidR="00A80CBD" w:rsidRPr="00BD577A" w:rsidRDefault="00A80CBD" w:rsidP="00A80CBD">
            <w:pPr>
              <w:jc w:val="center"/>
              <w:rPr>
                <w:sz w:val="16"/>
                <w:szCs w:val="16"/>
              </w:rPr>
            </w:pPr>
            <w:r w:rsidRPr="00BD577A">
              <w:rPr>
                <w:sz w:val="16"/>
                <w:szCs w:val="16"/>
              </w:rPr>
              <w:t>EMINJ_RQAINJCUTP</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36E8F94B" w14:textId="6A95A067" w:rsidR="00A80CBD" w:rsidRPr="00BD577A" w:rsidRDefault="00A80CBD" w:rsidP="00A80CBD">
            <w:pPr>
              <w:jc w:val="center"/>
              <w:rPr>
                <w:sz w:val="16"/>
                <w:szCs w:val="16"/>
              </w:rPr>
            </w:pPr>
            <w:r w:rsidRPr="00BD577A">
              <w:rPr>
                <w:sz w:val="16"/>
                <w:szCs w:val="16"/>
              </w:rPr>
              <w:t>EMINJ_RQAINJCUTD</w:t>
            </w: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22B0729D" w14:textId="406AF2EA" w:rsidR="00A80CBD" w:rsidRPr="00BD577A" w:rsidRDefault="00A80CBD" w:rsidP="00A80CBD">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6629A5A2" w14:textId="3068D2C7" w:rsidR="00A80CBD" w:rsidRPr="00BD577A" w:rsidRDefault="00A80CBD" w:rsidP="00A80CBD">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66C42552" w14:textId="02AC8B4E" w:rsidR="00A80CBD" w:rsidRPr="00BD577A" w:rsidRDefault="00A80CBD" w:rsidP="00A80CBD">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0DD8A318" w14:textId="5689E1E9" w:rsidR="00A80CBD" w:rsidRPr="00BD577A" w:rsidRDefault="00A80CBD" w:rsidP="00A80CBD">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4AF57D33" w14:textId="36C81172" w:rsidR="00A80CBD" w:rsidRPr="00BD577A" w:rsidRDefault="00A80CBD" w:rsidP="00A80CBD">
            <w:pPr>
              <w:jc w:val="center"/>
              <w:rPr>
                <w:sz w:val="16"/>
                <w:szCs w:val="16"/>
              </w:rPr>
            </w:pPr>
            <w:r w:rsidRPr="00BD577A">
              <w:rPr>
                <w:sz w:val="16"/>
                <w:szCs w:val="16"/>
              </w:rPr>
              <w:t>EMINJ_RQQINJSTP</w:t>
            </w:r>
            <w:r w:rsidRPr="00BD577A">
              <w:rPr>
                <w:rFonts w:hint="eastAsia"/>
                <w:sz w:val="16"/>
                <w:szCs w:val="16"/>
              </w:rPr>
              <w:t>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58C161E1" w14:textId="5D530440" w:rsidR="00A80CBD" w:rsidRPr="00BD577A" w:rsidRDefault="00A80CBD" w:rsidP="00A80CBD">
            <w:pPr>
              <w:jc w:val="center"/>
              <w:rPr>
                <w:sz w:val="16"/>
                <w:szCs w:val="16"/>
              </w:rPr>
            </w:pPr>
            <w:r w:rsidRPr="00BD577A">
              <w:rPr>
                <w:sz w:val="16"/>
                <w:szCs w:val="16"/>
              </w:rPr>
              <w:t>EMINJ_RQQINJSTD</w:t>
            </w:r>
            <w:r w:rsidRPr="00BD577A">
              <w:rPr>
                <w:rFonts w:hint="eastAsia"/>
                <w:sz w:val="16"/>
                <w:szCs w:val="16"/>
              </w:rPr>
              <w:t>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0DD4CB5C" w14:textId="2DC72071" w:rsidR="00A80CBD" w:rsidRPr="00BD577A" w:rsidRDefault="00A80CBD" w:rsidP="00A80CBD">
            <w:pPr>
              <w:jc w:val="center"/>
              <w:rPr>
                <w:sz w:val="16"/>
                <w:szCs w:val="16"/>
              </w:rPr>
            </w:pPr>
            <w:r w:rsidRPr="00BD577A">
              <w:rPr>
                <w:sz w:val="16"/>
                <w:szCs w:val="16"/>
              </w:rPr>
              <w:t>EMINJ_RQQINJFLFIX</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378A3B00" w14:textId="5849AB29" w:rsidR="00A80CBD" w:rsidRPr="00BD577A" w:rsidRDefault="00A80CBD" w:rsidP="00A80CBD">
            <w:pPr>
              <w:jc w:val="center"/>
              <w:rPr>
                <w:sz w:val="16"/>
                <w:szCs w:val="16"/>
              </w:rPr>
            </w:pPr>
            <w:r w:rsidRPr="00BD577A">
              <w:rPr>
                <w:sz w:val="16"/>
                <w:szCs w:val="16"/>
              </w:rPr>
              <w:t>EMINJ_RQQINJPLFIX</w:t>
            </w:r>
          </w:p>
        </w:tc>
        <w:tc>
          <w:tcPr>
            <w:tcW w:w="607" w:type="dxa"/>
            <w:tcBorders>
              <w:top w:val="dotted" w:sz="4" w:space="0" w:color="auto"/>
              <w:left w:val="single" w:sz="6" w:space="0" w:color="000000"/>
              <w:bottom w:val="single" w:sz="4" w:space="0" w:color="auto"/>
              <w:right w:val="single" w:sz="6" w:space="0" w:color="000000"/>
            </w:tcBorders>
            <w:shd w:val="clear" w:color="auto" w:fill="00FF00"/>
          </w:tcPr>
          <w:p w14:paraId="4D0639C7" w14:textId="3961ACF0" w:rsidR="00A80CBD" w:rsidRPr="00BD577A" w:rsidRDefault="00A80CBD" w:rsidP="00A80CBD">
            <w:pPr>
              <w:jc w:val="center"/>
              <w:rPr>
                <w:sz w:val="16"/>
                <w:szCs w:val="16"/>
              </w:rPr>
            </w:pPr>
            <w:ins w:id="1050" w:author="16a" w:date="2025-10-08T16:09:00Z">
              <w:r w:rsidRPr="00FC16FD">
                <w:rPr>
                  <w:sz w:val="16"/>
                  <w:szCs w:val="16"/>
                </w:rPr>
                <w:t>EMINJ_RQ</w:t>
              </w:r>
              <w:r>
                <w:rPr>
                  <w:rFonts w:hint="eastAsia"/>
                  <w:sz w:val="16"/>
                  <w:szCs w:val="16"/>
                </w:rPr>
                <w:t>STEPKCYL</w:t>
              </w:r>
            </w:ins>
          </w:p>
        </w:tc>
        <w:tc>
          <w:tcPr>
            <w:tcW w:w="608" w:type="dxa"/>
            <w:tcBorders>
              <w:top w:val="dotted" w:sz="4" w:space="0" w:color="auto"/>
              <w:left w:val="single" w:sz="6" w:space="0" w:color="000000"/>
              <w:bottom w:val="single" w:sz="4" w:space="0" w:color="auto"/>
              <w:right w:val="single" w:sz="6" w:space="0" w:color="000000"/>
            </w:tcBorders>
            <w:shd w:val="clear" w:color="auto" w:fill="00FF00"/>
          </w:tcPr>
          <w:p w14:paraId="02E36BC7" w14:textId="733440A9" w:rsidR="00A80CBD" w:rsidRPr="00BD577A" w:rsidRDefault="00A80CBD" w:rsidP="00A80CBD">
            <w:pPr>
              <w:jc w:val="center"/>
              <w:rPr>
                <w:sz w:val="16"/>
                <w:szCs w:val="16"/>
              </w:rPr>
            </w:pPr>
            <w:ins w:id="1051" w:author="16a" w:date="2025-10-08T16:09:00Z">
              <w:r w:rsidRPr="00FC16FD">
                <w:rPr>
                  <w:sz w:val="16"/>
                  <w:szCs w:val="16"/>
                </w:rPr>
                <w:t>EMINJ_RQKQCYL</w:t>
              </w:r>
            </w:ins>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69AA54A8" w14:textId="47162642" w:rsidR="00A80CBD" w:rsidRPr="00BD577A" w:rsidRDefault="00A80CBD" w:rsidP="00A80CBD">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0DF53827" w14:textId="3DB0EA37" w:rsidR="00A80CBD" w:rsidRPr="00BD577A" w:rsidRDefault="00A80CBD" w:rsidP="00A80CBD">
            <w:pPr>
              <w:jc w:val="center"/>
              <w:rPr>
                <w:sz w:val="16"/>
                <w:szCs w:val="16"/>
              </w:rPr>
            </w:pP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1377F2A2" w14:textId="29DF1B89" w:rsidR="00A80CBD" w:rsidRPr="00BD577A" w:rsidRDefault="00A80CBD" w:rsidP="00A80CBD">
            <w:pPr>
              <w:jc w:val="center"/>
              <w:rPr>
                <w:sz w:val="16"/>
                <w:szCs w:val="16"/>
              </w:rPr>
            </w:pPr>
            <w:r w:rsidRPr="00BD577A">
              <w:rPr>
                <w:sz w:val="16"/>
                <w:szCs w:val="16"/>
              </w:rPr>
              <w:t>EMINJ_RQQFC</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7BA3E8BF" w14:textId="6F301B1A" w:rsidR="00A80CBD" w:rsidRPr="00BD577A" w:rsidRDefault="00A80CBD" w:rsidP="00A80CBD">
            <w:pPr>
              <w:jc w:val="center"/>
              <w:rPr>
                <w:sz w:val="16"/>
                <w:szCs w:val="16"/>
              </w:rPr>
            </w:pPr>
            <w:r w:rsidRPr="00BD577A">
              <w:rPr>
                <w:sz w:val="16"/>
                <w:szCs w:val="16"/>
              </w:rPr>
              <w:t>EMINJ_RQ</w:t>
            </w:r>
            <w:r w:rsidRPr="00BD577A">
              <w:rPr>
                <w:rFonts w:hint="eastAsia"/>
                <w:sz w:val="16"/>
                <w:szCs w:val="16"/>
              </w:rPr>
              <w:t>QINJEXP</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5A24D48E" w14:textId="1D24B148" w:rsidR="00A80CBD" w:rsidRPr="00BD577A" w:rsidRDefault="00A80CBD" w:rsidP="00A80CBD">
            <w:pPr>
              <w:jc w:val="center"/>
              <w:rPr>
                <w:sz w:val="16"/>
                <w:szCs w:val="16"/>
              </w:rPr>
            </w:pPr>
            <w:r w:rsidRPr="00BD577A">
              <w:rPr>
                <w:sz w:val="16"/>
                <w:szCs w:val="16"/>
              </w:rPr>
              <w:t>EMINJ_RQK1FN</w:t>
            </w:r>
          </w:p>
        </w:tc>
        <w:tc>
          <w:tcPr>
            <w:tcW w:w="607"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51FB3E73" w14:textId="305C85EA" w:rsidR="00A80CBD" w:rsidRPr="00BD577A" w:rsidRDefault="00A80CBD" w:rsidP="00A80CBD">
            <w:pPr>
              <w:jc w:val="center"/>
              <w:rPr>
                <w:sz w:val="16"/>
                <w:szCs w:val="16"/>
              </w:rPr>
            </w:pPr>
            <w:r w:rsidRPr="00BD577A">
              <w:rPr>
                <w:sz w:val="16"/>
                <w:szCs w:val="16"/>
              </w:rPr>
              <w:t>EMINJ_RQK2FN</w:t>
            </w:r>
          </w:p>
        </w:tc>
        <w:tc>
          <w:tcPr>
            <w:tcW w:w="608" w:type="dxa"/>
            <w:tcBorders>
              <w:top w:val="dotted" w:sz="4" w:space="0" w:color="auto"/>
              <w:left w:val="single" w:sz="6" w:space="0" w:color="000000"/>
              <w:bottom w:val="single" w:sz="4" w:space="0" w:color="auto"/>
              <w:right w:val="single" w:sz="6" w:space="0" w:color="000000"/>
            </w:tcBorders>
            <w:shd w:val="clear" w:color="auto" w:fill="BFBFBF" w:themeFill="background1" w:themeFillShade="BF"/>
          </w:tcPr>
          <w:p w14:paraId="2E97AD13" w14:textId="15F2CA22" w:rsidR="00A80CBD" w:rsidRPr="00BD577A" w:rsidRDefault="00A80CBD" w:rsidP="00A80CBD">
            <w:pPr>
              <w:jc w:val="center"/>
              <w:rPr>
                <w:sz w:val="16"/>
                <w:szCs w:val="16"/>
              </w:rPr>
            </w:pPr>
            <w:r w:rsidRPr="00BD577A">
              <w:rPr>
                <w:sz w:val="16"/>
                <w:szCs w:val="16"/>
              </w:rPr>
              <w:t>EMINJ_RQK3FN</w:t>
            </w:r>
          </w:p>
        </w:tc>
        <w:tc>
          <w:tcPr>
            <w:tcW w:w="608" w:type="dxa"/>
            <w:tcBorders>
              <w:top w:val="dotted" w:sz="4" w:space="0" w:color="auto"/>
              <w:left w:val="single" w:sz="6" w:space="0" w:color="000000"/>
              <w:bottom w:val="single" w:sz="4" w:space="0" w:color="auto"/>
              <w:right w:val="single" w:sz="4" w:space="0" w:color="auto"/>
              <w:tl2br w:val="single" w:sz="4" w:space="0" w:color="auto"/>
            </w:tcBorders>
            <w:shd w:val="clear" w:color="auto" w:fill="BFBFBF" w:themeFill="background1" w:themeFillShade="BF"/>
          </w:tcPr>
          <w:p w14:paraId="0BD78FF1" w14:textId="755C4E1C" w:rsidR="00A80CBD" w:rsidRPr="00BD577A" w:rsidRDefault="00A80CBD" w:rsidP="00A80CBD">
            <w:pPr>
              <w:jc w:val="center"/>
              <w:rPr>
                <w:sz w:val="16"/>
                <w:szCs w:val="16"/>
              </w:rPr>
            </w:pPr>
          </w:p>
        </w:tc>
        <w:tc>
          <w:tcPr>
            <w:tcW w:w="608" w:type="dxa"/>
            <w:tcBorders>
              <w:top w:val="dotted" w:sz="4" w:space="0" w:color="auto"/>
              <w:left w:val="single" w:sz="4" w:space="0" w:color="auto"/>
              <w:bottom w:val="single" w:sz="4" w:space="0" w:color="auto"/>
              <w:right w:val="single" w:sz="6" w:space="0" w:color="000000"/>
              <w:tl2br w:val="single" w:sz="4" w:space="0" w:color="auto"/>
            </w:tcBorders>
            <w:shd w:val="clear" w:color="auto" w:fill="BFBFBF" w:themeFill="background1" w:themeFillShade="BF"/>
          </w:tcPr>
          <w:p w14:paraId="67B9C273" w14:textId="00CDE1CE" w:rsidR="00A80CBD" w:rsidRPr="00BD577A" w:rsidRDefault="00A80CBD" w:rsidP="00A80CBD">
            <w:pPr>
              <w:jc w:val="center"/>
              <w:rPr>
                <w:sz w:val="16"/>
                <w:szCs w:val="16"/>
              </w:rPr>
            </w:pPr>
          </w:p>
        </w:tc>
        <w:tc>
          <w:tcPr>
            <w:tcW w:w="607" w:type="dxa"/>
            <w:tcBorders>
              <w:top w:val="dotted" w:sz="4" w:space="0" w:color="auto"/>
              <w:left w:val="single" w:sz="6" w:space="0" w:color="000000"/>
              <w:bottom w:val="single" w:sz="4" w:space="0" w:color="auto"/>
              <w:right w:val="single" w:sz="6" w:space="0" w:color="000000"/>
              <w:tl2br w:val="single" w:sz="4" w:space="0" w:color="auto"/>
            </w:tcBorders>
            <w:shd w:val="clear" w:color="auto" w:fill="BFBFBF" w:themeFill="background1" w:themeFillShade="BF"/>
          </w:tcPr>
          <w:p w14:paraId="5C65B4EE" w14:textId="0D0E8340" w:rsidR="00A80CBD" w:rsidRPr="00BD577A" w:rsidRDefault="00A80CBD" w:rsidP="00A80CBD">
            <w:pPr>
              <w:jc w:val="center"/>
              <w:rPr>
                <w:sz w:val="16"/>
                <w:szCs w:val="16"/>
              </w:rPr>
            </w:pPr>
          </w:p>
        </w:tc>
        <w:tc>
          <w:tcPr>
            <w:tcW w:w="608"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44DAF1AB" w14:textId="01568347" w:rsidR="00A80CBD" w:rsidRPr="00BD577A" w:rsidRDefault="00A80CBD" w:rsidP="00A80CBD">
            <w:pPr>
              <w:widowControl/>
              <w:adjustRightInd/>
              <w:jc w:val="left"/>
              <w:textAlignment w:val="auto"/>
              <w:rPr>
                <w:sz w:val="16"/>
                <w:szCs w:val="16"/>
              </w:rPr>
            </w:pPr>
            <w:r w:rsidRPr="00BD577A">
              <w:rPr>
                <w:sz w:val="16"/>
                <w:szCs w:val="16"/>
              </w:rPr>
              <w:t>EMINJ_RQPRREQ</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1E75F37B" w14:textId="539ED6CC" w:rsidR="00A80CBD" w:rsidRPr="00BD577A" w:rsidRDefault="00A80CBD" w:rsidP="00A80CBD">
            <w:pPr>
              <w:widowControl/>
              <w:adjustRightInd/>
              <w:jc w:val="left"/>
              <w:textAlignment w:val="auto"/>
              <w:rPr>
                <w:sz w:val="16"/>
                <w:szCs w:val="16"/>
              </w:rPr>
            </w:pPr>
            <w:r w:rsidRPr="00BD577A">
              <w:rPr>
                <w:sz w:val="16"/>
                <w:szCs w:val="16"/>
              </w:rPr>
              <w:t>EMINJ_RQQFREQ</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669F8A28" w14:textId="6F8E6831" w:rsidR="00A80CBD" w:rsidRPr="00BD577A" w:rsidRDefault="00A80CBD" w:rsidP="00A80CBD">
            <w:pPr>
              <w:widowControl/>
              <w:adjustRightInd/>
              <w:jc w:val="left"/>
              <w:textAlignment w:val="auto"/>
              <w:rPr>
                <w:sz w:val="16"/>
                <w:szCs w:val="16"/>
              </w:rPr>
            </w:pPr>
            <w:r w:rsidRPr="00BD577A">
              <w:rPr>
                <w:sz w:val="16"/>
                <w:szCs w:val="16"/>
              </w:rPr>
              <w:t>EMINJ_RQPRREQL</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66FFD811" w14:textId="71A04351" w:rsidR="00A80CBD" w:rsidRPr="00BD577A" w:rsidRDefault="00A80CBD" w:rsidP="00A80CBD">
            <w:pPr>
              <w:widowControl/>
              <w:adjustRightInd/>
              <w:jc w:val="left"/>
              <w:textAlignment w:val="auto"/>
              <w:rPr>
                <w:sz w:val="16"/>
                <w:szCs w:val="16"/>
              </w:rPr>
            </w:pPr>
            <w:r w:rsidRPr="00BD577A">
              <w:rPr>
                <w:sz w:val="16"/>
                <w:szCs w:val="16"/>
              </w:rPr>
              <w:t>EMINJ_RQXQINJAST</w:t>
            </w:r>
          </w:p>
        </w:tc>
        <w:tc>
          <w:tcPr>
            <w:tcW w:w="612"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66519E26" w14:textId="109C53C6" w:rsidR="00A80CBD" w:rsidRPr="00BD577A" w:rsidRDefault="00A80CBD" w:rsidP="00A80CBD">
            <w:pPr>
              <w:widowControl/>
              <w:adjustRightInd/>
              <w:jc w:val="left"/>
              <w:textAlignment w:val="auto"/>
              <w:rPr>
                <w:sz w:val="16"/>
                <w:szCs w:val="16"/>
              </w:rPr>
            </w:pPr>
            <w:r w:rsidRPr="00BD577A">
              <w:rPr>
                <w:sz w:val="16"/>
                <w:szCs w:val="16"/>
              </w:rPr>
              <w:t>EMINJ_RQKRCHREF</w:t>
            </w:r>
          </w:p>
        </w:tc>
        <w:tc>
          <w:tcPr>
            <w:tcW w:w="654" w:type="dxa"/>
            <w:tcBorders>
              <w:top w:val="dotted" w:sz="4" w:space="0" w:color="auto"/>
              <w:left w:val="single" w:sz="4" w:space="0" w:color="auto"/>
              <w:bottom w:val="single" w:sz="4" w:space="0" w:color="auto"/>
              <w:right w:val="single" w:sz="4" w:space="0" w:color="auto"/>
            </w:tcBorders>
            <w:shd w:val="clear" w:color="auto" w:fill="BFBFBF" w:themeFill="background1" w:themeFillShade="BF"/>
          </w:tcPr>
          <w:p w14:paraId="2A658CF8" w14:textId="30D7DD2F" w:rsidR="00A80CBD" w:rsidRPr="00BD577A" w:rsidRDefault="00A80CBD" w:rsidP="00A80CBD">
            <w:pPr>
              <w:widowControl/>
              <w:adjustRightInd/>
              <w:jc w:val="left"/>
              <w:textAlignment w:val="auto"/>
              <w:rPr>
                <w:sz w:val="16"/>
                <w:szCs w:val="16"/>
              </w:rPr>
            </w:pPr>
            <w:r w:rsidRPr="00BD577A">
              <w:rPr>
                <w:sz w:val="16"/>
                <w:szCs w:val="16"/>
              </w:rPr>
              <w:t>EMINJ_RQPLREQ</w:t>
            </w:r>
          </w:p>
        </w:tc>
      </w:tr>
      <w:tr w:rsidR="00A80CBD" w:rsidRPr="001923C6" w14:paraId="7EEE19E1" w14:textId="5C101223" w:rsidTr="00A80CBD">
        <w:trPr>
          <w:trHeight w:val="216"/>
        </w:trPr>
        <w:tc>
          <w:tcPr>
            <w:tcW w:w="1016" w:type="dxa"/>
            <w:vMerge w:val="restart"/>
            <w:tcBorders>
              <w:top w:val="single" w:sz="4" w:space="0" w:color="auto"/>
              <w:left w:val="single" w:sz="6" w:space="0" w:color="000000"/>
              <w:right w:val="single" w:sz="6" w:space="0" w:color="000000"/>
              <w:tl2br w:val="single" w:sz="4" w:space="0" w:color="auto"/>
            </w:tcBorders>
            <w:shd w:val="clear" w:color="auto" w:fill="BFBFBF" w:themeFill="background1" w:themeFillShade="BF"/>
          </w:tcPr>
          <w:p w14:paraId="63AA1673" w14:textId="77777777" w:rsidR="00A80CBD" w:rsidRPr="00BD577A" w:rsidRDefault="00A80CBD" w:rsidP="00A80CBD">
            <w:pPr>
              <w:jc w:val="center"/>
              <w:rPr>
                <w:color w:val="000000"/>
                <w:sz w:val="18"/>
                <w:szCs w:val="18"/>
              </w:rPr>
            </w:pPr>
            <w:r w:rsidRPr="00BD577A">
              <w:rPr>
                <w:color w:val="000000"/>
                <w:sz w:val="18"/>
                <w:szCs w:val="18"/>
              </w:rPr>
              <w:t xml:space="preserve">   要求値</w:t>
            </w:r>
          </w:p>
          <w:p w14:paraId="0F2C19B0" w14:textId="77777777" w:rsidR="00A80CBD" w:rsidRPr="00BD577A" w:rsidRDefault="00A80CBD" w:rsidP="00A80CBD">
            <w:pPr>
              <w:shd w:val="clear" w:color="auto" w:fill="BFBFBF" w:themeFill="background1" w:themeFillShade="BF"/>
              <w:jc w:val="center"/>
              <w:rPr>
                <w:color w:val="000000"/>
                <w:sz w:val="18"/>
                <w:szCs w:val="18"/>
              </w:rPr>
            </w:pPr>
          </w:p>
          <w:p w14:paraId="29E23B99" w14:textId="77777777" w:rsidR="00A80CBD" w:rsidRPr="00BD577A" w:rsidRDefault="00A80CBD" w:rsidP="00A80CBD">
            <w:pPr>
              <w:shd w:val="clear" w:color="auto" w:fill="BFBFBF" w:themeFill="background1" w:themeFillShade="BF"/>
              <w:jc w:val="center"/>
              <w:rPr>
                <w:color w:val="000000"/>
                <w:sz w:val="18"/>
                <w:szCs w:val="18"/>
              </w:rPr>
            </w:pPr>
          </w:p>
          <w:p w14:paraId="67151B12" w14:textId="77777777" w:rsidR="00A80CBD" w:rsidRPr="00BD577A" w:rsidRDefault="00A80CBD" w:rsidP="00A80CBD">
            <w:pPr>
              <w:shd w:val="clear" w:color="auto" w:fill="BFBFBF" w:themeFill="background1" w:themeFillShade="BF"/>
              <w:jc w:val="center"/>
              <w:rPr>
                <w:color w:val="000000"/>
                <w:sz w:val="18"/>
                <w:szCs w:val="18"/>
              </w:rPr>
            </w:pPr>
          </w:p>
          <w:p w14:paraId="2FBC6E1D" w14:textId="77777777" w:rsidR="00A80CBD" w:rsidRPr="00BD577A" w:rsidRDefault="00A80CBD" w:rsidP="00A80CBD">
            <w:pPr>
              <w:shd w:val="clear" w:color="auto" w:fill="BFBFBF" w:themeFill="background1" w:themeFillShade="BF"/>
              <w:rPr>
                <w:color w:val="000000"/>
                <w:sz w:val="20"/>
              </w:rPr>
            </w:pPr>
            <w:r w:rsidRPr="00BD577A">
              <w:rPr>
                <w:rFonts w:hint="eastAsia"/>
                <w:color w:val="000000"/>
                <w:sz w:val="18"/>
                <w:szCs w:val="18"/>
              </w:rPr>
              <w:t>ＩＤ</w:t>
            </w:r>
          </w:p>
        </w:tc>
        <w:tc>
          <w:tcPr>
            <w:tcW w:w="610"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6AD90994" w14:textId="77777777" w:rsidR="00A80CBD" w:rsidRPr="00BD577A" w:rsidRDefault="00A80CBD" w:rsidP="00A80CBD">
            <w:pPr>
              <w:jc w:val="left"/>
              <w:rPr>
                <w:sz w:val="16"/>
                <w:szCs w:val="16"/>
              </w:rPr>
            </w:pPr>
            <w:r w:rsidRPr="00BD577A">
              <w:rPr>
                <w:rFonts w:hint="eastAsia"/>
                <w:sz w:val="16"/>
                <w:szCs w:val="16"/>
              </w:rPr>
              <w:t>噴射ﾓｰﾄﾞ</w:t>
            </w:r>
          </w:p>
        </w:tc>
        <w:tc>
          <w:tcPr>
            <w:tcW w:w="611"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1B81F44" w14:textId="64031499" w:rsidR="00A80CBD" w:rsidRPr="00BD577A" w:rsidRDefault="00A80CBD" w:rsidP="00A80CBD">
            <w:pPr>
              <w:jc w:val="left"/>
              <w:rPr>
                <w:sz w:val="16"/>
                <w:szCs w:val="16"/>
              </w:rPr>
            </w:pPr>
            <w:r w:rsidRPr="00BD577A">
              <w:rPr>
                <w:rFonts w:hint="eastAsia"/>
                <w:sz w:val="16"/>
                <w:szCs w:val="16"/>
              </w:rPr>
              <w:t>噴射ﾊﾟﾀｰﾝ</w:t>
            </w:r>
          </w:p>
        </w:tc>
        <w:tc>
          <w:tcPr>
            <w:tcW w:w="606"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0F942203" w14:textId="33B4767B" w:rsidR="00A80CBD" w:rsidRPr="00BD577A" w:rsidRDefault="00A80CBD" w:rsidP="00A80CBD">
            <w:pPr>
              <w:jc w:val="left"/>
              <w:rPr>
                <w:sz w:val="16"/>
                <w:szCs w:val="16"/>
              </w:rPr>
            </w:pPr>
            <w:r w:rsidRPr="00BD577A">
              <w:rPr>
                <w:rFonts w:hint="eastAsia"/>
                <w:sz w:val="16"/>
                <w:szCs w:val="16"/>
              </w:rPr>
              <w:t>ﾎﾟｰﾄn</w:t>
            </w:r>
            <w:r w:rsidRPr="00BD577A">
              <w:rPr>
                <w:sz w:val="16"/>
                <w:szCs w:val="16"/>
              </w:rPr>
              <w:t>回目</w:t>
            </w:r>
            <w:r w:rsidRPr="00BD577A">
              <w:rPr>
                <w:rFonts w:hint="eastAsia"/>
                <w:sz w:val="16"/>
                <w:szCs w:val="16"/>
              </w:rPr>
              <w:t>噴射開始時期（噴射毎）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40E98A4F" w14:textId="10DC0D20" w:rsidR="00A80CBD" w:rsidRPr="00BD577A" w:rsidRDefault="00A80CBD" w:rsidP="00A80CBD">
            <w:pPr>
              <w:jc w:val="left"/>
              <w:rPr>
                <w:sz w:val="16"/>
                <w:szCs w:val="16"/>
              </w:rPr>
            </w:pPr>
            <w:r w:rsidRPr="00BD577A">
              <w:rPr>
                <w:rFonts w:hint="eastAsia"/>
                <w:sz w:val="16"/>
                <w:szCs w:val="16"/>
              </w:rPr>
              <w:t>筒内n</w:t>
            </w:r>
            <w:r w:rsidRPr="00BD577A">
              <w:rPr>
                <w:sz w:val="16"/>
                <w:szCs w:val="16"/>
              </w:rPr>
              <w:t>回目噴射開始時期</w:t>
            </w:r>
            <w:r w:rsidRPr="00BD577A">
              <w:rPr>
                <w:rFonts w:hint="eastAsia"/>
                <w:sz w:val="16"/>
                <w:szCs w:val="16"/>
              </w:rPr>
              <w:t>（噴射毎）</w:t>
            </w: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5A6BD289" w14:textId="3B150A0A" w:rsidR="00A80CBD" w:rsidRPr="00BD577A" w:rsidRDefault="00A80CBD" w:rsidP="00A80CBD">
            <w:pPr>
              <w:jc w:val="center"/>
              <w:rPr>
                <w:sz w:val="16"/>
                <w:szCs w:val="16"/>
              </w:rPr>
            </w:pP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578C9CD" w14:textId="73B5C4BE" w:rsidR="00A80CBD" w:rsidRPr="00BD577A" w:rsidRDefault="00A80CBD" w:rsidP="00A80CBD">
            <w:pPr>
              <w:jc w:val="left"/>
              <w:rPr>
                <w:sz w:val="16"/>
                <w:szCs w:val="16"/>
              </w:rPr>
            </w:pPr>
            <w:r w:rsidRPr="00BD577A">
              <w:rPr>
                <w:rFonts w:hint="eastAsia"/>
                <w:sz w:val="16"/>
                <w:szCs w:val="16"/>
              </w:rPr>
              <w:t>ﾎﾟｰﾄ噴射終了時期</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5E2BD3A" w14:textId="7B8BF0BB" w:rsidR="00A80CBD" w:rsidRPr="00BD577A" w:rsidRDefault="00A80CBD" w:rsidP="00A80CBD">
            <w:pPr>
              <w:jc w:val="left"/>
              <w:rPr>
                <w:sz w:val="16"/>
                <w:szCs w:val="16"/>
              </w:rPr>
            </w:pPr>
            <w:r w:rsidRPr="00BD577A">
              <w:rPr>
                <w:rFonts w:hint="eastAsia"/>
                <w:sz w:val="16"/>
                <w:szCs w:val="16"/>
              </w:rPr>
              <w:t>ﾎﾟｰﾄ噴射強制ｶｯﾄ時期</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682285F" w14:textId="093771E1" w:rsidR="00A80CBD" w:rsidRPr="00BD577A" w:rsidRDefault="00A80CBD" w:rsidP="00A80CBD">
            <w:pPr>
              <w:jc w:val="left"/>
              <w:rPr>
                <w:sz w:val="16"/>
                <w:szCs w:val="16"/>
              </w:rPr>
            </w:pPr>
            <w:r w:rsidRPr="00BD577A">
              <w:rPr>
                <w:rFonts w:hint="eastAsia"/>
                <w:sz w:val="16"/>
                <w:szCs w:val="16"/>
              </w:rPr>
              <w:t>筒内噴射強制ｶｯﾄ時期</w:t>
            </w: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5A53973B" w14:textId="4C5890ED" w:rsidR="00A80CBD" w:rsidRPr="00BD577A" w:rsidRDefault="00A80CBD" w:rsidP="00A80CBD">
            <w:pPr>
              <w:jc w:val="center"/>
              <w:rPr>
                <w:sz w:val="16"/>
                <w:szCs w:val="16"/>
              </w:rPr>
            </w:pP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53DDA0A7" w14:textId="1539254C" w:rsidR="00A80CBD" w:rsidRPr="00BD577A" w:rsidRDefault="00A80CBD" w:rsidP="00A80CBD">
            <w:pPr>
              <w:jc w:val="center"/>
              <w:rPr>
                <w:sz w:val="16"/>
                <w:szCs w:val="16"/>
              </w:rPr>
            </w:pP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786907EC" w14:textId="44ABFDEC" w:rsidR="00A80CBD" w:rsidRPr="00BD577A" w:rsidRDefault="00A80CBD" w:rsidP="00A80CBD">
            <w:pPr>
              <w:jc w:val="center"/>
              <w:rPr>
                <w:sz w:val="16"/>
                <w:szCs w:val="16"/>
              </w:rPr>
            </w:pP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7061E018" w14:textId="5D1689A9" w:rsidR="00A80CBD" w:rsidRPr="00BD577A" w:rsidRDefault="00A80CBD" w:rsidP="00A80CBD">
            <w:pPr>
              <w:jc w:val="center"/>
              <w:rPr>
                <w:sz w:val="16"/>
                <w:szCs w:val="16"/>
              </w:rPr>
            </w:pP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75DEE031" w14:textId="34BE94FA" w:rsidR="00A80CBD" w:rsidRPr="00BD577A" w:rsidRDefault="00A80CBD" w:rsidP="00A80CBD">
            <w:pPr>
              <w:jc w:val="left"/>
              <w:rPr>
                <w:sz w:val="16"/>
                <w:szCs w:val="16"/>
              </w:rPr>
            </w:pPr>
            <w:r w:rsidRPr="00BD577A">
              <w:rPr>
                <w:rFonts w:hint="eastAsia"/>
                <w:sz w:val="16"/>
                <w:szCs w:val="16"/>
              </w:rPr>
              <w:t>ﾎﾟｰﾄn回目始動時噴射量（噴射毎）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CFE9A33" w14:textId="5E0D62B8" w:rsidR="00A80CBD" w:rsidRPr="00BD577A" w:rsidRDefault="00A80CBD" w:rsidP="00A80CBD">
            <w:pPr>
              <w:jc w:val="left"/>
              <w:rPr>
                <w:sz w:val="16"/>
                <w:szCs w:val="16"/>
              </w:rPr>
            </w:pPr>
            <w:r w:rsidRPr="00BD577A">
              <w:rPr>
                <w:rFonts w:hint="eastAsia"/>
                <w:sz w:val="16"/>
                <w:szCs w:val="16"/>
              </w:rPr>
              <w:t>筒内n</w:t>
            </w:r>
            <w:r w:rsidRPr="00BD577A">
              <w:rPr>
                <w:sz w:val="16"/>
                <w:szCs w:val="16"/>
              </w:rPr>
              <w:t>回目</w:t>
            </w:r>
            <w:r w:rsidRPr="00BD577A">
              <w:rPr>
                <w:rFonts w:hint="eastAsia"/>
                <w:sz w:val="16"/>
                <w:szCs w:val="16"/>
              </w:rPr>
              <w:t>始動時</w:t>
            </w:r>
            <w:r w:rsidRPr="00BD577A">
              <w:rPr>
                <w:sz w:val="16"/>
                <w:szCs w:val="16"/>
              </w:rPr>
              <w:t>噴射量</w:t>
            </w:r>
            <w:r w:rsidRPr="00BD577A">
              <w:rPr>
                <w:rFonts w:hint="eastAsia"/>
                <w:sz w:val="16"/>
                <w:szCs w:val="16"/>
              </w:rPr>
              <w:t>（噴射毎）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3E6E5F10" w14:textId="74DBECAC" w:rsidR="00A80CBD" w:rsidRPr="00BD577A" w:rsidRDefault="00A80CBD" w:rsidP="00A80CBD">
            <w:pPr>
              <w:jc w:val="left"/>
              <w:rPr>
                <w:sz w:val="16"/>
                <w:szCs w:val="16"/>
              </w:rPr>
            </w:pPr>
            <w:r w:rsidRPr="00BD577A">
              <w:rPr>
                <w:sz w:val="16"/>
                <w:szCs w:val="16"/>
              </w:rPr>
              <w:t>FL固定噴射量</w:t>
            </w:r>
            <w:r w:rsidRPr="00BD577A">
              <w:rPr>
                <w:rFonts w:hint="eastAsia"/>
                <w:sz w:val="16"/>
                <w:szCs w:val="16"/>
              </w:rPr>
              <w:t>（噴射毎）</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B41ACB3" w14:textId="49A38FC2" w:rsidR="00A80CBD" w:rsidRPr="00BD577A" w:rsidRDefault="00A80CBD" w:rsidP="00A80CBD">
            <w:pPr>
              <w:jc w:val="left"/>
              <w:rPr>
                <w:sz w:val="16"/>
                <w:szCs w:val="16"/>
              </w:rPr>
            </w:pPr>
            <w:r w:rsidRPr="00BD577A">
              <w:rPr>
                <w:sz w:val="16"/>
                <w:szCs w:val="16"/>
              </w:rPr>
              <w:t>PL固定噴射量</w:t>
            </w:r>
            <w:r w:rsidRPr="00BD577A">
              <w:rPr>
                <w:rFonts w:hint="eastAsia"/>
                <w:sz w:val="16"/>
                <w:szCs w:val="16"/>
              </w:rPr>
              <w:t>（噴射毎）</w:t>
            </w:r>
          </w:p>
        </w:tc>
        <w:tc>
          <w:tcPr>
            <w:tcW w:w="607" w:type="dxa"/>
            <w:tcBorders>
              <w:top w:val="single" w:sz="4" w:space="0" w:color="auto"/>
              <w:left w:val="single" w:sz="6" w:space="0" w:color="000000"/>
              <w:bottom w:val="dotted" w:sz="4" w:space="0" w:color="auto"/>
              <w:right w:val="single" w:sz="6" w:space="0" w:color="000000"/>
            </w:tcBorders>
            <w:shd w:val="clear" w:color="auto" w:fill="00FF00"/>
          </w:tcPr>
          <w:p w14:paraId="118B183C" w14:textId="36A18C8E" w:rsidR="00A80CBD" w:rsidRPr="00BD577A" w:rsidRDefault="00A80CBD" w:rsidP="00A80CBD">
            <w:pPr>
              <w:jc w:val="left"/>
              <w:rPr>
                <w:sz w:val="16"/>
                <w:szCs w:val="16"/>
              </w:rPr>
            </w:pPr>
            <w:ins w:id="1052" w:author="16a" w:date="2025-10-08T16:09:00Z">
              <w:r>
                <w:rPr>
                  <w:rFonts w:hint="eastAsia"/>
                  <w:sz w:val="16"/>
                  <w:szCs w:val="16"/>
                </w:rPr>
                <w:t>気筒別</w:t>
              </w:r>
              <w:r w:rsidRPr="00FC16FD">
                <w:rPr>
                  <w:rFonts w:hint="eastAsia"/>
                  <w:sz w:val="16"/>
                  <w:szCs w:val="16"/>
                </w:rPr>
                <w:t>噴射</w:t>
              </w:r>
              <w:r>
                <w:rPr>
                  <w:rFonts w:hint="eastAsia"/>
                  <w:sz w:val="16"/>
                  <w:szCs w:val="16"/>
                </w:rPr>
                <w:t>量</w:t>
              </w:r>
              <w:r w:rsidRPr="00FC16FD">
                <w:rPr>
                  <w:rFonts w:hint="eastAsia"/>
                  <w:sz w:val="16"/>
                  <w:szCs w:val="16"/>
                </w:rPr>
                <w:t>補正段</w:t>
              </w:r>
            </w:ins>
          </w:p>
        </w:tc>
        <w:tc>
          <w:tcPr>
            <w:tcW w:w="608" w:type="dxa"/>
            <w:tcBorders>
              <w:top w:val="single" w:sz="4" w:space="0" w:color="auto"/>
              <w:left w:val="single" w:sz="6" w:space="0" w:color="000000"/>
              <w:bottom w:val="dotted" w:sz="4" w:space="0" w:color="auto"/>
              <w:right w:val="single" w:sz="6" w:space="0" w:color="000000"/>
            </w:tcBorders>
            <w:shd w:val="clear" w:color="auto" w:fill="00FF00"/>
          </w:tcPr>
          <w:p w14:paraId="202D7B08" w14:textId="6E99F27C" w:rsidR="00A80CBD" w:rsidRPr="00BD577A" w:rsidRDefault="00A80CBD" w:rsidP="00A80CBD">
            <w:pPr>
              <w:jc w:val="left"/>
              <w:rPr>
                <w:sz w:val="16"/>
                <w:szCs w:val="16"/>
              </w:rPr>
            </w:pPr>
            <w:ins w:id="1053" w:author="16a" w:date="2025-10-08T16:09:00Z">
              <w:r>
                <w:rPr>
                  <w:rFonts w:hint="eastAsia"/>
                  <w:sz w:val="16"/>
                  <w:szCs w:val="16"/>
                </w:rPr>
                <w:t>気筒別</w:t>
              </w:r>
              <w:r w:rsidRPr="00FC16FD">
                <w:rPr>
                  <w:rFonts w:hint="eastAsia"/>
                  <w:sz w:val="16"/>
                  <w:szCs w:val="16"/>
                </w:rPr>
                <w:t>噴射</w:t>
              </w:r>
              <w:r>
                <w:rPr>
                  <w:rFonts w:hint="eastAsia"/>
                  <w:sz w:val="16"/>
                  <w:szCs w:val="16"/>
                </w:rPr>
                <w:t>量</w:t>
              </w:r>
              <w:r w:rsidRPr="00FC16FD">
                <w:rPr>
                  <w:rFonts w:hint="eastAsia"/>
                  <w:sz w:val="16"/>
                  <w:szCs w:val="16"/>
                </w:rPr>
                <w:t>補正</w:t>
              </w:r>
              <w:r>
                <w:rPr>
                  <w:rFonts w:hint="eastAsia"/>
                  <w:sz w:val="16"/>
                  <w:szCs w:val="16"/>
                </w:rPr>
                <w:t>係数(気筒)</w:t>
              </w:r>
            </w:ins>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0BD5B574" w14:textId="7FA1A61C" w:rsidR="00A80CBD" w:rsidRPr="00BD577A" w:rsidRDefault="00A80CBD" w:rsidP="00A80CBD">
            <w:pPr>
              <w:jc w:val="left"/>
              <w:rPr>
                <w:sz w:val="16"/>
                <w:szCs w:val="16"/>
              </w:rPr>
            </w:pPr>
          </w:p>
        </w:tc>
        <w:tc>
          <w:tcPr>
            <w:tcW w:w="608"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2969CD4D" w14:textId="27B25633" w:rsidR="00A80CBD" w:rsidRPr="00BD577A" w:rsidRDefault="00A80CBD" w:rsidP="00A80CBD">
            <w:pPr>
              <w:widowControl/>
              <w:adjustRightInd/>
              <w:jc w:val="left"/>
              <w:textAlignment w:val="auto"/>
              <w:rPr>
                <w:sz w:val="16"/>
                <w:szCs w:val="16"/>
              </w:rPr>
            </w:pP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AF5C3A2" w14:textId="238CA776" w:rsidR="00A80CBD" w:rsidRPr="00BD577A" w:rsidRDefault="00A80CBD" w:rsidP="00A80CBD">
            <w:pPr>
              <w:widowControl/>
              <w:adjustRightInd/>
              <w:jc w:val="left"/>
              <w:textAlignment w:val="auto"/>
              <w:rPr>
                <w:sz w:val="20"/>
              </w:rPr>
            </w:pPr>
            <w:r w:rsidRPr="00BD577A">
              <w:rPr>
                <w:sz w:val="16"/>
                <w:szCs w:val="16"/>
              </w:rPr>
              <w:t>FC</w:t>
            </w:r>
            <w:r w:rsidRPr="00BD577A">
              <w:rPr>
                <w:rFonts w:hint="eastAsia"/>
                <w:sz w:val="16"/>
                <w:szCs w:val="16"/>
              </w:rPr>
              <w:t>中</w:t>
            </w:r>
            <w:r w:rsidRPr="00BD577A">
              <w:rPr>
                <w:sz w:val="16"/>
                <w:szCs w:val="16"/>
              </w:rPr>
              <w:t>噴射量</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215F14B1" w14:textId="66012CD0" w:rsidR="00A80CBD" w:rsidRPr="00BD577A" w:rsidRDefault="00A80CBD" w:rsidP="00A80CBD">
            <w:pPr>
              <w:jc w:val="left"/>
              <w:rPr>
                <w:sz w:val="16"/>
                <w:szCs w:val="16"/>
              </w:rPr>
            </w:pPr>
            <w:r w:rsidRPr="00BD577A">
              <w:rPr>
                <w:rFonts w:hint="eastAsia"/>
                <w:sz w:val="16"/>
                <w:szCs w:val="16"/>
              </w:rPr>
              <w:t>膨張行程噴射量</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57A980EC" w14:textId="23B1DA72" w:rsidR="00A80CBD" w:rsidRPr="00BD577A" w:rsidRDefault="00A80CBD" w:rsidP="00A80CBD">
            <w:pPr>
              <w:jc w:val="left"/>
              <w:rPr>
                <w:sz w:val="16"/>
                <w:szCs w:val="16"/>
              </w:rPr>
            </w:pPr>
            <w:r w:rsidRPr="00BD577A">
              <w:rPr>
                <w:sz w:val="16"/>
                <w:szCs w:val="16"/>
              </w:rPr>
              <w:t>1回目噴射量算出係数(ﾊﾞﾝｸ別)</w:t>
            </w:r>
          </w:p>
        </w:tc>
        <w:tc>
          <w:tcPr>
            <w:tcW w:w="607"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CC3C789" w14:textId="688A1E8C" w:rsidR="00A80CBD" w:rsidRPr="00BD577A" w:rsidRDefault="00A80CBD" w:rsidP="00A80CBD">
            <w:pPr>
              <w:jc w:val="left"/>
              <w:rPr>
                <w:sz w:val="16"/>
                <w:szCs w:val="16"/>
              </w:rPr>
            </w:pPr>
            <w:r w:rsidRPr="00BD577A">
              <w:rPr>
                <w:sz w:val="16"/>
                <w:szCs w:val="16"/>
              </w:rPr>
              <w:t>2回目噴射量算出係数(ﾊﾞﾝｸ別)</w:t>
            </w:r>
          </w:p>
        </w:tc>
        <w:tc>
          <w:tcPr>
            <w:tcW w:w="608" w:type="dxa"/>
            <w:tcBorders>
              <w:top w:val="single" w:sz="4" w:space="0" w:color="auto"/>
              <w:left w:val="single" w:sz="6" w:space="0" w:color="000000"/>
              <w:bottom w:val="dotted" w:sz="4" w:space="0" w:color="auto"/>
              <w:right w:val="single" w:sz="6" w:space="0" w:color="000000"/>
            </w:tcBorders>
            <w:shd w:val="clear" w:color="auto" w:fill="BFBFBF" w:themeFill="background1" w:themeFillShade="BF"/>
          </w:tcPr>
          <w:p w14:paraId="1DCA9888" w14:textId="1E4135EC" w:rsidR="00A80CBD" w:rsidRPr="00BD577A" w:rsidRDefault="00A80CBD" w:rsidP="00A80CBD">
            <w:pPr>
              <w:jc w:val="left"/>
              <w:rPr>
                <w:sz w:val="16"/>
                <w:szCs w:val="16"/>
              </w:rPr>
            </w:pPr>
            <w:r w:rsidRPr="00BD577A">
              <w:rPr>
                <w:sz w:val="16"/>
                <w:szCs w:val="16"/>
              </w:rPr>
              <w:t>3回目噴射量算出係数(ﾊﾞﾝｸ別)</w:t>
            </w:r>
          </w:p>
        </w:tc>
        <w:tc>
          <w:tcPr>
            <w:tcW w:w="608" w:type="dxa"/>
            <w:tcBorders>
              <w:top w:val="single" w:sz="4" w:space="0" w:color="auto"/>
              <w:left w:val="single" w:sz="6" w:space="0" w:color="000000"/>
              <w:bottom w:val="dotted" w:sz="4" w:space="0" w:color="auto"/>
              <w:right w:val="single" w:sz="4" w:space="0" w:color="auto"/>
              <w:tl2br w:val="single" w:sz="4" w:space="0" w:color="auto"/>
            </w:tcBorders>
            <w:shd w:val="clear" w:color="auto" w:fill="BFBFBF" w:themeFill="background1" w:themeFillShade="BF"/>
          </w:tcPr>
          <w:p w14:paraId="004A5102" w14:textId="77777777" w:rsidR="00A80CBD" w:rsidRPr="00BD577A" w:rsidRDefault="00A80CBD" w:rsidP="00A80CBD">
            <w:pPr>
              <w:jc w:val="left"/>
              <w:rPr>
                <w:sz w:val="16"/>
                <w:szCs w:val="16"/>
              </w:rPr>
            </w:pPr>
          </w:p>
        </w:tc>
        <w:tc>
          <w:tcPr>
            <w:tcW w:w="608" w:type="dxa"/>
            <w:tcBorders>
              <w:top w:val="single" w:sz="4" w:space="0" w:color="auto"/>
              <w:left w:val="single" w:sz="4" w:space="0" w:color="auto"/>
              <w:bottom w:val="dotted" w:sz="4" w:space="0" w:color="auto"/>
              <w:right w:val="single" w:sz="6" w:space="0" w:color="000000"/>
              <w:tl2br w:val="single" w:sz="4" w:space="0" w:color="auto"/>
            </w:tcBorders>
            <w:shd w:val="clear" w:color="auto" w:fill="BFBFBF" w:themeFill="background1" w:themeFillShade="BF"/>
          </w:tcPr>
          <w:p w14:paraId="3E1264A9" w14:textId="77777777" w:rsidR="00A80CBD" w:rsidRPr="00BD577A" w:rsidRDefault="00A80CBD" w:rsidP="00A80CBD">
            <w:pPr>
              <w:jc w:val="left"/>
              <w:rPr>
                <w:sz w:val="16"/>
                <w:szCs w:val="16"/>
              </w:rPr>
            </w:pPr>
          </w:p>
        </w:tc>
        <w:tc>
          <w:tcPr>
            <w:tcW w:w="607" w:type="dxa"/>
            <w:tcBorders>
              <w:top w:val="single" w:sz="4" w:space="0" w:color="auto"/>
              <w:left w:val="single" w:sz="6" w:space="0" w:color="000000"/>
              <w:bottom w:val="dotted" w:sz="4" w:space="0" w:color="auto"/>
              <w:right w:val="single" w:sz="6" w:space="0" w:color="000000"/>
              <w:tl2br w:val="single" w:sz="4" w:space="0" w:color="auto"/>
            </w:tcBorders>
            <w:shd w:val="clear" w:color="auto" w:fill="BFBFBF" w:themeFill="background1" w:themeFillShade="BF"/>
          </w:tcPr>
          <w:p w14:paraId="62AC844E" w14:textId="77777777" w:rsidR="00A80CBD" w:rsidRPr="00BD577A" w:rsidRDefault="00A80CBD" w:rsidP="00A80CBD">
            <w:pPr>
              <w:jc w:val="left"/>
              <w:rPr>
                <w:sz w:val="16"/>
                <w:szCs w:val="16"/>
              </w:rPr>
            </w:pPr>
          </w:p>
        </w:tc>
        <w:tc>
          <w:tcPr>
            <w:tcW w:w="608" w:type="dxa"/>
            <w:tcBorders>
              <w:top w:val="single" w:sz="4" w:space="0" w:color="auto"/>
              <w:bottom w:val="dotted" w:sz="4" w:space="0" w:color="auto"/>
              <w:right w:val="single" w:sz="4" w:space="0" w:color="auto"/>
            </w:tcBorders>
            <w:shd w:val="clear" w:color="auto" w:fill="BFBFBF" w:themeFill="background1" w:themeFillShade="BF"/>
          </w:tcPr>
          <w:p w14:paraId="0F5C958E" w14:textId="6EF6F22A" w:rsidR="00A80CBD" w:rsidRPr="00BD577A" w:rsidRDefault="00A80CBD" w:rsidP="00A80CBD">
            <w:pPr>
              <w:widowControl/>
              <w:adjustRightInd/>
              <w:jc w:val="left"/>
              <w:textAlignment w:val="auto"/>
              <w:rPr>
                <w:sz w:val="16"/>
                <w:szCs w:val="16"/>
              </w:rPr>
            </w:pPr>
            <w:r w:rsidRPr="00BD577A">
              <w:rPr>
                <w:rFonts w:hint="eastAsia"/>
                <w:sz w:val="16"/>
                <w:szCs w:val="16"/>
              </w:rPr>
              <w:t>高圧ﾎﾟﾝﾌﾟ目標燃圧</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6DE22DAB" w14:textId="0FA332F1" w:rsidR="00A80CBD" w:rsidRPr="00BD577A" w:rsidRDefault="00A80CBD" w:rsidP="00A80CBD">
            <w:pPr>
              <w:widowControl/>
              <w:adjustRightInd/>
              <w:jc w:val="left"/>
              <w:textAlignment w:val="auto"/>
              <w:rPr>
                <w:sz w:val="16"/>
                <w:szCs w:val="16"/>
              </w:rPr>
            </w:pPr>
            <w:r w:rsidRPr="00BD577A">
              <w:rPr>
                <w:rFonts w:hint="eastAsia"/>
                <w:sz w:val="16"/>
                <w:szCs w:val="16"/>
              </w:rPr>
              <w:t>燃料ﾎﾟﾝﾌﾟ吐出量</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0F42BF06" w14:textId="45400B8C" w:rsidR="00A80CBD" w:rsidRPr="00BD577A" w:rsidRDefault="00A80CBD" w:rsidP="00A80CBD">
            <w:pPr>
              <w:widowControl/>
              <w:adjustRightInd/>
              <w:jc w:val="left"/>
              <w:textAlignment w:val="auto"/>
              <w:rPr>
                <w:sz w:val="16"/>
                <w:szCs w:val="16"/>
              </w:rPr>
            </w:pPr>
            <w:r w:rsidRPr="00BD577A">
              <w:rPr>
                <w:rFonts w:hint="eastAsia"/>
                <w:sz w:val="16"/>
                <w:szCs w:val="16"/>
              </w:rPr>
              <w:t>低圧ﾎﾟﾝﾌﾟ目標燃圧</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22E2A876" w14:textId="2C436D84" w:rsidR="00A80CBD" w:rsidRPr="00BD577A" w:rsidRDefault="00A80CBD" w:rsidP="00A80CBD">
            <w:pPr>
              <w:widowControl/>
              <w:adjustRightInd/>
              <w:jc w:val="left"/>
              <w:textAlignment w:val="auto"/>
              <w:rPr>
                <w:sz w:val="16"/>
                <w:szCs w:val="16"/>
              </w:rPr>
            </w:pPr>
            <w:r w:rsidRPr="00BD577A">
              <w:rPr>
                <w:rFonts w:hint="eastAsia"/>
                <w:sz w:val="16"/>
                <w:szCs w:val="16"/>
              </w:rPr>
              <w:t>始動後噴射量要求ﾌﾗｸﾞ</w:t>
            </w:r>
          </w:p>
        </w:tc>
        <w:tc>
          <w:tcPr>
            <w:tcW w:w="612" w:type="dxa"/>
            <w:tcBorders>
              <w:top w:val="single" w:sz="4" w:space="0" w:color="auto"/>
              <w:bottom w:val="dotted" w:sz="4" w:space="0" w:color="auto"/>
              <w:right w:val="single" w:sz="4" w:space="0" w:color="auto"/>
            </w:tcBorders>
            <w:shd w:val="clear" w:color="auto" w:fill="BFBFBF" w:themeFill="background1" w:themeFillShade="BF"/>
          </w:tcPr>
          <w:p w14:paraId="30947B2F" w14:textId="58469B89" w:rsidR="00A80CBD" w:rsidRPr="00BD577A" w:rsidRDefault="00A80CBD" w:rsidP="00A80CBD">
            <w:pPr>
              <w:widowControl/>
              <w:adjustRightInd/>
              <w:jc w:val="left"/>
              <w:textAlignment w:val="auto"/>
              <w:rPr>
                <w:sz w:val="16"/>
                <w:szCs w:val="16"/>
              </w:rPr>
            </w:pPr>
            <w:r w:rsidRPr="00BD577A">
              <w:rPr>
                <w:rFonts w:hint="eastAsia"/>
                <w:sz w:val="16"/>
                <w:szCs w:val="16"/>
              </w:rPr>
              <w:t>噴射量補正係数</w:t>
            </w:r>
          </w:p>
        </w:tc>
        <w:tc>
          <w:tcPr>
            <w:tcW w:w="654" w:type="dxa"/>
            <w:tcBorders>
              <w:top w:val="single" w:sz="4" w:space="0" w:color="auto"/>
              <w:bottom w:val="dotted" w:sz="4" w:space="0" w:color="auto"/>
              <w:right w:val="double" w:sz="4" w:space="0" w:color="auto"/>
            </w:tcBorders>
            <w:shd w:val="clear" w:color="auto" w:fill="BFBFBF" w:themeFill="background1" w:themeFillShade="BF"/>
          </w:tcPr>
          <w:p w14:paraId="1B1ED0F4" w14:textId="644D2AB0" w:rsidR="00A80CBD" w:rsidRPr="00BD577A" w:rsidRDefault="00A80CBD" w:rsidP="00A80CBD">
            <w:pPr>
              <w:widowControl/>
              <w:adjustRightInd/>
              <w:jc w:val="left"/>
              <w:textAlignment w:val="auto"/>
              <w:rPr>
                <w:sz w:val="16"/>
                <w:szCs w:val="16"/>
              </w:rPr>
            </w:pPr>
            <w:r w:rsidRPr="00BD577A">
              <w:rPr>
                <w:sz w:val="16"/>
                <w:szCs w:val="16"/>
              </w:rPr>
              <w:t>PL噴射要求</w:t>
            </w:r>
          </w:p>
        </w:tc>
        <w:tc>
          <w:tcPr>
            <w:tcW w:w="654" w:type="dxa"/>
            <w:vMerge w:val="restart"/>
            <w:tcBorders>
              <w:top w:val="single" w:sz="4" w:space="0" w:color="auto"/>
              <w:left w:val="double" w:sz="4" w:space="0" w:color="auto"/>
              <w:right w:val="single" w:sz="4" w:space="0" w:color="auto"/>
            </w:tcBorders>
            <w:shd w:val="clear" w:color="auto" w:fill="auto"/>
            <w:vAlign w:val="center"/>
          </w:tcPr>
          <w:p w14:paraId="1B9E7E69" w14:textId="71189BF2" w:rsidR="00A80CBD" w:rsidRDefault="00A80CBD" w:rsidP="00A80CBD">
            <w:pPr>
              <w:widowControl/>
              <w:adjustRightInd/>
              <w:jc w:val="left"/>
              <w:textAlignment w:val="auto"/>
              <w:rPr>
                <w:sz w:val="16"/>
                <w:szCs w:val="16"/>
              </w:rPr>
            </w:pPr>
            <w:r>
              <w:rPr>
                <w:rFonts w:hint="eastAsia"/>
                <w:sz w:val="16"/>
                <w:szCs w:val="16"/>
              </w:rPr>
              <w:t>要求値確認時の標準仕様N</w:t>
            </w:r>
            <w:r>
              <w:rPr>
                <w:sz w:val="16"/>
                <w:szCs w:val="16"/>
              </w:rPr>
              <w:t>o</w:t>
            </w:r>
          </w:p>
          <w:p w14:paraId="6F94B223" w14:textId="2A6454B8" w:rsidR="00A80CBD" w:rsidRPr="00BD577A" w:rsidRDefault="00A80CBD" w:rsidP="00A80CBD">
            <w:pPr>
              <w:widowControl/>
              <w:adjustRightInd/>
              <w:jc w:val="left"/>
              <w:textAlignment w:val="auto"/>
              <w:rPr>
                <w:sz w:val="16"/>
                <w:szCs w:val="16"/>
              </w:rPr>
            </w:pPr>
            <w:r>
              <w:rPr>
                <w:rFonts w:hint="eastAsia"/>
                <w:sz w:val="16"/>
                <w:szCs w:val="16"/>
              </w:rPr>
              <w:t>※参考</w:t>
            </w:r>
          </w:p>
        </w:tc>
      </w:tr>
      <w:tr w:rsidR="00A80CBD" w:rsidRPr="001923C6" w14:paraId="6F6E10C6" w14:textId="3682D85C" w:rsidTr="00A80CBD">
        <w:trPr>
          <w:trHeight w:val="420"/>
        </w:trPr>
        <w:tc>
          <w:tcPr>
            <w:tcW w:w="1016" w:type="dxa"/>
            <w:vMerge/>
            <w:tcBorders>
              <w:left w:val="single" w:sz="6" w:space="0" w:color="000000"/>
              <w:bottom w:val="double" w:sz="4" w:space="0" w:color="auto"/>
              <w:right w:val="single" w:sz="6" w:space="0" w:color="000000"/>
            </w:tcBorders>
            <w:shd w:val="clear" w:color="auto" w:fill="BFBFBF" w:themeFill="background1" w:themeFillShade="BF"/>
          </w:tcPr>
          <w:p w14:paraId="05A799D2" w14:textId="77777777" w:rsidR="00A80CBD" w:rsidRPr="00BD577A" w:rsidRDefault="00A80CBD" w:rsidP="00A80CBD">
            <w:pPr>
              <w:jc w:val="center"/>
              <w:rPr>
                <w:sz w:val="16"/>
                <w:szCs w:val="16"/>
              </w:rPr>
            </w:pPr>
          </w:p>
        </w:tc>
        <w:tc>
          <w:tcPr>
            <w:tcW w:w="610"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09C4C770" w14:textId="77777777" w:rsidR="00A80CBD" w:rsidRPr="00BD577A" w:rsidRDefault="00A80CBD" w:rsidP="00A80CBD">
            <w:pPr>
              <w:jc w:val="center"/>
              <w:rPr>
                <w:sz w:val="16"/>
                <w:szCs w:val="16"/>
              </w:rPr>
            </w:pPr>
            <w:r w:rsidRPr="00BD577A">
              <w:rPr>
                <w:sz w:val="16"/>
                <w:szCs w:val="16"/>
              </w:rPr>
              <w:t>einjmod</w:t>
            </w:r>
          </w:p>
        </w:tc>
        <w:tc>
          <w:tcPr>
            <w:tcW w:w="611"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40576B09" w14:textId="31629BD1" w:rsidR="00A80CBD" w:rsidRPr="00BD577A" w:rsidRDefault="00A80CBD" w:rsidP="00A80CBD">
            <w:pPr>
              <w:jc w:val="center"/>
              <w:rPr>
                <w:sz w:val="16"/>
                <w:szCs w:val="16"/>
              </w:rPr>
            </w:pPr>
            <w:r w:rsidRPr="00BD577A">
              <w:rPr>
                <w:sz w:val="16"/>
                <w:szCs w:val="16"/>
              </w:rPr>
              <w:t>einjptn</w:t>
            </w:r>
          </w:p>
        </w:tc>
        <w:tc>
          <w:tcPr>
            <w:tcW w:w="606"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74B20179" w14:textId="0DDC123E" w:rsidR="00A80CBD" w:rsidRPr="00BD577A" w:rsidRDefault="00A80CBD" w:rsidP="00A80CBD">
            <w:pPr>
              <w:jc w:val="center"/>
              <w:rPr>
                <w:sz w:val="16"/>
                <w:szCs w:val="16"/>
              </w:rPr>
            </w:pPr>
            <w:r w:rsidRPr="00BD577A">
              <w:rPr>
                <w:sz w:val="16"/>
                <w:szCs w:val="16"/>
              </w:rPr>
              <w:t>eainjpn[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6BEF6A8D" w14:textId="453B68EF" w:rsidR="00A80CBD" w:rsidRPr="00BD577A" w:rsidRDefault="00A80CBD" w:rsidP="00A80CBD">
            <w:pPr>
              <w:jc w:val="center"/>
              <w:rPr>
                <w:sz w:val="16"/>
                <w:szCs w:val="16"/>
              </w:rPr>
            </w:pPr>
            <w:r w:rsidRPr="00BD577A">
              <w:rPr>
                <w:sz w:val="16"/>
                <w:szCs w:val="16"/>
              </w:rPr>
              <w:t>eainjdn[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5AD79D21" w14:textId="312F0344" w:rsidR="00A80CBD" w:rsidRPr="00BD577A" w:rsidRDefault="00A80CBD" w:rsidP="00A80CBD">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1CB3E936" w14:textId="1F49B10D" w:rsidR="00A80CBD" w:rsidRPr="00BD577A" w:rsidRDefault="00A80CBD" w:rsidP="00A80CBD">
            <w:pPr>
              <w:jc w:val="center"/>
              <w:rPr>
                <w:sz w:val="16"/>
                <w:szCs w:val="16"/>
              </w:rPr>
            </w:pPr>
            <w:r w:rsidRPr="00BD577A">
              <w:rPr>
                <w:sz w:val="16"/>
                <w:szCs w:val="16"/>
              </w:rPr>
              <w:t>einjend</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3D067783" w14:textId="429F3430" w:rsidR="00A80CBD" w:rsidRPr="00BD577A" w:rsidRDefault="00A80CBD" w:rsidP="00A80CBD">
            <w:pPr>
              <w:jc w:val="center"/>
              <w:rPr>
                <w:sz w:val="16"/>
                <w:szCs w:val="16"/>
              </w:rPr>
            </w:pPr>
            <w:r w:rsidRPr="00BD577A">
              <w:rPr>
                <w:sz w:val="16"/>
                <w:szCs w:val="16"/>
              </w:rPr>
              <w:t>eainjcutp</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3C23AD96" w14:textId="2F186BC7" w:rsidR="00A80CBD" w:rsidRPr="00BD577A" w:rsidRDefault="00A80CBD" w:rsidP="00A80CBD">
            <w:pPr>
              <w:jc w:val="center"/>
              <w:rPr>
                <w:sz w:val="16"/>
                <w:szCs w:val="16"/>
              </w:rPr>
            </w:pPr>
            <w:r w:rsidRPr="00BD577A">
              <w:rPr>
                <w:sz w:val="16"/>
                <w:szCs w:val="16"/>
              </w:rPr>
              <w:t>eainjcutd</w:t>
            </w: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3FC73AE5" w14:textId="3F426825" w:rsidR="00A80CBD" w:rsidRPr="00BD577A" w:rsidRDefault="00A80CBD" w:rsidP="00A80CBD">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592B3024" w14:textId="35880C08" w:rsidR="00A80CBD" w:rsidRPr="00BD577A" w:rsidRDefault="00A80CBD" w:rsidP="00A80CBD">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68E2C3D2" w14:textId="6EAE733E" w:rsidR="00A80CBD" w:rsidRPr="00BD577A" w:rsidRDefault="00A80CBD" w:rsidP="00A80CBD">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5E7F3AF6" w14:textId="7CBCB666" w:rsidR="00A80CBD" w:rsidRPr="00BD577A" w:rsidRDefault="00A80CBD" w:rsidP="00A80CBD">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5205C9E1" w14:textId="49B741F4" w:rsidR="00A80CBD" w:rsidRPr="00BD577A" w:rsidRDefault="00A80CBD" w:rsidP="00A80CBD">
            <w:pPr>
              <w:jc w:val="center"/>
              <w:rPr>
                <w:sz w:val="16"/>
                <w:szCs w:val="16"/>
              </w:rPr>
            </w:pPr>
            <w:r w:rsidRPr="00BD577A">
              <w:rPr>
                <w:sz w:val="16"/>
                <w:szCs w:val="16"/>
              </w:rPr>
              <w:t>eqinjstpn[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09F06182" w14:textId="52AC7A33" w:rsidR="00A80CBD" w:rsidRPr="00BD577A" w:rsidRDefault="00A80CBD" w:rsidP="00A80CBD">
            <w:pPr>
              <w:jc w:val="center"/>
              <w:rPr>
                <w:sz w:val="16"/>
                <w:szCs w:val="16"/>
              </w:rPr>
            </w:pPr>
            <w:r w:rsidRPr="00BD577A">
              <w:rPr>
                <w:sz w:val="16"/>
                <w:szCs w:val="16"/>
              </w:rPr>
              <w:t>eqinjstdn[</w:t>
            </w:r>
            <w:r w:rsidRPr="00BD577A">
              <w:rPr>
                <w:rFonts w:hint="eastAsia"/>
                <w:sz w:val="16"/>
                <w:szCs w:val="16"/>
              </w:rPr>
              <w:t>]</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65D96375" w14:textId="1F316C86" w:rsidR="00A80CBD" w:rsidRPr="00BD577A" w:rsidRDefault="00A80CBD" w:rsidP="00A80CBD">
            <w:pPr>
              <w:jc w:val="center"/>
              <w:rPr>
                <w:sz w:val="16"/>
                <w:szCs w:val="16"/>
              </w:rPr>
            </w:pPr>
            <w:r w:rsidRPr="00BD577A">
              <w:rPr>
                <w:sz w:val="16"/>
              </w:rPr>
              <w:t>eqinjflfix[]</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5FC97849" w14:textId="711DE8A9" w:rsidR="00A80CBD" w:rsidRPr="00BD577A" w:rsidRDefault="00A80CBD" w:rsidP="00A80CBD">
            <w:pPr>
              <w:jc w:val="center"/>
              <w:rPr>
                <w:sz w:val="16"/>
                <w:szCs w:val="16"/>
              </w:rPr>
            </w:pPr>
            <w:r w:rsidRPr="00BD577A">
              <w:rPr>
                <w:sz w:val="16"/>
              </w:rPr>
              <w:t>eqinjplfix[]</w:t>
            </w:r>
          </w:p>
        </w:tc>
        <w:tc>
          <w:tcPr>
            <w:tcW w:w="607" w:type="dxa"/>
            <w:tcBorders>
              <w:top w:val="dotted" w:sz="4" w:space="0" w:color="auto"/>
              <w:left w:val="single" w:sz="6" w:space="0" w:color="000000"/>
              <w:bottom w:val="double" w:sz="4" w:space="0" w:color="auto"/>
              <w:right w:val="single" w:sz="6" w:space="0" w:color="000000"/>
            </w:tcBorders>
            <w:shd w:val="clear" w:color="auto" w:fill="00FF00"/>
          </w:tcPr>
          <w:p w14:paraId="4F18813A" w14:textId="22F86327" w:rsidR="00A80CBD" w:rsidRPr="00BD577A" w:rsidRDefault="00A80CBD" w:rsidP="00A80CBD">
            <w:pPr>
              <w:jc w:val="center"/>
              <w:rPr>
                <w:sz w:val="16"/>
                <w:szCs w:val="16"/>
              </w:rPr>
            </w:pPr>
            <w:ins w:id="1054" w:author="16a" w:date="2025-10-08T16:09:00Z">
              <w:r>
                <w:rPr>
                  <w:rFonts w:hint="eastAsia"/>
                  <w:sz w:val="16"/>
                  <w:szCs w:val="16"/>
                </w:rPr>
                <w:t>estepkcyl</w:t>
              </w:r>
            </w:ins>
          </w:p>
        </w:tc>
        <w:tc>
          <w:tcPr>
            <w:tcW w:w="608" w:type="dxa"/>
            <w:tcBorders>
              <w:top w:val="dotted" w:sz="4" w:space="0" w:color="auto"/>
              <w:left w:val="single" w:sz="6" w:space="0" w:color="000000"/>
              <w:bottom w:val="double" w:sz="4" w:space="0" w:color="auto"/>
              <w:right w:val="single" w:sz="6" w:space="0" w:color="000000"/>
            </w:tcBorders>
            <w:shd w:val="clear" w:color="auto" w:fill="00FF00"/>
          </w:tcPr>
          <w:p w14:paraId="7A227FCF" w14:textId="2E009C6C" w:rsidR="00A80CBD" w:rsidRPr="00BD577A" w:rsidRDefault="00A80CBD" w:rsidP="00A80CBD">
            <w:pPr>
              <w:jc w:val="center"/>
              <w:rPr>
                <w:sz w:val="16"/>
                <w:szCs w:val="16"/>
              </w:rPr>
            </w:pPr>
            <w:ins w:id="1055" w:author="16a" w:date="2025-10-08T16:09:00Z">
              <w:r w:rsidRPr="00FC16FD">
                <w:rPr>
                  <w:sz w:val="16"/>
                  <w:szCs w:val="16"/>
                </w:rPr>
                <w:t>ekqcyl[]</w:t>
              </w:r>
            </w:ins>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188E1E10" w14:textId="2E98569C" w:rsidR="00A80CBD" w:rsidRPr="00BD577A" w:rsidRDefault="00A80CBD" w:rsidP="00A80CBD">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288CAB86" w14:textId="05732D2A" w:rsidR="00A80CBD" w:rsidRPr="00BD577A" w:rsidRDefault="00A80CBD" w:rsidP="00A80CBD">
            <w:pPr>
              <w:jc w:val="center"/>
              <w:rPr>
                <w:sz w:val="16"/>
                <w:szCs w:val="16"/>
              </w:rPr>
            </w:pP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379CF312" w14:textId="56210453" w:rsidR="00A80CBD" w:rsidRPr="00BD577A" w:rsidRDefault="00A80CBD" w:rsidP="00A80CBD">
            <w:pPr>
              <w:jc w:val="center"/>
              <w:rPr>
                <w:sz w:val="20"/>
              </w:rPr>
            </w:pPr>
            <w:r w:rsidRPr="00BD577A">
              <w:rPr>
                <w:sz w:val="16"/>
                <w:szCs w:val="16"/>
              </w:rPr>
              <w:t>eqfc[]</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1B25C6A5" w14:textId="4BAFB90C" w:rsidR="00A80CBD" w:rsidRPr="00BD577A" w:rsidRDefault="00A80CBD" w:rsidP="00A80CBD">
            <w:pPr>
              <w:jc w:val="center"/>
              <w:rPr>
                <w:sz w:val="16"/>
                <w:szCs w:val="16"/>
              </w:rPr>
            </w:pPr>
            <w:r w:rsidRPr="00BD577A">
              <w:rPr>
                <w:sz w:val="16"/>
                <w:szCs w:val="16"/>
              </w:rPr>
              <w:t>e</w:t>
            </w:r>
            <w:r w:rsidRPr="00BD577A">
              <w:rPr>
                <w:rFonts w:hint="eastAsia"/>
                <w:sz w:val="16"/>
                <w:szCs w:val="16"/>
              </w:rPr>
              <w:t>qinjexp</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134257E6" w14:textId="7915FF3C" w:rsidR="00A80CBD" w:rsidRPr="00BD577A" w:rsidRDefault="00A80CBD" w:rsidP="00A80CBD">
            <w:pPr>
              <w:jc w:val="center"/>
              <w:rPr>
                <w:sz w:val="16"/>
                <w:szCs w:val="16"/>
              </w:rPr>
            </w:pPr>
            <w:r w:rsidRPr="00BD577A">
              <w:rPr>
                <w:sz w:val="16"/>
                <w:szCs w:val="16"/>
              </w:rPr>
              <w:t>ek1fn[]</w:t>
            </w:r>
          </w:p>
        </w:tc>
        <w:tc>
          <w:tcPr>
            <w:tcW w:w="607"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7332CF9E" w14:textId="15C2D813" w:rsidR="00A80CBD" w:rsidRPr="00BD577A" w:rsidRDefault="00A80CBD" w:rsidP="00A80CBD">
            <w:pPr>
              <w:jc w:val="center"/>
              <w:rPr>
                <w:sz w:val="16"/>
                <w:szCs w:val="16"/>
              </w:rPr>
            </w:pPr>
            <w:r w:rsidRPr="00BD577A">
              <w:rPr>
                <w:sz w:val="16"/>
                <w:szCs w:val="16"/>
              </w:rPr>
              <w:t>ek2fn[]</w:t>
            </w:r>
          </w:p>
        </w:tc>
        <w:tc>
          <w:tcPr>
            <w:tcW w:w="608" w:type="dxa"/>
            <w:tcBorders>
              <w:top w:val="dotted" w:sz="4" w:space="0" w:color="auto"/>
              <w:left w:val="single" w:sz="6" w:space="0" w:color="000000"/>
              <w:bottom w:val="double" w:sz="4" w:space="0" w:color="auto"/>
              <w:right w:val="single" w:sz="6" w:space="0" w:color="000000"/>
            </w:tcBorders>
            <w:shd w:val="clear" w:color="auto" w:fill="BFBFBF" w:themeFill="background1" w:themeFillShade="BF"/>
          </w:tcPr>
          <w:p w14:paraId="7F53E205" w14:textId="46BE61B8" w:rsidR="00A80CBD" w:rsidRPr="00BD577A" w:rsidRDefault="00A80CBD" w:rsidP="00A80CBD">
            <w:pPr>
              <w:jc w:val="center"/>
              <w:rPr>
                <w:sz w:val="16"/>
                <w:szCs w:val="16"/>
              </w:rPr>
            </w:pPr>
            <w:r w:rsidRPr="00BD577A">
              <w:rPr>
                <w:sz w:val="16"/>
                <w:szCs w:val="16"/>
              </w:rPr>
              <w:t>ek3fn[]</w:t>
            </w:r>
          </w:p>
        </w:tc>
        <w:tc>
          <w:tcPr>
            <w:tcW w:w="608" w:type="dxa"/>
            <w:tcBorders>
              <w:top w:val="dotted" w:sz="4" w:space="0" w:color="auto"/>
              <w:left w:val="single" w:sz="6" w:space="0" w:color="000000"/>
              <w:bottom w:val="double" w:sz="4" w:space="0" w:color="auto"/>
              <w:right w:val="single" w:sz="4" w:space="0" w:color="auto"/>
              <w:tl2br w:val="single" w:sz="4" w:space="0" w:color="auto"/>
            </w:tcBorders>
            <w:shd w:val="clear" w:color="auto" w:fill="BFBFBF" w:themeFill="background1" w:themeFillShade="BF"/>
          </w:tcPr>
          <w:p w14:paraId="5012E34F" w14:textId="77777777" w:rsidR="00A80CBD" w:rsidRPr="00BD577A" w:rsidRDefault="00A80CBD" w:rsidP="00A80CBD">
            <w:pPr>
              <w:jc w:val="center"/>
              <w:rPr>
                <w:sz w:val="16"/>
                <w:szCs w:val="16"/>
              </w:rPr>
            </w:pPr>
          </w:p>
        </w:tc>
        <w:tc>
          <w:tcPr>
            <w:tcW w:w="608" w:type="dxa"/>
            <w:tcBorders>
              <w:top w:val="dotted" w:sz="4" w:space="0" w:color="auto"/>
              <w:left w:val="single" w:sz="4" w:space="0" w:color="auto"/>
              <w:bottom w:val="double" w:sz="4" w:space="0" w:color="auto"/>
              <w:right w:val="single" w:sz="6" w:space="0" w:color="000000"/>
              <w:tl2br w:val="single" w:sz="4" w:space="0" w:color="auto"/>
            </w:tcBorders>
            <w:shd w:val="clear" w:color="auto" w:fill="BFBFBF" w:themeFill="background1" w:themeFillShade="BF"/>
          </w:tcPr>
          <w:p w14:paraId="7FA73386" w14:textId="77777777" w:rsidR="00A80CBD" w:rsidRPr="00BD577A" w:rsidRDefault="00A80CBD" w:rsidP="00A80CBD">
            <w:pPr>
              <w:jc w:val="center"/>
              <w:rPr>
                <w:sz w:val="16"/>
                <w:szCs w:val="16"/>
              </w:rPr>
            </w:pPr>
          </w:p>
        </w:tc>
        <w:tc>
          <w:tcPr>
            <w:tcW w:w="607" w:type="dxa"/>
            <w:tcBorders>
              <w:top w:val="dotted" w:sz="4" w:space="0" w:color="auto"/>
              <w:left w:val="single" w:sz="6" w:space="0" w:color="000000"/>
              <w:bottom w:val="double" w:sz="4" w:space="0" w:color="auto"/>
              <w:right w:val="single" w:sz="6" w:space="0" w:color="000000"/>
              <w:tl2br w:val="single" w:sz="4" w:space="0" w:color="auto"/>
            </w:tcBorders>
            <w:shd w:val="clear" w:color="auto" w:fill="BFBFBF" w:themeFill="background1" w:themeFillShade="BF"/>
          </w:tcPr>
          <w:p w14:paraId="4C70961D" w14:textId="77777777" w:rsidR="00A80CBD" w:rsidRPr="00BD577A" w:rsidRDefault="00A80CBD" w:rsidP="00A80CBD">
            <w:pPr>
              <w:jc w:val="center"/>
              <w:rPr>
                <w:sz w:val="16"/>
                <w:szCs w:val="16"/>
              </w:rPr>
            </w:pPr>
          </w:p>
        </w:tc>
        <w:tc>
          <w:tcPr>
            <w:tcW w:w="608" w:type="dxa"/>
            <w:tcBorders>
              <w:top w:val="dotted" w:sz="4" w:space="0" w:color="auto"/>
              <w:bottom w:val="double" w:sz="4" w:space="0" w:color="auto"/>
              <w:right w:val="single" w:sz="4" w:space="0" w:color="auto"/>
            </w:tcBorders>
            <w:shd w:val="clear" w:color="auto" w:fill="BFBFBF" w:themeFill="background1" w:themeFillShade="BF"/>
          </w:tcPr>
          <w:p w14:paraId="163BA8E2" w14:textId="12B52384" w:rsidR="00A80CBD" w:rsidRPr="00BD577A" w:rsidRDefault="00A80CBD" w:rsidP="00A80CBD">
            <w:pPr>
              <w:jc w:val="left"/>
              <w:rPr>
                <w:sz w:val="16"/>
                <w:szCs w:val="16"/>
              </w:rPr>
            </w:pPr>
            <w:r w:rsidRPr="00BD577A">
              <w:rPr>
                <w:sz w:val="16"/>
                <w:szCs w:val="16"/>
              </w:rPr>
              <w:t>eprreq</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09CAB17C" w14:textId="02E6116F" w:rsidR="00A80CBD" w:rsidRPr="00BD577A" w:rsidRDefault="00A80CBD" w:rsidP="00A80CBD">
            <w:pPr>
              <w:jc w:val="left"/>
              <w:rPr>
                <w:sz w:val="16"/>
                <w:szCs w:val="16"/>
              </w:rPr>
            </w:pPr>
            <w:r w:rsidRPr="00BD577A">
              <w:rPr>
                <w:sz w:val="16"/>
                <w:szCs w:val="16"/>
              </w:rPr>
              <w:t>eqfreq</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37572948" w14:textId="4507DB7E" w:rsidR="00A80CBD" w:rsidRPr="00BD577A" w:rsidRDefault="00A80CBD" w:rsidP="00A80CBD">
            <w:pPr>
              <w:jc w:val="left"/>
              <w:rPr>
                <w:sz w:val="16"/>
                <w:szCs w:val="16"/>
              </w:rPr>
            </w:pPr>
            <w:r w:rsidRPr="00BD577A">
              <w:rPr>
                <w:sz w:val="16"/>
                <w:szCs w:val="16"/>
              </w:rPr>
              <w:t>eprreql</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0E39BCE7" w14:textId="31CD3ACB" w:rsidR="00A80CBD" w:rsidRPr="00BD577A" w:rsidRDefault="00A80CBD" w:rsidP="00A80CBD">
            <w:pPr>
              <w:jc w:val="left"/>
              <w:rPr>
                <w:sz w:val="16"/>
                <w:szCs w:val="16"/>
              </w:rPr>
            </w:pPr>
            <w:r w:rsidRPr="00BD577A">
              <w:rPr>
                <w:sz w:val="16"/>
                <w:szCs w:val="16"/>
              </w:rPr>
              <w:t>exqinjast</w:t>
            </w:r>
          </w:p>
        </w:tc>
        <w:tc>
          <w:tcPr>
            <w:tcW w:w="612" w:type="dxa"/>
            <w:tcBorders>
              <w:top w:val="dotted" w:sz="4" w:space="0" w:color="auto"/>
              <w:bottom w:val="double" w:sz="4" w:space="0" w:color="auto"/>
              <w:right w:val="single" w:sz="4" w:space="0" w:color="auto"/>
            </w:tcBorders>
            <w:shd w:val="clear" w:color="auto" w:fill="BFBFBF" w:themeFill="background1" w:themeFillShade="BF"/>
          </w:tcPr>
          <w:p w14:paraId="6D6EAC22" w14:textId="27C9B0FC" w:rsidR="00A80CBD" w:rsidRPr="00BD577A" w:rsidRDefault="00A80CBD" w:rsidP="00A80CBD">
            <w:pPr>
              <w:jc w:val="left"/>
              <w:rPr>
                <w:sz w:val="16"/>
                <w:szCs w:val="16"/>
              </w:rPr>
            </w:pPr>
            <w:r w:rsidRPr="00BD577A">
              <w:rPr>
                <w:sz w:val="16"/>
                <w:szCs w:val="16"/>
              </w:rPr>
              <w:t>ekrchref[]</w:t>
            </w:r>
          </w:p>
        </w:tc>
        <w:tc>
          <w:tcPr>
            <w:tcW w:w="654" w:type="dxa"/>
            <w:tcBorders>
              <w:top w:val="dotted" w:sz="4" w:space="0" w:color="auto"/>
              <w:bottom w:val="double" w:sz="4" w:space="0" w:color="auto"/>
              <w:right w:val="double" w:sz="4" w:space="0" w:color="auto"/>
            </w:tcBorders>
            <w:shd w:val="clear" w:color="auto" w:fill="BFBFBF" w:themeFill="background1" w:themeFillShade="BF"/>
          </w:tcPr>
          <w:p w14:paraId="07490F24" w14:textId="7F6BA13D" w:rsidR="00A80CBD" w:rsidRPr="00BD577A" w:rsidRDefault="00A80CBD" w:rsidP="00A80CBD">
            <w:pPr>
              <w:jc w:val="left"/>
              <w:rPr>
                <w:sz w:val="16"/>
                <w:szCs w:val="16"/>
              </w:rPr>
            </w:pPr>
            <w:r w:rsidRPr="00BD577A">
              <w:rPr>
                <w:sz w:val="16"/>
                <w:szCs w:val="16"/>
              </w:rPr>
              <w:t>explreq</w:t>
            </w:r>
          </w:p>
        </w:tc>
        <w:tc>
          <w:tcPr>
            <w:tcW w:w="654" w:type="dxa"/>
            <w:vMerge/>
            <w:tcBorders>
              <w:left w:val="double" w:sz="4" w:space="0" w:color="auto"/>
              <w:bottom w:val="double" w:sz="4" w:space="0" w:color="auto"/>
              <w:right w:val="single" w:sz="4" w:space="0" w:color="auto"/>
            </w:tcBorders>
            <w:shd w:val="clear" w:color="auto" w:fill="auto"/>
          </w:tcPr>
          <w:p w14:paraId="54B30DC6" w14:textId="77777777" w:rsidR="00A80CBD" w:rsidRPr="00BD577A" w:rsidRDefault="00A80CBD" w:rsidP="00A80CBD">
            <w:pPr>
              <w:jc w:val="left"/>
              <w:rPr>
                <w:sz w:val="16"/>
                <w:szCs w:val="16"/>
              </w:rPr>
            </w:pPr>
          </w:p>
        </w:tc>
      </w:tr>
      <w:tr w:rsidR="009275D3" w:rsidRPr="001923C6" w14:paraId="3D57932A" w14:textId="77777777" w:rsidTr="00A80CBD">
        <w:trPr>
          <w:trHeight w:val="420"/>
          <w:ins w:id="1056" w:author="16a" w:date="2025-10-08T16:07:00Z"/>
        </w:trPr>
        <w:tc>
          <w:tcPr>
            <w:tcW w:w="1016" w:type="dxa"/>
            <w:tcBorders>
              <w:top w:val="double" w:sz="4" w:space="0" w:color="auto"/>
              <w:left w:val="single" w:sz="6" w:space="0" w:color="000000"/>
              <w:bottom w:val="single" w:sz="4" w:space="0" w:color="auto"/>
              <w:right w:val="single" w:sz="6" w:space="0" w:color="000000"/>
            </w:tcBorders>
            <w:shd w:val="clear" w:color="auto" w:fill="00FF00"/>
          </w:tcPr>
          <w:p w14:paraId="1C14595D" w14:textId="46671776" w:rsidR="00A80CBD" w:rsidRPr="00BD577A" w:rsidRDefault="00A80CBD" w:rsidP="00831A8E">
            <w:pPr>
              <w:jc w:val="left"/>
              <w:rPr>
                <w:ins w:id="1057" w:author="16a" w:date="2025-10-08T16:07:00Z"/>
                <w:sz w:val="16"/>
                <w:szCs w:val="16"/>
              </w:rPr>
            </w:pPr>
            <w:ins w:id="1058" w:author="16a" w:date="2025-10-08T16:08:00Z">
              <w:r w:rsidRPr="00F64515">
                <w:rPr>
                  <w:color w:val="000000"/>
                  <w:sz w:val="16"/>
                  <w:szCs w:val="16"/>
                </w:rPr>
                <w:t>EMINJ_SJC_ID(20)</w:t>
              </w:r>
            </w:ins>
          </w:p>
        </w:tc>
        <w:tc>
          <w:tcPr>
            <w:tcW w:w="610" w:type="dxa"/>
            <w:tcBorders>
              <w:top w:val="double" w:sz="4" w:space="0" w:color="auto"/>
              <w:left w:val="single" w:sz="6" w:space="0" w:color="000000"/>
              <w:bottom w:val="single" w:sz="4" w:space="0" w:color="auto"/>
              <w:right w:val="single" w:sz="6" w:space="0" w:color="000000"/>
            </w:tcBorders>
            <w:shd w:val="clear" w:color="auto" w:fill="00FF00"/>
          </w:tcPr>
          <w:p w14:paraId="53B4FC75" w14:textId="7BFBEB32" w:rsidR="00A80CBD" w:rsidRPr="00BD577A" w:rsidRDefault="00A80CBD" w:rsidP="00831A8E">
            <w:pPr>
              <w:jc w:val="left"/>
              <w:rPr>
                <w:ins w:id="1059" w:author="16a" w:date="2025-10-08T16:07:00Z"/>
                <w:sz w:val="16"/>
                <w:szCs w:val="16"/>
              </w:rPr>
            </w:pPr>
            <w:ins w:id="1060" w:author="16a" w:date="2025-10-08T16:08:00Z">
              <w:r w:rsidRPr="00F64515">
                <w:rPr>
                  <w:sz w:val="16"/>
                  <w:szCs w:val="16"/>
                </w:rPr>
                <w:t>einjmodsjc</w:t>
              </w:r>
            </w:ins>
          </w:p>
        </w:tc>
        <w:tc>
          <w:tcPr>
            <w:tcW w:w="611" w:type="dxa"/>
            <w:tcBorders>
              <w:top w:val="double" w:sz="4" w:space="0" w:color="auto"/>
              <w:left w:val="single" w:sz="6" w:space="0" w:color="000000"/>
              <w:bottom w:val="single" w:sz="4" w:space="0" w:color="auto"/>
              <w:right w:val="single" w:sz="6" w:space="0" w:color="000000"/>
            </w:tcBorders>
            <w:shd w:val="clear" w:color="auto" w:fill="00FF00"/>
          </w:tcPr>
          <w:p w14:paraId="6145ECC5" w14:textId="0A7ADB7F" w:rsidR="00A80CBD" w:rsidRPr="00BD577A" w:rsidRDefault="00A80CBD" w:rsidP="00831A8E">
            <w:pPr>
              <w:jc w:val="left"/>
              <w:rPr>
                <w:ins w:id="1061" w:author="16a" w:date="2025-10-08T16:07:00Z"/>
                <w:sz w:val="16"/>
                <w:szCs w:val="16"/>
              </w:rPr>
            </w:pPr>
            <w:ins w:id="1062" w:author="16a" w:date="2025-10-08T16:08:00Z">
              <w:r w:rsidRPr="00F64515">
                <w:rPr>
                  <w:color w:val="000000"/>
                  <w:sz w:val="16"/>
                  <w:szCs w:val="16"/>
                </w:rPr>
                <w:t>einj</w:t>
              </w:r>
              <w:r>
                <w:rPr>
                  <w:rFonts w:hint="eastAsia"/>
                  <w:color w:val="000000"/>
                  <w:sz w:val="16"/>
                  <w:szCs w:val="16"/>
                </w:rPr>
                <w:t>ptn</w:t>
              </w:r>
              <w:r w:rsidRPr="00F64515">
                <w:rPr>
                  <w:color w:val="000000"/>
                  <w:sz w:val="16"/>
                  <w:szCs w:val="16"/>
                </w:rPr>
                <w:t>sjc</w:t>
              </w:r>
            </w:ins>
          </w:p>
        </w:tc>
        <w:tc>
          <w:tcPr>
            <w:tcW w:w="606" w:type="dxa"/>
            <w:tcBorders>
              <w:top w:val="double" w:sz="4" w:space="0" w:color="auto"/>
              <w:left w:val="single" w:sz="6" w:space="0" w:color="000000"/>
              <w:bottom w:val="single" w:sz="4" w:space="0" w:color="auto"/>
              <w:right w:val="single" w:sz="6" w:space="0" w:color="000000"/>
            </w:tcBorders>
            <w:shd w:val="clear" w:color="auto" w:fill="00FF00"/>
          </w:tcPr>
          <w:p w14:paraId="52991A5B" w14:textId="26435435" w:rsidR="00A80CBD" w:rsidRPr="00BD577A" w:rsidRDefault="00A80CBD" w:rsidP="00831A8E">
            <w:pPr>
              <w:jc w:val="left"/>
              <w:rPr>
                <w:ins w:id="1063" w:author="16a" w:date="2025-10-08T16:07:00Z"/>
                <w:sz w:val="16"/>
                <w:szCs w:val="16"/>
              </w:rPr>
            </w:pPr>
            <w:ins w:id="1064" w:author="16a" w:date="2025-10-08T16:08:00Z">
              <w:r w:rsidRPr="00F64515">
                <w:rPr>
                  <w:color w:val="000000"/>
                  <w:sz w:val="16"/>
                  <w:szCs w:val="16"/>
                </w:rPr>
                <w:t>eainjp1sjc</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5694F843" w14:textId="00022A28" w:rsidR="00A80CBD" w:rsidRPr="00BD577A" w:rsidRDefault="00A80CBD" w:rsidP="00831A8E">
            <w:pPr>
              <w:jc w:val="left"/>
              <w:rPr>
                <w:ins w:id="1065" w:author="16a" w:date="2025-10-08T16:07:00Z"/>
                <w:sz w:val="16"/>
                <w:szCs w:val="16"/>
              </w:rPr>
            </w:pPr>
            <w:ins w:id="1066" w:author="16a" w:date="2025-10-08T16:08:00Z">
              <w:r>
                <w:rPr>
                  <w:rFonts w:hint="eastAsia"/>
                  <w:color w:val="000000"/>
                  <w:sz w:val="16"/>
                  <w:szCs w:val="16"/>
                </w:rPr>
                <w:t>eainjd*sjc</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2C050F10" w14:textId="6E17FD25" w:rsidR="00A80CBD" w:rsidRPr="00BD577A" w:rsidRDefault="00A80CBD" w:rsidP="00831A8E">
            <w:pPr>
              <w:jc w:val="left"/>
              <w:rPr>
                <w:ins w:id="1067" w:author="16a" w:date="2025-10-08T16:07:00Z"/>
                <w:sz w:val="16"/>
                <w:szCs w:val="16"/>
              </w:rPr>
            </w:pPr>
            <w:ins w:id="1068" w:author="16a" w:date="2025-10-08T16:08:00Z">
              <w:r w:rsidRPr="00F64515">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591FA1CB" w14:textId="295772A0" w:rsidR="00A80CBD" w:rsidRPr="00BD577A" w:rsidRDefault="00A80CBD" w:rsidP="00831A8E">
            <w:pPr>
              <w:jc w:val="left"/>
              <w:rPr>
                <w:ins w:id="1069" w:author="16a" w:date="2025-10-08T16:07:00Z"/>
                <w:sz w:val="16"/>
                <w:szCs w:val="16"/>
              </w:rPr>
            </w:pPr>
            <w:ins w:id="1070" w:author="16a" w:date="2025-10-08T16:08:00Z">
              <w:r w:rsidRPr="00F64515">
                <w:rPr>
                  <w:color w:val="000000"/>
                  <w:sz w:val="16"/>
                  <w:szCs w:val="16"/>
                </w:rPr>
                <w:t>einjendsjc</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2D8EBF71" w14:textId="1AD5210B" w:rsidR="00A80CBD" w:rsidRPr="00BD577A" w:rsidRDefault="00A80CBD" w:rsidP="00831A8E">
            <w:pPr>
              <w:jc w:val="left"/>
              <w:rPr>
                <w:ins w:id="1071" w:author="16a" w:date="2025-10-08T16:07:00Z"/>
                <w:sz w:val="16"/>
                <w:szCs w:val="16"/>
              </w:rPr>
            </w:pPr>
            <w:ins w:id="1072" w:author="16a" w:date="2025-10-08T16:08:00Z">
              <w:r w:rsidRPr="00F64515">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58530B98" w14:textId="7D617052" w:rsidR="00A80CBD" w:rsidRPr="00BD577A" w:rsidRDefault="00A80CBD" w:rsidP="00831A8E">
            <w:pPr>
              <w:jc w:val="left"/>
              <w:rPr>
                <w:ins w:id="1073" w:author="16a" w:date="2025-10-08T16:07:00Z"/>
                <w:sz w:val="16"/>
                <w:szCs w:val="16"/>
              </w:rPr>
            </w:pPr>
            <w:ins w:id="1074" w:author="16a" w:date="2025-10-08T16:08:00Z">
              <w:r w:rsidRPr="00F64515">
                <w:rPr>
                  <w:color w:val="000000"/>
                  <w:sz w:val="16"/>
                  <w:szCs w:val="16"/>
                </w:rPr>
                <w:t>eacutdsjc</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04F0B33E" w14:textId="1E1EE504" w:rsidR="00A80CBD" w:rsidRPr="00BD577A" w:rsidRDefault="00A80CBD" w:rsidP="00831A8E">
            <w:pPr>
              <w:jc w:val="left"/>
              <w:rPr>
                <w:ins w:id="1075" w:author="16a" w:date="2025-10-08T16:07:00Z"/>
                <w:sz w:val="16"/>
                <w:szCs w:val="16"/>
              </w:rPr>
            </w:pPr>
            <w:ins w:id="1076" w:author="16a" w:date="2025-10-08T16:08:00Z">
              <w:r>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21191004" w14:textId="22447B3C" w:rsidR="00A80CBD" w:rsidRPr="00BD577A" w:rsidRDefault="00A80CBD" w:rsidP="00831A8E">
            <w:pPr>
              <w:jc w:val="left"/>
              <w:rPr>
                <w:ins w:id="1077" w:author="16a" w:date="2025-10-08T16:07:00Z"/>
                <w:sz w:val="16"/>
                <w:szCs w:val="16"/>
              </w:rPr>
            </w:pPr>
            <w:ins w:id="1078" w:author="16a" w:date="2025-10-08T16:08:00Z">
              <w:r>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59882FA9" w14:textId="383869CA" w:rsidR="00A80CBD" w:rsidRPr="00BD577A" w:rsidRDefault="00A80CBD" w:rsidP="00831A8E">
            <w:pPr>
              <w:jc w:val="left"/>
              <w:rPr>
                <w:ins w:id="1079" w:author="16a" w:date="2025-10-08T16:07:00Z"/>
                <w:sz w:val="16"/>
                <w:szCs w:val="16"/>
              </w:rPr>
            </w:pPr>
            <w:ins w:id="1080" w:author="16a" w:date="2025-10-08T16:08:00Z">
              <w:r>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589947CD" w14:textId="673F3EAD" w:rsidR="00A80CBD" w:rsidRPr="00BD577A" w:rsidRDefault="00A80CBD" w:rsidP="00831A8E">
            <w:pPr>
              <w:jc w:val="left"/>
              <w:rPr>
                <w:ins w:id="1081" w:author="16a" w:date="2025-10-08T16:07:00Z"/>
                <w:sz w:val="16"/>
                <w:szCs w:val="16"/>
              </w:rPr>
            </w:pPr>
            <w:ins w:id="1082" w:author="16a" w:date="2025-10-08T16:08:00Z">
              <w:r w:rsidRPr="00F64515">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0B646269" w14:textId="005459F4" w:rsidR="00A80CBD" w:rsidRPr="00BD577A" w:rsidRDefault="00A80CBD" w:rsidP="00831A8E">
            <w:pPr>
              <w:jc w:val="left"/>
              <w:rPr>
                <w:ins w:id="1083" w:author="16a" w:date="2025-10-08T16:07:00Z"/>
                <w:sz w:val="16"/>
                <w:szCs w:val="16"/>
              </w:rPr>
            </w:pPr>
            <w:ins w:id="1084" w:author="16a" w:date="2025-10-08T16:08:00Z">
              <w:r w:rsidRPr="00F64515">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25200EF1" w14:textId="3F0B96B8" w:rsidR="00A80CBD" w:rsidRPr="00BD577A" w:rsidRDefault="00A80CBD" w:rsidP="00831A8E">
            <w:pPr>
              <w:jc w:val="left"/>
              <w:rPr>
                <w:ins w:id="1085" w:author="16a" w:date="2025-10-08T16:07:00Z"/>
                <w:sz w:val="16"/>
                <w:szCs w:val="16"/>
              </w:rPr>
            </w:pPr>
            <w:ins w:id="1086" w:author="16a" w:date="2025-10-08T16:08:00Z">
              <w:r w:rsidRPr="00F64515">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59EA0140" w14:textId="3AA1E9B6" w:rsidR="00A80CBD" w:rsidRPr="00BD577A" w:rsidRDefault="00A80CBD" w:rsidP="00831A8E">
            <w:pPr>
              <w:jc w:val="left"/>
              <w:rPr>
                <w:ins w:id="1087" w:author="16a" w:date="2025-10-08T16:07:00Z"/>
                <w:sz w:val="16"/>
              </w:rPr>
            </w:pPr>
            <w:ins w:id="1088" w:author="16a" w:date="2025-10-08T16:08:00Z">
              <w:r w:rsidRPr="00F64515">
                <w:rPr>
                  <w:rFonts w:hint="eastAsia"/>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013EDBF4" w14:textId="708FBD50" w:rsidR="00A80CBD" w:rsidRPr="00BD577A" w:rsidRDefault="00A80CBD" w:rsidP="00831A8E">
            <w:pPr>
              <w:jc w:val="left"/>
              <w:rPr>
                <w:ins w:id="1089" w:author="16a" w:date="2025-10-08T16:07:00Z"/>
                <w:sz w:val="16"/>
              </w:rPr>
            </w:pPr>
            <w:ins w:id="1090" w:author="16a" w:date="2025-10-08T16:08:00Z">
              <w:r w:rsidRPr="00F64515">
                <w:rPr>
                  <w:rFonts w:hint="eastAsia"/>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6388E21A" w14:textId="555E89DE" w:rsidR="00A80CBD" w:rsidRPr="00BD577A" w:rsidRDefault="00A80CBD" w:rsidP="00831A8E">
            <w:pPr>
              <w:jc w:val="left"/>
              <w:rPr>
                <w:ins w:id="1091" w:author="16a" w:date="2025-10-08T16:07:00Z"/>
                <w:sz w:val="16"/>
                <w:szCs w:val="16"/>
              </w:rPr>
            </w:pPr>
            <w:ins w:id="1092" w:author="16a" w:date="2025-10-08T16:08:00Z">
              <w:r>
                <w:rPr>
                  <w:rFonts w:hint="eastAsia"/>
                  <w:color w:val="000000"/>
                  <w:sz w:val="16"/>
                  <w:szCs w:val="16"/>
                </w:rPr>
                <w:t>estepkcylsjc</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1556DDB6" w14:textId="26DBE164" w:rsidR="00A80CBD" w:rsidRPr="00BD577A" w:rsidRDefault="00A80CBD" w:rsidP="00831A8E">
            <w:pPr>
              <w:jc w:val="left"/>
              <w:rPr>
                <w:ins w:id="1093" w:author="16a" w:date="2025-10-08T16:07:00Z"/>
                <w:sz w:val="16"/>
                <w:szCs w:val="16"/>
              </w:rPr>
            </w:pPr>
            <w:ins w:id="1094" w:author="16a" w:date="2025-10-08T16:08:00Z">
              <w:r>
                <w:rPr>
                  <w:rFonts w:hint="eastAsia"/>
                  <w:sz w:val="16"/>
                  <w:szCs w:val="16"/>
                </w:rPr>
                <w:t>ekqcylsjc[]</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40843B07" w14:textId="5C6287B4" w:rsidR="00A80CBD" w:rsidRPr="00BD577A" w:rsidRDefault="00A80CBD" w:rsidP="00831A8E">
            <w:pPr>
              <w:jc w:val="left"/>
              <w:rPr>
                <w:ins w:id="1095" w:author="16a" w:date="2025-10-08T16:07:00Z"/>
                <w:sz w:val="16"/>
                <w:szCs w:val="16"/>
              </w:rPr>
            </w:pPr>
            <w:ins w:id="1096" w:author="16a" w:date="2025-10-08T16:08:00Z">
              <w:r w:rsidRPr="00F64515">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2BD93FF4" w14:textId="4AFCDE14" w:rsidR="00A80CBD" w:rsidRPr="00BD577A" w:rsidRDefault="00A80CBD" w:rsidP="00831A8E">
            <w:pPr>
              <w:jc w:val="left"/>
              <w:rPr>
                <w:ins w:id="1097" w:author="16a" w:date="2025-10-08T16:07:00Z"/>
                <w:sz w:val="16"/>
                <w:szCs w:val="16"/>
              </w:rPr>
            </w:pPr>
            <w:ins w:id="1098" w:author="16a" w:date="2025-10-08T16:08:00Z">
              <w:r w:rsidRPr="00F64515">
                <w:rPr>
                  <w:color w:val="000000"/>
                  <w:sz w:val="16"/>
                  <w:szCs w:val="16"/>
                </w:rPr>
                <w:t>-</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48774743" w14:textId="61E08F5D" w:rsidR="00A80CBD" w:rsidRPr="00BD577A" w:rsidRDefault="00A80CBD" w:rsidP="00831A8E">
            <w:pPr>
              <w:jc w:val="left"/>
              <w:rPr>
                <w:ins w:id="1099" w:author="16a" w:date="2025-10-08T16:07:00Z"/>
                <w:sz w:val="16"/>
                <w:szCs w:val="16"/>
              </w:rPr>
            </w:pPr>
            <w:ins w:id="1100" w:author="16a" w:date="2025-10-08T16:08:00Z">
              <w:r w:rsidRPr="00F64515">
                <w:rPr>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22F5A417" w14:textId="7EE8C46A" w:rsidR="00A80CBD" w:rsidRPr="00BD577A" w:rsidRDefault="00A80CBD" w:rsidP="00831A8E">
            <w:pPr>
              <w:jc w:val="left"/>
              <w:rPr>
                <w:ins w:id="1101" w:author="16a" w:date="2025-10-08T16:07:00Z"/>
                <w:sz w:val="16"/>
                <w:szCs w:val="16"/>
              </w:rPr>
            </w:pPr>
            <w:ins w:id="1102" w:author="16a" w:date="2025-10-08T16:08:00Z">
              <w:r w:rsidRPr="00F64515">
                <w:rPr>
                  <w:color w:val="000000"/>
                  <w:sz w:val="16"/>
                  <w:szCs w:val="16"/>
                </w:rPr>
                <w:t>eqinjexp</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44A4DC86" w14:textId="42C40A59" w:rsidR="00A80CBD" w:rsidRPr="00BD577A" w:rsidRDefault="00A80CBD" w:rsidP="00831A8E">
            <w:pPr>
              <w:jc w:val="left"/>
              <w:rPr>
                <w:ins w:id="1103" w:author="16a" w:date="2025-10-08T16:07:00Z"/>
                <w:sz w:val="16"/>
                <w:szCs w:val="16"/>
              </w:rPr>
            </w:pPr>
            <w:ins w:id="1104" w:author="16a" w:date="2025-10-08T16:08:00Z">
              <w:r w:rsidRPr="00F64515">
                <w:rPr>
                  <w:sz w:val="16"/>
                  <w:szCs w:val="16"/>
                </w:rPr>
                <w:t>ek1fsjc[]</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03ACD62D" w14:textId="75CDCB46" w:rsidR="00A80CBD" w:rsidRPr="00BD577A" w:rsidRDefault="00A80CBD" w:rsidP="00831A8E">
            <w:pPr>
              <w:jc w:val="left"/>
              <w:rPr>
                <w:ins w:id="1105" w:author="16a" w:date="2025-10-08T16:07:00Z"/>
                <w:sz w:val="16"/>
                <w:szCs w:val="16"/>
              </w:rPr>
            </w:pPr>
            <w:ins w:id="1106" w:author="16a" w:date="2025-10-08T16:08:00Z">
              <w:r w:rsidRPr="00F64515">
                <w:rPr>
                  <w:sz w:val="16"/>
                  <w:szCs w:val="16"/>
                </w:rPr>
                <w:t>ek2fsjc[]</w:t>
              </w:r>
            </w:ins>
          </w:p>
        </w:tc>
        <w:tc>
          <w:tcPr>
            <w:tcW w:w="608" w:type="dxa"/>
            <w:tcBorders>
              <w:top w:val="double" w:sz="4" w:space="0" w:color="auto"/>
              <w:left w:val="single" w:sz="6" w:space="0" w:color="000000"/>
              <w:bottom w:val="single" w:sz="4" w:space="0" w:color="auto"/>
              <w:right w:val="single" w:sz="6" w:space="0" w:color="000000"/>
            </w:tcBorders>
            <w:shd w:val="clear" w:color="auto" w:fill="00FF00"/>
          </w:tcPr>
          <w:p w14:paraId="18A1397E" w14:textId="72FC3F8D" w:rsidR="00A80CBD" w:rsidRPr="00BD577A" w:rsidRDefault="00A80CBD" w:rsidP="00831A8E">
            <w:pPr>
              <w:jc w:val="left"/>
              <w:rPr>
                <w:ins w:id="1107" w:author="16a" w:date="2025-10-08T16:07:00Z"/>
                <w:sz w:val="16"/>
                <w:szCs w:val="16"/>
              </w:rPr>
            </w:pPr>
            <w:ins w:id="1108" w:author="16a" w:date="2025-10-08T16:08:00Z">
              <w:r w:rsidRPr="00F64515">
                <w:rPr>
                  <w:color w:val="000000"/>
                  <w:sz w:val="16"/>
                  <w:szCs w:val="16"/>
                </w:rPr>
                <w:t>-</w:t>
              </w:r>
            </w:ins>
          </w:p>
        </w:tc>
        <w:tc>
          <w:tcPr>
            <w:tcW w:w="608" w:type="dxa"/>
            <w:tcBorders>
              <w:top w:val="double" w:sz="4" w:space="0" w:color="auto"/>
              <w:left w:val="single" w:sz="6" w:space="0" w:color="000000"/>
              <w:bottom w:val="single" w:sz="4" w:space="0" w:color="auto"/>
              <w:right w:val="single" w:sz="4" w:space="0" w:color="auto"/>
            </w:tcBorders>
            <w:shd w:val="clear" w:color="auto" w:fill="00FF00"/>
          </w:tcPr>
          <w:p w14:paraId="7C2752A3" w14:textId="521EFFA1" w:rsidR="00A80CBD" w:rsidRPr="00BD577A" w:rsidRDefault="00A80CBD" w:rsidP="00831A8E">
            <w:pPr>
              <w:jc w:val="left"/>
              <w:rPr>
                <w:ins w:id="1109" w:author="16a" w:date="2025-10-08T16:07:00Z"/>
                <w:sz w:val="16"/>
                <w:szCs w:val="16"/>
              </w:rPr>
            </w:pPr>
            <w:ins w:id="1110" w:author="16a" w:date="2025-10-08T16:08:00Z">
              <w:r w:rsidRPr="00F64515">
                <w:rPr>
                  <w:color w:val="000000"/>
                  <w:sz w:val="16"/>
                  <w:szCs w:val="16"/>
                </w:rPr>
                <w:t>-</w:t>
              </w:r>
            </w:ins>
          </w:p>
        </w:tc>
        <w:tc>
          <w:tcPr>
            <w:tcW w:w="608" w:type="dxa"/>
            <w:tcBorders>
              <w:top w:val="double" w:sz="4" w:space="0" w:color="auto"/>
              <w:left w:val="single" w:sz="4" w:space="0" w:color="auto"/>
              <w:bottom w:val="single" w:sz="4" w:space="0" w:color="auto"/>
              <w:right w:val="single" w:sz="6" w:space="0" w:color="000000"/>
            </w:tcBorders>
            <w:shd w:val="clear" w:color="auto" w:fill="00FF00"/>
          </w:tcPr>
          <w:p w14:paraId="0B9A3C71" w14:textId="0A41A3A0" w:rsidR="00A80CBD" w:rsidRPr="00BD577A" w:rsidRDefault="00A80CBD" w:rsidP="00831A8E">
            <w:pPr>
              <w:jc w:val="left"/>
              <w:rPr>
                <w:ins w:id="1111" w:author="16a" w:date="2025-10-08T16:07:00Z"/>
                <w:sz w:val="16"/>
                <w:szCs w:val="16"/>
              </w:rPr>
            </w:pPr>
            <w:ins w:id="1112" w:author="16a" w:date="2025-10-08T16:08:00Z">
              <w:r w:rsidRPr="00F64515">
                <w:rPr>
                  <w:color w:val="000000"/>
                  <w:sz w:val="16"/>
                  <w:szCs w:val="16"/>
                </w:rPr>
                <w:t>-</w:t>
              </w:r>
            </w:ins>
          </w:p>
        </w:tc>
        <w:tc>
          <w:tcPr>
            <w:tcW w:w="607" w:type="dxa"/>
            <w:tcBorders>
              <w:top w:val="double" w:sz="4" w:space="0" w:color="auto"/>
              <w:left w:val="single" w:sz="6" w:space="0" w:color="000000"/>
              <w:bottom w:val="single" w:sz="4" w:space="0" w:color="auto"/>
              <w:right w:val="single" w:sz="6" w:space="0" w:color="000000"/>
            </w:tcBorders>
            <w:shd w:val="clear" w:color="auto" w:fill="00FF00"/>
          </w:tcPr>
          <w:p w14:paraId="370D6D07" w14:textId="132EE654" w:rsidR="00A80CBD" w:rsidRPr="00BD577A" w:rsidRDefault="00A80CBD" w:rsidP="00831A8E">
            <w:pPr>
              <w:jc w:val="left"/>
              <w:rPr>
                <w:ins w:id="1113" w:author="16a" w:date="2025-10-08T16:07:00Z"/>
                <w:sz w:val="16"/>
                <w:szCs w:val="16"/>
              </w:rPr>
            </w:pPr>
            <w:ins w:id="1114" w:author="16a" w:date="2025-10-08T16:08:00Z">
              <w:r w:rsidRPr="00F64515">
                <w:rPr>
                  <w:color w:val="000000"/>
                  <w:sz w:val="16"/>
                  <w:szCs w:val="16"/>
                </w:rPr>
                <w:t>-</w:t>
              </w:r>
            </w:ins>
          </w:p>
        </w:tc>
        <w:tc>
          <w:tcPr>
            <w:tcW w:w="608" w:type="dxa"/>
            <w:tcBorders>
              <w:top w:val="double" w:sz="4" w:space="0" w:color="auto"/>
              <w:bottom w:val="single" w:sz="4" w:space="0" w:color="auto"/>
              <w:right w:val="single" w:sz="4" w:space="0" w:color="auto"/>
            </w:tcBorders>
            <w:shd w:val="clear" w:color="auto" w:fill="00FF00"/>
          </w:tcPr>
          <w:p w14:paraId="191C854E" w14:textId="0946D6A5" w:rsidR="00A80CBD" w:rsidRPr="00BD577A" w:rsidRDefault="00A80CBD" w:rsidP="00831A8E">
            <w:pPr>
              <w:jc w:val="left"/>
              <w:rPr>
                <w:ins w:id="1115" w:author="16a" w:date="2025-10-08T16:07:00Z"/>
                <w:sz w:val="16"/>
                <w:szCs w:val="16"/>
              </w:rPr>
            </w:pPr>
            <w:ins w:id="1116" w:author="16a" w:date="2025-10-08T16:08:00Z">
              <w:r w:rsidRPr="00F64515">
                <w:rPr>
                  <w:color w:val="000000"/>
                  <w:sz w:val="16"/>
                  <w:szCs w:val="16"/>
                </w:rPr>
                <w:t>eprreqsjc</w:t>
              </w:r>
            </w:ins>
          </w:p>
        </w:tc>
        <w:tc>
          <w:tcPr>
            <w:tcW w:w="612" w:type="dxa"/>
            <w:tcBorders>
              <w:top w:val="double" w:sz="4" w:space="0" w:color="auto"/>
              <w:bottom w:val="single" w:sz="4" w:space="0" w:color="auto"/>
              <w:right w:val="single" w:sz="4" w:space="0" w:color="auto"/>
            </w:tcBorders>
            <w:shd w:val="clear" w:color="auto" w:fill="00FF00"/>
          </w:tcPr>
          <w:p w14:paraId="7632BA0E" w14:textId="7DA53F45" w:rsidR="00A80CBD" w:rsidRPr="00BD577A" w:rsidRDefault="00A80CBD" w:rsidP="00831A8E">
            <w:pPr>
              <w:jc w:val="left"/>
              <w:rPr>
                <w:ins w:id="1117" w:author="16a" w:date="2025-10-08T16:07:00Z"/>
                <w:sz w:val="16"/>
                <w:szCs w:val="16"/>
              </w:rPr>
            </w:pPr>
            <w:ins w:id="1118" w:author="16a" w:date="2025-10-08T16:08:00Z">
              <w:r w:rsidRPr="00F64515">
                <w:rPr>
                  <w:color w:val="000000"/>
                  <w:sz w:val="16"/>
                  <w:szCs w:val="16"/>
                </w:rPr>
                <w:t>-</w:t>
              </w:r>
            </w:ins>
          </w:p>
        </w:tc>
        <w:tc>
          <w:tcPr>
            <w:tcW w:w="612" w:type="dxa"/>
            <w:tcBorders>
              <w:top w:val="double" w:sz="4" w:space="0" w:color="auto"/>
              <w:bottom w:val="single" w:sz="4" w:space="0" w:color="auto"/>
              <w:right w:val="single" w:sz="4" w:space="0" w:color="auto"/>
            </w:tcBorders>
            <w:shd w:val="clear" w:color="auto" w:fill="00FF00"/>
          </w:tcPr>
          <w:p w14:paraId="1318982F" w14:textId="47793745" w:rsidR="00A80CBD" w:rsidRPr="00BD577A" w:rsidRDefault="00A80CBD" w:rsidP="00831A8E">
            <w:pPr>
              <w:jc w:val="left"/>
              <w:rPr>
                <w:ins w:id="1119" w:author="16a" w:date="2025-10-08T16:07:00Z"/>
                <w:sz w:val="16"/>
                <w:szCs w:val="16"/>
              </w:rPr>
            </w:pPr>
            <w:ins w:id="1120" w:author="16a" w:date="2025-10-08T16:08:00Z">
              <w:r w:rsidRPr="00F64515">
                <w:rPr>
                  <w:color w:val="000000"/>
                  <w:sz w:val="16"/>
                  <w:szCs w:val="16"/>
                </w:rPr>
                <w:t>-</w:t>
              </w:r>
            </w:ins>
          </w:p>
        </w:tc>
        <w:tc>
          <w:tcPr>
            <w:tcW w:w="612" w:type="dxa"/>
            <w:tcBorders>
              <w:top w:val="double" w:sz="4" w:space="0" w:color="auto"/>
              <w:bottom w:val="single" w:sz="4" w:space="0" w:color="auto"/>
              <w:right w:val="single" w:sz="4" w:space="0" w:color="auto"/>
            </w:tcBorders>
            <w:shd w:val="clear" w:color="auto" w:fill="00FF00"/>
          </w:tcPr>
          <w:p w14:paraId="31930889" w14:textId="104A3FFD" w:rsidR="00A80CBD" w:rsidRPr="00BD577A" w:rsidRDefault="00A80CBD" w:rsidP="00831A8E">
            <w:pPr>
              <w:jc w:val="left"/>
              <w:rPr>
                <w:ins w:id="1121" w:author="16a" w:date="2025-10-08T16:07:00Z"/>
                <w:sz w:val="16"/>
                <w:szCs w:val="16"/>
              </w:rPr>
            </w:pPr>
            <w:ins w:id="1122" w:author="16a" w:date="2025-10-08T16:08:00Z">
              <w:r w:rsidRPr="00F64515">
                <w:rPr>
                  <w:color w:val="000000"/>
                  <w:sz w:val="16"/>
                  <w:szCs w:val="16"/>
                </w:rPr>
                <w:t>-</w:t>
              </w:r>
            </w:ins>
          </w:p>
        </w:tc>
        <w:tc>
          <w:tcPr>
            <w:tcW w:w="612" w:type="dxa"/>
            <w:tcBorders>
              <w:top w:val="double" w:sz="4" w:space="0" w:color="auto"/>
              <w:bottom w:val="single" w:sz="4" w:space="0" w:color="auto"/>
              <w:right w:val="single" w:sz="4" w:space="0" w:color="auto"/>
            </w:tcBorders>
            <w:shd w:val="clear" w:color="auto" w:fill="00FF00"/>
          </w:tcPr>
          <w:p w14:paraId="70BB31DB" w14:textId="0B85924C" w:rsidR="00A80CBD" w:rsidRPr="00BD577A" w:rsidRDefault="00A80CBD" w:rsidP="00831A8E">
            <w:pPr>
              <w:jc w:val="left"/>
              <w:rPr>
                <w:ins w:id="1123" w:author="16a" w:date="2025-10-08T16:07:00Z"/>
                <w:sz w:val="16"/>
                <w:szCs w:val="16"/>
              </w:rPr>
            </w:pPr>
            <w:ins w:id="1124" w:author="16a" w:date="2025-10-08T16:08:00Z">
              <w:r w:rsidRPr="00F64515">
                <w:rPr>
                  <w:color w:val="000000"/>
                  <w:sz w:val="16"/>
                  <w:szCs w:val="16"/>
                </w:rPr>
                <w:t>efsjc</w:t>
              </w:r>
            </w:ins>
          </w:p>
        </w:tc>
        <w:tc>
          <w:tcPr>
            <w:tcW w:w="654" w:type="dxa"/>
            <w:tcBorders>
              <w:top w:val="double" w:sz="4" w:space="0" w:color="auto"/>
              <w:bottom w:val="single" w:sz="4" w:space="0" w:color="auto"/>
              <w:right w:val="double" w:sz="4" w:space="0" w:color="auto"/>
            </w:tcBorders>
            <w:shd w:val="clear" w:color="auto" w:fill="00FF00"/>
          </w:tcPr>
          <w:p w14:paraId="58748057" w14:textId="1E4A28BB" w:rsidR="00A80CBD" w:rsidRPr="00BD577A" w:rsidRDefault="00A80CBD" w:rsidP="00831A8E">
            <w:pPr>
              <w:jc w:val="left"/>
              <w:rPr>
                <w:ins w:id="1125" w:author="16a" w:date="2025-10-08T16:07:00Z"/>
                <w:sz w:val="16"/>
                <w:szCs w:val="16"/>
              </w:rPr>
            </w:pPr>
            <w:ins w:id="1126" w:author="16a" w:date="2025-10-08T16:08:00Z">
              <w:r w:rsidRPr="00F64515">
                <w:rPr>
                  <w:rFonts w:hint="eastAsia"/>
                  <w:color w:val="000000"/>
                  <w:sz w:val="16"/>
                  <w:szCs w:val="16"/>
                </w:rPr>
                <w:t>explreq</w:t>
              </w:r>
              <w:r w:rsidRPr="00F64515">
                <w:rPr>
                  <w:color w:val="000000"/>
                  <w:sz w:val="16"/>
                  <w:szCs w:val="16"/>
                </w:rPr>
                <w:t xml:space="preserve"> </w:t>
              </w:r>
            </w:ins>
          </w:p>
        </w:tc>
        <w:tc>
          <w:tcPr>
            <w:tcW w:w="654" w:type="dxa"/>
            <w:tcBorders>
              <w:top w:val="double" w:sz="4" w:space="0" w:color="auto"/>
              <w:left w:val="double" w:sz="4" w:space="0" w:color="auto"/>
              <w:bottom w:val="single" w:sz="4" w:space="0" w:color="auto"/>
              <w:right w:val="single" w:sz="4" w:space="0" w:color="auto"/>
            </w:tcBorders>
            <w:shd w:val="clear" w:color="auto" w:fill="00FF00"/>
          </w:tcPr>
          <w:p w14:paraId="086C6519" w14:textId="1E094D7A" w:rsidR="00A80CBD" w:rsidRPr="00BD577A" w:rsidRDefault="00A80CBD" w:rsidP="00A80CBD">
            <w:pPr>
              <w:jc w:val="left"/>
              <w:rPr>
                <w:ins w:id="1127" w:author="16a" w:date="2025-10-08T16:07:00Z"/>
                <w:sz w:val="16"/>
                <w:szCs w:val="16"/>
              </w:rPr>
            </w:pPr>
            <w:ins w:id="1128" w:author="16a" w:date="2025-10-08T16:08:00Z">
              <w:r>
                <w:rPr>
                  <w:rFonts w:hint="eastAsia"/>
                  <w:sz w:val="16"/>
                  <w:szCs w:val="16"/>
                </w:rPr>
                <w:t>ac1-00</w:t>
              </w:r>
            </w:ins>
          </w:p>
        </w:tc>
      </w:tr>
      <w:tr w:rsidR="00A80CBD" w:rsidRPr="001923C6" w14:paraId="634DEF7F" w14:textId="77777777" w:rsidTr="00A80CBD">
        <w:trPr>
          <w:trHeight w:val="420"/>
        </w:trPr>
        <w:tc>
          <w:tcPr>
            <w:tcW w:w="1016" w:type="dxa"/>
            <w:tcBorders>
              <w:top w:val="single" w:sz="4" w:space="0" w:color="auto"/>
              <w:left w:val="single" w:sz="6" w:space="0" w:color="000000"/>
              <w:bottom w:val="single" w:sz="4" w:space="0" w:color="auto"/>
              <w:right w:val="single" w:sz="6" w:space="0" w:color="000000"/>
            </w:tcBorders>
            <w:shd w:val="clear" w:color="auto" w:fill="auto"/>
          </w:tcPr>
          <w:p w14:paraId="683CAF7F" w14:textId="11162CA4" w:rsidR="00A80CBD" w:rsidRPr="009A69EA" w:rsidRDefault="00A80CBD" w:rsidP="00831A8E">
            <w:pPr>
              <w:jc w:val="left"/>
              <w:rPr>
                <w:sz w:val="16"/>
                <w:szCs w:val="16"/>
                <w:shd w:val="pct15" w:color="auto" w:fill="FFFFFF"/>
              </w:rPr>
            </w:pPr>
            <w:r w:rsidRPr="00BD577A">
              <w:rPr>
                <w:color w:val="000000"/>
                <w:sz w:val="16"/>
                <w:szCs w:val="16"/>
              </w:rPr>
              <w:t>EMINJ_BINJPLCTR_</w:t>
            </w:r>
            <w:r>
              <w:rPr>
                <w:color w:val="000000"/>
                <w:sz w:val="16"/>
                <w:szCs w:val="16"/>
              </w:rPr>
              <w:t>WC_</w:t>
            </w:r>
            <w:r w:rsidRPr="00BD577A">
              <w:rPr>
                <w:color w:val="000000"/>
                <w:sz w:val="16"/>
                <w:szCs w:val="16"/>
              </w:rPr>
              <w:t>ID(</w:t>
            </w:r>
            <w:r>
              <w:rPr>
                <w:rFonts w:hint="eastAsia"/>
                <w:color w:val="000000"/>
                <w:sz w:val="16"/>
                <w:szCs w:val="16"/>
              </w:rPr>
              <w:t>22</w:t>
            </w:r>
            <w:r w:rsidRPr="00BD577A">
              <w:rPr>
                <w:color w:val="000000"/>
                <w:sz w:val="16"/>
                <w:szCs w:val="16"/>
              </w:rPr>
              <w:t>)</w:t>
            </w:r>
          </w:p>
        </w:tc>
        <w:tc>
          <w:tcPr>
            <w:tcW w:w="610" w:type="dxa"/>
            <w:tcBorders>
              <w:top w:val="single" w:sz="4" w:space="0" w:color="auto"/>
              <w:left w:val="single" w:sz="6" w:space="0" w:color="000000"/>
              <w:bottom w:val="single" w:sz="4" w:space="0" w:color="auto"/>
              <w:right w:val="single" w:sz="6" w:space="0" w:color="000000"/>
            </w:tcBorders>
            <w:shd w:val="clear" w:color="auto" w:fill="auto"/>
          </w:tcPr>
          <w:p w14:paraId="7B258229" w14:textId="7B79F8F6" w:rsidR="00A80CBD" w:rsidRPr="009A69EA" w:rsidRDefault="00A80CBD" w:rsidP="00831A8E">
            <w:pPr>
              <w:jc w:val="left"/>
              <w:rPr>
                <w:sz w:val="16"/>
                <w:szCs w:val="16"/>
                <w:shd w:val="pct15" w:color="auto" w:fill="FFFFFF"/>
              </w:rPr>
            </w:pPr>
            <w:r w:rsidRPr="00BD577A">
              <w:rPr>
                <w:sz w:val="16"/>
                <w:szCs w:val="16"/>
              </w:rPr>
              <w:t>einjmod</w:t>
            </w:r>
          </w:p>
        </w:tc>
        <w:tc>
          <w:tcPr>
            <w:tcW w:w="611" w:type="dxa"/>
            <w:tcBorders>
              <w:top w:val="single" w:sz="4" w:space="0" w:color="auto"/>
              <w:left w:val="single" w:sz="6" w:space="0" w:color="000000"/>
              <w:bottom w:val="single" w:sz="4" w:space="0" w:color="auto"/>
              <w:right w:val="single" w:sz="6" w:space="0" w:color="000000"/>
            </w:tcBorders>
            <w:shd w:val="clear" w:color="auto" w:fill="auto"/>
          </w:tcPr>
          <w:p w14:paraId="68FF55BB" w14:textId="1150F4F9" w:rsidR="00A80CBD" w:rsidRPr="009A69EA" w:rsidRDefault="00A80CBD" w:rsidP="00831A8E">
            <w:pPr>
              <w:jc w:val="left"/>
              <w:rPr>
                <w:sz w:val="16"/>
                <w:szCs w:val="16"/>
                <w:shd w:val="pct15" w:color="auto" w:fill="FFFFFF"/>
              </w:rPr>
            </w:pPr>
            <w:r w:rsidRPr="00BD577A">
              <w:rPr>
                <w:color w:val="000000"/>
                <w:sz w:val="16"/>
                <w:szCs w:val="16"/>
              </w:rPr>
              <w:t>einjptn</w:t>
            </w:r>
          </w:p>
        </w:tc>
        <w:tc>
          <w:tcPr>
            <w:tcW w:w="606" w:type="dxa"/>
            <w:tcBorders>
              <w:top w:val="single" w:sz="4" w:space="0" w:color="auto"/>
              <w:left w:val="single" w:sz="6" w:space="0" w:color="000000"/>
              <w:bottom w:val="single" w:sz="4" w:space="0" w:color="auto"/>
              <w:right w:val="single" w:sz="6" w:space="0" w:color="000000"/>
            </w:tcBorders>
            <w:shd w:val="clear" w:color="auto" w:fill="auto"/>
          </w:tcPr>
          <w:p w14:paraId="2688C412" w14:textId="69D2B4D1" w:rsidR="00A80CBD" w:rsidRPr="009A69EA" w:rsidRDefault="00A80CBD" w:rsidP="00831A8E">
            <w:pPr>
              <w:jc w:val="left"/>
              <w:rPr>
                <w:sz w:val="16"/>
                <w:szCs w:val="16"/>
                <w:shd w:val="pct15" w:color="auto" w:fill="FFFFFF"/>
              </w:rPr>
            </w:pPr>
            <w:r w:rsidRPr="00BD577A">
              <w:rPr>
                <w:color w:val="000000"/>
                <w:sz w:val="16"/>
                <w:szCs w:val="16"/>
              </w:rPr>
              <w:t>eainj</w:t>
            </w:r>
            <w:r w:rsidRPr="004470A8">
              <w:rPr>
                <w:color w:val="000000"/>
                <w:sz w:val="16"/>
                <w:szCs w:val="16"/>
              </w:rPr>
              <w:t>p1</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7D6B7E9" w14:textId="536FB740"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ainjd</w:t>
            </w:r>
            <w:r>
              <w:rPr>
                <w:color w:val="000000"/>
                <w:sz w:val="16"/>
                <w:szCs w:val="16"/>
              </w:rPr>
              <w:t>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35A4986" w14:textId="7FD5FFB7"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29C37864" w14:textId="4FC01E25"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injend</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AEE5E95" w14:textId="1851454A"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ainjcutp</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5AF5432" w14:textId="00DBE52E"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ainjcutd</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23DC261" w14:textId="0EF3B928"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656D044" w14:textId="3712E3CA"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B80900E" w14:textId="6AB97A75"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E232A46" w14:textId="689BDA54"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6199A52" w14:textId="3E13C413"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F41FBEE" w14:textId="1755D489"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16A9F84" w14:textId="52C7581F" w:rsidR="00A80CBD" w:rsidRPr="009A69EA" w:rsidRDefault="00A80CBD" w:rsidP="00831A8E">
            <w:pPr>
              <w:jc w:val="left"/>
              <w:rPr>
                <w:sz w:val="16"/>
                <w:shd w:val="pct15" w:color="auto" w:fill="FFFFFF"/>
              </w:rPr>
            </w:pPr>
            <w:r w:rsidRPr="00BD577A">
              <w:rPr>
                <w:rFonts w:hint="eastAsia"/>
                <w:color w:val="000000"/>
                <w:sz w:val="16"/>
                <w:szCs w:val="16"/>
              </w:rPr>
              <w:t>e</w:t>
            </w:r>
            <w:r w:rsidRPr="00BD577A">
              <w:rPr>
                <w:color w:val="000000"/>
                <w:sz w:val="16"/>
                <w:szCs w:val="16"/>
              </w:rPr>
              <w:t>qflfix</w:t>
            </w:r>
            <w:r>
              <w:rPr>
                <w:color w:val="000000"/>
                <w:sz w:val="16"/>
                <w:szCs w:val="16"/>
              </w:rPr>
              <w:t>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27684CA" w14:textId="448C7A9F" w:rsidR="00A80CBD" w:rsidRPr="009A69EA" w:rsidRDefault="00A80CBD" w:rsidP="00831A8E">
            <w:pPr>
              <w:jc w:val="left"/>
              <w:rPr>
                <w:sz w:val="16"/>
                <w:shd w:val="pct15" w:color="auto" w:fill="FFFFFF"/>
              </w:rPr>
            </w:pPr>
            <w:r w:rsidRPr="00BD577A">
              <w:rPr>
                <w:rFonts w:hint="eastAsia"/>
                <w:color w:val="000000"/>
                <w:sz w:val="16"/>
                <w:szCs w:val="16"/>
              </w:rPr>
              <w:t>e</w:t>
            </w:r>
            <w:r w:rsidRPr="00BD577A">
              <w:rPr>
                <w:color w:val="000000"/>
                <w:sz w:val="16"/>
                <w:szCs w:val="16"/>
              </w:rPr>
              <w:t>qplfix</w:t>
            </w:r>
            <w:r>
              <w:rPr>
                <w:color w:val="000000"/>
                <w:sz w:val="16"/>
                <w:szCs w:val="16"/>
              </w:rPr>
              <w:t>_ary</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7D0FA59" w14:textId="5C490C0A"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720EE50" w14:textId="795FB325"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56365ED" w14:textId="676898A3"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14A2066" w14:textId="32B48B58"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3C9A0BB" w14:textId="5352788C" w:rsidR="00A80CBD" w:rsidRPr="009A69EA" w:rsidRDefault="00A80CBD" w:rsidP="00831A8E">
            <w:pPr>
              <w:jc w:val="left"/>
              <w:rPr>
                <w:sz w:val="16"/>
                <w:szCs w:val="16"/>
                <w:shd w:val="pct15" w:color="auto" w:fill="FFFFFF"/>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927D7D6" w14:textId="1DE77AF0" w:rsidR="00A80CBD" w:rsidRPr="009A69EA" w:rsidRDefault="00A80CBD" w:rsidP="00831A8E">
            <w:pPr>
              <w:jc w:val="left"/>
              <w:rPr>
                <w:sz w:val="16"/>
                <w:szCs w:val="16"/>
                <w:shd w:val="pct15" w:color="auto" w:fill="FFFFFF"/>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8901109" w14:textId="54640820" w:rsidR="00A80CBD" w:rsidRPr="009A69EA" w:rsidRDefault="00A80CBD" w:rsidP="00831A8E">
            <w:pPr>
              <w:jc w:val="left"/>
              <w:rPr>
                <w:sz w:val="16"/>
                <w:szCs w:val="16"/>
                <w:shd w:val="pct15" w:color="auto" w:fill="FFFFFF"/>
              </w:rPr>
            </w:pPr>
            <w:r w:rsidRPr="00BD577A">
              <w:rPr>
                <w:color w:val="000000"/>
                <w:sz w:val="16"/>
                <w:szCs w:val="16"/>
              </w:rPr>
              <w:t>ek</w:t>
            </w:r>
            <w:r>
              <w:rPr>
                <w:color w:val="000000"/>
                <w:sz w:val="16"/>
                <w:szCs w:val="16"/>
              </w:rPr>
              <w:t>nf_*_ary</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59EA51CC" w14:textId="1C98A3A5" w:rsidR="00A80CBD" w:rsidRPr="009A69EA" w:rsidRDefault="00A80CBD" w:rsidP="00831A8E">
            <w:pPr>
              <w:jc w:val="left"/>
              <w:rPr>
                <w:sz w:val="16"/>
                <w:szCs w:val="16"/>
                <w:shd w:val="pct15" w:color="auto" w:fill="FFFFFF"/>
              </w:rPr>
            </w:pPr>
            <w:r w:rsidRPr="00BD577A">
              <w:rPr>
                <w:color w:val="000000"/>
                <w:sz w:val="16"/>
                <w:szCs w:val="16"/>
              </w:rPr>
              <w:t>ek</w:t>
            </w:r>
            <w:r>
              <w:rPr>
                <w:color w:val="000000"/>
                <w:sz w:val="16"/>
                <w:szCs w:val="16"/>
              </w:rPr>
              <w:t>nf_*_ary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D50DC8C" w14:textId="26CAB9A0" w:rsidR="00A80CBD" w:rsidRPr="009A69EA" w:rsidRDefault="00A80CBD" w:rsidP="00831A8E">
            <w:pPr>
              <w:jc w:val="left"/>
              <w:rPr>
                <w:sz w:val="16"/>
                <w:szCs w:val="16"/>
                <w:shd w:val="pct15" w:color="auto" w:fill="FFFFFF"/>
              </w:rPr>
            </w:pPr>
            <w:r w:rsidRPr="00BD577A">
              <w:rPr>
                <w:color w:val="000000"/>
                <w:sz w:val="16"/>
                <w:szCs w:val="16"/>
              </w:rPr>
              <w:t>ek</w:t>
            </w:r>
            <w:r>
              <w:rPr>
                <w:color w:val="000000"/>
                <w:sz w:val="16"/>
                <w:szCs w:val="16"/>
              </w:rPr>
              <w:t>ng_*_ary</w:t>
            </w:r>
          </w:p>
        </w:tc>
        <w:tc>
          <w:tcPr>
            <w:tcW w:w="608" w:type="dxa"/>
            <w:tcBorders>
              <w:top w:val="single" w:sz="4" w:space="0" w:color="auto"/>
              <w:left w:val="single" w:sz="6" w:space="0" w:color="000000"/>
              <w:bottom w:val="single" w:sz="4" w:space="0" w:color="auto"/>
              <w:right w:val="single" w:sz="4" w:space="0" w:color="auto"/>
            </w:tcBorders>
            <w:shd w:val="clear" w:color="auto" w:fill="auto"/>
          </w:tcPr>
          <w:p w14:paraId="7229ADBD" w14:textId="4A3FE9F2"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left w:val="single" w:sz="4" w:space="0" w:color="auto"/>
              <w:bottom w:val="single" w:sz="4" w:space="0" w:color="auto"/>
              <w:right w:val="single" w:sz="6" w:space="0" w:color="000000"/>
            </w:tcBorders>
            <w:shd w:val="clear" w:color="auto" w:fill="auto"/>
          </w:tcPr>
          <w:p w14:paraId="43FB256B" w14:textId="10FEB2F2" w:rsidR="00A80CBD" w:rsidRPr="009A69EA" w:rsidRDefault="00A80CBD" w:rsidP="00831A8E">
            <w:pPr>
              <w:jc w:val="left"/>
              <w:rPr>
                <w:sz w:val="16"/>
                <w:szCs w:val="16"/>
                <w:shd w:val="pct15" w:color="auto" w:fill="FFFFFF"/>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14D75A28" w14:textId="1623B313"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24AA73AB" w14:textId="7299AC7A" w:rsidR="00A80CBD" w:rsidRPr="009A69EA" w:rsidRDefault="00A80CBD" w:rsidP="00831A8E">
            <w:pPr>
              <w:jc w:val="left"/>
              <w:rPr>
                <w:sz w:val="16"/>
                <w:szCs w:val="16"/>
                <w:shd w:val="pct15" w:color="auto" w:fill="FFFFFF"/>
              </w:rPr>
            </w:pPr>
            <w:r w:rsidRPr="00BD577A">
              <w:rPr>
                <w:color w:val="000000"/>
                <w:sz w:val="16"/>
                <w:szCs w:val="16"/>
              </w:rPr>
              <w:t>eprreq</w:t>
            </w:r>
          </w:p>
        </w:tc>
        <w:tc>
          <w:tcPr>
            <w:tcW w:w="612" w:type="dxa"/>
            <w:tcBorders>
              <w:top w:val="single" w:sz="4" w:space="0" w:color="auto"/>
              <w:bottom w:val="single" w:sz="4" w:space="0" w:color="auto"/>
              <w:right w:val="single" w:sz="4" w:space="0" w:color="auto"/>
            </w:tcBorders>
            <w:shd w:val="clear" w:color="auto" w:fill="auto"/>
          </w:tcPr>
          <w:p w14:paraId="3A24375F" w14:textId="0C7AB697" w:rsidR="00A80CBD" w:rsidRPr="009A69EA" w:rsidRDefault="00A80CBD" w:rsidP="00831A8E">
            <w:pPr>
              <w:jc w:val="left"/>
              <w:rPr>
                <w:sz w:val="16"/>
                <w:szCs w:val="16"/>
                <w:shd w:val="pct15" w:color="auto" w:fill="FFFFFF"/>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A6CFF98" w14:textId="5ABB727B" w:rsidR="00A80CBD" w:rsidRPr="009A69EA" w:rsidRDefault="00A80CBD" w:rsidP="00831A8E">
            <w:pPr>
              <w:jc w:val="left"/>
              <w:rPr>
                <w:sz w:val="16"/>
                <w:szCs w:val="16"/>
                <w:shd w:val="pct15" w:color="auto" w:fill="FFFFFF"/>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62963A04" w14:textId="6423B84A" w:rsidR="00A80CBD" w:rsidRPr="009A69EA" w:rsidRDefault="00A80CBD" w:rsidP="00831A8E">
            <w:pPr>
              <w:jc w:val="left"/>
              <w:rPr>
                <w:sz w:val="16"/>
                <w:szCs w:val="16"/>
                <w:shd w:val="pct15" w:color="auto" w:fill="FFFFFF"/>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383C9674" w14:textId="4961E665" w:rsidR="00A80CBD" w:rsidRPr="009A69EA" w:rsidRDefault="00A80CBD" w:rsidP="00831A8E">
            <w:pPr>
              <w:jc w:val="left"/>
              <w:rPr>
                <w:sz w:val="16"/>
                <w:szCs w:val="16"/>
                <w:shd w:val="pct15" w:color="auto" w:fill="FFFFFF"/>
              </w:rPr>
            </w:pPr>
            <w:r w:rsidRPr="00BD577A">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0764A24E" w14:textId="4BD07FAA" w:rsidR="00A80CBD" w:rsidRPr="009A69EA" w:rsidRDefault="00A80CBD" w:rsidP="00831A8E">
            <w:pPr>
              <w:jc w:val="left"/>
              <w:rPr>
                <w:sz w:val="16"/>
                <w:szCs w:val="16"/>
                <w:shd w:val="pct15" w:color="auto" w:fill="FFFFFF"/>
              </w:rPr>
            </w:pPr>
            <w:r w:rsidRPr="00BD577A">
              <w:rPr>
                <w:sz w:val="16"/>
                <w:szCs w:val="16"/>
              </w:rPr>
              <w:t>explreq</w:t>
            </w:r>
          </w:p>
        </w:tc>
        <w:tc>
          <w:tcPr>
            <w:tcW w:w="654" w:type="dxa"/>
            <w:tcBorders>
              <w:top w:val="single" w:sz="4" w:space="0" w:color="auto"/>
              <w:left w:val="double" w:sz="4" w:space="0" w:color="auto"/>
              <w:bottom w:val="single" w:sz="4" w:space="0" w:color="auto"/>
              <w:right w:val="single" w:sz="4" w:space="0" w:color="auto"/>
            </w:tcBorders>
            <w:shd w:val="clear" w:color="auto" w:fill="00FF00"/>
          </w:tcPr>
          <w:p w14:paraId="3AB34CB9" w14:textId="6C308708" w:rsidR="00A80CBD" w:rsidRPr="00BD577A" w:rsidRDefault="00A80CBD" w:rsidP="00A80CBD">
            <w:pPr>
              <w:jc w:val="left"/>
              <w:rPr>
                <w:sz w:val="16"/>
                <w:szCs w:val="16"/>
              </w:rPr>
            </w:pPr>
            <w:ins w:id="1129" w:author="16a" w:date="2025-10-08T16:12:00Z">
              <w:r>
                <w:rPr>
                  <w:sz w:val="16"/>
                  <w:szCs w:val="16"/>
                </w:rPr>
                <w:t>ac</w:t>
              </w:r>
            </w:ins>
            <w:ins w:id="1130" w:author="16a" w:date="2025-10-08T16:11:00Z">
              <w:r>
                <w:rPr>
                  <w:rFonts w:hint="eastAsia"/>
                  <w:sz w:val="16"/>
                  <w:szCs w:val="16"/>
                </w:rPr>
                <w:t>1-</w:t>
              </w:r>
            </w:ins>
            <w:ins w:id="1131" w:author="16a" w:date="2025-10-08T16:12:00Z">
              <w:r>
                <w:rPr>
                  <w:rFonts w:hint="eastAsia"/>
                  <w:sz w:val="16"/>
                  <w:szCs w:val="16"/>
                </w:rPr>
                <w:t>00</w:t>
              </w:r>
            </w:ins>
            <w:del w:id="1132" w:author="16a" w:date="2025-10-08T16:12:00Z">
              <w:r w:rsidDel="00A80CBD">
                <w:rPr>
                  <w:rFonts w:hint="eastAsia"/>
                  <w:sz w:val="16"/>
                  <w:szCs w:val="16"/>
                </w:rPr>
                <w:delText>a</w:delText>
              </w:r>
              <w:r w:rsidDel="00A80CBD">
                <w:rPr>
                  <w:sz w:val="16"/>
                  <w:szCs w:val="16"/>
                </w:rPr>
                <w:delText>c0-</w:delText>
              </w:r>
              <w:r w:rsidRPr="005834CB" w:rsidDel="00A80CBD">
                <w:rPr>
                  <w:sz w:val="16"/>
                  <w:szCs w:val="16"/>
                </w:rPr>
                <w:delText>02</w:delText>
              </w:r>
            </w:del>
          </w:p>
        </w:tc>
      </w:tr>
      <w:tr w:rsidR="009275D3" w:rsidRPr="001923C6" w14:paraId="27BA4876" w14:textId="77777777" w:rsidTr="00A80CBD">
        <w:trPr>
          <w:trHeight w:val="420"/>
          <w:ins w:id="1133" w:author="16a" w:date="2025-10-08T16:08:00Z"/>
        </w:trPr>
        <w:tc>
          <w:tcPr>
            <w:tcW w:w="1016" w:type="dxa"/>
            <w:tcBorders>
              <w:top w:val="single" w:sz="4" w:space="0" w:color="auto"/>
              <w:left w:val="single" w:sz="6" w:space="0" w:color="000000"/>
              <w:bottom w:val="single" w:sz="4" w:space="0" w:color="auto"/>
              <w:right w:val="single" w:sz="6" w:space="0" w:color="000000"/>
            </w:tcBorders>
            <w:shd w:val="clear" w:color="auto" w:fill="00FF00"/>
          </w:tcPr>
          <w:p w14:paraId="78F63F19" w14:textId="0BFA4A51" w:rsidR="00A80CBD" w:rsidRPr="00BD577A" w:rsidRDefault="00A80CBD" w:rsidP="00831A8E">
            <w:pPr>
              <w:jc w:val="left"/>
              <w:rPr>
                <w:ins w:id="1134" w:author="16a" w:date="2025-10-08T16:08:00Z"/>
                <w:color w:val="000000"/>
                <w:sz w:val="16"/>
                <w:szCs w:val="16"/>
              </w:rPr>
            </w:pPr>
            <w:ins w:id="1135" w:author="16a" w:date="2025-10-08T16:08:00Z">
              <w:r w:rsidRPr="00F64515">
                <w:rPr>
                  <w:color w:val="000000"/>
                  <w:sz w:val="16"/>
                  <w:szCs w:val="16"/>
                </w:rPr>
                <w:t>EMINJ_WUPCAT_ID(</w:t>
              </w:r>
              <w:r w:rsidRPr="00F64515">
                <w:rPr>
                  <w:rFonts w:hint="eastAsia"/>
                  <w:color w:val="000000"/>
                  <w:sz w:val="16"/>
                  <w:szCs w:val="16"/>
                </w:rPr>
                <w:t>24</w:t>
              </w:r>
              <w:r w:rsidRPr="00F64515">
                <w:rPr>
                  <w:color w:val="000000"/>
                  <w:sz w:val="16"/>
                  <w:szCs w:val="16"/>
                </w:rPr>
                <w:t>)</w:t>
              </w:r>
            </w:ins>
          </w:p>
        </w:tc>
        <w:tc>
          <w:tcPr>
            <w:tcW w:w="610" w:type="dxa"/>
            <w:tcBorders>
              <w:top w:val="single" w:sz="4" w:space="0" w:color="auto"/>
              <w:left w:val="single" w:sz="6" w:space="0" w:color="000000"/>
              <w:bottom w:val="single" w:sz="4" w:space="0" w:color="auto"/>
              <w:right w:val="single" w:sz="6" w:space="0" w:color="000000"/>
            </w:tcBorders>
            <w:shd w:val="clear" w:color="auto" w:fill="00FF00"/>
          </w:tcPr>
          <w:p w14:paraId="19DF8A16" w14:textId="1C01B9CE" w:rsidR="00A80CBD" w:rsidRPr="00BD577A" w:rsidRDefault="00A80CBD" w:rsidP="00831A8E">
            <w:pPr>
              <w:jc w:val="left"/>
              <w:rPr>
                <w:ins w:id="1136" w:author="16a" w:date="2025-10-08T16:08:00Z"/>
                <w:sz w:val="16"/>
                <w:szCs w:val="16"/>
              </w:rPr>
            </w:pPr>
            <w:ins w:id="1137" w:author="16a" w:date="2025-10-08T16:08:00Z">
              <w:r w:rsidRPr="00F64515">
                <w:rPr>
                  <w:sz w:val="16"/>
                  <w:szCs w:val="16"/>
                </w:rPr>
                <w:t>einjmodwupcat</w:t>
              </w:r>
            </w:ins>
          </w:p>
        </w:tc>
        <w:tc>
          <w:tcPr>
            <w:tcW w:w="611" w:type="dxa"/>
            <w:tcBorders>
              <w:top w:val="single" w:sz="4" w:space="0" w:color="auto"/>
              <w:left w:val="single" w:sz="6" w:space="0" w:color="000000"/>
              <w:bottom w:val="single" w:sz="4" w:space="0" w:color="auto"/>
              <w:right w:val="single" w:sz="6" w:space="0" w:color="000000"/>
            </w:tcBorders>
            <w:shd w:val="clear" w:color="auto" w:fill="00FF00"/>
          </w:tcPr>
          <w:p w14:paraId="2FC125F7" w14:textId="0941C60B" w:rsidR="00A80CBD" w:rsidRPr="00BD577A" w:rsidRDefault="00A80CBD" w:rsidP="00831A8E">
            <w:pPr>
              <w:jc w:val="left"/>
              <w:rPr>
                <w:ins w:id="1138" w:author="16a" w:date="2025-10-08T16:08:00Z"/>
                <w:color w:val="000000"/>
                <w:sz w:val="16"/>
                <w:szCs w:val="16"/>
              </w:rPr>
            </w:pPr>
            <w:ins w:id="1139" w:author="16a" w:date="2025-10-08T16:08:00Z">
              <w:r>
                <w:rPr>
                  <w:rFonts w:hint="eastAsia"/>
                  <w:color w:val="000000"/>
                  <w:sz w:val="16"/>
                  <w:szCs w:val="16"/>
                </w:rPr>
                <w:t>-</w:t>
              </w:r>
            </w:ins>
          </w:p>
        </w:tc>
        <w:tc>
          <w:tcPr>
            <w:tcW w:w="606" w:type="dxa"/>
            <w:tcBorders>
              <w:top w:val="single" w:sz="4" w:space="0" w:color="auto"/>
              <w:left w:val="single" w:sz="6" w:space="0" w:color="000000"/>
              <w:bottom w:val="single" w:sz="4" w:space="0" w:color="auto"/>
              <w:right w:val="single" w:sz="6" w:space="0" w:color="000000"/>
            </w:tcBorders>
            <w:shd w:val="clear" w:color="auto" w:fill="00FF00"/>
          </w:tcPr>
          <w:p w14:paraId="1FDA4282" w14:textId="3B573BEF" w:rsidR="00A80CBD" w:rsidRPr="00BD577A" w:rsidRDefault="00A80CBD" w:rsidP="00831A8E">
            <w:pPr>
              <w:jc w:val="left"/>
              <w:rPr>
                <w:ins w:id="1140" w:author="16a" w:date="2025-10-08T16:08:00Z"/>
                <w:color w:val="000000"/>
                <w:sz w:val="16"/>
                <w:szCs w:val="16"/>
              </w:rPr>
            </w:pPr>
            <w:ins w:id="1141" w:author="16a" w:date="2025-10-08T16:08:00Z">
              <w:r>
                <w:rPr>
                  <w:rFonts w:hint="eastAsia"/>
                  <w:color w:val="000000"/>
                  <w:sz w:val="16"/>
                  <w:szCs w:val="16"/>
                </w:rPr>
                <w:t>e</w:t>
              </w:r>
              <w:r w:rsidRPr="00F64515">
                <w:rPr>
                  <w:color w:val="000000"/>
                  <w:sz w:val="16"/>
                  <w:szCs w:val="16"/>
                </w:rPr>
                <w:t>ainjp</w:t>
              </w:r>
              <w:r>
                <w:rPr>
                  <w:rFonts w:hint="eastAsia"/>
                  <w:color w:val="000000"/>
                  <w:sz w:val="16"/>
                  <w:szCs w:val="16"/>
                </w:rPr>
                <w:t>*</w:t>
              </w:r>
              <w:r w:rsidRPr="00F64515">
                <w:rPr>
                  <w:color w:val="000000"/>
                  <w:sz w:val="16"/>
                  <w:szCs w:val="16"/>
                </w:rPr>
                <w:t>cat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13363D89" w14:textId="1CA3128C" w:rsidR="00A80CBD" w:rsidRPr="00BD577A" w:rsidRDefault="00A80CBD" w:rsidP="00831A8E">
            <w:pPr>
              <w:jc w:val="left"/>
              <w:rPr>
                <w:ins w:id="1142" w:author="16a" w:date="2025-10-08T16:08:00Z"/>
                <w:color w:val="000000"/>
                <w:sz w:val="16"/>
                <w:szCs w:val="16"/>
              </w:rPr>
            </w:pPr>
            <w:ins w:id="1143" w:author="16a" w:date="2025-10-08T16:08:00Z">
              <w:r>
                <w:rPr>
                  <w:rFonts w:hint="eastAsia"/>
                  <w:color w:val="000000"/>
                  <w:sz w:val="16"/>
                  <w:szCs w:val="16"/>
                </w:rPr>
                <w:t>eainjd*cat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22E36F1D" w14:textId="370B4CB7" w:rsidR="00A80CBD" w:rsidRPr="00BD577A" w:rsidRDefault="00A80CBD" w:rsidP="00831A8E">
            <w:pPr>
              <w:jc w:val="left"/>
              <w:rPr>
                <w:ins w:id="1144" w:author="16a" w:date="2025-10-08T16:08:00Z"/>
                <w:color w:val="000000"/>
                <w:sz w:val="16"/>
                <w:szCs w:val="16"/>
              </w:rPr>
            </w:pPr>
            <w:ins w:id="1145" w:author="16a" w:date="2025-10-08T16:08:00Z">
              <w:r w:rsidRPr="00F64515">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0A2A63CF" w14:textId="478AE9BD" w:rsidR="00A80CBD" w:rsidRPr="00BD577A" w:rsidRDefault="00A80CBD" w:rsidP="00831A8E">
            <w:pPr>
              <w:jc w:val="left"/>
              <w:rPr>
                <w:ins w:id="1146" w:author="16a" w:date="2025-10-08T16:08:00Z"/>
                <w:color w:val="000000"/>
                <w:sz w:val="16"/>
                <w:szCs w:val="16"/>
              </w:rPr>
            </w:pPr>
            <w:ins w:id="1147" w:author="16a" w:date="2025-10-08T16:08: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1743BF7D" w14:textId="3735C8A9" w:rsidR="00A80CBD" w:rsidRPr="00BD577A" w:rsidRDefault="00A80CBD" w:rsidP="00831A8E">
            <w:pPr>
              <w:jc w:val="left"/>
              <w:rPr>
                <w:ins w:id="1148" w:author="16a" w:date="2025-10-08T16:08:00Z"/>
                <w:color w:val="000000"/>
                <w:sz w:val="16"/>
                <w:szCs w:val="16"/>
              </w:rPr>
            </w:pPr>
            <w:ins w:id="1149" w:author="16a" w:date="2025-10-08T16:08:00Z">
              <w:r w:rsidRPr="00F64515">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1D15D63C" w14:textId="255FBC6F" w:rsidR="00A80CBD" w:rsidRPr="00BD577A" w:rsidRDefault="00A80CBD" w:rsidP="00831A8E">
            <w:pPr>
              <w:jc w:val="left"/>
              <w:rPr>
                <w:ins w:id="1150" w:author="16a" w:date="2025-10-08T16:08:00Z"/>
                <w:color w:val="000000"/>
                <w:sz w:val="16"/>
                <w:szCs w:val="16"/>
              </w:rPr>
            </w:pPr>
            <w:ins w:id="1151" w:author="16a" w:date="2025-10-08T16:08:00Z">
              <w:r w:rsidRPr="00F64515">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69C87BA2" w14:textId="64CCBB46" w:rsidR="00A80CBD" w:rsidRPr="00BD577A" w:rsidRDefault="00A80CBD" w:rsidP="00831A8E">
            <w:pPr>
              <w:jc w:val="left"/>
              <w:rPr>
                <w:ins w:id="1152" w:author="16a" w:date="2025-10-08T16:08:00Z"/>
                <w:color w:val="000000"/>
                <w:sz w:val="16"/>
                <w:szCs w:val="16"/>
              </w:rPr>
            </w:pPr>
            <w:ins w:id="1153" w:author="16a" w:date="2025-10-08T16:08: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4B3BECC3" w14:textId="1D395B2D" w:rsidR="00A80CBD" w:rsidRPr="00BD577A" w:rsidRDefault="00A80CBD" w:rsidP="00831A8E">
            <w:pPr>
              <w:jc w:val="left"/>
              <w:rPr>
                <w:ins w:id="1154" w:author="16a" w:date="2025-10-08T16:08:00Z"/>
                <w:color w:val="000000"/>
                <w:sz w:val="16"/>
                <w:szCs w:val="16"/>
              </w:rPr>
            </w:pPr>
            <w:ins w:id="1155" w:author="16a" w:date="2025-10-08T16:08: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54F6D8CB" w14:textId="3C6B92A8" w:rsidR="00A80CBD" w:rsidRPr="00BD577A" w:rsidRDefault="00A80CBD" w:rsidP="00831A8E">
            <w:pPr>
              <w:jc w:val="left"/>
              <w:rPr>
                <w:ins w:id="1156" w:author="16a" w:date="2025-10-08T16:08:00Z"/>
                <w:color w:val="000000"/>
                <w:sz w:val="16"/>
                <w:szCs w:val="16"/>
              </w:rPr>
            </w:pPr>
            <w:ins w:id="1157" w:author="16a" w:date="2025-10-08T16:08: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1CE7C96D" w14:textId="05E6118C" w:rsidR="00A80CBD" w:rsidRPr="00BD577A" w:rsidRDefault="00A80CBD" w:rsidP="00831A8E">
            <w:pPr>
              <w:jc w:val="left"/>
              <w:rPr>
                <w:ins w:id="1158" w:author="16a" w:date="2025-10-08T16:08:00Z"/>
                <w:color w:val="000000"/>
                <w:sz w:val="16"/>
                <w:szCs w:val="16"/>
              </w:rPr>
            </w:pPr>
            <w:ins w:id="1159" w:author="16a" w:date="2025-10-08T16:08: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32720BC" w14:textId="663BEB85" w:rsidR="00A80CBD" w:rsidRPr="00BD577A" w:rsidRDefault="00A80CBD" w:rsidP="00831A8E">
            <w:pPr>
              <w:jc w:val="left"/>
              <w:rPr>
                <w:ins w:id="1160" w:author="16a" w:date="2025-10-08T16:08:00Z"/>
                <w:color w:val="000000"/>
                <w:sz w:val="16"/>
                <w:szCs w:val="16"/>
              </w:rPr>
            </w:pPr>
            <w:ins w:id="1161" w:author="16a" w:date="2025-10-08T16:08:00Z">
              <w:r w:rsidRPr="00F64515">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F1F8060" w14:textId="23C727FB" w:rsidR="00A80CBD" w:rsidRPr="00BD577A" w:rsidRDefault="00A80CBD" w:rsidP="00831A8E">
            <w:pPr>
              <w:jc w:val="left"/>
              <w:rPr>
                <w:ins w:id="1162" w:author="16a" w:date="2025-10-08T16:08:00Z"/>
                <w:color w:val="000000"/>
                <w:sz w:val="16"/>
                <w:szCs w:val="16"/>
              </w:rPr>
            </w:pPr>
            <w:ins w:id="1163" w:author="16a" w:date="2025-10-08T16:08:00Z">
              <w:r w:rsidRPr="00F64515">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468C9F92" w14:textId="2A5599C8" w:rsidR="00A80CBD" w:rsidRPr="00BD577A" w:rsidRDefault="00A80CBD" w:rsidP="00831A8E">
            <w:pPr>
              <w:jc w:val="left"/>
              <w:rPr>
                <w:ins w:id="1164" w:author="16a" w:date="2025-10-08T16:08:00Z"/>
                <w:color w:val="000000"/>
                <w:sz w:val="16"/>
                <w:szCs w:val="16"/>
              </w:rPr>
            </w:pPr>
            <w:ins w:id="1165" w:author="16a" w:date="2025-10-08T16:08:00Z">
              <w:r w:rsidRPr="00F64515">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1BD27377" w14:textId="30F96014" w:rsidR="00A80CBD" w:rsidRPr="00BD577A" w:rsidRDefault="00A80CBD" w:rsidP="00831A8E">
            <w:pPr>
              <w:jc w:val="left"/>
              <w:rPr>
                <w:ins w:id="1166" w:author="16a" w:date="2025-10-08T16:08:00Z"/>
                <w:color w:val="000000"/>
                <w:sz w:val="16"/>
                <w:szCs w:val="16"/>
              </w:rPr>
            </w:pPr>
            <w:ins w:id="1167" w:author="16a" w:date="2025-10-08T16:08:00Z">
              <w:r w:rsidRPr="00F64515">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3A46462" w14:textId="69E7B19C" w:rsidR="00A80CBD" w:rsidRPr="00BD577A" w:rsidRDefault="00A80CBD" w:rsidP="00831A8E">
            <w:pPr>
              <w:jc w:val="left"/>
              <w:rPr>
                <w:ins w:id="1168" w:author="16a" w:date="2025-10-08T16:08:00Z"/>
                <w:color w:val="000000"/>
                <w:sz w:val="16"/>
                <w:szCs w:val="16"/>
              </w:rPr>
            </w:pPr>
            <w:ins w:id="1169" w:author="16a" w:date="2025-10-08T16:08:00Z">
              <w:r>
                <w:rPr>
                  <w:rFonts w:hint="eastAsia"/>
                  <w:color w:val="000000"/>
                  <w:sz w:val="16"/>
                  <w:szCs w:val="16"/>
                </w:rPr>
                <w:t>estepkcylcat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4AC00BC" w14:textId="78959F69" w:rsidR="00A80CBD" w:rsidRPr="00BD577A" w:rsidRDefault="00A80CBD" w:rsidP="00831A8E">
            <w:pPr>
              <w:jc w:val="left"/>
              <w:rPr>
                <w:ins w:id="1170" w:author="16a" w:date="2025-10-08T16:08:00Z"/>
                <w:color w:val="000000"/>
                <w:sz w:val="16"/>
                <w:szCs w:val="16"/>
              </w:rPr>
            </w:pPr>
            <w:ins w:id="1171" w:author="16a" w:date="2025-10-08T16:08:00Z">
              <w:r>
                <w:rPr>
                  <w:rFonts w:hint="eastAsia"/>
                  <w:color w:val="000000"/>
                  <w:sz w:val="16"/>
                  <w:szCs w:val="16"/>
                </w:rPr>
                <w:t>ekqcylcat[]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55A4ECF6" w14:textId="1F117502" w:rsidR="00A80CBD" w:rsidRPr="00BD577A" w:rsidRDefault="00A80CBD" w:rsidP="00831A8E">
            <w:pPr>
              <w:jc w:val="left"/>
              <w:rPr>
                <w:ins w:id="1172" w:author="16a" w:date="2025-10-08T16:08:00Z"/>
                <w:color w:val="000000"/>
                <w:sz w:val="16"/>
                <w:szCs w:val="16"/>
              </w:rPr>
            </w:pPr>
            <w:ins w:id="1173" w:author="16a" w:date="2025-10-08T16:08:00Z">
              <w:r w:rsidRPr="00F64515">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332369D7" w14:textId="7BC29CEC" w:rsidR="00A80CBD" w:rsidRPr="00BD577A" w:rsidRDefault="00A80CBD" w:rsidP="00831A8E">
            <w:pPr>
              <w:jc w:val="left"/>
              <w:rPr>
                <w:ins w:id="1174" w:author="16a" w:date="2025-10-08T16:08:00Z"/>
                <w:color w:val="000000"/>
                <w:sz w:val="16"/>
                <w:szCs w:val="16"/>
              </w:rPr>
            </w:pPr>
            <w:ins w:id="1175" w:author="16a" w:date="2025-10-08T16:08:00Z">
              <w:r w:rsidRPr="00F64515">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70A03A17" w14:textId="740B09B6" w:rsidR="00A80CBD" w:rsidRPr="00BD577A" w:rsidRDefault="00A80CBD" w:rsidP="00831A8E">
            <w:pPr>
              <w:jc w:val="left"/>
              <w:rPr>
                <w:ins w:id="1176" w:author="16a" w:date="2025-10-08T16:08:00Z"/>
                <w:color w:val="000000"/>
                <w:sz w:val="16"/>
                <w:szCs w:val="16"/>
              </w:rPr>
            </w:pPr>
            <w:ins w:id="1177" w:author="16a" w:date="2025-10-08T16:08:00Z">
              <w:r w:rsidRPr="00F64515">
                <w:rPr>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4DE16E27" w14:textId="66806E3F" w:rsidR="00A80CBD" w:rsidRPr="00BD577A" w:rsidRDefault="00A80CBD" w:rsidP="00831A8E">
            <w:pPr>
              <w:jc w:val="left"/>
              <w:rPr>
                <w:ins w:id="1178" w:author="16a" w:date="2025-10-08T16:08:00Z"/>
                <w:color w:val="000000"/>
                <w:sz w:val="16"/>
                <w:szCs w:val="16"/>
              </w:rPr>
            </w:pPr>
            <w:ins w:id="1179" w:author="16a" w:date="2025-10-08T16:08:00Z">
              <w:r w:rsidRPr="00F64515">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5C4BBA4A" w14:textId="68124CB6" w:rsidR="00A80CBD" w:rsidRPr="00BD577A" w:rsidRDefault="00A80CBD" w:rsidP="00831A8E">
            <w:pPr>
              <w:jc w:val="left"/>
              <w:rPr>
                <w:ins w:id="1180" w:author="16a" w:date="2025-10-08T16:08:00Z"/>
                <w:color w:val="000000"/>
                <w:sz w:val="16"/>
                <w:szCs w:val="16"/>
              </w:rPr>
            </w:pPr>
            <w:ins w:id="1181" w:author="16a" w:date="2025-10-08T16:08:00Z">
              <w:r w:rsidRPr="00F64515">
                <w:rPr>
                  <w:color w:val="000000"/>
                  <w:sz w:val="16"/>
                  <w:szCs w:val="16"/>
                </w:rPr>
                <w:t>ek1fcat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603686D7" w14:textId="2115DC8D" w:rsidR="00A80CBD" w:rsidRPr="00BD577A" w:rsidRDefault="00A80CBD" w:rsidP="00831A8E">
            <w:pPr>
              <w:jc w:val="left"/>
              <w:rPr>
                <w:ins w:id="1182" w:author="16a" w:date="2025-10-08T16:08:00Z"/>
                <w:color w:val="000000"/>
                <w:sz w:val="16"/>
                <w:szCs w:val="16"/>
              </w:rPr>
            </w:pPr>
            <w:ins w:id="1183" w:author="16a" w:date="2025-10-08T16:08:00Z">
              <w:r w:rsidRPr="00F64515">
                <w:rPr>
                  <w:color w:val="000000"/>
                  <w:sz w:val="16"/>
                  <w:szCs w:val="16"/>
                </w:rPr>
                <w:t>ek2fcat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26DFDDC5" w14:textId="5EBADF6B" w:rsidR="00A80CBD" w:rsidRPr="00BD577A" w:rsidRDefault="00A80CBD" w:rsidP="00831A8E">
            <w:pPr>
              <w:jc w:val="left"/>
              <w:rPr>
                <w:ins w:id="1184" w:author="16a" w:date="2025-10-08T16:08:00Z"/>
                <w:color w:val="000000"/>
                <w:sz w:val="16"/>
                <w:szCs w:val="16"/>
              </w:rPr>
            </w:pPr>
            <w:ins w:id="1185" w:author="16a" w:date="2025-10-08T16:08:00Z">
              <w:r w:rsidRPr="00F64515">
                <w:rPr>
                  <w:color w:val="000000"/>
                  <w:sz w:val="16"/>
                  <w:szCs w:val="16"/>
                </w:rPr>
                <w:t>ek3fcat</w:t>
              </w:r>
            </w:ins>
          </w:p>
        </w:tc>
        <w:tc>
          <w:tcPr>
            <w:tcW w:w="608" w:type="dxa"/>
            <w:tcBorders>
              <w:top w:val="single" w:sz="4" w:space="0" w:color="auto"/>
              <w:left w:val="single" w:sz="6" w:space="0" w:color="000000"/>
              <w:bottom w:val="single" w:sz="4" w:space="0" w:color="auto"/>
              <w:right w:val="single" w:sz="4" w:space="0" w:color="auto"/>
            </w:tcBorders>
            <w:shd w:val="clear" w:color="auto" w:fill="00FF00"/>
          </w:tcPr>
          <w:p w14:paraId="754B851C" w14:textId="4219EFAD" w:rsidR="00A80CBD" w:rsidRPr="00BD577A" w:rsidRDefault="00A80CBD" w:rsidP="00831A8E">
            <w:pPr>
              <w:jc w:val="left"/>
              <w:rPr>
                <w:ins w:id="1186" w:author="16a" w:date="2025-10-08T16:08:00Z"/>
                <w:color w:val="000000"/>
                <w:sz w:val="16"/>
                <w:szCs w:val="16"/>
              </w:rPr>
            </w:pPr>
            <w:ins w:id="1187" w:author="16a" w:date="2025-10-08T16:08:00Z">
              <w:r w:rsidRPr="00F64515">
                <w:rPr>
                  <w:rFonts w:hint="eastAsia"/>
                  <w:sz w:val="16"/>
                  <w:szCs w:val="16"/>
                </w:rPr>
                <w:t>-</w:t>
              </w:r>
            </w:ins>
          </w:p>
        </w:tc>
        <w:tc>
          <w:tcPr>
            <w:tcW w:w="608" w:type="dxa"/>
            <w:tcBorders>
              <w:top w:val="single" w:sz="4" w:space="0" w:color="auto"/>
              <w:left w:val="single" w:sz="4" w:space="0" w:color="auto"/>
              <w:bottom w:val="single" w:sz="4" w:space="0" w:color="auto"/>
              <w:right w:val="single" w:sz="6" w:space="0" w:color="000000"/>
            </w:tcBorders>
            <w:shd w:val="clear" w:color="auto" w:fill="00FF00"/>
          </w:tcPr>
          <w:p w14:paraId="6D3E8C5D" w14:textId="780C9796" w:rsidR="00A80CBD" w:rsidRPr="00BD577A" w:rsidRDefault="00A80CBD" w:rsidP="00831A8E">
            <w:pPr>
              <w:jc w:val="left"/>
              <w:rPr>
                <w:ins w:id="1188" w:author="16a" w:date="2025-10-08T16:08:00Z"/>
                <w:color w:val="000000"/>
                <w:sz w:val="16"/>
                <w:szCs w:val="16"/>
              </w:rPr>
            </w:pPr>
            <w:ins w:id="1189" w:author="16a" w:date="2025-10-08T16:08:00Z">
              <w:r w:rsidRPr="00F64515">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139BBC1B" w14:textId="16204A3C" w:rsidR="00A80CBD" w:rsidRPr="00BD577A" w:rsidRDefault="00A80CBD" w:rsidP="00831A8E">
            <w:pPr>
              <w:jc w:val="left"/>
              <w:rPr>
                <w:ins w:id="1190" w:author="16a" w:date="2025-10-08T16:08:00Z"/>
                <w:color w:val="000000"/>
                <w:sz w:val="16"/>
                <w:szCs w:val="16"/>
              </w:rPr>
            </w:pPr>
            <w:ins w:id="1191" w:author="16a" w:date="2025-10-08T16:08:00Z">
              <w:r w:rsidRPr="00F64515">
                <w:rPr>
                  <w:color w:val="000000"/>
                  <w:sz w:val="16"/>
                  <w:szCs w:val="16"/>
                </w:rPr>
                <w:t>-</w:t>
              </w:r>
            </w:ins>
          </w:p>
        </w:tc>
        <w:tc>
          <w:tcPr>
            <w:tcW w:w="608" w:type="dxa"/>
            <w:tcBorders>
              <w:top w:val="single" w:sz="4" w:space="0" w:color="auto"/>
              <w:bottom w:val="single" w:sz="4" w:space="0" w:color="auto"/>
              <w:right w:val="single" w:sz="4" w:space="0" w:color="auto"/>
            </w:tcBorders>
            <w:shd w:val="clear" w:color="auto" w:fill="00FF00"/>
          </w:tcPr>
          <w:p w14:paraId="588C1613" w14:textId="6FCC9345" w:rsidR="00A80CBD" w:rsidRPr="00BD577A" w:rsidRDefault="00A80CBD" w:rsidP="00831A8E">
            <w:pPr>
              <w:jc w:val="left"/>
              <w:rPr>
                <w:ins w:id="1192" w:author="16a" w:date="2025-10-08T16:08:00Z"/>
                <w:color w:val="000000"/>
                <w:sz w:val="16"/>
                <w:szCs w:val="16"/>
              </w:rPr>
            </w:pPr>
            <w:ins w:id="1193" w:author="16a" w:date="2025-10-08T16:08:00Z">
              <w:r w:rsidRPr="00F64515">
                <w:rPr>
                  <w:color w:val="000000"/>
                  <w:sz w:val="16"/>
                  <w:szCs w:val="16"/>
                </w:rPr>
                <w:t>eprreqcat</w:t>
              </w:r>
            </w:ins>
          </w:p>
        </w:tc>
        <w:tc>
          <w:tcPr>
            <w:tcW w:w="612" w:type="dxa"/>
            <w:tcBorders>
              <w:top w:val="single" w:sz="4" w:space="0" w:color="auto"/>
              <w:bottom w:val="single" w:sz="4" w:space="0" w:color="auto"/>
              <w:right w:val="single" w:sz="4" w:space="0" w:color="auto"/>
            </w:tcBorders>
            <w:shd w:val="clear" w:color="auto" w:fill="00FF00"/>
          </w:tcPr>
          <w:p w14:paraId="1137AE92" w14:textId="163AB61B" w:rsidR="00A80CBD" w:rsidRPr="00BD577A" w:rsidRDefault="00A80CBD" w:rsidP="00831A8E">
            <w:pPr>
              <w:jc w:val="left"/>
              <w:rPr>
                <w:ins w:id="1194" w:author="16a" w:date="2025-10-08T16:08:00Z"/>
                <w:color w:val="000000"/>
                <w:sz w:val="16"/>
                <w:szCs w:val="16"/>
              </w:rPr>
            </w:pPr>
            <w:ins w:id="1195" w:author="16a" w:date="2025-10-08T16:08:00Z">
              <w:r w:rsidRPr="00F64515">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2030DE73" w14:textId="6568DCFC" w:rsidR="00A80CBD" w:rsidRPr="00BD577A" w:rsidRDefault="00A80CBD" w:rsidP="00831A8E">
            <w:pPr>
              <w:jc w:val="left"/>
              <w:rPr>
                <w:ins w:id="1196" w:author="16a" w:date="2025-10-08T16:08:00Z"/>
                <w:color w:val="000000"/>
                <w:sz w:val="16"/>
                <w:szCs w:val="16"/>
              </w:rPr>
            </w:pPr>
            <w:ins w:id="1197" w:author="16a" w:date="2025-10-08T16:08:00Z">
              <w:r w:rsidRPr="00F64515">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0DD2993A" w14:textId="02F28BB6" w:rsidR="00A80CBD" w:rsidRPr="00BD577A" w:rsidRDefault="00A80CBD" w:rsidP="00831A8E">
            <w:pPr>
              <w:jc w:val="left"/>
              <w:rPr>
                <w:ins w:id="1198" w:author="16a" w:date="2025-10-08T16:08:00Z"/>
                <w:color w:val="000000"/>
                <w:sz w:val="16"/>
                <w:szCs w:val="16"/>
              </w:rPr>
            </w:pPr>
            <w:ins w:id="1199" w:author="16a" w:date="2025-10-08T16:08:00Z">
              <w:r w:rsidRPr="00F64515">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634D096E" w14:textId="2DE688A1" w:rsidR="00A80CBD" w:rsidRPr="00BD577A" w:rsidRDefault="00A80CBD" w:rsidP="00831A8E">
            <w:pPr>
              <w:jc w:val="left"/>
              <w:rPr>
                <w:ins w:id="1200" w:author="16a" w:date="2025-10-08T16:08:00Z"/>
                <w:color w:val="000000"/>
                <w:sz w:val="16"/>
                <w:szCs w:val="16"/>
              </w:rPr>
            </w:pPr>
            <w:ins w:id="1201" w:author="16a" w:date="2025-10-08T16:08:00Z">
              <w:r w:rsidRPr="00F64515">
                <w:rPr>
                  <w:color w:val="000000"/>
                  <w:sz w:val="16"/>
                  <w:szCs w:val="16"/>
                </w:rPr>
                <w:t>-</w:t>
              </w:r>
            </w:ins>
          </w:p>
        </w:tc>
        <w:tc>
          <w:tcPr>
            <w:tcW w:w="654" w:type="dxa"/>
            <w:tcBorders>
              <w:top w:val="single" w:sz="4" w:space="0" w:color="auto"/>
              <w:bottom w:val="single" w:sz="4" w:space="0" w:color="auto"/>
              <w:right w:val="double" w:sz="4" w:space="0" w:color="auto"/>
            </w:tcBorders>
            <w:shd w:val="clear" w:color="auto" w:fill="00FF00"/>
          </w:tcPr>
          <w:p w14:paraId="1D6FA61E" w14:textId="00145539" w:rsidR="00A80CBD" w:rsidRPr="00BD577A" w:rsidRDefault="00A80CBD" w:rsidP="00831A8E">
            <w:pPr>
              <w:jc w:val="left"/>
              <w:rPr>
                <w:ins w:id="1202" w:author="16a" w:date="2025-10-08T16:08:00Z"/>
                <w:sz w:val="16"/>
                <w:szCs w:val="16"/>
              </w:rPr>
            </w:pPr>
            <w:ins w:id="1203" w:author="16a" w:date="2025-10-08T16:08:00Z">
              <w:r w:rsidRPr="00F64515">
                <w:rPr>
                  <w:color w:val="000000"/>
                  <w:sz w:val="16"/>
                  <w:szCs w:val="16"/>
                </w:rPr>
                <w:t>-</w:t>
              </w:r>
            </w:ins>
          </w:p>
        </w:tc>
        <w:tc>
          <w:tcPr>
            <w:tcW w:w="654" w:type="dxa"/>
            <w:tcBorders>
              <w:top w:val="single" w:sz="4" w:space="0" w:color="auto"/>
              <w:left w:val="double" w:sz="4" w:space="0" w:color="auto"/>
              <w:bottom w:val="single" w:sz="4" w:space="0" w:color="auto"/>
              <w:right w:val="single" w:sz="4" w:space="0" w:color="auto"/>
            </w:tcBorders>
            <w:shd w:val="clear" w:color="auto" w:fill="00FF00"/>
          </w:tcPr>
          <w:p w14:paraId="5F44889D" w14:textId="27160FD3" w:rsidR="00A80CBD" w:rsidRDefault="00A80CBD" w:rsidP="00A80CBD">
            <w:pPr>
              <w:jc w:val="left"/>
              <w:rPr>
                <w:ins w:id="1204" w:author="16a" w:date="2025-10-08T16:08:00Z"/>
                <w:sz w:val="16"/>
                <w:szCs w:val="16"/>
              </w:rPr>
            </w:pPr>
            <w:ins w:id="1205" w:author="16a" w:date="2025-10-08T16:08:00Z">
              <w:r>
                <w:rPr>
                  <w:rFonts w:hint="eastAsia"/>
                  <w:sz w:val="16"/>
                  <w:szCs w:val="16"/>
                </w:rPr>
                <w:t>ac1-00</w:t>
              </w:r>
            </w:ins>
          </w:p>
        </w:tc>
      </w:tr>
      <w:tr w:rsidR="00A80CBD" w:rsidRPr="001923C6" w14:paraId="3725AD95" w14:textId="77777777" w:rsidTr="00A80CBD">
        <w:trPr>
          <w:trHeight w:val="420"/>
        </w:trPr>
        <w:tc>
          <w:tcPr>
            <w:tcW w:w="1016" w:type="dxa"/>
            <w:tcBorders>
              <w:top w:val="single" w:sz="4" w:space="0" w:color="auto"/>
              <w:left w:val="single" w:sz="6" w:space="0" w:color="000000"/>
              <w:bottom w:val="single" w:sz="4" w:space="0" w:color="auto"/>
              <w:right w:val="single" w:sz="6" w:space="0" w:color="000000"/>
            </w:tcBorders>
            <w:shd w:val="clear" w:color="auto" w:fill="auto"/>
          </w:tcPr>
          <w:p w14:paraId="14D56B22" w14:textId="5DBDB2DD" w:rsidR="00A80CBD" w:rsidRDefault="00A80CBD" w:rsidP="00831A8E">
            <w:pPr>
              <w:jc w:val="left"/>
              <w:rPr>
                <w:color w:val="000000"/>
                <w:sz w:val="16"/>
                <w:szCs w:val="16"/>
              </w:rPr>
            </w:pPr>
            <w:r w:rsidRPr="001923C6">
              <w:rPr>
                <w:color w:val="000000"/>
                <w:sz w:val="16"/>
                <w:szCs w:val="16"/>
              </w:rPr>
              <w:t>EMINJ_STAHV_ID(</w:t>
            </w:r>
            <w:ins w:id="1206" w:author="16a" w:date="2025-10-08T16:09:00Z">
              <w:r w:rsidRPr="00A80CBD">
                <w:rPr>
                  <w:rFonts w:hint="eastAsia"/>
                  <w:color w:val="000000"/>
                  <w:sz w:val="16"/>
                  <w:szCs w:val="16"/>
                  <w:shd w:val="clear" w:color="auto" w:fill="00FF00"/>
                </w:rPr>
                <w:t>44</w:t>
              </w:r>
            </w:ins>
            <w:del w:id="1207" w:author="16a" w:date="2025-10-08T16:09:00Z">
              <w:r w:rsidRPr="00A80CBD" w:rsidDel="00A80CBD">
                <w:rPr>
                  <w:color w:val="000000"/>
                  <w:sz w:val="16"/>
                  <w:szCs w:val="16"/>
                  <w:shd w:val="clear" w:color="auto" w:fill="00FF00"/>
                </w:rPr>
                <w:delText>46</w:delText>
              </w:r>
            </w:del>
            <w:r w:rsidRPr="001923C6">
              <w:rPr>
                <w:color w:val="000000"/>
                <w:sz w:val="16"/>
                <w:szCs w:val="16"/>
              </w:rPr>
              <w:t>)</w:t>
            </w:r>
          </w:p>
          <w:p w14:paraId="618C97AB" w14:textId="77777777" w:rsidR="00A80CBD" w:rsidRPr="009A69EA" w:rsidRDefault="00A80CBD" w:rsidP="00831A8E">
            <w:pPr>
              <w:jc w:val="left"/>
              <w:rPr>
                <w:sz w:val="16"/>
                <w:szCs w:val="16"/>
                <w:shd w:val="pct15" w:color="auto" w:fill="FFFFFF"/>
              </w:rPr>
            </w:pPr>
          </w:p>
        </w:tc>
        <w:tc>
          <w:tcPr>
            <w:tcW w:w="610" w:type="dxa"/>
            <w:tcBorders>
              <w:top w:val="single" w:sz="4" w:space="0" w:color="auto"/>
              <w:left w:val="single" w:sz="6" w:space="0" w:color="000000"/>
              <w:bottom w:val="single" w:sz="4" w:space="0" w:color="auto"/>
              <w:right w:val="single" w:sz="6" w:space="0" w:color="000000"/>
            </w:tcBorders>
            <w:shd w:val="clear" w:color="auto" w:fill="auto"/>
          </w:tcPr>
          <w:p w14:paraId="69A353FC" w14:textId="5A7BB35E" w:rsidR="00A80CBD" w:rsidRPr="009A69EA" w:rsidRDefault="00A80CBD" w:rsidP="00831A8E">
            <w:pPr>
              <w:jc w:val="left"/>
              <w:rPr>
                <w:sz w:val="16"/>
                <w:szCs w:val="16"/>
                <w:shd w:val="pct15" w:color="auto" w:fill="FFFFFF"/>
              </w:rPr>
            </w:pPr>
            <w:r w:rsidRPr="001923C6">
              <w:rPr>
                <w:sz w:val="16"/>
                <w:szCs w:val="16"/>
              </w:rPr>
              <w:t>einjmodstahv</w:t>
            </w:r>
          </w:p>
        </w:tc>
        <w:tc>
          <w:tcPr>
            <w:tcW w:w="611" w:type="dxa"/>
            <w:tcBorders>
              <w:top w:val="single" w:sz="4" w:space="0" w:color="auto"/>
              <w:left w:val="single" w:sz="6" w:space="0" w:color="000000"/>
              <w:bottom w:val="single" w:sz="4" w:space="0" w:color="auto"/>
              <w:right w:val="single" w:sz="6" w:space="0" w:color="000000"/>
            </w:tcBorders>
            <w:shd w:val="clear" w:color="auto" w:fill="00FF00"/>
          </w:tcPr>
          <w:p w14:paraId="39D9EBB9" w14:textId="08ECF6FE" w:rsidR="00A80CBD" w:rsidRPr="009A69EA" w:rsidRDefault="00831A8E" w:rsidP="00831A8E">
            <w:pPr>
              <w:jc w:val="left"/>
              <w:rPr>
                <w:sz w:val="16"/>
                <w:szCs w:val="16"/>
                <w:shd w:val="pct15" w:color="auto" w:fill="FFFFFF"/>
              </w:rPr>
            </w:pPr>
            <w:ins w:id="1208" w:author="城戸 栄一郎" w:date="2025-10-23T11:25:00Z">
              <w:r>
                <w:rPr>
                  <w:rFonts w:hint="eastAsia"/>
                  <w:color w:val="000000"/>
                  <w:sz w:val="16"/>
                  <w:szCs w:val="16"/>
                </w:rPr>
                <w:t>-</w:t>
              </w:r>
            </w:ins>
            <w:del w:id="1209" w:author="16a" w:date="2025-10-08T16:09:00Z">
              <w:r w:rsidR="00A80CBD" w:rsidRPr="00565E4A" w:rsidDel="00A80CBD">
                <w:rPr>
                  <w:color w:val="000000"/>
                  <w:sz w:val="16"/>
                  <w:szCs w:val="16"/>
                </w:rPr>
                <w:delText>einjptnstahv</w:delText>
              </w:r>
            </w:del>
          </w:p>
        </w:tc>
        <w:tc>
          <w:tcPr>
            <w:tcW w:w="606" w:type="dxa"/>
            <w:tcBorders>
              <w:top w:val="single" w:sz="4" w:space="0" w:color="auto"/>
              <w:left w:val="single" w:sz="6" w:space="0" w:color="000000"/>
              <w:bottom w:val="single" w:sz="4" w:space="0" w:color="auto"/>
              <w:right w:val="single" w:sz="6" w:space="0" w:color="000000"/>
            </w:tcBorders>
            <w:shd w:val="clear" w:color="auto" w:fill="auto"/>
          </w:tcPr>
          <w:p w14:paraId="7834F7BD" w14:textId="619358DC" w:rsidR="00A80CBD" w:rsidRPr="009A69EA" w:rsidRDefault="00A80CBD" w:rsidP="00831A8E">
            <w:pPr>
              <w:jc w:val="left"/>
              <w:rPr>
                <w:sz w:val="16"/>
                <w:szCs w:val="16"/>
                <w:shd w:val="pct15" w:color="auto" w:fill="FFFFFF"/>
              </w:rPr>
            </w:pPr>
            <w:r w:rsidRPr="001923C6">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310FE34" w14:textId="6CC4E8DB" w:rsidR="00A80CBD" w:rsidRPr="009A69EA" w:rsidRDefault="00A80CBD" w:rsidP="00831A8E">
            <w:pPr>
              <w:jc w:val="left"/>
              <w:rPr>
                <w:sz w:val="16"/>
                <w:szCs w:val="16"/>
                <w:shd w:val="pct15" w:color="auto" w:fill="FFFFFF"/>
              </w:rPr>
            </w:pPr>
            <w:r w:rsidRPr="00565E4A">
              <w:rPr>
                <w:color w:val="000000"/>
                <w:sz w:val="16"/>
                <w:szCs w:val="16"/>
              </w:rPr>
              <w:t>eainjd</w:t>
            </w:r>
            <w:r>
              <w:rPr>
                <w:color w:val="000000"/>
                <w:sz w:val="16"/>
                <w:szCs w:val="16"/>
              </w:rPr>
              <w:t>*</w:t>
            </w:r>
            <w:r w:rsidRPr="00565E4A">
              <w:rPr>
                <w:color w:val="000000"/>
                <w:sz w:val="16"/>
                <w:szCs w:val="16"/>
              </w:rPr>
              <w:t>stahv</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DF4E422" w14:textId="5925F9D7" w:rsidR="00A80CBD" w:rsidRPr="009A69EA" w:rsidRDefault="00A80CBD" w:rsidP="00831A8E">
            <w:pPr>
              <w:jc w:val="left"/>
              <w:rPr>
                <w:sz w:val="16"/>
                <w:szCs w:val="16"/>
                <w:shd w:val="pct15" w:color="auto" w:fill="FFFFFF"/>
              </w:rPr>
            </w:pPr>
            <w:r w:rsidRPr="001923C6">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16E0E4FD" w14:textId="20EE96AF" w:rsidR="00A80CBD" w:rsidRPr="009A69EA" w:rsidRDefault="00A80CBD" w:rsidP="00831A8E">
            <w:pPr>
              <w:jc w:val="left"/>
              <w:rPr>
                <w:sz w:val="16"/>
                <w:szCs w:val="16"/>
                <w:shd w:val="pct15" w:color="auto" w:fill="FFFFFF"/>
              </w:rPr>
            </w:pPr>
            <w:r w:rsidRPr="001923C6">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CBD8252" w14:textId="7C17686D" w:rsidR="00A80CBD" w:rsidRPr="009A69EA" w:rsidRDefault="00A80CBD" w:rsidP="00831A8E">
            <w:pPr>
              <w:jc w:val="left"/>
              <w:rPr>
                <w:sz w:val="16"/>
                <w:szCs w:val="16"/>
                <w:shd w:val="pct15" w:color="auto" w:fill="FFFFFF"/>
              </w:rPr>
            </w:pPr>
            <w:r w:rsidRPr="001923C6">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D3D5769" w14:textId="290E07EC" w:rsidR="00A80CBD" w:rsidRPr="009A69EA" w:rsidRDefault="00A80CBD" w:rsidP="00831A8E">
            <w:pPr>
              <w:jc w:val="left"/>
              <w:rPr>
                <w:sz w:val="16"/>
                <w:szCs w:val="16"/>
                <w:shd w:val="pct15" w:color="auto" w:fill="FFFFFF"/>
              </w:rPr>
            </w:pPr>
            <w:r w:rsidRPr="001923C6">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54F25E5" w14:textId="1A52B8FC" w:rsidR="00A80CBD" w:rsidRPr="009A69EA" w:rsidRDefault="00A80CBD" w:rsidP="00831A8E">
            <w:pPr>
              <w:jc w:val="left"/>
              <w:rPr>
                <w:sz w:val="16"/>
                <w:szCs w:val="16"/>
                <w:shd w:val="pct15" w:color="auto" w:fill="FFFFFF"/>
              </w:rPr>
            </w:pPr>
            <w:r>
              <w:rPr>
                <w:rFonts w:hint="eastAsia"/>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86D985C" w14:textId="728F63A0" w:rsidR="00A80CBD" w:rsidRPr="009A69EA" w:rsidRDefault="00A80CBD" w:rsidP="00831A8E">
            <w:pPr>
              <w:jc w:val="left"/>
              <w:rPr>
                <w:sz w:val="16"/>
                <w:szCs w:val="16"/>
                <w:shd w:val="pct15" w:color="auto" w:fill="FFFFFF"/>
              </w:rPr>
            </w:pPr>
            <w:r>
              <w:rPr>
                <w:rFonts w:hint="eastAsia"/>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F7AD6E9" w14:textId="01EDE74B" w:rsidR="00A80CBD" w:rsidRPr="009A69EA" w:rsidRDefault="00A80CBD" w:rsidP="00831A8E">
            <w:pPr>
              <w:jc w:val="left"/>
              <w:rPr>
                <w:sz w:val="16"/>
                <w:szCs w:val="16"/>
                <w:shd w:val="pct15" w:color="auto" w:fill="FFFFFF"/>
              </w:rPr>
            </w:pPr>
            <w:r>
              <w:rPr>
                <w:rFonts w:hint="eastAsia"/>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2693B284" w14:textId="1ECEC698" w:rsidR="00A80CBD" w:rsidRPr="009A69EA" w:rsidRDefault="00A80CBD" w:rsidP="00831A8E">
            <w:pPr>
              <w:jc w:val="left"/>
              <w:rPr>
                <w:sz w:val="16"/>
                <w:szCs w:val="16"/>
                <w:shd w:val="pct15" w:color="auto" w:fill="FFFFFF"/>
              </w:rPr>
            </w:pPr>
            <w:r w:rsidRPr="001923C6">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B342DD3" w14:textId="7DA57E59" w:rsidR="00A80CBD" w:rsidRPr="009A69EA" w:rsidRDefault="00A80CBD" w:rsidP="00831A8E">
            <w:pPr>
              <w:jc w:val="left"/>
              <w:rPr>
                <w:sz w:val="16"/>
                <w:szCs w:val="16"/>
                <w:shd w:val="pct15" w:color="auto" w:fill="FFFFFF"/>
              </w:rPr>
            </w:pPr>
            <w:r w:rsidRPr="001923C6">
              <w:rPr>
                <w:color w:val="000000"/>
                <w:sz w:val="16"/>
                <w:szCs w:val="16"/>
              </w:rPr>
              <w:t>eqinjp</w:t>
            </w:r>
            <w:r w:rsidRPr="0005161F">
              <w:rPr>
                <w:color w:val="000000"/>
                <w:sz w:val="16"/>
                <w:szCs w:val="16"/>
              </w:rPr>
              <w:t>1</w:t>
            </w:r>
            <w:r w:rsidRPr="001923C6">
              <w:rPr>
                <w:color w:val="000000"/>
                <w:sz w:val="16"/>
                <w:szCs w:val="16"/>
              </w:rPr>
              <w:t>stahv</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BCEB025" w14:textId="50ED17F7" w:rsidR="00A80CBD" w:rsidRPr="009A69EA" w:rsidRDefault="00A80CBD" w:rsidP="00831A8E">
            <w:pPr>
              <w:jc w:val="left"/>
              <w:rPr>
                <w:sz w:val="16"/>
                <w:szCs w:val="16"/>
                <w:shd w:val="pct15" w:color="auto" w:fill="FFFFFF"/>
              </w:rPr>
            </w:pPr>
            <w:r w:rsidRPr="00A97E22">
              <w:rPr>
                <w:color w:val="000000"/>
                <w:sz w:val="16"/>
                <w:szCs w:val="16"/>
              </w:rPr>
              <w:t>eqinjd</w:t>
            </w:r>
            <w:r>
              <w:rPr>
                <w:color w:val="000000"/>
                <w:sz w:val="16"/>
                <w:szCs w:val="16"/>
              </w:rPr>
              <w:t>*</w:t>
            </w:r>
            <w:r w:rsidRPr="00A97E22">
              <w:rPr>
                <w:color w:val="000000"/>
                <w:sz w:val="16"/>
                <w:szCs w:val="16"/>
              </w:rPr>
              <w:t>stahv</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34879FE" w14:textId="32BD2D7B" w:rsidR="00A80CBD" w:rsidRPr="009A69EA" w:rsidRDefault="00A80CBD" w:rsidP="00831A8E">
            <w:pPr>
              <w:jc w:val="left"/>
              <w:rPr>
                <w:sz w:val="16"/>
                <w:shd w:val="pct15" w:color="auto" w:fill="FFFFFF"/>
              </w:rPr>
            </w:pPr>
            <w:r w:rsidRPr="001923C6">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E7CFD89" w14:textId="1E869DDA" w:rsidR="00A80CBD" w:rsidRPr="009A69EA" w:rsidRDefault="00A80CBD" w:rsidP="00831A8E">
            <w:pPr>
              <w:jc w:val="left"/>
              <w:rPr>
                <w:sz w:val="16"/>
                <w:shd w:val="pct15" w:color="auto" w:fill="FFFFFF"/>
              </w:rPr>
            </w:pPr>
            <w:r w:rsidRPr="00A97E22">
              <w:rPr>
                <w:color w:val="000000"/>
                <w:sz w:val="16"/>
                <w:szCs w:val="16"/>
              </w:rPr>
              <w:t>eqinjd</w:t>
            </w:r>
            <w:r>
              <w:rPr>
                <w:color w:val="000000"/>
                <w:sz w:val="16"/>
                <w:szCs w:val="16"/>
              </w:rPr>
              <w:t>*</w:t>
            </w:r>
            <w:r w:rsidRPr="00A97E22">
              <w:rPr>
                <w:color w:val="000000"/>
                <w:sz w:val="16"/>
                <w:szCs w:val="16"/>
              </w:rPr>
              <w:t>plfix</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5C1738C6" w14:textId="2D6289B1" w:rsidR="00A80CBD" w:rsidRPr="009A69EA" w:rsidRDefault="00A80CBD" w:rsidP="00831A8E">
            <w:pPr>
              <w:jc w:val="left"/>
              <w:rPr>
                <w:sz w:val="16"/>
                <w:szCs w:val="16"/>
                <w:shd w:val="pct15" w:color="auto" w:fill="FFFFFF"/>
              </w:rPr>
            </w:pPr>
            <w:r>
              <w:rPr>
                <w:rFonts w:hint="eastAsia"/>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1E9F321" w14:textId="38490871" w:rsidR="00A80CBD" w:rsidRPr="009A69EA" w:rsidRDefault="00A80CBD" w:rsidP="00831A8E">
            <w:pPr>
              <w:jc w:val="left"/>
              <w:rPr>
                <w:sz w:val="16"/>
                <w:szCs w:val="16"/>
                <w:shd w:val="pct15" w:color="auto" w:fill="FFFFFF"/>
              </w:rPr>
            </w:pPr>
            <w:r>
              <w:rPr>
                <w:rFonts w:hint="eastAsia"/>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720DB62" w14:textId="64D5B948" w:rsidR="00A80CBD" w:rsidRPr="009A69EA" w:rsidRDefault="00A80CBD" w:rsidP="00831A8E">
            <w:pPr>
              <w:jc w:val="left"/>
              <w:rPr>
                <w:sz w:val="16"/>
                <w:szCs w:val="16"/>
                <w:shd w:val="pct15" w:color="auto" w:fill="FFFFFF"/>
              </w:rPr>
            </w:pPr>
            <w:r>
              <w:rPr>
                <w:rFonts w:hint="eastAsia"/>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28D0065" w14:textId="7631DE03" w:rsidR="00A80CBD" w:rsidRPr="009A69EA" w:rsidRDefault="00A80CBD" w:rsidP="00831A8E">
            <w:pPr>
              <w:jc w:val="left"/>
              <w:rPr>
                <w:sz w:val="16"/>
                <w:szCs w:val="16"/>
                <w:shd w:val="pct15" w:color="auto" w:fill="FFFFFF"/>
              </w:rPr>
            </w:pPr>
            <w:r w:rsidRPr="001923C6">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4654D93B" w14:textId="721F17A4" w:rsidR="00A80CBD" w:rsidRPr="009A69EA" w:rsidRDefault="00A80CBD" w:rsidP="00831A8E">
            <w:pPr>
              <w:jc w:val="left"/>
              <w:rPr>
                <w:sz w:val="16"/>
                <w:szCs w:val="16"/>
                <w:shd w:val="pct15" w:color="auto" w:fill="FFFFFF"/>
              </w:rPr>
            </w:pPr>
            <w:r w:rsidRPr="001923C6">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01E8004" w14:textId="2DDAE6D7" w:rsidR="00A80CBD" w:rsidRPr="009A69EA" w:rsidRDefault="00A80CBD" w:rsidP="00831A8E">
            <w:pPr>
              <w:jc w:val="left"/>
              <w:rPr>
                <w:sz w:val="16"/>
                <w:szCs w:val="16"/>
                <w:shd w:val="pct15" w:color="auto" w:fill="FFFFFF"/>
              </w:rPr>
            </w:pPr>
            <w:r w:rsidRPr="001923C6">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6D21F7DC" w14:textId="41D68E1D" w:rsidR="00A80CBD" w:rsidRPr="009A69EA" w:rsidRDefault="00A80CBD" w:rsidP="00831A8E">
            <w:pPr>
              <w:jc w:val="left"/>
              <w:rPr>
                <w:sz w:val="16"/>
                <w:szCs w:val="16"/>
                <w:shd w:val="pct15" w:color="auto" w:fill="FFFFFF"/>
              </w:rPr>
            </w:pPr>
            <w:r>
              <w:rPr>
                <w:color w:val="000000"/>
                <w:sz w:val="16"/>
                <w:szCs w:val="16"/>
              </w:rPr>
              <w:t>ek1fstahv</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B2EAE07" w14:textId="5F16B75D" w:rsidR="00A80CBD" w:rsidRPr="009A69EA" w:rsidRDefault="00A80CBD" w:rsidP="00831A8E">
            <w:pPr>
              <w:jc w:val="left"/>
              <w:rPr>
                <w:sz w:val="16"/>
                <w:szCs w:val="16"/>
                <w:shd w:val="pct15" w:color="auto" w:fill="FFFFFF"/>
              </w:rPr>
            </w:pPr>
            <w:r>
              <w:rPr>
                <w:color w:val="000000"/>
                <w:sz w:val="16"/>
                <w:szCs w:val="16"/>
              </w:rPr>
              <w:t>ek2fstahv</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8D72D2A" w14:textId="058559E8" w:rsidR="00A80CBD" w:rsidRPr="009A69EA" w:rsidRDefault="00A80CBD" w:rsidP="00831A8E">
            <w:pPr>
              <w:jc w:val="left"/>
              <w:rPr>
                <w:sz w:val="16"/>
                <w:szCs w:val="16"/>
                <w:shd w:val="pct15" w:color="auto" w:fill="FFFFFF"/>
              </w:rPr>
            </w:pPr>
            <w:r>
              <w:rPr>
                <w:color w:val="000000"/>
                <w:sz w:val="16"/>
                <w:szCs w:val="16"/>
              </w:rPr>
              <w:t>ek3fstahv</w:t>
            </w:r>
          </w:p>
        </w:tc>
        <w:tc>
          <w:tcPr>
            <w:tcW w:w="608" w:type="dxa"/>
            <w:tcBorders>
              <w:top w:val="single" w:sz="4" w:space="0" w:color="auto"/>
              <w:left w:val="single" w:sz="6" w:space="0" w:color="000000"/>
              <w:bottom w:val="single" w:sz="4" w:space="0" w:color="auto"/>
              <w:right w:val="single" w:sz="4" w:space="0" w:color="auto"/>
            </w:tcBorders>
            <w:shd w:val="clear" w:color="auto" w:fill="auto"/>
          </w:tcPr>
          <w:p w14:paraId="51EC904E" w14:textId="67D6DB11" w:rsidR="00A80CBD" w:rsidRPr="009A69EA" w:rsidRDefault="00A80CBD" w:rsidP="00831A8E">
            <w:pPr>
              <w:jc w:val="left"/>
              <w:rPr>
                <w:sz w:val="16"/>
                <w:szCs w:val="16"/>
                <w:shd w:val="pct15" w:color="auto" w:fill="FFFFFF"/>
              </w:rPr>
            </w:pPr>
            <w:r w:rsidRPr="001923C6">
              <w:rPr>
                <w:color w:val="000000"/>
                <w:sz w:val="16"/>
                <w:szCs w:val="16"/>
              </w:rPr>
              <w:t>-</w:t>
            </w:r>
          </w:p>
        </w:tc>
        <w:tc>
          <w:tcPr>
            <w:tcW w:w="608" w:type="dxa"/>
            <w:tcBorders>
              <w:top w:val="single" w:sz="4" w:space="0" w:color="auto"/>
              <w:left w:val="single" w:sz="4" w:space="0" w:color="auto"/>
              <w:bottom w:val="single" w:sz="4" w:space="0" w:color="auto"/>
              <w:right w:val="single" w:sz="6" w:space="0" w:color="000000"/>
            </w:tcBorders>
            <w:shd w:val="clear" w:color="auto" w:fill="auto"/>
          </w:tcPr>
          <w:p w14:paraId="7B68D753" w14:textId="389F0773" w:rsidR="00A80CBD" w:rsidRPr="009A69EA" w:rsidRDefault="00A80CBD" w:rsidP="00831A8E">
            <w:pPr>
              <w:jc w:val="left"/>
              <w:rPr>
                <w:sz w:val="16"/>
                <w:szCs w:val="16"/>
                <w:shd w:val="pct15" w:color="auto" w:fill="FFFFFF"/>
              </w:rPr>
            </w:pPr>
            <w:r w:rsidRPr="001923C6">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001986F0" w14:textId="47ED8C50" w:rsidR="00A80CBD" w:rsidRPr="009A69EA" w:rsidRDefault="00A80CBD" w:rsidP="00831A8E">
            <w:pPr>
              <w:jc w:val="left"/>
              <w:rPr>
                <w:sz w:val="16"/>
                <w:szCs w:val="16"/>
                <w:shd w:val="pct15" w:color="auto" w:fill="FFFFFF"/>
              </w:rPr>
            </w:pPr>
            <w:r w:rsidRPr="001923C6">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E5A5B5C" w14:textId="7F2CA21D" w:rsidR="00A80CBD" w:rsidRPr="009A69EA" w:rsidRDefault="00A80CBD" w:rsidP="00831A8E">
            <w:pPr>
              <w:jc w:val="left"/>
              <w:rPr>
                <w:sz w:val="16"/>
                <w:szCs w:val="16"/>
                <w:shd w:val="pct15" w:color="auto" w:fill="FFFFFF"/>
              </w:rPr>
            </w:pPr>
            <w:r>
              <w:rPr>
                <w:color w:val="000000"/>
                <w:sz w:val="16"/>
                <w:szCs w:val="16"/>
              </w:rPr>
              <w:t>eprreqstahv</w:t>
            </w:r>
          </w:p>
        </w:tc>
        <w:tc>
          <w:tcPr>
            <w:tcW w:w="612" w:type="dxa"/>
            <w:tcBorders>
              <w:top w:val="single" w:sz="4" w:space="0" w:color="auto"/>
              <w:bottom w:val="single" w:sz="4" w:space="0" w:color="auto"/>
              <w:right w:val="single" w:sz="4" w:space="0" w:color="auto"/>
            </w:tcBorders>
            <w:shd w:val="clear" w:color="auto" w:fill="auto"/>
          </w:tcPr>
          <w:p w14:paraId="1B6FBEC7" w14:textId="6E54368E" w:rsidR="00A80CBD" w:rsidRPr="009A69EA" w:rsidRDefault="00A80CBD" w:rsidP="00831A8E">
            <w:pPr>
              <w:jc w:val="left"/>
              <w:rPr>
                <w:sz w:val="16"/>
                <w:szCs w:val="16"/>
                <w:shd w:val="pct15" w:color="auto" w:fill="FFFFFF"/>
              </w:rPr>
            </w:pPr>
            <w:r w:rsidRPr="001923C6">
              <w:rPr>
                <w:color w:val="000000"/>
                <w:sz w:val="16"/>
                <w:szCs w:val="16"/>
              </w:rPr>
              <w:t>eqfreqstahv</w:t>
            </w:r>
          </w:p>
        </w:tc>
        <w:tc>
          <w:tcPr>
            <w:tcW w:w="612" w:type="dxa"/>
            <w:tcBorders>
              <w:top w:val="single" w:sz="4" w:space="0" w:color="auto"/>
              <w:bottom w:val="single" w:sz="4" w:space="0" w:color="auto"/>
              <w:right w:val="single" w:sz="4" w:space="0" w:color="auto"/>
            </w:tcBorders>
            <w:shd w:val="clear" w:color="auto" w:fill="auto"/>
          </w:tcPr>
          <w:p w14:paraId="28F69E34" w14:textId="2FBDE7E3" w:rsidR="00A80CBD" w:rsidRPr="009A69EA" w:rsidRDefault="00A80CBD" w:rsidP="00831A8E">
            <w:pPr>
              <w:jc w:val="left"/>
              <w:rPr>
                <w:sz w:val="16"/>
                <w:szCs w:val="16"/>
                <w:shd w:val="pct15" w:color="auto" w:fill="FFFFFF"/>
              </w:rPr>
            </w:pPr>
            <w:r w:rsidRPr="001923C6">
              <w:rPr>
                <w:color w:val="000000"/>
                <w:sz w:val="16"/>
                <w:szCs w:val="16"/>
              </w:rPr>
              <w:t>eprreqlstahv</w:t>
            </w:r>
          </w:p>
        </w:tc>
        <w:tc>
          <w:tcPr>
            <w:tcW w:w="612" w:type="dxa"/>
            <w:tcBorders>
              <w:top w:val="single" w:sz="4" w:space="0" w:color="auto"/>
              <w:bottom w:val="single" w:sz="4" w:space="0" w:color="auto"/>
              <w:right w:val="single" w:sz="4" w:space="0" w:color="auto"/>
            </w:tcBorders>
            <w:shd w:val="clear" w:color="auto" w:fill="auto"/>
          </w:tcPr>
          <w:p w14:paraId="181FF66D" w14:textId="2375C483" w:rsidR="00A80CBD" w:rsidRPr="009A69EA" w:rsidRDefault="00A80CBD" w:rsidP="00831A8E">
            <w:pPr>
              <w:jc w:val="left"/>
              <w:rPr>
                <w:sz w:val="16"/>
                <w:szCs w:val="16"/>
                <w:shd w:val="pct15" w:color="auto" w:fill="FFFFFF"/>
              </w:rPr>
            </w:pPr>
            <w:r w:rsidRPr="001923C6">
              <w:rPr>
                <w:color w:val="000000"/>
                <w:sz w:val="16"/>
                <w:szCs w:val="16"/>
              </w:rPr>
              <w:t>exqinjast</w:t>
            </w:r>
            <w:r w:rsidRPr="0005161F">
              <w:rPr>
                <w:color w:val="000000"/>
                <w:sz w:val="16"/>
                <w:szCs w:val="16"/>
              </w:rPr>
              <w:t>a</w:t>
            </w:r>
            <w:r w:rsidRPr="001923C6">
              <w:rPr>
                <w:color w:val="000000"/>
                <w:sz w:val="16"/>
                <w:szCs w:val="16"/>
              </w:rPr>
              <w:t>hv</w:t>
            </w:r>
          </w:p>
        </w:tc>
        <w:tc>
          <w:tcPr>
            <w:tcW w:w="612" w:type="dxa"/>
            <w:tcBorders>
              <w:top w:val="single" w:sz="4" w:space="0" w:color="auto"/>
              <w:bottom w:val="single" w:sz="4" w:space="0" w:color="auto"/>
              <w:right w:val="single" w:sz="4" w:space="0" w:color="auto"/>
            </w:tcBorders>
            <w:shd w:val="clear" w:color="auto" w:fill="auto"/>
          </w:tcPr>
          <w:p w14:paraId="1D3D7CA8" w14:textId="78008F48" w:rsidR="00A80CBD" w:rsidRPr="009A69EA" w:rsidRDefault="00A80CBD" w:rsidP="00831A8E">
            <w:pPr>
              <w:jc w:val="left"/>
              <w:rPr>
                <w:sz w:val="16"/>
                <w:szCs w:val="16"/>
                <w:shd w:val="pct15" w:color="auto" w:fill="FFFFFF"/>
              </w:rPr>
            </w:pPr>
            <w:r w:rsidRPr="00467D41">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5AE3F054" w14:textId="4885B81D" w:rsidR="00A80CBD" w:rsidRPr="009A69EA" w:rsidRDefault="00A80CBD" w:rsidP="00831A8E">
            <w:pPr>
              <w:jc w:val="left"/>
              <w:rPr>
                <w:sz w:val="16"/>
                <w:szCs w:val="16"/>
                <w:shd w:val="pct15" w:color="auto" w:fill="FFFFFF"/>
              </w:rPr>
            </w:pPr>
            <w:r w:rsidRPr="001923C6">
              <w:rPr>
                <w:rFonts w:hint="eastAsia"/>
                <w:color w:val="000000"/>
                <w:sz w:val="16"/>
                <w:szCs w:val="16"/>
              </w:rPr>
              <w:t>-</w:t>
            </w:r>
          </w:p>
        </w:tc>
        <w:tc>
          <w:tcPr>
            <w:tcW w:w="654" w:type="dxa"/>
            <w:tcBorders>
              <w:top w:val="single" w:sz="4" w:space="0" w:color="auto"/>
              <w:left w:val="double" w:sz="4" w:space="0" w:color="auto"/>
              <w:bottom w:val="single" w:sz="4" w:space="0" w:color="auto"/>
              <w:right w:val="single" w:sz="4" w:space="0" w:color="auto"/>
            </w:tcBorders>
            <w:shd w:val="clear" w:color="auto" w:fill="auto"/>
          </w:tcPr>
          <w:p w14:paraId="7587A24D" w14:textId="0303C9C2" w:rsidR="00A80CBD" w:rsidRPr="00BD577A" w:rsidRDefault="00A80CBD" w:rsidP="00A80CBD">
            <w:pPr>
              <w:jc w:val="left"/>
              <w:rPr>
                <w:sz w:val="16"/>
                <w:szCs w:val="16"/>
              </w:rPr>
            </w:pPr>
            <w:r>
              <w:rPr>
                <w:rFonts w:hint="eastAsia"/>
                <w:sz w:val="16"/>
                <w:szCs w:val="16"/>
              </w:rPr>
              <w:t>a</w:t>
            </w:r>
            <w:r>
              <w:rPr>
                <w:sz w:val="16"/>
                <w:szCs w:val="16"/>
              </w:rPr>
              <w:t>c0-</w:t>
            </w:r>
            <w:ins w:id="1210" w:author="16a" w:date="2025-10-08T16:12:00Z">
              <w:r w:rsidRPr="00A80CBD">
                <w:rPr>
                  <w:rFonts w:hint="eastAsia"/>
                  <w:sz w:val="16"/>
                  <w:szCs w:val="16"/>
                  <w:shd w:val="clear" w:color="auto" w:fill="00FF00"/>
                </w:rPr>
                <w:t>07</w:t>
              </w:r>
            </w:ins>
            <w:del w:id="1211" w:author="16a" w:date="2025-10-08T16:12:00Z">
              <w:r w:rsidRPr="00A80CBD" w:rsidDel="00A80CBD">
                <w:rPr>
                  <w:sz w:val="16"/>
                  <w:szCs w:val="16"/>
                  <w:shd w:val="clear" w:color="auto" w:fill="00FF00"/>
                </w:rPr>
                <w:delText>06</w:delText>
              </w:r>
            </w:del>
          </w:p>
        </w:tc>
      </w:tr>
      <w:tr w:rsidR="009275D3" w:rsidRPr="001923C6" w14:paraId="458BC7D0" w14:textId="77777777" w:rsidTr="00A80CBD">
        <w:trPr>
          <w:trHeight w:val="420"/>
          <w:ins w:id="1212" w:author="16a" w:date="2025-10-08T16:08:00Z"/>
        </w:trPr>
        <w:tc>
          <w:tcPr>
            <w:tcW w:w="1016" w:type="dxa"/>
            <w:tcBorders>
              <w:top w:val="single" w:sz="4" w:space="0" w:color="auto"/>
              <w:left w:val="single" w:sz="6" w:space="0" w:color="000000"/>
              <w:bottom w:val="single" w:sz="4" w:space="0" w:color="auto"/>
              <w:right w:val="single" w:sz="6" w:space="0" w:color="000000"/>
            </w:tcBorders>
            <w:shd w:val="clear" w:color="auto" w:fill="00FF00"/>
          </w:tcPr>
          <w:p w14:paraId="6ADBF92A" w14:textId="6938C669" w:rsidR="00A80CBD" w:rsidRPr="001923C6" w:rsidRDefault="00A80CBD" w:rsidP="00831A8E">
            <w:pPr>
              <w:jc w:val="left"/>
              <w:rPr>
                <w:ins w:id="1213" w:author="16a" w:date="2025-10-08T16:08:00Z"/>
                <w:color w:val="000000"/>
                <w:sz w:val="16"/>
                <w:szCs w:val="16"/>
              </w:rPr>
            </w:pPr>
            <w:ins w:id="1214" w:author="16a" w:date="2025-10-08T16:09:00Z">
              <w:r w:rsidRPr="009F7F10">
                <w:rPr>
                  <w:color w:val="000000"/>
                  <w:sz w:val="16"/>
                  <w:szCs w:val="16"/>
                </w:rPr>
                <w:t>EMINJ_CIMPALC_ID</w:t>
              </w:r>
              <w:r w:rsidRPr="009F7F10">
                <w:rPr>
                  <w:rFonts w:hint="eastAsia"/>
                  <w:color w:val="000000"/>
                  <w:sz w:val="16"/>
                  <w:szCs w:val="16"/>
                </w:rPr>
                <w:t>(46)</w:t>
              </w:r>
            </w:ins>
          </w:p>
        </w:tc>
        <w:tc>
          <w:tcPr>
            <w:tcW w:w="610" w:type="dxa"/>
            <w:tcBorders>
              <w:top w:val="single" w:sz="4" w:space="0" w:color="auto"/>
              <w:left w:val="single" w:sz="6" w:space="0" w:color="000000"/>
              <w:bottom w:val="single" w:sz="4" w:space="0" w:color="auto"/>
              <w:right w:val="single" w:sz="6" w:space="0" w:color="000000"/>
            </w:tcBorders>
            <w:shd w:val="clear" w:color="auto" w:fill="00FF00"/>
          </w:tcPr>
          <w:p w14:paraId="13F29E4C" w14:textId="422092E5" w:rsidR="00A80CBD" w:rsidRPr="001923C6" w:rsidRDefault="00A80CBD" w:rsidP="00831A8E">
            <w:pPr>
              <w:jc w:val="left"/>
              <w:rPr>
                <w:ins w:id="1215" w:author="16a" w:date="2025-10-08T16:08:00Z"/>
                <w:sz w:val="16"/>
                <w:szCs w:val="16"/>
              </w:rPr>
            </w:pPr>
            <w:ins w:id="1216" w:author="16a" w:date="2025-10-08T16:09:00Z">
              <w:r w:rsidRPr="009F7F10">
                <w:rPr>
                  <w:sz w:val="16"/>
                  <w:szCs w:val="16"/>
                </w:rPr>
                <w:t>einjmodcimpalc</w:t>
              </w:r>
            </w:ins>
          </w:p>
        </w:tc>
        <w:tc>
          <w:tcPr>
            <w:tcW w:w="611" w:type="dxa"/>
            <w:tcBorders>
              <w:top w:val="single" w:sz="4" w:space="0" w:color="auto"/>
              <w:left w:val="single" w:sz="6" w:space="0" w:color="000000"/>
              <w:bottom w:val="single" w:sz="4" w:space="0" w:color="auto"/>
              <w:right w:val="single" w:sz="6" w:space="0" w:color="000000"/>
            </w:tcBorders>
            <w:shd w:val="clear" w:color="auto" w:fill="00FF00"/>
          </w:tcPr>
          <w:p w14:paraId="5DAF7B96" w14:textId="76B0327B" w:rsidR="00A80CBD" w:rsidRPr="00565E4A" w:rsidRDefault="00A80CBD" w:rsidP="00831A8E">
            <w:pPr>
              <w:jc w:val="left"/>
              <w:rPr>
                <w:ins w:id="1217" w:author="16a" w:date="2025-10-08T16:08:00Z"/>
                <w:color w:val="000000"/>
                <w:sz w:val="16"/>
                <w:szCs w:val="16"/>
              </w:rPr>
            </w:pPr>
            <w:ins w:id="1218" w:author="16a" w:date="2025-10-08T16:09:00Z">
              <w:r w:rsidRPr="009F7F10">
                <w:rPr>
                  <w:color w:val="000000"/>
                  <w:sz w:val="16"/>
                  <w:szCs w:val="16"/>
                </w:rPr>
                <w:t>einjptn</w:t>
              </w:r>
            </w:ins>
          </w:p>
        </w:tc>
        <w:tc>
          <w:tcPr>
            <w:tcW w:w="606" w:type="dxa"/>
            <w:tcBorders>
              <w:top w:val="single" w:sz="4" w:space="0" w:color="auto"/>
              <w:left w:val="single" w:sz="6" w:space="0" w:color="000000"/>
              <w:bottom w:val="single" w:sz="4" w:space="0" w:color="auto"/>
              <w:right w:val="single" w:sz="6" w:space="0" w:color="000000"/>
            </w:tcBorders>
            <w:shd w:val="clear" w:color="auto" w:fill="00FF00"/>
          </w:tcPr>
          <w:p w14:paraId="30250940" w14:textId="608D89F9" w:rsidR="00A80CBD" w:rsidRPr="001923C6" w:rsidRDefault="00A80CBD" w:rsidP="00831A8E">
            <w:pPr>
              <w:jc w:val="left"/>
              <w:rPr>
                <w:ins w:id="1219" w:author="16a" w:date="2025-10-08T16:08:00Z"/>
                <w:color w:val="000000"/>
                <w:sz w:val="16"/>
                <w:szCs w:val="16"/>
              </w:rPr>
            </w:pPr>
            <w:ins w:id="1220"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17E0BB56" w14:textId="30F307E0" w:rsidR="00A80CBD" w:rsidRPr="00565E4A" w:rsidRDefault="00A80CBD" w:rsidP="00831A8E">
            <w:pPr>
              <w:jc w:val="left"/>
              <w:rPr>
                <w:ins w:id="1221" w:author="16a" w:date="2025-10-08T16:08:00Z"/>
                <w:color w:val="000000"/>
                <w:sz w:val="16"/>
                <w:szCs w:val="16"/>
              </w:rPr>
            </w:pPr>
            <w:ins w:id="1222" w:author="16a" w:date="2025-10-08T16:09:00Z">
              <w:r>
                <w:rPr>
                  <w:rFonts w:hint="eastAsia"/>
                  <w:color w:val="000000"/>
                  <w:sz w:val="16"/>
                  <w:szCs w:val="16"/>
                </w:rPr>
                <w:t>e</w:t>
              </w:r>
              <w:r w:rsidRPr="009F7F10">
                <w:rPr>
                  <w:color w:val="000000"/>
                  <w:sz w:val="16"/>
                  <w:szCs w:val="16"/>
                </w:rPr>
                <w:t>ainjd</w:t>
              </w:r>
              <w:r>
                <w:rPr>
                  <w:rFonts w:hint="eastAsia"/>
                  <w:color w:val="000000"/>
                  <w:sz w:val="16"/>
                  <w:szCs w:val="16"/>
                </w:rPr>
                <w:t>*</w:t>
              </w:r>
              <w:r w:rsidRPr="009F7F10">
                <w:rPr>
                  <w:color w:val="000000"/>
                  <w:sz w:val="16"/>
                  <w:szCs w:val="16"/>
                </w:rPr>
                <w:t>cimpalc</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237F98FA" w14:textId="7681DDDC" w:rsidR="00A80CBD" w:rsidRPr="001923C6" w:rsidRDefault="00A80CBD" w:rsidP="00831A8E">
            <w:pPr>
              <w:jc w:val="left"/>
              <w:rPr>
                <w:ins w:id="1223" w:author="16a" w:date="2025-10-08T16:08:00Z"/>
                <w:color w:val="000000"/>
                <w:sz w:val="16"/>
                <w:szCs w:val="16"/>
              </w:rPr>
            </w:pPr>
            <w:ins w:id="1224"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11C7447" w14:textId="6F2937AE" w:rsidR="00A80CBD" w:rsidRPr="001923C6" w:rsidRDefault="00A80CBD" w:rsidP="00831A8E">
            <w:pPr>
              <w:jc w:val="left"/>
              <w:rPr>
                <w:ins w:id="1225" w:author="16a" w:date="2025-10-08T16:08:00Z"/>
                <w:color w:val="000000"/>
                <w:sz w:val="16"/>
                <w:szCs w:val="16"/>
              </w:rPr>
            </w:pPr>
            <w:ins w:id="1226"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6BA5B03E" w14:textId="1B4A0AAB" w:rsidR="00A80CBD" w:rsidRPr="001923C6" w:rsidRDefault="00A80CBD" w:rsidP="00831A8E">
            <w:pPr>
              <w:jc w:val="left"/>
              <w:rPr>
                <w:ins w:id="1227" w:author="16a" w:date="2025-10-08T16:08:00Z"/>
                <w:color w:val="000000"/>
                <w:sz w:val="16"/>
                <w:szCs w:val="16"/>
              </w:rPr>
            </w:pPr>
            <w:ins w:id="1228"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4E671C74" w14:textId="028810BA" w:rsidR="00A80CBD" w:rsidRPr="001923C6" w:rsidRDefault="00A80CBD" w:rsidP="00831A8E">
            <w:pPr>
              <w:jc w:val="left"/>
              <w:rPr>
                <w:ins w:id="1229" w:author="16a" w:date="2025-10-08T16:08:00Z"/>
                <w:color w:val="000000"/>
                <w:sz w:val="16"/>
                <w:szCs w:val="16"/>
              </w:rPr>
            </w:pPr>
            <w:ins w:id="1230"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64BB7790" w14:textId="38F65170" w:rsidR="00A80CBD" w:rsidRDefault="00A80CBD" w:rsidP="00831A8E">
            <w:pPr>
              <w:jc w:val="left"/>
              <w:rPr>
                <w:ins w:id="1231" w:author="16a" w:date="2025-10-08T16:08:00Z"/>
                <w:sz w:val="16"/>
                <w:szCs w:val="16"/>
              </w:rPr>
            </w:pPr>
            <w:ins w:id="1232" w:author="16a" w:date="2025-10-08T16:09: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6E6BEF6" w14:textId="5C9F136C" w:rsidR="00A80CBD" w:rsidRDefault="00A80CBD" w:rsidP="00831A8E">
            <w:pPr>
              <w:jc w:val="left"/>
              <w:rPr>
                <w:ins w:id="1233" w:author="16a" w:date="2025-10-08T16:08:00Z"/>
                <w:sz w:val="16"/>
                <w:szCs w:val="16"/>
              </w:rPr>
            </w:pPr>
            <w:ins w:id="1234" w:author="16a" w:date="2025-10-08T16:09:00Z">
              <w:r>
                <w:rPr>
                  <w:rFonts w:hint="eastAsia"/>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5D388934" w14:textId="5DB90FFE" w:rsidR="00A80CBD" w:rsidRDefault="00A80CBD" w:rsidP="00831A8E">
            <w:pPr>
              <w:jc w:val="left"/>
              <w:rPr>
                <w:ins w:id="1235" w:author="16a" w:date="2025-10-08T16:08:00Z"/>
                <w:sz w:val="16"/>
                <w:szCs w:val="16"/>
              </w:rPr>
            </w:pPr>
            <w:ins w:id="1236" w:author="16a" w:date="2025-10-08T16:09:00Z">
              <w:r>
                <w:rPr>
                  <w:rFonts w:hint="eastAsia"/>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5CF485AD" w14:textId="1FA7637C" w:rsidR="00A80CBD" w:rsidRPr="001923C6" w:rsidRDefault="00A80CBD" w:rsidP="00831A8E">
            <w:pPr>
              <w:jc w:val="left"/>
              <w:rPr>
                <w:ins w:id="1237" w:author="16a" w:date="2025-10-08T16:08:00Z"/>
                <w:color w:val="000000"/>
                <w:sz w:val="16"/>
                <w:szCs w:val="16"/>
              </w:rPr>
            </w:pPr>
            <w:ins w:id="1238"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2BB92C5E" w14:textId="73A04836" w:rsidR="00A80CBD" w:rsidRPr="001923C6" w:rsidRDefault="00A80CBD" w:rsidP="00831A8E">
            <w:pPr>
              <w:jc w:val="left"/>
              <w:rPr>
                <w:ins w:id="1239" w:author="16a" w:date="2025-10-08T16:08:00Z"/>
                <w:color w:val="000000"/>
                <w:sz w:val="16"/>
                <w:szCs w:val="16"/>
              </w:rPr>
            </w:pPr>
            <w:ins w:id="1240"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79E7E8EA" w14:textId="66FF3A59" w:rsidR="00A80CBD" w:rsidRPr="00A97E22" w:rsidRDefault="00A80CBD" w:rsidP="00831A8E">
            <w:pPr>
              <w:jc w:val="left"/>
              <w:rPr>
                <w:ins w:id="1241" w:author="16a" w:date="2025-10-08T16:08:00Z"/>
                <w:color w:val="000000"/>
                <w:sz w:val="16"/>
                <w:szCs w:val="16"/>
              </w:rPr>
            </w:pPr>
            <w:ins w:id="1242"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50DF3FE2" w14:textId="686E568D" w:rsidR="00A80CBD" w:rsidRPr="001923C6" w:rsidRDefault="00A80CBD" w:rsidP="00831A8E">
            <w:pPr>
              <w:jc w:val="left"/>
              <w:rPr>
                <w:ins w:id="1243" w:author="16a" w:date="2025-10-08T16:08:00Z"/>
                <w:color w:val="000000"/>
                <w:sz w:val="16"/>
                <w:szCs w:val="16"/>
              </w:rPr>
            </w:pPr>
            <w:ins w:id="1244" w:author="16a" w:date="2025-10-08T16:09:00Z">
              <w:r>
                <w:rPr>
                  <w:rFonts w:hint="eastAsia"/>
                  <w:color w:val="000000"/>
                  <w:sz w:val="16"/>
                  <w:szCs w:val="16"/>
                </w:rPr>
                <w:t>e</w:t>
              </w:r>
              <w:r w:rsidRPr="009F7F10">
                <w:rPr>
                  <w:color w:val="000000"/>
                  <w:sz w:val="16"/>
                  <w:szCs w:val="16"/>
                </w:rPr>
                <w:t>qflfix</w:t>
              </w:r>
              <w:r>
                <w:rPr>
                  <w:rFonts w:hint="eastAsia"/>
                  <w:color w:val="000000"/>
                  <w:sz w:val="16"/>
                  <w:szCs w:val="16"/>
                </w:rPr>
                <w:t>*</w:t>
              </w:r>
              <w:r w:rsidRPr="009F7F10">
                <w:rPr>
                  <w:color w:val="000000"/>
                  <w:sz w:val="16"/>
                  <w:szCs w:val="16"/>
                </w:rPr>
                <w:t>cimpalc</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1FA2AA14" w14:textId="6BFB407A" w:rsidR="00A80CBD" w:rsidRPr="00A97E22" w:rsidRDefault="00A80CBD" w:rsidP="00831A8E">
            <w:pPr>
              <w:jc w:val="left"/>
              <w:rPr>
                <w:ins w:id="1245" w:author="16a" w:date="2025-10-08T16:08:00Z"/>
                <w:color w:val="000000"/>
                <w:sz w:val="16"/>
                <w:szCs w:val="16"/>
              </w:rPr>
            </w:pPr>
            <w:ins w:id="1246"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3E638719" w14:textId="20E57FAF" w:rsidR="00A80CBD" w:rsidRDefault="00A80CBD" w:rsidP="00831A8E">
            <w:pPr>
              <w:jc w:val="left"/>
              <w:rPr>
                <w:ins w:id="1247" w:author="16a" w:date="2025-10-08T16:08:00Z"/>
                <w:sz w:val="16"/>
                <w:szCs w:val="16"/>
              </w:rPr>
            </w:pPr>
            <w:ins w:id="1248" w:author="16a" w:date="2025-10-08T16:09: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B42AF04" w14:textId="1F601DB0" w:rsidR="00A80CBD" w:rsidRDefault="00A80CBD" w:rsidP="00831A8E">
            <w:pPr>
              <w:jc w:val="left"/>
              <w:rPr>
                <w:ins w:id="1249" w:author="16a" w:date="2025-10-08T16:08:00Z"/>
                <w:sz w:val="16"/>
                <w:szCs w:val="16"/>
              </w:rPr>
            </w:pPr>
            <w:ins w:id="1250" w:author="16a" w:date="2025-10-08T16:09: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1840D345" w14:textId="455FBCDB" w:rsidR="00A80CBD" w:rsidRDefault="00A80CBD" w:rsidP="00831A8E">
            <w:pPr>
              <w:jc w:val="left"/>
              <w:rPr>
                <w:ins w:id="1251" w:author="16a" w:date="2025-10-08T16:08:00Z"/>
                <w:sz w:val="16"/>
                <w:szCs w:val="16"/>
              </w:rPr>
            </w:pPr>
            <w:ins w:id="1252" w:author="16a" w:date="2025-10-08T16:09:00Z">
              <w:r>
                <w:rPr>
                  <w:rFonts w:hint="eastAsia"/>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9F5B4FE" w14:textId="04DD082F" w:rsidR="00A80CBD" w:rsidRPr="001923C6" w:rsidRDefault="00A80CBD" w:rsidP="00831A8E">
            <w:pPr>
              <w:jc w:val="left"/>
              <w:rPr>
                <w:ins w:id="1253" w:author="16a" w:date="2025-10-08T16:08:00Z"/>
                <w:color w:val="000000"/>
                <w:sz w:val="16"/>
                <w:szCs w:val="16"/>
              </w:rPr>
            </w:pPr>
            <w:ins w:id="1254"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322D2D38" w14:textId="2E8FB8C2" w:rsidR="00A80CBD" w:rsidRPr="001923C6" w:rsidRDefault="00A80CBD" w:rsidP="00831A8E">
            <w:pPr>
              <w:jc w:val="left"/>
              <w:rPr>
                <w:ins w:id="1255" w:author="16a" w:date="2025-10-08T16:08:00Z"/>
                <w:color w:val="000000"/>
                <w:sz w:val="16"/>
                <w:szCs w:val="16"/>
              </w:rPr>
            </w:pPr>
            <w:ins w:id="1256"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0A2C98FC" w14:textId="5AAFC178" w:rsidR="00A80CBD" w:rsidRPr="001923C6" w:rsidRDefault="00A80CBD" w:rsidP="00831A8E">
            <w:pPr>
              <w:jc w:val="left"/>
              <w:rPr>
                <w:ins w:id="1257" w:author="16a" w:date="2025-10-08T16:08:00Z"/>
                <w:color w:val="000000"/>
                <w:sz w:val="16"/>
                <w:szCs w:val="16"/>
              </w:rPr>
            </w:pPr>
            <w:ins w:id="1258"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6BF5B4A4" w14:textId="239DEE04" w:rsidR="00A80CBD" w:rsidRDefault="00A80CBD" w:rsidP="00831A8E">
            <w:pPr>
              <w:jc w:val="left"/>
              <w:rPr>
                <w:ins w:id="1259" w:author="16a" w:date="2025-10-08T16:08:00Z"/>
                <w:color w:val="000000"/>
                <w:sz w:val="16"/>
                <w:szCs w:val="16"/>
              </w:rPr>
            </w:pPr>
            <w:ins w:id="1260"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4C1FE127" w14:textId="7CC0C59F" w:rsidR="00A80CBD" w:rsidRDefault="00A80CBD" w:rsidP="00831A8E">
            <w:pPr>
              <w:jc w:val="left"/>
              <w:rPr>
                <w:ins w:id="1261" w:author="16a" w:date="2025-10-08T16:08:00Z"/>
                <w:color w:val="000000"/>
                <w:sz w:val="16"/>
                <w:szCs w:val="16"/>
              </w:rPr>
            </w:pPr>
            <w:ins w:id="1262"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7E0D6C75" w14:textId="0A6A717B" w:rsidR="00A80CBD" w:rsidRDefault="00A80CBD" w:rsidP="00831A8E">
            <w:pPr>
              <w:jc w:val="left"/>
              <w:rPr>
                <w:ins w:id="1263" w:author="16a" w:date="2025-10-08T16:08:00Z"/>
                <w:color w:val="000000"/>
                <w:sz w:val="16"/>
                <w:szCs w:val="16"/>
              </w:rPr>
            </w:pPr>
            <w:ins w:id="1264" w:author="16a" w:date="2025-10-08T16:09:00Z">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4" w:space="0" w:color="auto"/>
            </w:tcBorders>
            <w:shd w:val="clear" w:color="auto" w:fill="00FF00"/>
          </w:tcPr>
          <w:p w14:paraId="6406B5CB" w14:textId="309033F5" w:rsidR="00A80CBD" w:rsidRPr="001923C6" w:rsidRDefault="00A80CBD" w:rsidP="00831A8E">
            <w:pPr>
              <w:jc w:val="left"/>
              <w:rPr>
                <w:ins w:id="1265" w:author="16a" w:date="2025-10-08T16:08:00Z"/>
                <w:color w:val="000000"/>
                <w:sz w:val="16"/>
                <w:szCs w:val="16"/>
              </w:rPr>
            </w:pPr>
            <w:ins w:id="1266" w:author="16a" w:date="2025-10-08T16:09:00Z">
              <w:r>
                <w:rPr>
                  <w:rFonts w:hint="eastAsia"/>
                  <w:color w:val="000000"/>
                  <w:sz w:val="16"/>
                  <w:szCs w:val="16"/>
                </w:rPr>
                <w:t>-</w:t>
              </w:r>
            </w:ins>
          </w:p>
        </w:tc>
        <w:tc>
          <w:tcPr>
            <w:tcW w:w="608" w:type="dxa"/>
            <w:tcBorders>
              <w:top w:val="single" w:sz="4" w:space="0" w:color="auto"/>
              <w:left w:val="single" w:sz="4" w:space="0" w:color="auto"/>
              <w:bottom w:val="single" w:sz="4" w:space="0" w:color="auto"/>
              <w:right w:val="single" w:sz="6" w:space="0" w:color="000000"/>
            </w:tcBorders>
            <w:shd w:val="clear" w:color="auto" w:fill="00FF00"/>
          </w:tcPr>
          <w:p w14:paraId="70791F29" w14:textId="2726014B" w:rsidR="00A80CBD" w:rsidRPr="001923C6" w:rsidRDefault="00A80CBD" w:rsidP="00831A8E">
            <w:pPr>
              <w:jc w:val="left"/>
              <w:rPr>
                <w:ins w:id="1267" w:author="16a" w:date="2025-10-08T16:08:00Z"/>
                <w:color w:val="000000"/>
                <w:sz w:val="16"/>
                <w:szCs w:val="16"/>
              </w:rPr>
            </w:pPr>
            <w:ins w:id="1268" w:author="16a" w:date="2025-10-08T16:09:00Z">
              <w:r>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1AD4FBE" w14:textId="780C5211" w:rsidR="00A80CBD" w:rsidRPr="001923C6" w:rsidRDefault="00A80CBD" w:rsidP="00831A8E">
            <w:pPr>
              <w:jc w:val="left"/>
              <w:rPr>
                <w:ins w:id="1269" w:author="16a" w:date="2025-10-08T16:08:00Z"/>
                <w:color w:val="000000"/>
                <w:sz w:val="16"/>
                <w:szCs w:val="16"/>
              </w:rPr>
            </w:pPr>
            <w:ins w:id="1270" w:author="16a" w:date="2025-10-08T16:09:00Z">
              <w:r>
                <w:rPr>
                  <w:rFonts w:hint="eastAsia"/>
                  <w:color w:val="000000"/>
                  <w:sz w:val="16"/>
                  <w:szCs w:val="16"/>
                </w:rPr>
                <w:t>-</w:t>
              </w:r>
            </w:ins>
          </w:p>
        </w:tc>
        <w:tc>
          <w:tcPr>
            <w:tcW w:w="608" w:type="dxa"/>
            <w:tcBorders>
              <w:top w:val="single" w:sz="4" w:space="0" w:color="auto"/>
              <w:bottom w:val="single" w:sz="4" w:space="0" w:color="auto"/>
              <w:right w:val="single" w:sz="4" w:space="0" w:color="auto"/>
            </w:tcBorders>
            <w:shd w:val="clear" w:color="auto" w:fill="00FF00"/>
          </w:tcPr>
          <w:p w14:paraId="20D922F0" w14:textId="0BB53C62" w:rsidR="00A80CBD" w:rsidRDefault="00A80CBD" w:rsidP="00831A8E">
            <w:pPr>
              <w:jc w:val="left"/>
              <w:rPr>
                <w:ins w:id="1271" w:author="16a" w:date="2025-10-08T16:08:00Z"/>
                <w:color w:val="000000"/>
                <w:sz w:val="16"/>
                <w:szCs w:val="16"/>
              </w:rPr>
            </w:pPr>
            <w:ins w:id="1272" w:author="16a" w:date="2025-10-08T16:09:00Z">
              <w:r w:rsidRPr="009F7F10">
                <w:rPr>
                  <w:color w:val="000000"/>
                  <w:sz w:val="16"/>
                  <w:szCs w:val="16"/>
                </w:rPr>
                <w:t>eprreqcimpalc</w:t>
              </w:r>
            </w:ins>
          </w:p>
        </w:tc>
        <w:tc>
          <w:tcPr>
            <w:tcW w:w="612" w:type="dxa"/>
            <w:tcBorders>
              <w:top w:val="single" w:sz="4" w:space="0" w:color="auto"/>
              <w:bottom w:val="single" w:sz="4" w:space="0" w:color="auto"/>
              <w:right w:val="single" w:sz="4" w:space="0" w:color="auto"/>
            </w:tcBorders>
            <w:shd w:val="clear" w:color="auto" w:fill="00FF00"/>
          </w:tcPr>
          <w:p w14:paraId="451E0EDA" w14:textId="42DA25C9" w:rsidR="00A80CBD" w:rsidRPr="001923C6" w:rsidRDefault="00A80CBD" w:rsidP="00831A8E">
            <w:pPr>
              <w:jc w:val="left"/>
              <w:rPr>
                <w:ins w:id="1273" w:author="16a" w:date="2025-10-08T16:08:00Z"/>
                <w:color w:val="000000"/>
                <w:sz w:val="16"/>
                <w:szCs w:val="16"/>
              </w:rPr>
            </w:pPr>
            <w:ins w:id="1274" w:author="16a" w:date="2025-10-08T16:09:00Z">
              <w:r>
                <w:rPr>
                  <w:rFonts w:hint="eastAsia"/>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2D2CADD8" w14:textId="45E873F9" w:rsidR="00A80CBD" w:rsidRPr="001923C6" w:rsidRDefault="00A80CBD" w:rsidP="00831A8E">
            <w:pPr>
              <w:jc w:val="left"/>
              <w:rPr>
                <w:ins w:id="1275" w:author="16a" w:date="2025-10-08T16:08:00Z"/>
                <w:color w:val="000000"/>
                <w:sz w:val="16"/>
                <w:szCs w:val="16"/>
              </w:rPr>
            </w:pPr>
            <w:ins w:id="1276" w:author="16a" w:date="2025-10-08T16:09:00Z">
              <w:r>
                <w:rPr>
                  <w:rFonts w:hint="eastAsia"/>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2615F97C" w14:textId="01B5FD24" w:rsidR="00A80CBD" w:rsidRPr="001923C6" w:rsidRDefault="00A80CBD" w:rsidP="00831A8E">
            <w:pPr>
              <w:jc w:val="left"/>
              <w:rPr>
                <w:ins w:id="1277" w:author="16a" w:date="2025-10-08T16:08:00Z"/>
                <w:color w:val="000000"/>
                <w:sz w:val="16"/>
                <w:szCs w:val="16"/>
              </w:rPr>
            </w:pPr>
            <w:ins w:id="1278" w:author="16a" w:date="2025-10-08T16:09:00Z">
              <w:r>
                <w:rPr>
                  <w:rFonts w:hint="eastAsia"/>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3410BE7F" w14:textId="3DBCEDD9" w:rsidR="00A80CBD" w:rsidRPr="00467D41" w:rsidRDefault="00A80CBD" w:rsidP="00831A8E">
            <w:pPr>
              <w:jc w:val="left"/>
              <w:rPr>
                <w:ins w:id="1279" w:author="16a" w:date="2025-10-08T16:08:00Z"/>
                <w:color w:val="000000"/>
                <w:sz w:val="16"/>
                <w:szCs w:val="16"/>
              </w:rPr>
            </w:pPr>
            <w:ins w:id="1280" w:author="16a" w:date="2025-10-08T16:09:00Z">
              <w:r>
                <w:rPr>
                  <w:rFonts w:hint="eastAsia"/>
                  <w:color w:val="000000"/>
                  <w:sz w:val="16"/>
                  <w:szCs w:val="16"/>
                </w:rPr>
                <w:t>-</w:t>
              </w:r>
            </w:ins>
          </w:p>
        </w:tc>
        <w:tc>
          <w:tcPr>
            <w:tcW w:w="654" w:type="dxa"/>
            <w:tcBorders>
              <w:top w:val="single" w:sz="4" w:space="0" w:color="auto"/>
              <w:bottom w:val="single" w:sz="4" w:space="0" w:color="auto"/>
              <w:right w:val="double" w:sz="4" w:space="0" w:color="auto"/>
            </w:tcBorders>
            <w:shd w:val="clear" w:color="auto" w:fill="00FF00"/>
          </w:tcPr>
          <w:p w14:paraId="0168EDAD" w14:textId="13FD7847" w:rsidR="00A80CBD" w:rsidRPr="001923C6" w:rsidRDefault="00A80CBD" w:rsidP="00831A8E">
            <w:pPr>
              <w:jc w:val="left"/>
              <w:rPr>
                <w:ins w:id="1281" w:author="16a" w:date="2025-10-08T16:08:00Z"/>
                <w:color w:val="000000"/>
                <w:sz w:val="16"/>
                <w:szCs w:val="16"/>
              </w:rPr>
            </w:pPr>
            <w:ins w:id="1282" w:author="16a" w:date="2025-10-08T16:09:00Z">
              <w:r>
                <w:rPr>
                  <w:rFonts w:hint="eastAsia"/>
                  <w:color w:val="000000"/>
                  <w:sz w:val="16"/>
                  <w:szCs w:val="16"/>
                </w:rPr>
                <w:t>-</w:t>
              </w:r>
            </w:ins>
          </w:p>
        </w:tc>
        <w:tc>
          <w:tcPr>
            <w:tcW w:w="654" w:type="dxa"/>
            <w:tcBorders>
              <w:top w:val="single" w:sz="4" w:space="0" w:color="auto"/>
              <w:left w:val="double" w:sz="4" w:space="0" w:color="auto"/>
              <w:bottom w:val="single" w:sz="4" w:space="0" w:color="auto"/>
              <w:right w:val="single" w:sz="4" w:space="0" w:color="auto"/>
            </w:tcBorders>
            <w:shd w:val="clear" w:color="auto" w:fill="00FF00"/>
          </w:tcPr>
          <w:p w14:paraId="3172A9AA" w14:textId="7DFBE91F" w:rsidR="00A80CBD" w:rsidRDefault="00A80CBD" w:rsidP="00A80CBD">
            <w:pPr>
              <w:jc w:val="left"/>
              <w:rPr>
                <w:ins w:id="1283" w:author="16a" w:date="2025-10-08T16:08:00Z"/>
                <w:sz w:val="16"/>
                <w:szCs w:val="16"/>
              </w:rPr>
            </w:pPr>
            <w:ins w:id="1284" w:author="16a" w:date="2025-10-08T16:09:00Z">
              <w:r>
                <w:rPr>
                  <w:rFonts w:hint="eastAsia"/>
                  <w:sz w:val="16"/>
                  <w:szCs w:val="16"/>
                </w:rPr>
                <w:t>ac0-00</w:t>
              </w:r>
            </w:ins>
          </w:p>
        </w:tc>
      </w:tr>
      <w:tr w:rsidR="00A80CBD" w:rsidRPr="001923C6" w14:paraId="72217306" w14:textId="77777777" w:rsidTr="00A80CBD">
        <w:trPr>
          <w:trHeight w:val="420"/>
        </w:trPr>
        <w:tc>
          <w:tcPr>
            <w:tcW w:w="1016" w:type="dxa"/>
            <w:tcBorders>
              <w:top w:val="single" w:sz="4" w:space="0" w:color="auto"/>
              <w:left w:val="single" w:sz="6" w:space="0" w:color="000000"/>
              <w:bottom w:val="single" w:sz="4" w:space="0" w:color="auto"/>
              <w:right w:val="single" w:sz="6" w:space="0" w:color="000000"/>
            </w:tcBorders>
            <w:shd w:val="clear" w:color="auto" w:fill="auto"/>
          </w:tcPr>
          <w:p w14:paraId="589FFAF4" w14:textId="72F88AE6" w:rsidR="00A80CBD" w:rsidRDefault="00A80CBD" w:rsidP="00831A8E">
            <w:pPr>
              <w:jc w:val="left"/>
              <w:rPr>
                <w:color w:val="000000"/>
                <w:sz w:val="16"/>
                <w:szCs w:val="16"/>
              </w:rPr>
            </w:pPr>
            <w:r w:rsidRPr="001923C6">
              <w:rPr>
                <w:color w:val="000000"/>
                <w:sz w:val="16"/>
                <w:szCs w:val="16"/>
              </w:rPr>
              <w:t>EMINJ_</w:t>
            </w:r>
            <w:r w:rsidRPr="00BD577A">
              <w:rPr>
                <w:color w:val="000000"/>
                <w:sz w:val="16"/>
                <w:szCs w:val="16"/>
              </w:rPr>
              <w:t>BINJPLCTR_</w:t>
            </w:r>
            <w:r w:rsidRPr="001923C6">
              <w:rPr>
                <w:color w:val="000000"/>
                <w:sz w:val="16"/>
                <w:szCs w:val="16"/>
              </w:rPr>
              <w:t>STAHV_ID(4</w:t>
            </w:r>
            <w:r>
              <w:rPr>
                <w:color w:val="000000"/>
                <w:sz w:val="16"/>
                <w:szCs w:val="16"/>
              </w:rPr>
              <w:t>8</w:t>
            </w:r>
            <w:r w:rsidRPr="001923C6">
              <w:rPr>
                <w:color w:val="000000"/>
                <w:sz w:val="16"/>
                <w:szCs w:val="16"/>
              </w:rPr>
              <w:t>)</w:t>
            </w:r>
          </w:p>
          <w:p w14:paraId="68EA234B" w14:textId="77777777" w:rsidR="00A80CBD" w:rsidRPr="009A69EA" w:rsidRDefault="00A80CBD" w:rsidP="00831A8E">
            <w:pPr>
              <w:jc w:val="left"/>
              <w:rPr>
                <w:sz w:val="16"/>
                <w:szCs w:val="16"/>
                <w:shd w:val="pct15" w:color="auto" w:fill="FFFFFF"/>
              </w:rPr>
            </w:pPr>
          </w:p>
        </w:tc>
        <w:tc>
          <w:tcPr>
            <w:tcW w:w="610" w:type="dxa"/>
            <w:tcBorders>
              <w:top w:val="single" w:sz="4" w:space="0" w:color="auto"/>
              <w:left w:val="single" w:sz="6" w:space="0" w:color="000000"/>
              <w:bottom w:val="single" w:sz="4" w:space="0" w:color="auto"/>
              <w:right w:val="single" w:sz="6" w:space="0" w:color="000000"/>
            </w:tcBorders>
            <w:shd w:val="clear" w:color="auto" w:fill="auto"/>
          </w:tcPr>
          <w:p w14:paraId="7958E53C" w14:textId="68704F2A" w:rsidR="00A80CBD" w:rsidRPr="009A69EA" w:rsidRDefault="00A80CBD" w:rsidP="00831A8E">
            <w:pPr>
              <w:jc w:val="left"/>
              <w:rPr>
                <w:sz w:val="16"/>
                <w:szCs w:val="16"/>
                <w:shd w:val="pct15" w:color="auto" w:fill="FFFFFF"/>
              </w:rPr>
            </w:pPr>
            <w:r w:rsidRPr="00BD577A">
              <w:rPr>
                <w:sz w:val="16"/>
                <w:szCs w:val="16"/>
              </w:rPr>
              <w:t>einjmod</w:t>
            </w:r>
          </w:p>
        </w:tc>
        <w:tc>
          <w:tcPr>
            <w:tcW w:w="611" w:type="dxa"/>
            <w:tcBorders>
              <w:top w:val="single" w:sz="4" w:space="0" w:color="auto"/>
              <w:left w:val="single" w:sz="6" w:space="0" w:color="000000"/>
              <w:bottom w:val="single" w:sz="4" w:space="0" w:color="auto"/>
              <w:right w:val="single" w:sz="6" w:space="0" w:color="000000"/>
            </w:tcBorders>
            <w:shd w:val="clear" w:color="auto" w:fill="auto"/>
          </w:tcPr>
          <w:p w14:paraId="625F2BB3" w14:textId="29A9E7B4" w:rsidR="00A80CBD" w:rsidRPr="009A69EA" w:rsidRDefault="00A80CBD" w:rsidP="00831A8E">
            <w:pPr>
              <w:jc w:val="left"/>
              <w:rPr>
                <w:sz w:val="16"/>
                <w:szCs w:val="16"/>
                <w:shd w:val="pct15" w:color="auto" w:fill="FFFFFF"/>
              </w:rPr>
            </w:pPr>
            <w:r w:rsidRPr="00BD577A">
              <w:rPr>
                <w:color w:val="000000"/>
                <w:sz w:val="16"/>
                <w:szCs w:val="16"/>
              </w:rPr>
              <w:t>einjptn</w:t>
            </w:r>
          </w:p>
        </w:tc>
        <w:tc>
          <w:tcPr>
            <w:tcW w:w="606" w:type="dxa"/>
            <w:tcBorders>
              <w:top w:val="single" w:sz="4" w:space="0" w:color="auto"/>
              <w:left w:val="single" w:sz="6" w:space="0" w:color="000000"/>
              <w:bottom w:val="single" w:sz="4" w:space="0" w:color="auto"/>
              <w:right w:val="single" w:sz="6" w:space="0" w:color="000000"/>
            </w:tcBorders>
            <w:shd w:val="clear" w:color="auto" w:fill="auto"/>
          </w:tcPr>
          <w:p w14:paraId="781C6A6F" w14:textId="608E9214" w:rsidR="00A80CBD" w:rsidRPr="009A69EA" w:rsidRDefault="00A80CBD" w:rsidP="00831A8E">
            <w:pPr>
              <w:jc w:val="left"/>
              <w:rPr>
                <w:sz w:val="16"/>
                <w:szCs w:val="16"/>
                <w:shd w:val="pct15" w:color="auto" w:fill="FFFFFF"/>
              </w:rPr>
            </w:pPr>
            <w:r w:rsidRPr="00BD577A">
              <w:rPr>
                <w:color w:val="000000"/>
                <w:sz w:val="16"/>
                <w:szCs w:val="16"/>
              </w:rPr>
              <w:t>eainj</w:t>
            </w:r>
            <w:r w:rsidRPr="004470A8">
              <w:rPr>
                <w:color w:val="000000"/>
                <w:sz w:val="16"/>
                <w:szCs w:val="16"/>
              </w:rPr>
              <w:t>p1</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52C208D" w14:textId="6FD7B2FA"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ainjd</w:t>
            </w:r>
            <w:r>
              <w:rPr>
                <w:color w:val="000000"/>
                <w:sz w:val="16"/>
                <w:szCs w:val="16"/>
              </w:rPr>
              <w:t>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8E9C7B8" w14:textId="56A3B6FF"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B9FB97A" w14:textId="3E4FF75D"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injend</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99B8325" w14:textId="2D7D986D"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ainjcutp</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E02E5CE" w14:textId="21BFAE49" w:rsidR="00A80CBD" w:rsidRPr="009A69EA" w:rsidRDefault="00A80CBD" w:rsidP="00831A8E">
            <w:pPr>
              <w:jc w:val="left"/>
              <w:rPr>
                <w:sz w:val="16"/>
                <w:szCs w:val="16"/>
                <w:shd w:val="pct15" w:color="auto" w:fill="FFFFFF"/>
              </w:rPr>
            </w:pPr>
            <w:r w:rsidRPr="00BD577A">
              <w:rPr>
                <w:rFonts w:hint="eastAsia"/>
                <w:color w:val="000000"/>
                <w:sz w:val="16"/>
                <w:szCs w:val="16"/>
              </w:rPr>
              <w:t>e</w:t>
            </w:r>
            <w:r w:rsidRPr="00BD577A">
              <w:rPr>
                <w:color w:val="000000"/>
                <w:sz w:val="16"/>
                <w:szCs w:val="16"/>
              </w:rPr>
              <w:t>ainjcutd</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036CEA0" w14:textId="4C3E22CC"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1A1B236" w14:textId="058AEF27"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33E6C41" w14:textId="6DFB9DE6"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CCBBAA6" w14:textId="42E639B6"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EC4711F" w14:textId="0A865EFD"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41348967" w14:textId="4D984EA7"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78817C7" w14:textId="28FFF75F" w:rsidR="00A80CBD" w:rsidRPr="009A69EA" w:rsidRDefault="00A80CBD" w:rsidP="00831A8E">
            <w:pPr>
              <w:jc w:val="left"/>
              <w:rPr>
                <w:sz w:val="16"/>
                <w:shd w:val="pct15" w:color="auto" w:fill="FFFFFF"/>
              </w:rPr>
            </w:pPr>
            <w:r w:rsidRPr="00BD577A">
              <w:rPr>
                <w:rFonts w:hint="eastAsia"/>
                <w:color w:val="000000"/>
                <w:sz w:val="16"/>
                <w:szCs w:val="16"/>
              </w:rPr>
              <w:t>e</w:t>
            </w:r>
            <w:r w:rsidRPr="00BD577A">
              <w:rPr>
                <w:color w:val="000000"/>
                <w:sz w:val="16"/>
                <w:szCs w:val="16"/>
              </w:rPr>
              <w:t>qflfix</w:t>
            </w:r>
            <w:r>
              <w:rPr>
                <w:color w:val="000000"/>
                <w:sz w:val="16"/>
                <w:szCs w:val="16"/>
              </w:rPr>
              <w:t>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B04DB39" w14:textId="783C3A2C" w:rsidR="00A80CBD" w:rsidRPr="009A69EA" w:rsidRDefault="00A80CBD" w:rsidP="00831A8E">
            <w:pPr>
              <w:jc w:val="left"/>
              <w:rPr>
                <w:sz w:val="16"/>
                <w:shd w:val="pct15" w:color="auto" w:fill="FFFFFF"/>
              </w:rPr>
            </w:pPr>
            <w:r w:rsidRPr="00BD577A">
              <w:rPr>
                <w:rFonts w:hint="eastAsia"/>
                <w:color w:val="000000"/>
                <w:sz w:val="16"/>
                <w:szCs w:val="16"/>
              </w:rPr>
              <w:t>e</w:t>
            </w:r>
            <w:r w:rsidRPr="00BD577A">
              <w:rPr>
                <w:color w:val="000000"/>
                <w:sz w:val="16"/>
                <w:szCs w:val="16"/>
              </w:rPr>
              <w:t>qplfix</w:t>
            </w:r>
            <w:r>
              <w:rPr>
                <w:color w:val="000000"/>
                <w:sz w:val="16"/>
                <w:szCs w:val="16"/>
              </w:rPr>
              <w:t>_ary</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645B00CE" w14:textId="7BBE7DB3"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23ADCA5" w14:textId="6DBBAC25"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72F5871" w14:textId="3833E0CB"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E60D139" w14:textId="74B84BB4" w:rsidR="00A80CBD" w:rsidRPr="009A69EA" w:rsidRDefault="00A80CBD" w:rsidP="00831A8E">
            <w:pPr>
              <w:jc w:val="left"/>
              <w:rPr>
                <w:sz w:val="16"/>
                <w:szCs w:val="16"/>
                <w:shd w:val="pct15" w:color="auto" w:fill="FFFFFF"/>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13476063" w14:textId="0DBCF2E8" w:rsidR="00A80CBD" w:rsidRPr="009A69EA" w:rsidRDefault="00A80CBD" w:rsidP="00831A8E">
            <w:pPr>
              <w:jc w:val="left"/>
              <w:rPr>
                <w:sz w:val="16"/>
                <w:szCs w:val="16"/>
                <w:shd w:val="pct15" w:color="auto" w:fill="FFFFFF"/>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4496000" w14:textId="5E77B13D" w:rsidR="00A80CBD" w:rsidRPr="009A69EA" w:rsidRDefault="00A80CBD" w:rsidP="00831A8E">
            <w:pPr>
              <w:jc w:val="left"/>
              <w:rPr>
                <w:sz w:val="16"/>
                <w:szCs w:val="16"/>
                <w:shd w:val="pct15" w:color="auto" w:fill="FFFFFF"/>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DF4B604" w14:textId="52DA3D54" w:rsidR="00A80CBD" w:rsidRPr="009A69EA" w:rsidRDefault="00A80CBD" w:rsidP="00831A8E">
            <w:pPr>
              <w:jc w:val="left"/>
              <w:rPr>
                <w:sz w:val="16"/>
                <w:szCs w:val="16"/>
                <w:shd w:val="pct15" w:color="auto" w:fill="FFFFFF"/>
              </w:rPr>
            </w:pPr>
            <w:r w:rsidRPr="00BD577A">
              <w:rPr>
                <w:color w:val="000000"/>
                <w:sz w:val="16"/>
                <w:szCs w:val="16"/>
              </w:rPr>
              <w:t>ek</w:t>
            </w:r>
            <w:r>
              <w:rPr>
                <w:color w:val="000000"/>
                <w:sz w:val="16"/>
                <w:szCs w:val="16"/>
              </w:rPr>
              <w:t>nf_*_ary</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2FF7A560" w14:textId="6B521319" w:rsidR="00A80CBD" w:rsidRPr="009A69EA" w:rsidRDefault="00A80CBD" w:rsidP="00831A8E">
            <w:pPr>
              <w:jc w:val="left"/>
              <w:rPr>
                <w:sz w:val="16"/>
                <w:szCs w:val="16"/>
                <w:shd w:val="pct15" w:color="auto" w:fill="FFFFFF"/>
              </w:rPr>
            </w:pPr>
            <w:r w:rsidRPr="00BD577A">
              <w:rPr>
                <w:color w:val="000000"/>
                <w:sz w:val="16"/>
                <w:szCs w:val="16"/>
              </w:rPr>
              <w:t>ek</w:t>
            </w:r>
            <w:r>
              <w:rPr>
                <w:color w:val="000000"/>
                <w:sz w:val="16"/>
                <w:szCs w:val="16"/>
              </w:rPr>
              <w:t>nf_*_ary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4A901955" w14:textId="705625DC" w:rsidR="00A80CBD" w:rsidRPr="009A69EA" w:rsidRDefault="00A80CBD" w:rsidP="00831A8E">
            <w:pPr>
              <w:jc w:val="left"/>
              <w:rPr>
                <w:sz w:val="16"/>
                <w:szCs w:val="16"/>
                <w:shd w:val="pct15" w:color="auto" w:fill="FFFFFF"/>
              </w:rPr>
            </w:pPr>
            <w:r w:rsidRPr="00BD577A">
              <w:rPr>
                <w:color w:val="000000"/>
                <w:sz w:val="16"/>
                <w:szCs w:val="16"/>
              </w:rPr>
              <w:t>ek</w:t>
            </w:r>
            <w:r>
              <w:rPr>
                <w:color w:val="000000"/>
                <w:sz w:val="16"/>
                <w:szCs w:val="16"/>
              </w:rPr>
              <w:t>ng_*_ary</w:t>
            </w:r>
          </w:p>
        </w:tc>
        <w:tc>
          <w:tcPr>
            <w:tcW w:w="608" w:type="dxa"/>
            <w:tcBorders>
              <w:top w:val="single" w:sz="4" w:space="0" w:color="auto"/>
              <w:left w:val="single" w:sz="6" w:space="0" w:color="000000"/>
              <w:bottom w:val="single" w:sz="4" w:space="0" w:color="auto"/>
              <w:right w:val="single" w:sz="4" w:space="0" w:color="auto"/>
            </w:tcBorders>
            <w:shd w:val="clear" w:color="auto" w:fill="auto"/>
          </w:tcPr>
          <w:p w14:paraId="1528BA55" w14:textId="330D7F07"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left w:val="single" w:sz="4" w:space="0" w:color="auto"/>
              <w:bottom w:val="single" w:sz="4" w:space="0" w:color="auto"/>
              <w:right w:val="single" w:sz="6" w:space="0" w:color="000000"/>
            </w:tcBorders>
            <w:shd w:val="clear" w:color="auto" w:fill="auto"/>
          </w:tcPr>
          <w:p w14:paraId="56810A4C" w14:textId="4D2EE032" w:rsidR="00A80CBD" w:rsidRPr="009A69EA" w:rsidRDefault="00A80CBD" w:rsidP="00831A8E">
            <w:pPr>
              <w:jc w:val="left"/>
              <w:rPr>
                <w:sz w:val="16"/>
                <w:szCs w:val="16"/>
                <w:shd w:val="pct15" w:color="auto" w:fill="FFFFFF"/>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2F74E106" w14:textId="4B55B40B" w:rsidR="00A80CBD" w:rsidRPr="009A69EA" w:rsidRDefault="00A80CBD" w:rsidP="00831A8E">
            <w:pPr>
              <w:jc w:val="left"/>
              <w:rPr>
                <w:sz w:val="16"/>
                <w:szCs w:val="16"/>
                <w:shd w:val="pct15" w:color="auto" w:fill="FFFFFF"/>
              </w:rPr>
            </w:pPr>
            <w:r w:rsidRPr="00BD577A">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31E96DBC" w14:textId="504DE555" w:rsidR="00A80CBD" w:rsidRPr="009A69EA" w:rsidRDefault="00A80CBD" w:rsidP="00831A8E">
            <w:pPr>
              <w:jc w:val="left"/>
              <w:rPr>
                <w:sz w:val="16"/>
                <w:szCs w:val="16"/>
                <w:shd w:val="pct15" w:color="auto" w:fill="FFFFFF"/>
              </w:rPr>
            </w:pPr>
            <w:r w:rsidRPr="00BD577A">
              <w:rPr>
                <w:color w:val="000000"/>
                <w:sz w:val="16"/>
                <w:szCs w:val="16"/>
              </w:rPr>
              <w:t>eprreq</w:t>
            </w:r>
          </w:p>
        </w:tc>
        <w:tc>
          <w:tcPr>
            <w:tcW w:w="612" w:type="dxa"/>
            <w:tcBorders>
              <w:top w:val="single" w:sz="4" w:space="0" w:color="auto"/>
              <w:bottom w:val="single" w:sz="4" w:space="0" w:color="auto"/>
              <w:right w:val="single" w:sz="4" w:space="0" w:color="auto"/>
            </w:tcBorders>
            <w:shd w:val="clear" w:color="auto" w:fill="auto"/>
          </w:tcPr>
          <w:p w14:paraId="632394DE" w14:textId="2CB1EFD5" w:rsidR="00A80CBD" w:rsidRPr="009A69EA" w:rsidRDefault="00A80CBD" w:rsidP="00831A8E">
            <w:pPr>
              <w:jc w:val="left"/>
              <w:rPr>
                <w:sz w:val="16"/>
                <w:szCs w:val="16"/>
                <w:shd w:val="pct15" w:color="auto" w:fill="FFFFFF"/>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6713051A" w14:textId="63D8A3DF" w:rsidR="00A80CBD" w:rsidRPr="009A69EA" w:rsidRDefault="00A80CBD" w:rsidP="00831A8E">
            <w:pPr>
              <w:jc w:val="left"/>
              <w:rPr>
                <w:sz w:val="16"/>
                <w:szCs w:val="16"/>
                <w:shd w:val="pct15" w:color="auto" w:fill="FFFFFF"/>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5FB7AB55" w14:textId="79C1D5A8" w:rsidR="00A80CBD" w:rsidRPr="009A69EA" w:rsidRDefault="00A80CBD" w:rsidP="00831A8E">
            <w:pPr>
              <w:jc w:val="left"/>
              <w:rPr>
                <w:sz w:val="16"/>
                <w:szCs w:val="16"/>
                <w:shd w:val="pct15" w:color="auto" w:fill="FFFFFF"/>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2434C382" w14:textId="40B1A9F1" w:rsidR="00A80CBD" w:rsidRPr="009A69EA" w:rsidRDefault="00A80CBD" w:rsidP="00831A8E">
            <w:pPr>
              <w:jc w:val="left"/>
              <w:rPr>
                <w:sz w:val="16"/>
                <w:szCs w:val="16"/>
                <w:shd w:val="pct15" w:color="auto" w:fill="FFFFFF"/>
              </w:rPr>
            </w:pPr>
            <w:r w:rsidRPr="00BD577A">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173D0DB9" w14:textId="4BCCA5C5" w:rsidR="00A80CBD" w:rsidRPr="009A69EA" w:rsidRDefault="00A80CBD" w:rsidP="00831A8E">
            <w:pPr>
              <w:jc w:val="left"/>
              <w:rPr>
                <w:sz w:val="16"/>
                <w:szCs w:val="16"/>
                <w:shd w:val="pct15" w:color="auto" w:fill="FFFFFF"/>
              </w:rPr>
            </w:pPr>
            <w:r w:rsidRPr="00BD577A">
              <w:rPr>
                <w:sz w:val="16"/>
                <w:szCs w:val="16"/>
              </w:rPr>
              <w:t>explreq</w:t>
            </w:r>
          </w:p>
        </w:tc>
        <w:tc>
          <w:tcPr>
            <w:tcW w:w="654" w:type="dxa"/>
            <w:tcBorders>
              <w:top w:val="single" w:sz="4" w:space="0" w:color="auto"/>
              <w:left w:val="double" w:sz="4" w:space="0" w:color="auto"/>
              <w:bottom w:val="single" w:sz="4" w:space="0" w:color="auto"/>
              <w:right w:val="single" w:sz="4" w:space="0" w:color="auto"/>
            </w:tcBorders>
            <w:shd w:val="clear" w:color="auto" w:fill="00FF00"/>
          </w:tcPr>
          <w:p w14:paraId="1C442E3A" w14:textId="287C0C24" w:rsidR="00A80CBD" w:rsidRPr="00BD577A" w:rsidRDefault="00A80CBD" w:rsidP="00A80CBD">
            <w:pPr>
              <w:jc w:val="left"/>
              <w:rPr>
                <w:sz w:val="16"/>
                <w:szCs w:val="16"/>
              </w:rPr>
            </w:pPr>
            <w:ins w:id="1285" w:author="16a" w:date="2025-10-08T16:12:00Z">
              <w:r>
                <w:rPr>
                  <w:rFonts w:hint="eastAsia"/>
                  <w:sz w:val="16"/>
                  <w:szCs w:val="16"/>
                </w:rPr>
                <w:t>ac1-00</w:t>
              </w:r>
            </w:ins>
            <w:del w:id="1286" w:author="16a" w:date="2025-10-08T16:12:00Z">
              <w:r w:rsidDel="00A80CBD">
                <w:rPr>
                  <w:rFonts w:hint="eastAsia"/>
                  <w:sz w:val="16"/>
                  <w:szCs w:val="16"/>
                </w:rPr>
                <w:delText>a</w:delText>
              </w:r>
              <w:r w:rsidDel="00A80CBD">
                <w:rPr>
                  <w:sz w:val="16"/>
                  <w:szCs w:val="16"/>
                </w:rPr>
                <w:delText>c0-02</w:delText>
              </w:r>
            </w:del>
          </w:p>
        </w:tc>
      </w:tr>
      <w:tr w:rsidR="009275D3" w:rsidRPr="001923C6" w14:paraId="738B92D4" w14:textId="77777777" w:rsidTr="001103C8">
        <w:trPr>
          <w:trHeight w:val="420"/>
          <w:ins w:id="1287" w:author="16a" w:date="2025-10-08T16:22:00Z"/>
        </w:trPr>
        <w:tc>
          <w:tcPr>
            <w:tcW w:w="1016" w:type="dxa"/>
            <w:tcBorders>
              <w:top w:val="single" w:sz="4" w:space="0" w:color="auto"/>
              <w:left w:val="single" w:sz="6" w:space="0" w:color="000000"/>
              <w:bottom w:val="single" w:sz="4" w:space="0" w:color="auto"/>
              <w:right w:val="single" w:sz="6" w:space="0" w:color="000000"/>
            </w:tcBorders>
            <w:shd w:val="clear" w:color="auto" w:fill="00FF00"/>
          </w:tcPr>
          <w:p w14:paraId="39B610E1" w14:textId="6CA399C1" w:rsidR="00765A27" w:rsidRPr="001923C6" w:rsidRDefault="00765A27" w:rsidP="00831A8E">
            <w:pPr>
              <w:jc w:val="left"/>
              <w:rPr>
                <w:ins w:id="1288" w:author="16a" w:date="2025-10-08T16:22:00Z"/>
                <w:color w:val="000000"/>
                <w:sz w:val="16"/>
                <w:szCs w:val="16"/>
              </w:rPr>
            </w:pPr>
            <w:ins w:id="1289" w:author="16a" w:date="2025-10-08T16:23:00Z">
              <w:r w:rsidRPr="001923C6">
                <w:rPr>
                  <w:color w:val="000000"/>
                  <w:sz w:val="16"/>
                  <w:szCs w:val="16"/>
                </w:rPr>
                <w:t>EMINJ_DTHRCTRL_ID(64</w:t>
              </w:r>
              <w:commentRangeStart w:id="1290"/>
              <w:r w:rsidRPr="001923C6">
                <w:rPr>
                  <w:color w:val="000000"/>
                  <w:sz w:val="16"/>
                  <w:szCs w:val="16"/>
                </w:rPr>
                <w:t>)</w:t>
              </w:r>
              <w:commentRangeEnd w:id="1290"/>
              <w:r w:rsidRPr="001923C6">
                <w:rPr>
                  <w:rStyle w:val="a8"/>
                </w:rPr>
                <w:commentReference w:id="1290"/>
              </w:r>
            </w:ins>
          </w:p>
        </w:tc>
        <w:tc>
          <w:tcPr>
            <w:tcW w:w="610" w:type="dxa"/>
            <w:tcBorders>
              <w:top w:val="single" w:sz="4" w:space="0" w:color="auto"/>
              <w:left w:val="single" w:sz="6" w:space="0" w:color="000000"/>
              <w:bottom w:val="single" w:sz="4" w:space="0" w:color="auto"/>
              <w:right w:val="single" w:sz="6" w:space="0" w:color="000000"/>
            </w:tcBorders>
            <w:shd w:val="clear" w:color="auto" w:fill="00FF00"/>
          </w:tcPr>
          <w:p w14:paraId="18B26195" w14:textId="02E96EA5" w:rsidR="00765A27" w:rsidRPr="00BD577A" w:rsidRDefault="00765A27" w:rsidP="00831A8E">
            <w:pPr>
              <w:jc w:val="left"/>
              <w:rPr>
                <w:ins w:id="1291" w:author="16a" w:date="2025-10-08T16:22:00Z"/>
                <w:sz w:val="16"/>
                <w:szCs w:val="16"/>
              </w:rPr>
            </w:pPr>
            <w:ins w:id="1292" w:author="16a" w:date="2025-10-08T16:23:00Z">
              <w:r w:rsidRPr="001923C6">
                <w:rPr>
                  <w:sz w:val="16"/>
                  <w:szCs w:val="16"/>
                </w:rPr>
                <w:t>einjmoddthr</w:t>
              </w:r>
            </w:ins>
          </w:p>
        </w:tc>
        <w:tc>
          <w:tcPr>
            <w:tcW w:w="611" w:type="dxa"/>
            <w:tcBorders>
              <w:top w:val="single" w:sz="4" w:space="0" w:color="auto"/>
              <w:left w:val="single" w:sz="6" w:space="0" w:color="000000"/>
              <w:bottom w:val="single" w:sz="4" w:space="0" w:color="auto"/>
              <w:right w:val="single" w:sz="6" w:space="0" w:color="000000"/>
            </w:tcBorders>
            <w:shd w:val="clear" w:color="auto" w:fill="00FF00"/>
          </w:tcPr>
          <w:p w14:paraId="0E565372" w14:textId="1661AB18" w:rsidR="00765A27" w:rsidRPr="00BD577A" w:rsidRDefault="00765A27" w:rsidP="00831A8E">
            <w:pPr>
              <w:jc w:val="left"/>
              <w:rPr>
                <w:ins w:id="1293" w:author="16a" w:date="2025-10-08T16:22:00Z"/>
                <w:color w:val="000000"/>
                <w:sz w:val="16"/>
                <w:szCs w:val="16"/>
              </w:rPr>
            </w:pPr>
            <w:ins w:id="1294" w:author="16a" w:date="2025-10-08T16:23:00Z">
              <w:r w:rsidRPr="001923C6">
                <w:rPr>
                  <w:color w:val="000000"/>
                  <w:sz w:val="16"/>
                  <w:szCs w:val="16"/>
                </w:rPr>
                <w:t>-</w:t>
              </w:r>
            </w:ins>
          </w:p>
        </w:tc>
        <w:tc>
          <w:tcPr>
            <w:tcW w:w="606" w:type="dxa"/>
            <w:tcBorders>
              <w:top w:val="single" w:sz="4" w:space="0" w:color="auto"/>
              <w:left w:val="single" w:sz="6" w:space="0" w:color="000000"/>
              <w:bottom w:val="single" w:sz="4" w:space="0" w:color="auto"/>
              <w:right w:val="single" w:sz="6" w:space="0" w:color="000000"/>
            </w:tcBorders>
            <w:shd w:val="clear" w:color="auto" w:fill="00FF00"/>
          </w:tcPr>
          <w:p w14:paraId="20CBE660" w14:textId="3BED6400" w:rsidR="00765A27" w:rsidRPr="00BD577A" w:rsidRDefault="00765A27" w:rsidP="00831A8E">
            <w:pPr>
              <w:jc w:val="left"/>
              <w:rPr>
                <w:ins w:id="1295" w:author="16a" w:date="2025-10-08T16:22:00Z"/>
                <w:color w:val="000000"/>
                <w:sz w:val="16"/>
                <w:szCs w:val="16"/>
              </w:rPr>
            </w:pPr>
            <w:ins w:id="1296" w:author="16a" w:date="2025-10-08T16:23: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4951BFED" w14:textId="1D223B41" w:rsidR="00765A27" w:rsidRPr="00BD577A" w:rsidRDefault="00765A27" w:rsidP="00831A8E">
            <w:pPr>
              <w:jc w:val="left"/>
              <w:rPr>
                <w:ins w:id="1297" w:author="16a" w:date="2025-10-08T16:22:00Z"/>
                <w:color w:val="000000"/>
                <w:sz w:val="16"/>
                <w:szCs w:val="16"/>
              </w:rPr>
            </w:pPr>
            <w:ins w:id="1298" w:author="16a" w:date="2025-10-08T16:23: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603CB2C6" w14:textId="4547EBA1" w:rsidR="00765A27" w:rsidRPr="00BD577A" w:rsidRDefault="00765A27" w:rsidP="00831A8E">
            <w:pPr>
              <w:jc w:val="left"/>
              <w:rPr>
                <w:ins w:id="1299" w:author="16a" w:date="2025-10-08T16:22:00Z"/>
                <w:color w:val="000000"/>
                <w:sz w:val="16"/>
                <w:szCs w:val="16"/>
              </w:rPr>
            </w:pPr>
            <w:ins w:id="1300" w:author="16a" w:date="2025-10-08T16:23:00Z">
              <w:r w:rsidRPr="001923C6">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13A3414E" w14:textId="7327501C" w:rsidR="00765A27" w:rsidRPr="00BD577A" w:rsidRDefault="00765A27" w:rsidP="00831A8E">
            <w:pPr>
              <w:jc w:val="left"/>
              <w:rPr>
                <w:ins w:id="1301" w:author="16a" w:date="2025-10-08T16:22:00Z"/>
                <w:color w:val="000000"/>
                <w:sz w:val="16"/>
                <w:szCs w:val="16"/>
              </w:rPr>
            </w:pPr>
            <w:ins w:id="1302" w:author="16a" w:date="2025-10-08T16:23: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90D0BF9" w14:textId="46392D18" w:rsidR="00765A27" w:rsidRPr="00BD577A" w:rsidRDefault="00765A27" w:rsidP="00831A8E">
            <w:pPr>
              <w:jc w:val="left"/>
              <w:rPr>
                <w:ins w:id="1303" w:author="16a" w:date="2025-10-08T16:22:00Z"/>
                <w:color w:val="000000"/>
                <w:sz w:val="16"/>
                <w:szCs w:val="16"/>
              </w:rPr>
            </w:pPr>
            <w:ins w:id="1304"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49149F8" w14:textId="1A83D35A" w:rsidR="00765A27" w:rsidRPr="00BD577A" w:rsidRDefault="00765A27" w:rsidP="00831A8E">
            <w:pPr>
              <w:jc w:val="left"/>
              <w:rPr>
                <w:ins w:id="1305" w:author="16a" w:date="2025-10-08T16:22:00Z"/>
                <w:color w:val="000000"/>
                <w:sz w:val="16"/>
                <w:szCs w:val="16"/>
              </w:rPr>
            </w:pPr>
            <w:ins w:id="1306" w:author="16a" w:date="2025-10-08T16:23: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54CF61F8" w14:textId="4E4FF12C" w:rsidR="00765A27" w:rsidRPr="00BD577A" w:rsidRDefault="00765A27" w:rsidP="00831A8E">
            <w:pPr>
              <w:jc w:val="left"/>
              <w:rPr>
                <w:ins w:id="1307" w:author="16a" w:date="2025-10-08T16:22:00Z"/>
                <w:color w:val="000000"/>
                <w:sz w:val="16"/>
                <w:szCs w:val="16"/>
              </w:rPr>
            </w:pPr>
            <w:ins w:id="1308"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32EE4DBF" w14:textId="6BE3F7C7" w:rsidR="00765A27" w:rsidRPr="00BD577A" w:rsidRDefault="00765A27" w:rsidP="00831A8E">
            <w:pPr>
              <w:jc w:val="left"/>
              <w:rPr>
                <w:ins w:id="1309" w:author="16a" w:date="2025-10-08T16:22:00Z"/>
                <w:color w:val="000000"/>
                <w:sz w:val="16"/>
                <w:szCs w:val="16"/>
              </w:rPr>
            </w:pPr>
            <w:ins w:id="1310" w:author="16a" w:date="2025-10-08T16:23: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B296C61" w14:textId="23A5827C" w:rsidR="00765A27" w:rsidRPr="00BD577A" w:rsidRDefault="00765A27" w:rsidP="00831A8E">
            <w:pPr>
              <w:jc w:val="left"/>
              <w:rPr>
                <w:ins w:id="1311" w:author="16a" w:date="2025-10-08T16:22:00Z"/>
                <w:color w:val="000000"/>
                <w:sz w:val="16"/>
                <w:szCs w:val="16"/>
              </w:rPr>
            </w:pPr>
            <w:ins w:id="1312" w:author="16a" w:date="2025-10-08T16:23: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F2FB6D3" w14:textId="1F8B85D2" w:rsidR="00765A27" w:rsidRPr="00BD577A" w:rsidRDefault="00765A27" w:rsidP="00831A8E">
            <w:pPr>
              <w:jc w:val="left"/>
              <w:rPr>
                <w:ins w:id="1313" w:author="16a" w:date="2025-10-08T16:22:00Z"/>
                <w:color w:val="000000"/>
                <w:sz w:val="16"/>
                <w:szCs w:val="16"/>
              </w:rPr>
            </w:pPr>
            <w:ins w:id="1314"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6485CAF0" w14:textId="46999AA9" w:rsidR="00765A27" w:rsidRPr="00BD577A" w:rsidRDefault="00765A27" w:rsidP="00831A8E">
            <w:pPr>
              <w:jc w:val="left"/>
              <w:rPr>
                <w:ins w:id="1315" w:author="16a" w:date="2025-10-08T16:22:00Z"/>
                <w:color w:val="000000"/>
                <w:sz w:val="16"/>
                <w:szCs w:val="16"/>
              </w:rPr>
            </w:pPr>
            <w:ins w:id="1316"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7BC756FD" w14:textId="0DCF2947" w:rsidR="00765A27" w:rsidRPr="00BD577A" w:rsidRDefault="00765A27" w:rsidP="00831A8E">
            <w:pPr>
              <w:jc w:val="left"/>
              <w:rPr>
                <w:ins w:id="1317" w:author="16a" w:date="2025-10-08T16:22:00Z"/>
                <w:color w:val="000000"/>
                <w:sz w:val="16"/>
                <w:szCs w:val="16"/>
              </w:rPr>
            </w:pPr>
            <w:ins w:id="1318" w:author="16a" w:date="2025-10-08T16:23: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29612724" w14:textId="5F6F4123" w:rsidR="00765A27" w:rsidRPr="00BD577A" w:rsidRDefault="00765A27" w:rsidP="00831A8E">
            <w:pPr>
              <w:jc w:val="left"/>
              <w:rPr>
                <w:ins w:id="1319" w:author="16a" w:date="2025-10-08T16:22:00Z"/>
                <w:color w:val="000000"/>
                <w:sz w:val="16"/>
                <w:szCs w:val="16"/>
              </w:rPr>
            </w:pPr>
            <w:ins w:id="1320" w:author="16a" w:date="2025-10-08T16:23:00Z">
              <w:r w:rsidRPr="001923C6">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F27540B" w14:textId="4A22CC55" w:rsidR="00765A27" w:rsidRPr="00BD577A" w:rsidRDefault="00765A27" w:rsidP="00831A8E">
            <w:pPr>
              <w:jc w:val="left"/>
              <w:rPr>
                <w:ins w:id="1321" w:author="16a" w:date="2025-10-08T16:22:00Z"/>
                <w:color w:val="000000"/>
                <w:sz w:val="16"/>
                <w:szCs w:val="16"/>
              </w:rPr>
            </w:pPr>
            <w:ins w:id="1322" w:author="16a" w:date="2025-10-08T16:23:00Z">
              <w:r w:rsidRPr="001923C6">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2CFD3CE" w14:textId="08CEA221" w:rsidR="00765A27" w:rsidRPr="00BD577A" w:rsidRDefault="00765A27" w:rsidP="00831A8E">
            <w:pPr>
              <w:jc w:val="left"/>
              <w:rPr>
                <w:ins w:id="1323" w:author="16a" w:date="2025-10-08T16:22:00Z"/>
                <w:color w:val="000000"/>
                <w:sz w:val="16"/>
                <w:szCs w:val="16"/>
              </w:rPr>
            </w:pPr>
            <w:ins w:id="1324" w:author="16a" w:date="2025-10-08T16:23:00Z">
              <w:r>
                <w:rPr>
                  <w:rFonts w:hint="eastAsia"/>
                  <w:color w:val="000000"/>
                  <w:sz w:val="16"/>
                  <w:szCs w:val="16"/>
                </w:rPr>
                <w:t>estepkcyl</w:t>
              </w:r>
              <w:r w:rsidRPr="001923C6">
                <w:rPr>
                  <w:sz w:val="16"/>
                  <w:szCs w:val="16"/>
                </w:rPr>
                <w:t>dthr</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29FD6D50" w14:textId="65254D9E" w:rsidR="00765A27" w:rsidRPr="00BD577A" w:rsidRDefault="00765A27" w:rsidP="00831A8E">
            <w:pPr>
              <w:jc w:val="left"/>
              <w:rPr>
                <w:ins w:id="1325" w:author="16a" w:date="2025-10-08T16:22:00Z"/>
                <w:color w:val="000000"/>
                <w:sz w:val="16"/>
                <w:szCs w:val="16"/>
              </w:rPr>
            </w:pPr>
            <w:ins w:id="1326" w:author="16a" w:date="2025-10-08T16:23:00Z">
              <w:r>
                <w:rPr>
                  <w:rFonts w:hint="eastAsia"/>
                  <w:color w:val="000000"/>
                  <w:sz w:val="16"/>
                  <w:szCs w:val="16"/>
                </w:rPr>
                <w:t>ekqcyl</w:t>
              </w:r>
              <w:r w:rsidRPr="001923C6">
                <w:rPr>
                  <w:sz w:val="16"/>
                  <w:szCs w:val="16"/>
                </w:rPr>
                <w:t>dthr</w:t>
              </w:r>
              <w:r>
                <w:rPr>
                  <w:rFonts w:hint="eastAsia"/>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7A576A0E" w14:textId="1D5AF504" w:rsidR="00765A27" w:rsidRPr="00BD577A" w:rsidRDefault="00765A27" w:rsidP="00831A8E">
            <w:pPr>
              <w:jc w:val="left"/>
              <w:rPr>
                <w:ins w:id="1327" w:author="16a" w:date="2025-10-08T16:22:00Z"/>
                <w:color w:val="000000"/>
                <w:sz w:val="16"/>
                <w:szCs w:val="16"/>
              </w:rPr>
            </w:pPr>
            <w:ins w:id="1328"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068C8CAE" w14:textId="457669CD" w:rsidR="00765A27" w:rsidRPr="00BD577A" w:rsidRDefault="00765A27" w:rsidP="00831A8E">
            <w:pPr>
              <w:jc w:val="left"/>
              <w:rPr>
                <w:ins w:id="1329" w:author="16a" w:date="2025-10-08T16:22:00Z"/>
                <w:color w:val="000000"/>
                <w:sz w:val="16"/>
                <w:szCs w:val="16"/>
              </w:rPr>
            </w:pPr>
            <w:ins w:id="1330"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58FDB0C6" w14:textId="6AC5C505" w:rsidR="00765A27" w:rsidRPr="00BD577A" w:rsidRDefault="00765A27" w:rsidP="00831A8E">
            <w:pPr>
              <w:jc w:val="left"/>
              <w:rPr>
                <w:ins w:id="1331" w:author="16a" w:date="2025-10-08T16:22:00Z"/>
                <w:color w:val="000000"/>
                <w:sz w:val="16"/>
                <w:szCs w:val="16"/>
              </w:rPr>
            </w:pPr>
            <w:ins w:id="1332" w:author="16a" w:date="2025-10-08T16:23: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1773734D" w14:textId="40245211" w:rsidR="00765A27" w:rsidRPr="00BD577A" w:rsidRDefault="00765A27" w:rsidP="00831A8E">
            <w:pPr>
              <w:jc w:val="left"/>
              <w:rPr>
                <w:ins w:id="1333" w:author="16a" w:date="2025-10-08T16:22:00Z"/>
                <w:color w:val="000000"/>
                <w:sz w:val="16"/>
                <w:szCs w:val="16"/>
              </w:rPr>
            </w:pPr>
            <w:ins w:id="1334" w:author="16a" w:date="2025-10-08T16:23:00Z">
              <w:r w:rsidRPr="001923C6">
                <w:rPr>
                  <w:rFonts w:hint="eastAsia"/>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431AFC82" w14:textId="4C6D3CC1" w:rsidR="00765A27" w:rsidRPr="00BD577A" w:rsidRDefault="00765A27" w:rsidP="00831A8E">
            <w:pPr>
              <w:jc w:val="left"/>
              <w:rPr>
                <w:ins w:id="1335" w:author="16a" w:date="2025-10-08T16:22:00Z"/>
                <w:color w:val="000000"/>
                <w:sz w:val="16"/>
                <w:szCs w:val="16"/>
              </w:rPr>
            </w:pPr>
            <w:ins w:id="1336" w:author="16a" w:date="2025-10-08T16:23: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7D55CF28" w14:textId="15C08524" w:rsidR="00765A27" w:rsidRPr="00BD577A" w:rsidRDefault="00765A27" w:rsidP="00831A8E">
            <w:pPr>
              <w:jc w:val="left"/>
              <w:rPr>
                <w:ins w:id="1337" w:author="16a" w:date="2025-10-08T16:22:00Z"/>
                <w:color w:val="000000"/>
                <w:sz w:val="16"/>
                <w:szCs w:val="16"/>
              </w:rPr>
            </w:pPr>
            <w:ins w:id="1338"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6" w:space="0" w:color="000000"/>
            </w:tcBorders>
            <w:shd w:val="clear" w:color="auto" w:fill="00FF00"/>
          </w:tcPr>
          <w:p w14:paraId="5FF919C1" w14:textId="15C0856E" w:rsidR="00765A27" w:rsidRPr="00BD577A" w:rsidRDefault="00765A27" w:rsidP="00831A8E">
            <w:pPr>
              <w:jc w:val="left"/>
              <w:rPr>
                <w:ins w:id="1339" w:author="16a" w:date="2025-10-08T16:22:00Z"/>
                <w:color w:val="000000"/>
                <w:sz w:val="16"/>
                <w:szCs w:val="16"/>
              </w:rPr>
            </w:pPr>
            <w:ins w:id="1340" w:author="16a" w:date="2025-10-08T16:23:00Z">
              <w:r w:rsidRPr="001923C6">
                <w:rPr>
                  <w:color w:val="000000"/>
                  <w:sz w:val="16"/>
                  <w:szCs w:val="16"/>
                </w:rPr>
                <w:t>-</w:t>
              </w:r>
            </w:ins>
          </w:p>
        </w:tc>
        <w:tc>
          <w:tcPr>
            <w:tcW w:w="608" w:type="dxa"/>
            <w:tcBorders>
              <w:top w:val="single" w:sz="4" w:space="0" w:color="auto"/>
              <w:left w:val="single" w:sz="6" w:space="0" w:color="000000"/>
              <w:bottom w:val="single" w:sz="4" w:space="0" w:color="auto"/>
              <w:right w:val="single" w:sz="4" w:space="0" w:color="auto"/>
            </w:tcBorders>
            <w:shd w:val="clear" w:color="auto" w:fill="00FF00"/>
          </w:tcPr>
          <w:p w14:paraId="725DF46D" w14:textId="15CB8E27" w:rsidR="00765A27" w:rsidRPr="00BD577A" w:rsidRDefault="00765A27" w:rsidP="00831A8E">
            <w:pPr>
              <w:jc w:val="left"/>
              <w:rPr>
                <w:ins w:id="1341" w:author="16a" w:date="2025-10-08T16:22:00Z"/>
                <w:color w:val="000000"/>
                <w:sz w:val="16"/>
                <w:szCs w:val="16"/>
              </w:rPr>
            </w:pPr>
            <w:ins w:id="1342" w:author="16a" w:date="2025-10-08T16:23:00Z">
              <w:r w:rsidRPr="001923C6">
                <w:rPr>
                  <w:color w:val="000000"/>
                  <w:sz w:val="16"/>
                  <w:szCs w:val="16"/>
                </w:rPr>
                <w:t>-</w:t>
              </w:r>
            </w:ins>
          </w:p>
        </w:tc>
        <w:tc>
          <w:tcPr>
            <w:tcW w:w="608" w:type="dxa"/>
            <w:tcBorders>
              <w:top w:val="single" w:sz="4" w:space="0" w:color="auto"/>
              <w:left w:val="single" w:sz="4" w:space="0" w:color="auto"/>
              <w:bottom w:val="single" w:sz="4" w:space="0" w:color="auto"/>
              <w:right w:val="single" w:sz="6" w:space="0" w:color="000000"/>
            </w:tcBorders>
            <w:shd w:val="clear" w:color="auto" w:fill="00FF00"/>
          </w:tcPr>
          <w:p w14:paraId="1976E858" w14:textId="3D1922B1" w:rsidR="00765A27" w:rsidRPr="00BD577A" w:rsidRDefault="00765A27" w:rsidP="00831A8E">
            <w:pPr>
              <w:jc w:val="left"/>
              <w:rPr>
                <w:ins w:id="1343" w:author="16a" w:date="2025-10-08T16:22:00Z"/>
                <w:color w:val="000000"/>
                <w:sz w:val="16"/>
                <w:szCs w:val="16"/>
              </w:rPr>
            </w:pPr>
            <w:ins w:id="1344" w:author="16a" w:date="2025-10-08T16:23:00Z">
              <w:r w:rsidRPr="001923C6">
                <w:rPr>
                  <w:color w:val="000000"/>
                  <w:sz w:val="16"/>
                  <w:szCs w:val="16"/>
                </w:rPr>
                <w:t>-</w:t>
              </w:r>
            </w:ins>
          </w:p>
        </w:tc>
        <w:tc>
          <w:tcPr>
            <w:tcW w:w="607" w:type="dxa"/>
            <w:tcBorders>
              <w:top w:val="single" w:sz="4" w:space="0" w:color="auto"/>
              <w:left w:val="single" w:sz="6" w:space="0" w:color="000000"/>
              <w:bottom w:val="single" w:sz="4" w:space="0" w:color="auto"/>
              <w:right w:val="single" w:sz="6" w:space="0" w:color="000000"/>
            </w:tcBorders>
            <w:shd w:val="clear" w:color="auto" w:fill="00FF00"/>
          </w:tcPr>
          <w:p w14:paraId="01BC3D6E" w14:textId="0854C6CE" w:rsidR="00765A27" w:rsidRPr="00BD577A" w:rsidRDefault="00765A27" w:rsidP="00831A8E">
            <w:pPr>
              <w:jc w:val="left"/>
              <w:rPr>
                <w:ins w:id="1345" w:author="16a" w:date="2025-10-08T16:22:00Z"/>
                <w:color w:val="000000"/>
                <w:sz w:val="16"/>
                <w:szCs w:val="16"/>
              </w:rPr>
            </w:pPr>
            <w:ins w:id="1346" w:author="16a" w:date="2025-10-08T16:23:00Z">
              <w:r w:rsidRPr="001923C6">
                <w:rPr>
                  <w:color w:val="000000"/>
                  <w:sz w:val="16"/>
                  <w:szCs w:val="16"/>
                </w:rPr>
                <w:t>-</w:t>
              </w:r>
            </w:ins>
          </w:p>
        </w:tc>
        <w:tc>
          <w:tcPr>
            <w:tcW w:w="608" w:type="dxa"/>
            <w:tcBorders>
              <w:top w:val="single" w:sz="4" w:space="0" w:color="auto"/>
              <w:bottom w:val="single" w:sz="4" w:space="0" w:color="auto"/>
              <w:right w:val="single" w:sz="4" w:space="0" w:color="auto"/>
            </w:tcBorders>
            <w:shd w:val="clear" w:color="auto" w:fill="00FF00"/>
          </w:tcPr>
          <w:p w14:paraId="2D8D670D" w14:textId="375B92E5" w:rsidR="00765A27" w:rsidRPr="00BD577A" w:rsidRDefault="00765A27" w:rsidP="00831A8E">
            <w:pPr>
              <w:jc w:val="left"/>
              <w:rPr>
                <w:ins w:id="1347" w:author="16a" w:date="2025-10-08T16:22:00Z"/>
                <w:color w:val="000000"/>
                <w:sz w:val="16"/>
                <w:szCs w:val="16"/>
              </w:rPr>
            </w:pPr>
            <w:ins w:id="1348" w:author="16a" w:date="2025-10-08T16:23:00Z">
              <w:r w:rsidRPr="001923C6">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24B71925" w14:textId="4F1F2EA9" w:rsidR="00765A27" w:rsidRPr="00BD577A" w:rsidRDefault="00765A27" w:rsidP="00831A8E">
            <w:pPr>
              <w:jc w:val="left"/>
              <w:rPr>
                <w:ins w:id="1349" w:author="16a" w:date="2025-10-08T16:22:00Z"/>
                <w:color w:val="000000"/>
                <w:sz w:val="16"/>
                <w:szCs w:val="16"/>
              </w:rPr>
            </w:pPr>
            <w:ins w:id="1350" w:author="16a" w:date="2025-10-08T16:23:00Z">
              <w:r w:rsidRPr="001923C6">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1F4C6C7F" w14:textId="7A4DF091" w:rsidR="00765A27" w:rsidRPr="00BD577A" w:rsidRDefault="00765A27" w:rsidP="00831A8E">
            <w:pPr>
              <w:jc w:val="left"/>
              <w:rPr>
                <w:ins w:id="1351" w:author="16a" w:date="2025-10-08T16:22:00Z"/>
                <w:color w:val="000000"/>
                <w:sz w:val="16"/>
                <w:szCs w:val="16"/>
              </w:rPr>
            </w:pPr>
            <w:ins w:id="1352" w:author="16a" w:date="2025-10-08T16:23:00Z">
              <w:r w:rsidRPr="001923C6">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51EB05A0" w14:textId="1B12EF74" w:rsidR="00765A27" w:rsidRPr="00BD577A" w:rsidRDefault="00765A27" w:rsidP="00831A8E">
            <w:pPr>
              <w:jc w:val="left"/>
              <w:rPr>
                <w:ins w:id="1353" w:author="16a" w:date="2025-10-08T16:22:00Z"/>
                <w:color w:val="000000"/>
                <w:sz w:val="16"/>
                <w:szCs w:val="16"/>
              </w:rPr>
            </w:pPr>
            <w:ins w:id="1354" w:author="16a" w:date="2025-10-08T16:23:00Z">
              <w:r w:rsidRPr="001923C6">
                <w:rPr>
                  <w:color w:val="000000"/>
                  <w:sz w:val="16"/>
                  <w:szCs w:val="16"/>
                </w:rPr>
                <w:t>-</w:t>
              </w:r>
            </w:ins>
          </w:p>
        </w:tc>
        <w:tc>
          <w:tcPr>
            <w:tcW w:w="612" w:type="dxa"/>
            <w:tcBorders>
              <w:top w:val="single" w:sz="4" w:space="0" w:color="auto"/>
              <w:bottom w:val="single" w:sz="4" w:space="0" w:color="auto"/>
              <w:right w:val="single" w:sz="4" w:space="0" w:color="auto"/>
            </w:tcBorders>
            <w:shd w:val="clear" w:color="auto" w:fill="00FF00"/>
          </w:tcPr>
          <w:p w14:paraId="40439B86" w14:textId="4078E386" w:rsidR="00765A27" w:rsidRPr="00BD577A" w:rsidRDefault="00765A27" w:rsidP="00831A8E">
            <w:pPr>
              <w:jc w:val="left"/>
              <w:rPr>
                <w:ins w:id="1355" w:author="16a" w:date="2025-10-08T16:22:00Z"/>
                <w:color w:val="000000"/>
                <w:sz w:val="16"/>
                <w:szCs w:val="16"/>
              </w:rPr>
            </w:pPr>
            <w:ins w:id="1356" w:author="16a" w:date="2025-10-08T16:23:00Z">
              <w:r w:rsidRPr="00467D41">
                <w:rPr>
                  <w:color w:val="000000"/>
                  <w:sz w:val="16"/>
                  <w:szCs w:val="16"/>
                </w:rPr>
                <w:t>-</w:t>
              </w:r>
            </w:ins>
          </w:p>
        </w:tc>
        <w:tc>
          <w:tcPr>
            <w:tcW w:w="654" w:type="dxa"/>
            <w:tcBorders>
              <w:top w:val="single" w:sz="4" w:space="0" w:color="auto"/>
              <w:bottom w:val="single" w:sz="4" w:space="0" w:color="auto"/>
              <w:right w:val="double" w:sz="4" w:space="0" w:color="auto"/>
            </w:tcBorders>
            <w:shd w:val="clear" w:color="auto" w:fill="00FF00"/>
          </w:tcPr>
          <w:p w14:paraId="7CB239B2" w14:textId="78BD4FDC" w:rsidR="00765A27" w:rsidRPr="00BD577A" w:rsidRDefault="00765A27" w:rsidP="00831A8E">
            <w:pPr>
              <w:jc w:val="left"/>
              <w:rPr>
                <w:ins w:id="1357" w:author="16a" w:date="2025-10-08T16:22:00Z"/>
                <w:sz w:val="16"/>
                <w:szCs w:val="16"/>
              </w:rPr>
            </w:pPr>
            <w:ins w:id="1358" w:author="16a" w:date="2025-10-08T16:23:00Z">
              <w:r w:rsidRPr="001923C6">
                <w:rPr>
                  <w:rFonts w:hint="eastAsia"/>
                  <w:color w:val="000000"/>
                  <w:sz w:val="16"/>
                  <w:szCs w:val="16"/>
                </w:rPr>
                <w:t>-</w:t>
              </w:r>
            </w:ins>
          </w:p>
        </w:tc>
        <w:tc>
          <w:tcPr>
            <w:tcW w:w="654" w:type="dxa"/>
            <w:tcBorders>
              <w:top w:val="single" w:sz="4" w:space="0" w:color="auto"/>
              <w:left w:val="double" w:sz="4" w:space="0" w:color="auto"/>
              <w:bottom w:val="single" w:sz="4" w:space="0" w:color="auto"/>
              <w:right w:val="single" w:sz="4" w:space="0" w:color="auto"/>
            </w:tcBorders>
            <w:shd w:val="clear" w:color="auto" w:fill="00FF00"/>
          </w:tcPr>
          <w:p w14:paraId="5C5C4F95" w14:textId="605C59B2" w:rsidR="00765A27" w:rsidRDefault="00765A27" w:rsidP="00765A27">
            <w:pPr>
              <w:jc w:val="left"/>
              <w:rPr>
                <w:ins w:id="1359" w:author="16a" w:date="2025-10-08T16:22:00Z"/>
                <w:sz w:val="16"/>
                <w:szCs w:val="16"/>
              </w:rPr>
            </w:pPr>
            <w:ins w:id="1360" w:author="16a" w:date="2025-10-08T16:23:00Z">
              <w:r>
                <w:rPr>
                  <w:rFonts w:hint="eastAsia"/>
                  <w:color w:val="000000"/>
                  <w:sz w:val="16"/>
                  <w:szCs w:val="16"/>
                </w:rPr>
                <w:t>a</w:t>
              </w:r>
              <w:r>
                <w:rPr>
                  <w:color w:val="000000"/>
                  <w:sz w:val="16"/>
                  <w:szCs w:val="16"/>
                </w:rPr>
                <w:t>c</w:t>
              </w:r>
              <w:r>
                <w:rPr>
                  <w:rFonts w:hint="eastAsia"/>
                  <w:color w:val="000000"/>
                  <w:sz w:val="16"/>
                  <w:szCs w:val="16"/>
                </w:rPr>
                <w:t>1-00</w:t>
              </w:r>
            </w:ins>
          </w:p>
        </w:tc>
      </w:tr>
      <w:tr w:rsidR="00A80CBD" w:rsidRPr="001923C6" w14:paraId="7D077337" w14:textId="7424424A" w:rsidTr="009A69EA">
        <w:trPr>
          <w:trHeight w:val="624"/>
        </w:trPr>
        <w:tc>
          <w:tcPr>
            <w:tcW w:w="1016" w:type="dxa"/>
            <w:tcBorders>
              <w:top w:val="single" w:sz="4" w:space="0" w:color="auto"/>
              <w:left w:val="single" w:sz="6" w:space="0" w:color="000000"/>
              <w:bottom w:val="single" w:sz="4" w:space="0" w:color="auto"/>
              <w:right w:val="single" w:sz="6" w:space="0" w:color="000000"/>
            </w:tcBorders>
            <w:shd w:val="clear" w:color="auto" w:fill="auto"/>
          </w:tcPr>
          <w:p w14:paraId="7C735932" w14:textId="1BD103A7" w:rsidR="00A80CBD" w:rsidRPr="00BD577A" w:rsidRDefault="00A80CBD" w:rsidP="00831A8E">
            <w:pPr>
              <w:jc w:val="left"/>
              <w:rPr>
                <w:color w:val="000000"/>
                <w:sz w:val="16"/>
                <w:szCs w:val="16"/>
              </w:rPr>
            </w:pPr>
            <w:r w:rsidRPr="00BD577A">
              <w:rPr>
                <w:color w:val="000000"/>
                <w:sz w:val="16"/>
                <w:szCs w:val="16"/>
              </w:rPr>
              <w:t>EMINJ_ACTLFG_ID(66)</w:t>
            </w:r>
          </w:p>
        </w:tc>
        <w:tc>
          <w:tcPr>
            <w:tcW w:w="610" w:type="dxa"/>
            <w:tcBorders>
              <w:top w:val="single" w:sz="4" w:space="0" w:color="auto"/>
              <w:left w:val="single" w:sz="6" w:space="0" w:color="000000"/>
              <w:bottom w:val="single" w:sz="4" w:space="0" w:color="auto"/>
              <w:right w:val="single" w:sz="6" w:space="0" w:color="000000"/>
            </w:tcBorders>
            <w:shd w:val="clear" w:color="auto" w:fill="auto"/>
          </w:tcPr>
          <w:p w14:paraId="7031CC2C" w14:textId="08FA9A70" w:rsidR="00A80CBD" w:rsidRPr="00BD577A" w:rsidRDefault="00A80CBD" w:rsidP="00831A8E">
            <w:pPr>
              <w:jc w:val="left"/>
              <w:rPr>
                <w:color w:val="000000"/>
                <w:sz w:val="16"/>
                <w:szCs w:val="16"/>
              </w:rPr>
            </w:pPr>
            <w:r w:rsidRPr="00BD577A">
              <w:rPr>
                <w:sz w:val="16"/>
                <w:szCs w:val="16"/>
              </w:rPr>
              <w:t>einjmodactlfg</w:t>
            </w:r>
          </w:p>
        </w:tc>
        <w:tc>
          <w:tcPr>
            <w:tcW w:w="611" w:type="dxa"/>
            <w:tcBorders>
              <w:top w:val="single" w:sz="4" w:space="0" w:color="auto"/>
              <w:left w:val="single" w:sz="6" w:space="0" w:color="000000"/>
              <w:bottom w:val="single" w:sz="4" w:space="0" w:color="auto"/>
              <w:right w:val="single" w:sz="6" w:space="0" w:color="000000"/>
            </w:tcBorders>
            <w:shd w:val="clear" w:color="auto" w:fill="auto"/>
          </w:tcPr>
          <w:p w14:paraId="64BD121E" w14:textId="6720EF5E" w:rsidR="00A80CBD" w:rsidRPr="00BD577A" w:rsidRDefault="00A80CBD" w:rsidP="00831A8E">
            <w:pPr>
              <w:jc w:val="left"/>
              <w:rPr>
                <w:color w:val="000000"/>
                <w:sz w:val="16"/>
                <w:szCs w:val="16"/>
              </w:rPr>
            </w:pPr>
            <w:r w:rsidRPr="00BD577A">
              <w:rPr>
                <w:color w:val="000000"/>
                <w:sz w:val="16"/>
                <w:szCs w:val="16"/>
              </w:rPr>
              <w:t>einjptn</w:t>
            </w:r>
          </w:p>
        </w:tc>
        <w:tc>
          <w:tcPr>
            <w:tcW w:w="606" w:type="dxa"/>
            <w:tcBorders>
              <w:top w:val="single" w:sz="4" w:space="0" w:color="auto"/>
              <w:left w:val="single" w:sz="6" w:space="0" w:color="000000"/>
              <w:bottom w:val="single" w:sz="4" w:space="0" w:color="auto"/>
              <w:right w:val="single" w:sz="6" w:space="0" w:color="000000"/>
            </w:tcBorders>
            <w:shd w:val="clear" w:color="auto" w:fill="auto"/>
          </w:tcPr>
          <w:p w14:paraId="446D02BB" w14:textId="758BD352" w:rsidR="00A80CBD" w:rsidRPr="00BD577A" w:rsidRDefault="00A80CBD" w:rsidP="00831A8E">
            <w:pPr>
              <w:jc w:val="left"/>
              <w:rPr>
                <w:color w:val="000000"/>
                <w:sz w:val="16"/>
                <w:szCs w:val="16"/>
              </w:rPr>
            </w:pPr>
            <w:r w:rsidRPr="00BD577A">
              <w:rPr>
                <w:color w:val="000000"/>
                <w:sz w:val="16"/>
                <w:szCs w:val="16"/>
              </w:rPr>
              <w:t>eainj</w:t>
            </w:r>
            <w:r w:rsidRPr="004470A8">
              <w:rPr>
                <w:color w:val="000000"/>
                <w:sz w:val="16"/>
                <w:szCs w:val="16"/>
              </w:rPr>
              <w:t>p1</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50EA71D" w14:textId="1036D964" w:rsidR="00A80CBD" w:rsidRPr="00BD577A" w:rsidRDefault="00A80CBD" w:rsidP="00831A8E">
            <w:pPr>
              <w:jc w:val="left"/>
              <w:rPr>
                <w:color w:val="000000"/>
                <w:sz w:val="16"/>
                <w:szCs w:val="16"/>
              </w:rPr>
            </w:pPr>
            <w:r w:rsidRPr="00BD577A">
              <w:rPr>
                <w:color w:val="000000"/>
                <w:sz w:val="16"/>
                <w:szCs w:val="16"/>
              </w:rPr>
              <w:t>eainj</w:t>
            </w:r>
            <w:r w:rsidRPr="004470A8">
              <w:rPr>
                <w:color w:val="000000"/>
                <w:sz w:val="16"/>
                <w:szCs w:val="16"/>
              </w:rPr>
              <w:t>d*actlf</w:t>
            </w:r>
            <w:r w:rsidRPr="00BD577A">
              <w:rPr>
                <w:color w:val="000000"/>
                <w:sz w:val="16"/>
                <w:szCs w:val="16"/>
              </w:rPr>
              <w:t>g</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3E2DBB95" w14:textId="189B952D" w:rsidR="00A80CBD" w:rsidRPr="00BD577A" w:rsidRDefault="00A80CBD" w:rsidP="00831A8E">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B8217DF" w14:textId="233E9AAF" w:rsidR="00A80CBD" w:rsidRPr="00BD577A" w:rsidRDefault="00A80CBD" w:rsidP="00831A8E">
            <w:pPr>
              <w:jc w:val="left"/>
              <w:rPr>
                <w:color w:val="000000"/>
                <w:sz w:val="16"/>
                <w:szCs w:val="16"/>
              </w:rPr>
            </w:pPr>
            <w:r w:rsidRPr="00BD577A">
              <w:rPr>
                <w:color w:val="000000"/>
                <w:sz w:val="16"/>
                <w:szCs w:val="16"/>
              </w:rPr>
              <w:t>eainjend</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8DAB08F" w14:textId="04B4247D"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8B4432E" w14:textId="432599EC"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0681FE67" w14:textId="051F0BC8"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44095BDB" w14:textId="5EC587BD" w:rsidR="00A80CBD" w:rsidRPr="00BD577A" w:rsidRDefault="00A80CBD" w:rsidP="00831A8E">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615C15E" w14:textId="41061280" w:rsidR="00A80CBD" w:rsidRPr="00BD577A" w:rsidRDefault="00A80CBD" w:rsidP="00831A8E">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7BA800B2" w14:textId="2CD5B278"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72FACCA" w14:textId="4ED11A9E"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7E44831A" w14:textId="0BBEAB18"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5666F76" w14:textId="0DF9B0B1" w:rsidR="00A80CBD" w:rsidRPr="00BD577A" w:rsidRDefault="00A80CBD" w:rsidP="00831A8E">
            <w:pPr>
              <w:jc w:val="left"/>
              <w:rPr>
                <w:color w:val="000000"/>
                <w:sz w:val="16"/>
                <w:szCs w:val="16"/>
              </w:rPr>
            </w:pPr>
            <w:r w:rsidRPr="00BD577A">
              <w:rPr>
                <w:color w:val="000000"/>
                <w:sz w:val="16"/>
                <w:szCs w:val="16"/>
              </w:rPr>
              <w:t>eqflfix</w:t>
            </w:r>
            <w:r w:rsidRPr="004470A8">
              <w:rPr>
                <w:color w:val="000000"/>
                <w:sz w:val="16"/>
                <w:szCs w:val="16"/>
              </w:rPr>
              <w:t>_ary</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5CED4D0" w14:textId="6E03449F" w:rsidR="00A80CBD" w:rsidRPr="00BD577A" w:rsidRDefault="00A80CBD" w:rsidP="00831A8E">
            <w:pPr>
              <w:jc w:val="left"/>
              <w:rPr>
                <w:color w:val="000000"/>
                <w:sz w:val="16"/>
                <w:szCs w:val="16"/>
              </w:rPr>
            </w:pPr>
            <w:r w:rsidRPr="00BD577A">
              <w:rPr>
                <w:color w:val="000000"/>
                <w:sz w:val="16"/>
                <w:szCs w:val="16"/>
              </w:rPr>
              <w:t>eqplfix</w:t>
            </w:r>
            <w:r w:rsidRPr="004470A8">
              <w:rPr>
                <w:color w:val="000000"/>
                <w:sz w:val="16"/>
                <w:szCs w:val="16"/>
              </w:rPr>
              <w:t>_ary</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4AC70C53" w14:textId="6156DCAD"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130A10C" w14:textId="6DACBFAC"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19F1B7B" w14:textId="5F09E4E9" w:rsidR="00A80CBD" w:rsidRPr="00BD577A" w:rsidRDefault="00A80CBD" w:rsidP="00831A8E">
            <w:pPr>
              <w:jc w:val="left"/>
              <w:rPr>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551D7EB6" w14:textId="1A957FA0"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6792E953" w14:textId="6C89E49A"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0A0E13DC" w14:textId="6F963B66" w:rsidR="00A80CBD" w:rsidRPr="00BD577A" w:rsidRDefault="00A80CBD" w:rsidP="00831A8E">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591C9851" w14:textId="0E6C8066" w:rsidR="00A80CBD" w:rsidRPr="00BD577A" w:rsidRDefault="00A80CBD" w:rsidP="00831A8E">
            <w:pPr>
              <w:jc w:val="left"/>
              <w:rPr>
                <w:color w:val="000000"/>
                <w:sz w:val="16"/>
                <w:szCs w:val="16"/>
              </w:rPr>
            </w:pPr>
            <w:r w:rsidRPr="00BD577A">
              <w:rPr>
                <w:color w:val="000000"/>
                <w:sz w:val="16"/>
                <w:szCs w:val="16"/>
              </w:rPr>
              <w:t>ek1factlfg</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390C3A83" w14:textId="73868D9C" w:rsidR="00A80CBD" w:rsidRPr="00BD577A" w:rsidRDefault="00A80CBD" w:rsidP="00831A8E">
            <w:pPr>
              <w:jc w:val="left"/>
              <w:rPr>
                <w:color w:val="000000"/>
                <w:sz w:val="16"/>
                <w:szCs w:val="16"/>
              </w:rPr>
            </w:pPr>
            <w:r w:rsidRPr="00BD577A">
              <w:rPr>
                <w:color w:val="000000"/>
                <w:sz w:val="16"/>
                <w:szCs w:val="16"/>
              </w:rPr>
              <w:t>ek2factlfg</w:t>
            </w:r>
          </w:p>
        </w:tc>
        <w:tc>
          <w:tcPr>
            <w:tcW w:w="608" w:type="dxa"/>
            <w:tcBorders>
              <w:top w:val="single" w:sz="4" w:space="0" w:color="auto"/>
              <w:left w:val="single" w:sz="6" w:space="0" w:color="000000"/>
              <w:bottom w:val="single" w:sz="4" w:space="0" w:color="auto"/>
              <w:right w:val="single" w:sz="6" w:space="0" w:color="000000"/>
            </w:tcBorders>
            <w:shd w:val="clear" w:color="auto" w:fill="auto"/>
          </w:tcPr>
          <w:p w14:paraId="252D7A53" w14:textId="0BF3A198" w:rsidR="00A80CBD" w:rsidRPr="00BD577A" w:rsidRDefault="00A80CBD" w:rsidP="00831A8E">
            <w:pPr>
              <w:jc w:val="left"/>
              <w:rPr>
                <w:color w:val="000000"/>
                <w:sz w:val="16"/>
                <w:szCs w:val="16"/>
              </w:rPr>
            </w:pPr>
            <w:r w:rsidRPr="00BD577A">
              <w:rPr>
                <w:color w:val="000000"/>
                <w:sz w:val="16"/>
                <w:szCs w:val="16"/>
              </w:rPr>
              <w:t>ek3factlfg</w:t>
            </w:r>
          </w:p>
        </w:tc>
        <w:tc>
          <w:tcPr>
            <w:tcW w:w="608" w:type="dxa"/>
            <w:tcBorders>
              <w:top w:val="single" w:sz="4" w:space="0" w:color="auto"/>
              <w:left w:val="single" w:sz="6" w:space="0" w:color="000000"/>
              <w:bottom w:val="single" w:sz="4" w:space="0" w:color="auto"/>
              <w:right w:val="single" w:sz="4" w:space="0" w:color="auto"/>
            </w:tcBorders>
            <w:shd w:val="clear" w:color="auto" w:fill="auto"/>
          </w:tcPr>
          <w:p w14:paraId="5CBA879C" w14:textId="005477A8"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4" w:space="0" w:color="auto"/>
              <w:bottom w:val="single" w:sz="4" w:space="0" w:color="auto"/>
              <w:right w:val="single" w:sz="6" w:space="0" w:color="000000"/>
            </w:tcBorders>
            <w:shd w:val="clear" w:color="auto" w:fill="auto"/>
          </w:tcPr>
          <w:p w14:paraId="7AF1541E" w14:textId="006E6376" w:rsidR="00A80CBD" w:rsidRPr="00BD577A" w:rsidRDefault="00A80CBD" w:rsidP="00831A8E">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4" w:space="0" w:color="auto"/>
              <w:right w:val="single" w:sz="6" w:space="0" w:color="000000"/>
            </w:tcBorders>
            <w:shd w:val="clear" w:color="auto" w:fill="auto"/>
          </w:tcPr>
          <w:p w14:paraId="17350B0C" w14:textId="2ACB72A2"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08" w:type="dxa"/>
            <w:tcBorders>
              <w:top w:val="single" w:sz="4" w:space="0" w:color="auto"/>
              <w:bottom w:val="single" w:sz="4" w:space="0" w:color="auto"/>
              <w:right w:val="single" w:sz="4" w:space="0" w:color="auto"/>
            </w:tcBorders>
            <w:shd w:val="clear" w:color="auto" w:fill="auto"/>
          </w:tcPr>
          <w:p w14:paraId="68F5807B" w14:textId="624C3A3C" w:rsidR="00A80CBD" w:rsidRPr="00BD577A" w:rsidRDefault="00A80CBD" w:rsidP="00831A8E">
            <w:pPr>
              <w:widowControl/>
              <w:adjustRightInd/>
              <w:jc w:val="left"/>
              <w:textAlignment w:val="auto"/>
              <w:rPr>
                <w:color w:val="000000"/>
                <w:sz w:val="16"/>
                <w:szCs w:val="16"/>
              </w:rPr>
            </w:pPr>
            <w:r w:rsidRPr="00BD577A">
              <w:rPr>
                <w:color w:val="000000"/>
                <w:sz w:val="16"/>
                <w:szCs w:val="16"/>
              </w:rPr>
              <w:t>eprreqactlfg</w:t>
            </w:r>
          </w:p>
        </w:tc>
        <w:tc>
          <w:tcPr>
            <w:tcW w:w="612" w:type="dxa"/>
            <w:tcBorders>
              <w:top w:val="single" w:sz="4" w:space="0" w:color="auto"/>
              <w:bottom w:val="single" w:sz="4" w:space="0" w:color="auto"/>
              <w:right w:val="single" w:sz="4" w:space="0" w:color="auto"/>
            </w:tcBorders>
            <w:shd w:val="clear" w:color="auto" w:fill="auto"/>
          </w:tcPr>
          <w:p w14:paraId="2D4EE692" w14:textId="6B1CDEB6"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5792DD1C" w14:textId="7CE8ABF7"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392196A" w14:textId="578CD30E"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550FB78" w14:textId="4ABA8112"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7C71F8B3" w14:textId="1C8B0AE1" w:rsidR="00A80CBD" w:rsidRPr="00BD577A" w:rsidRDefault="00A80CBD" w:rsidP="00831A8E">
            <w:pPr>
              <w:widowControl/>
              <w:adjustRightInd/>
              <w:jc w:val="left"/>
              <w:textAlignment w:val="auto"/>
              <w:rPr>
                <w:color w:val="000000"/>
                <w:sz w:val="16"/>
                <w:szCs w:val="16"/>
              </w:rPr>
            </w:pPr>
            <w:r w:rsidRPr="00BD577A">
              <w:rPr>
                <w:rFonts w:hint="eastAsia"/>
                <w:color w:val="000000"/>
                <w:sz w:val="16"/>
                <w:szCs w:val="16"/>
              </w:rPr>
              <w:t>explreq</w:t>
            </w:r>
          </w:p>
        </w:tc>
        <w:tc>
          <w:tcPr>
            <w:tcW w:w="654" w:type="dxa"/>
            <w:tcBorders>
              <w:top w:val="single" w:sz="4" w:space="0" w:color="auto"/>
              <w:left w:val="double" w:sz="4" w:space="0" w:color="auto"/>
              <w:bottom w:val="single" w:sz="4" w:space="0" w:color="auto"/>
              <w:right w:val="single" w:sz="4" w:space="0" w:color="auto"/>
            </w:tcBorders>
            <w:shd w:val="clear" w:color="auto" w:fill="auto"/>
          </w:tcPr>
          <w:p w14:paraId="2E0FF729" w14:textId="27D9BC81" w:rsidR="00A80CBD" w:rsidRPr="00BD577A" w:rsidRDefault="00A80CBD" w:rsidP="00A80CBD">
            <w:pPr>
              <w:widowControl/>
              <w:adjustRightInd/>
              <w:jc w:val="left"/>
              <w:textAlignment w:val="auto"/>
              <w:rPr>
                <w:color w:val="000000"/>
                <w:sz w:val="16"/>
                <w:szCs w:val="16"/>
              </w:rPr>
            </w:pPr>
            <w:r>
              <w:rPr>
                <w:rFonts w:hint="eastAsia"/>
                <w:color w:val="000000"/>
                <w:sz w:val="16"/>
                <w:szCs w:val="16"/>
              </w:rPr>
              <w:t>a</w:t>
            </w:r>
            <w:r>
              <w:rPr>
                <w:color w:val="000000"/>
                <w:sz w:val="16"/>
                <w:szCs w:val="16"/>
              </w:rPr>
              <w:t>c1-00</w:t>
            </w:r>
          </w:p>
        </w:tc>
      </w:tr>
      <w:tr w:rsidR="00A80CBD" w:rsidRPr="001923C6" w14:paraId="6941C237" w14:textId="3589B77D" w:rsidTr="00A80CBD">
        <w:trPr>
          <w:trHeight w:val="624"/>
        </w:trPr>
        <w:tc>
          <w:tcPr>
            <w:tcW w:w="1016" w:type="dxa"/>
            <w:tcBorders>
              <w:top w:val="single" w:sz="4" w:space="0" w:color="auto"/>
              <w:left w:val="single" w:sz="6" w:space="0" w:color="000000"/>
              <w:bottom w:val="single" w:sz="6" w:space="0" w:color="000000"/>
              <w:right w:val="single" w:sz="6" w:space="0" w:color="000000"/>
            </w:tcBorders>
            <w:shd w:val="clear" w:color="auto" w:fill="auto"/>
          </w:tcPr>
          <w:p w14:paraId="0B2F5CE8" w14:textId="03D2DA6D" w:rsidR="00A80CBD" w:rsidRPr="00BD577A" w:rsidRDefault="00A80CBD" w:rsidP="00831A8E">
            <w:pPr>
              <w:jc w:val="left"/>
              <w:rPr>
                <w:color w:val="000000"/>
                <w:sz w:val="16"/>
                <w:szCs w:val="16"/>
              </w:rPr>
            </w:pPr>
            <w:r w:rsidRPr="00BD577A">
              <w:rPr>
                <w:color w:val="000000"/>
                <w:sz w:val="16"/>
                <w:szCs w:val="16"/>
              </w:rPr>
              <w:t>EMINJ_BINJPLCTR_ID(</w:t>
            </w:r>
            <w:r w:rsidRPr="00BD577A">
              <w:rPr>
                <w:rFonts w:hint="eastAsia"/>
                <w:color w:val="000000"/>
                <w:sz w:val="16"/>
                <w:szCs w:val="16"/>
              </w:rPr>
              <w:t>98</w:t>
            </w:r>
            <w:r w:rsidRPr="00BD577A">
              <w:rPr>
                <w:color w:val="000000"/>
                <w:sz w:val="16"/>
                <w:szCs w:val="16"/>
              </w:rPr>
              <w:t>)</w:t>
            </w:r>
          </w:p>
        </w:tc>
        <w:tc>
          <w:tcPr>
            <w:tcW w:w="610" w:type="dxa"/>
            <w:tcBorders>
              <w:top w:val="single" w:sz="4" w:space="0" w:color="auto"/>
              <w:left w:val="single" w:sz="6" w:space="0" w:color="000000"/>
              <w:bottom w:val="single" w:sz="6" w:space="0" w:color="000000"/>
              <w:right w:val="single" w:sz="6" w:space="0" w:color="000000"/>
            </w:tcBorders>
            <w:shd w:val="clear" w:color="auto" w:fill="auto"/>
          </w:tcPr>
          <w:p w14:paraId="330BF5AA" w14:textId="1D2D183B" w:rsidR="00A80CBD" w:rsidRPr="00BD577A" w:rsidRDefault="00A80CBD" w:rsidP="00831A8E">
            <w:pPr>
              <w:jc w:val="left"/>
              <w:rPr>
                <w:sz w:val="16"/>
                <w:szCs w:val="16"/>
              </w:rPr>
            </w:pPr>
            <w:r w:rsidRPr="00BD577A">
              <w:rPr>
                <w:sz w:val="16"/>
                <w:szCs w:val="16"/>
              </w:rPr>
              <w:t>einjmod</w:t>
            </w:r>
          </w:p>
        </w:tc>
        <w:tc>
          <w:tcPr>
            <w:tcW w:w="611" w:type="dxa"/>
            <w:tcBorders>
              <w:top w:val="single" w:sz="4" w:space="0" w:color="auto"/>
              <w:left w:val="single" w:sz="6" w:space="0" w:color="000000"/>
              <w:bottom w:val="single" w:sz="6" w:space="0" w:color="000000"/>
              <w:right w:val="single" w:sz="6" w:space="0" w:color="000000"/>
            </w:tcBorders>
            <w:shd w:val="clear" w:color="auto" w:fill="auto"/>
          </w:tcPr>
          <w:p w14:paraId="6CDC5C3D" w14:textId="660755A4" w:rsidR="00A80CBD" w:rsidRPr="00BD577A" w:rsidRDefault="00A80CBD" w:rsidP="00831A8E">
            <w:pPr>
              <w:jc w:val="left"/>
              <w:rPr>
                <w:color w:val="000000"/>
                <w:sz w:val="16"/>
                <w:szCs w:val="16"/>
              </w:rPr>
            </w:pPr>
            <w:r w:rsidRPr="00BD577A">
              <w:rPr>
                <w:color w:val="000000"/>
                <w:sz w:val="16"/>
                <w:szCs w:val="16"/>
              </w:rPr>
              <w:t>einjptn</w:t>
            </w:r>
          </w:p>
        </w:tc>
        <w:tc>
          <w:tcPr>
            <w:tcW w:w="606" w:type="dxa"/>
            <w:tcBorders>
              <w:top w:val="single" w:sz="4" w:space="0" w:color="auto"/>
              <w:left w:val="single" w:sz="6" w:space="0" w:color="000000"/>
              <w:bottom w:val="single" w:sz="6" w:space="0" w:color="000000"/>
              <w:right w:val="single" w:sz="6" w:space="0" w:color="000000"/>
            </w:tcBorders>
            <w:shd w:val="clear" w:color="auto" w:fill="auto"/>
          </w:tcPr>
          <w:p w14:paraId="5CCB7610" w14:textId="7788837A" w:rsidR="00A80CBD" w:rsidRPr="00BD577A" w:rsidRDefault="00A80CBD" w:rsidP="00831A8E">
            <w:pPr>
              <w:jc w:val="left"/>
              <w:rPr>
                <w:color w:val="000000"/>
                <w:sz w:val="16"/>
                <w:szCs w:val="16"/>
              </w:rPr>
            </w:pPr>
            <w:r w:rsidRPr="00BD577A">
              <w:rPr>
                <w:color w:val="000000"/>
                <w:sz w:val="16"/>
                <w:szCs w:val="16"/>
              </w:rPr>
              <w:t>eainj</w:t>
            </w:r>
            <w:r w:rsidRPr="004470A8">
              <w:rPr>
                <w:color w:val="000000"/>
                <w:sz w:val="16"/>
                <w:szCs w:val="16"/>
              </w:rPr>
              <w:t>p1</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47D1EDB" w14:textId="7AE00051" w:rsidR="00A80CBD" w:rsidRPr="00BD577A" w:rsidRDefault="00A80CBD" w:rsidP="00831A8E">
            <w:pPr>
              <w:jc w:val="left"/>
              <w:rPr>
                <w:color w:val="000000"/>
                <w:sz w:val="16"/>
                <w:szCs w:val="16"/>
              </w:rPr>
            </w:pPr>
            <w:r w:rsidRPr="00BD577A">
              <w:rPr>
                <w:rFonts w:hint="eastAsia"/>
                <w:color w:val="000000"/>
                <w:sz w:val="16"/>
                <w:szCs w:val="16"/>
              </w:rPr>
              <w:t>e</w:t>
            </w:r>
            <w:r w:rsidRPr="00BD577A">
              <w:rPr>
                <w:color w:val="000000"/>
                <w:sz w:val="16"/>
                <w:szCs w:val="16"/>
              </w:rPr>
              <w:t>ainjd</w:t>
            </w:r>
            <w:r>
              <w:rPr>
                <w:color w:val="000000"/>
                <w:sz w:val="16"/>
                <w:szCs w:val="16"/>
              </w:rPr>
              <w:t>_ary</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4F155F45" w14:textId="5AAA32F0" w:rsidR="00A80CBD" w:rsidRPr="00BD577A" w:rsidRDefault="00A80CBD" w:rsidP="00831A8E">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01F4BE40" w14:textId="7E79190F" w:rsidR="00A80CBD" w:rsidRPr="00BD577A" w:rsidRDefault="00A80CBD" w:rsidP="00831A8E">
            <w:pPr>
              <w:jc w:val="left"/>
              <w:rPr>
                <w:color w:val="000000"/>
                <w:sz w:val="16"/>
                <w:szCs w:val="16"/>
              </w:rPr>
            </w:pPr>
            <w:r w:rsidRPr="00BD577A">
              <w:rPr>
                <w:rFonts w:hint="eastAsia"/>
                <w:color w:val="000000"/>
                <w:sz w:val="16"/>
                <w:szCs w:val="16"/>
              </w:rPr>
              <w:t>e</w:t>
            </w:r>
            <w:r w:rsidRPr="00BD577A">
              <w:rPr>
                <w:color w:val="000000"/>
                <w:sz w:val="16"/>
                <w:szCs w:val="16"/>
              </w:rPr>
              <w:t>injend</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25334B1C" w14:textId="06C35B8C" w:rsidR="00A80CBD" w:rsidRPr="00BD577A" w:rsidRDefault="00A80CBD" w:rsidP="00831A8E">
            <w:pPr>
              <w:jc w:val="left"/>
              <w:rPr>
                <w:color w:val="000000"/>
                <w:sz w:val="16"/>
                <w:szCs w:val="16"/>
              </w:rPr>
            </w:pPr>
            <w:r w:rsidRPr="00BD577A">
              <w:rPr>
                <w:rFonts w:hint="eastAsia"/>
                <w:color w:val="000000"/>
                <w:sz w:val="16"/>
                <w:szCs w:val="16"/>
              </w:rPr>
              <w:t>e</w:t>
            </w:r>
            <w:r w:rsidRPr="00BD577A">
              <w:rPr>
                <w:color w:val="000000"/>
                <w:sz w:val="16"/>
                <w:szCs w:val="16"/>
              </w:rPr>
              <w:t>ainjcutp</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3BD52AF2" w14:textId="0F9BD085" w:rsidR="00A80CBD" w:rsidRPr="00BD577A" w:rsidRDefault="00A80CBD" w:rsidP="00831A8E">
            <w:pPr>
              <w:jc w:val="left"/>
              <w:rPr>
                <w:color w:val="000000"/>
                <w:sz w:val="16"/>
                <w:szCs w:val="16"/>
              </w:rPr>
            </w:pPr>
            <w:r w:rsidRPr="00BD577A">
              <w:rPr>
                <w:rFonts w:hint="eastAsia"/>
                <w:color w:val="000000"/>
                <w:sz w:val="16"/>
                <w:szCs w:val="16"/>
              </w:rPr>
              <w:t>e</w:t>
            </w:r>
            <w:r w:rsidRPr="00BD577A">
              <w:rPr>
                <w:color w:val="000000"/>
                <w:sz w:val="16"/>
                <w:szCs w:val="16"/>
              </w:rPr>
              <w:t>ainjcutd</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BDD521D" w14:textId="0AA58D02"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4A41852" w14:textId="0C1F3DC7" w:rsidR="00A80CBD" w:rsidRPr="00BD577A" w:rsidRDefault="00A80CBD" w:rsidP="00831A8E">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5645F04F" w14:textId="2591A9AD" w:rsidR="00A80CBD" w:rsidRPr="00BD577A" w:rsidRDefault="00A80CBD" w:rsidP="00831A8E">
            <w:pPr>
              <w:jc w:val="left"/>
              <w:rPr>
                <w:color w:val="000000"/>
                <w:sz w:val="16"/>
                <w:szCs w:val="16"/>
              </w:rPr>
            </w:pPr>
            <w:r w:rsidRPr="00BD577A">
              <w:rPr>
                <w:rFonts w:hint="eastAsia"/>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5420DD8A" w14:textId="60271608"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BDFE4FB" w14:textId="568515FC"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27602F9A" w14:textId="4AA93FA9"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300EE630" w14:textId="49789768" w:rsidR="00A80CBD" w:rsidRPr="00BD577A" w:rsidRDefault="00A80CBD" w:rsidP="00831A8E">
            <w:pPr>
              <w:jc w:val="left"/>
              <w:rPr>
                <w:color w:val="000000"/>
                <w:sz w:val="16"/>
                <w:szCs w:val="16"/>
              </w:rPr>
            </w:pPr>
            <w:r w:rsidRPr="00BD577A">
              <w:rPr>
                <w:rFonts w:hint="eastAsia"/>
                <w:color w:val="000000"/>
                <w:sz w:val="16"/>
                <w:szCs w:val="16"/>
              </w:rPr>
              <w:t>e</w:t>
            </w:r>
            <w:r w:rsidRPr="00BD577A">
              <w:rPr>
                <w:color w:val="000000"/>
                <w:sz w:val="16"/>
                <w:szCs w:val="16"/>
              </w:rPr>
              <w:t>qflfix</w:t>
            </w:r>
            <w:r>
              <w:rPr>
                <w:color w:val="000000"/>
                <w:sz w:val="16"/>
                <w:szCs w:val="16"/>
              </w:rPr>
              <w:t>_ary</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46A17E9A" w14:textId="0E3EDA60" w:rsidR="00A80CBD" w:rsidRPr="00BD577A" w:rsidRDefault="00A80CBD" w:rsidP="00831A8E">
            <w:pPr>
              <w:jc w:val="left"/>
              <w:rPr>
                <w:color w:val="000000"/>
                <w:sz w:val="16"/>
                <w:szCs w:val="16"/>
              </w:rPr>
            </w:pPr>
            <w:r w:rsidRPr="00BD577A">
              <w:rPr>
                <w:rFonts w:hint="eastAsia"/>
                <w:color w:val="000000"/>
                <w:sz w:val="16"/>
                <w:szCs w:val="16"/>
              </w:rPr>
              <w:t>e</w:t>
            </w:r>
            <w:r w:rsidRPr="00BD577A">
              <w:rPr>
                <w:color w:val="000000"/>
                <w:sz w:val="16"/>
                <w:szCs w:val="16"/>
              </w:rPr>
              <w:t>qplfix</w:t>
            </w:r>
            <w:r>
              <w:rPr>
                <w:color w:val="000000"/>
                <w:sz w:val="16"/>
                <w:szCs w:val="16"/>
              </w:rPr>
              <w:t>_ary</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3C82B881" w14:textId="4BE31EFB"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DED0F8A" w14:textId="63285FCB"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A7A29CE" w14:textId="1EEFDC12" w:rsidR="00A80CBD" w:rsidRPr="00BD577A" w:rsidRDefault="00A80CBD" w:rsidP="00831A8E">
            <w:pPr>
              <w:jc w:val="left"/>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BA2834E" w14:textId="72DA5289" w:rsidR="00A80CBD" w:rsidRPr="00BD577A" w:rsidRDefault="00A80CBD" w:rsidP="00831A8E">
            <w:pPr>
              <w:widowControl/>
              <w:adjustRightInd/>
              <w:jc w:val="left"/>
              <w:textAlignment w:val="auto"/>
              <w:rPr>
                <w:color w:val="000000"/>
                <w:sz w:val="16"/>
                <w:szCs w:val="16"/>
              </w:rPr>
            </w:pPr>
            <w:r w:rsidRPr="00BD577A">
              <w:rPr>
                <w:rFonts w:hint="eastAsia"/>
                <w:color w:val="000000"/>
                <w:sz w:val="16"/>
                <w:szCs w:val="16"/>
              </w:rPr>
              <w:t>-</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7493F50A" w14:textId="3C9D5438"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6B2C7931" w14:textId="7AB4CB52" w:rsidR="00A80CBD" w:rsidRPr="00BD577A" w:rsidRDefault="00A80CBD" w:rsidP="00831A8E">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243230AF" w14:textId="364C8D30" w:rsidR="00A80CBD" w:rsidRPr="00BD577A" w:rsidRDefault="00A80CBD" w:rsidP="00831A8E">
            <w:pPr>
              <w:jc w:val="left"/>
              <w:rPr>
                <w:color w:val="000000"/>
                <w:sz w:val="16"/>
                <w:szCs w:val="16"/>
              </w:rPr>
            </w:pPr>
            <w:r w:rsidRPr="00BD577A">
              <w:rPr>
                <w:color w:val="000000"/>
                <w:sz w:val="16"/>
                <w:szCs w:val="16"/>
              </w:rPr>
              <w:t>ek</w:t>
            </w:r>
            <w:r>
              <w:rPr>
                <w:color w:val="000000"/>
                <w:sz w:val="16"/>
                <w:szCs w:val="16"/>
              </w:rPr>
              <w:t>nf_*_ary</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348261FF" w14:textId="408933C1" w:rsidR="00A80CBD" w:rsidRPr="00BD577A" w:rsidRDefault="00A80CBD" w:rsidP="00831A8E">
            <w:pPr>
              <w:jc w:val="left"/>
              <w:rPr>
                <w:color w:val="000000"/>
                <w:sz w:val="16"/>
                <w:szCs w:val="16"/>
              </w:rPr>
            </w:pPr>
            <w:r w:rsidRPr="00BD577A">
              <w:rPr>
                <w:color w:val="000000"/>
                <w:sz w:val="16"/>
                <w:szCs w:val="16"/>
              </w:rPr>
              <w:t>ek</w:t>
            </w:r>
            <w:r>
              <w:rPr>
                <w:color w:val="000000"/>
                <w:sz w:val="16"/>
                <w:szCs w:val="16"/>
              </w:rPr>
              <w:t>nf_*_ary</w:t>
            </w:r>
          </w:p>
        </w:tc>
        <w:tc>
          <w:tcPr>
            <w:tcW w:w="608" w:type="dxa"/>
            <w:tcBorders>
              <w:top w:val="single" w:sz="4" w:space="0" w:color="auto"/>
              <w:left w:val="single" w:sz="6" w:space="0" w:color="000000"/>
              <w:bottom w:val="single" w:sz="6" w:space="0" w:color="000000"/>
              <w:right w:val="single" w:sz="6" w:space="0" w:color="000000"/>
            </w:tcBorders>
            <w:shd w:val="clear" w:color="auto" w:fill="auto"/>
          </w:tcPr>
          <w:p w14:paraId="08F644DD" w14:textId="30A596AF" w:rsidR="00A80CBD" w:rsidRPr="00BD577A" w:rsidRDefault="00A80CBD" w:rsidP="00831A8E">
            <w:pPr>
              <w:jc w:val="left"/>
              <w:rPr>
                <w:color w:val="000000"/>
                <w:sz w:val="16"/>
                <w:szCs w:val="16"/>
              </w:rPr>
            </w:pPr>
            <w:r w:rsidRPr="00BD577A">
              <w:rPr>
                <w:color w:val="000000"/>
                <w:sz w:val="16"/>
                <w:szCs w:val="16"/>
              </w:rPr>
              <w:t>ek</w:t>
            </w:r>
            <w:r>
              <w:rPr>
                <w:color w:val="000000"/>
                <w:sz w:val="16"/>
                <w:szCs w:val="16"/>
              </w:rPr>
              <w:t>ng_*_ary</w:t>
            </w:r>
          </w:p>
        </w:tc>
        <w:tc>
          <w:tcPr>
            <w:tcW w:w="608" w:type="dxa"/>
            <w:tcBorders>
              <w:top w:val="single" w:sz="4" w:space="0" w:color="auto"/>
              <w:left w:val="single" w:sz="6" w:space="0" w:color="000000"/>
              <w:bottom w:val="single" w:sz="6" w:space="0" w:color="000000"/>
              <w:right w:val="single" w:sz="4" w:space="0" w:color="auto"/>
            </w:tcBorders>
            <w:shd w:val="clear" w:color="auto" w:fill="auto"/>
          </w:tcPr>
          <w:p w14:paraId="6ABC81DD" w14:textId="760E633C" w:rsidR="00A80CBD" w:rsidRPr="00BD577A" w:rsidRDefault="00A80CBD" w:rsidP="00831A8E">
            <w:pPr>
              <w:jc w:val="left"/>
              <w:rPr>
                <w:color w:val="000000"/>
                <w:sz w:val="16"/>
                <w:szCs w:val="16"/>
              </w:rPr>
            </w:pPr>
            <w:r w:rsidRPr="00BD577A">
              <w:rPr>
                <w:color w:val="000000"/>
                <w:sz w:val="16"/>
                <w:szCs w:val="16"/>
              </w:rPr>
              <w:t>-</w:t>
            </w:r>
          </w:p>
        </w:tc>
        <w:tc>
          <w:tcPr>
            <w:tcW w:w="608" w:type="dxa"/>
            <w:tcBorders>
              <w:top w:val="single" w:sz="4" w:space="0" w:color="auto"/>
              <w:left w:val="single" w:sz="4" w:space="0" w:color="auto"/>
              <w:bottom w:val="single" w:sz="6" w:space="0" w:color="000000"/>
              <w:right w:val="single" w:sz="6" w:space="0" w:color="000000"/>
            </w:tcBorders>
            <w:shd w:val="clear" w:color="auto" w:fill="auto"/>
          </w:tcPr>
          <w:p w14:paraId="5CCEE23C" w14:textId="2101E0D8" w:rsidR="00A80CBD" w:rsidRPr="00BD577A" w:rsidRDefault="00A80CBD" w:rsidP="00831A8E">
            <w:pPr>
              <w:jc w:val="left"/>
              <w:rPr>
                <w:color w:val="000000"/>
                <w:sz w:val="16"/>
                <w:szCs w:val="16"/>
              </w:rPr>
            </w:pPr>
            <w:r w:rsidRPr="00BD577A">
              <w:rPr>
                <w:color w:val="000000"/>
                <w:sz w:val="16"/>
                <w:szCs w:val="16"/>
              </w:rPr>
              <w:t>-</w:t>
            </w:r>
          </w:p>
        </w:tc>
        <w:tc>
          <w:tcPr>
            <w:tcW w:w="607" w:type="dxa"/>
            <w:tcBorders>
              <w:top w:val="single" w:sz="4" w:space="0" w:color="auto"/>
              <w:left w:val="single" w:sz="6" w:space="0" w:color="000000"/>
              <w:bottom w:val="single" w:sz="6" w:space="0" w:color="000000"/>
              <w:right w:val="single" w:sz="6" w:space="0" w:color="000000"/>
            </w:tcBorders>
            <w:shd w:val="clear" w:color="auto" w:fill="auto"/>
          </w:tcPr>
          <w:p w14:paraId="07CA07AB" w14:textId="601B959C"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08" w:type="dxa"/>
            <w:tcBorders>
              <w:top w:val="single" w:sz="4" w:space="0" w:color="auto"/>
              <w:bottom w:val="single" w:sz="6" w:space="0" w:color="000000"/>
              <w:right w:val="single" w:sz="4" w:space="0" w:color="auto"/>
            </w:tcBorders>
            <w:shd w:val="clear" w:color="auto" w:fill="auto"/>
          </w:tcPr>
          <w:p w14:paraId="6C94E5DD" w14:textId="5B928400" w:rsidR="00A80CBD" w:rsidRPr="00BD577A" w:rsidRDefault="00A80CBD" w:rsidP="00831A8E">
            <w:pPr>
              <w:widowControl/>
              <w:adjustRightInd/>
              <w:jc w:val="left"/>
              <w:textAlignment w:val="auto"/>
              <w:rPr>
                <w:color w:val="000000"/>
                <w:sz w:val="16"/>
                <w:szCs w:val="16"/>
              </w:rPr>
            </w:pPr>
            <w:r w:rsidRPr="00BD577A">
              <w:rPr>
                <w:color w:val="000000"/>
                <w:sz w:val="16"/>
                <w:szCs w:val="16"/>
              </w:rPr>
              <w:t>eprreq</w:t>
            </w:r>
          </w:p>
        </w:tc>
        <w:tc>
          <w:tcPr>
            <w:tcW w:w="612" w:type="dxa"/>
            <w:tcBorders>
              <w:top w:val="single" w:sz="4" w:space="0" w:color="auto"/>
              <w:bottom w:val="single" w:sz="4" w:space="0" w:color="auto"/>
              <w:right w:val="single" w:sz="4" w:space="0" w:color="auto"/>
            </w:tcBorders>
            <w:shd w:val="clear" w:color="auto" w:fill="auto"/>
          </w:tcPr>
          <w:p w14:paraId="274338B6" w14:textId="56FB91D6"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58E36779" w14:textId="0C16A5D9"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27056021" w14:textId="5BE526E9"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12" w:type="dxa"/>
            <w:tcBorders>
              <w:top w:val="single" w:sz="4" w:space="0" w:color="auto"/>
              <w:bottom w:val="single" w:sz="4" w:space="0" w:color="auto"/>
              <w:right w:val="single" w:sz="4" w:space="0" w:color="auto"/>
            </w:tcBorders>
            <w:shd w:val="clear" w:color="auto" w:fill="auto"/>
          </w:tcPr>
          <w:p w14:paraId="14459D4B" w14:textId="01129183" w:rsidR="00A80CBD" w:rsidRPr="00BD577A" w:rsidRDefault="00A80CBD" w:rsidP="00831A8E">
            <w:pPr>
              <w:widowControl/>
              <w:adjustRightInd/>
              <w:jc w:val="left"/>
              <w:textAlignment w:val="auto"/>
              <w:rPr>
                <w:color w:val="000000"/>
                <w:sz w:val="16"/>
                <w:szCs w:val="16"/>
              </w:rPr>
            </w:pPr>
            <w:r w:rsidRPr="00BD577A">
              <w:rPr>
                <w:color w:val="000000"/>
                <w:sz w:val="16"/>
                <w:szCs w:val="16"/>
              </w:rPr>
              <w:t>-</w:t>
            </w:r>
          </w:p>
        </w:tc>
        <w:tc>
          <w:tcPr>
            <w:tcW w:w="654" w:type="dxa"/>
            <w:tcBorders>
              <w:top w:val="single" w:sz="4" w:space="0" w:color="auto"/>
              <w:bottom w:val="single" w:sz="4" w:space="0" w:color="auto"/>
              <w:right w:val="double" w:sz="4" w:space="0" w:color="auto"/>
            </w:tcBorders>
            <w:shd w:val="clear" w:color="auto" w:fill="auto"/>
          </w:tcPr>
          <w:p w14:paraId="4DB00EC7" w14:textId="1EDED855" w:rsidR="00A80CBD" w:rsidRPr="00BD577A" w:rsidRDefault="00A80CBD" w:rsidP="00831A8E">
            <w:pPr>
              <w:widowControl/>
              <w:adjustRightInd/>
              <w:jc w:val="left"/>
              <w:textAlignment w:val="auto"/>
              <w:rPr>
                <w:sz w:val="16"/>
                <w:szCs w:val="16"/>
              </w:rPr>
            </w:pPr>
            <w:r w:rsidRPr="00BD577A">
              <w:rPr>
                <w:sz w:val="16"/>
                <w:szCs w:val="16"/>
              </w:rPr>
              <w:t>explreq</w:t>
            </w:r>
          </w:p>
        </w:tc>
        <w:tc>
          <w:tcPr>
            <w:tcW w:w="654" w:type="dxa"/>
            <w:tcBorders>
              <w:top w:val="single" w:sz="4" w:space="0" w:color="auto"/>
              <w:left w:val="double" w:sz="4" w:space="0" w:color="auto"/>
              <w:bottom w:val="single" w:sz="4" w:space="0" w:color="auto"/>
              <w:right w:val="single" w:sz="4" w:space="0" w:color="auto"/>
            </w:tcBorders>
            <w:shd w:val="clear" w:color="auto" w:fill="00FF00"/>
          </w:tcPr>
          <w:p w14:paraId="7F50F6D8" w14:textId="411D0543" w:rsidR="00A80CBD" w:rsidRPr="00BD577A" w:rsidRDefault="00A80CBD" w:rsidP="00A80CBD">
            <w:pPr>
              <w:widowControl/>
              <w:adjustRightInd/>
              <w:jc w:val="left"/>
              <w:textAlignment w:val="auto"/>
              <w:rPr>
                <w:sz w:val="16"/>
                <w:szCs w:val="16"/>
              </w:rPr>
            </w:pPr>
            <w:ins w:id="1361" w:author="16a" w:date="2025-10-08T16:12:00Z">
              <w:r>
                <w:rPr>
                  <w:rFonts w:hint="eastAsia"/>
                  <w:sz w:val="16"/>
                  <w:szCs w:val="16"/>
                </w:rPr>
                <w:t>ac1-00</w:t>
              </w:r>
            </w:ins>
            <w:del w:id="1362" w:author="16a" w:date="2025-10-08T16:12:00Z">
              <w:r w:rsidDel="00A80CBD">
                <w:rPr>
                  <w:rFonts w:hint="eastAsia"/>
                  <w:sz w:val="16"/>
                  <w:szCs w:val="16"/>
                </w:rPr>
                <w:delText>a</w:delText>
              </w:r>
              <w:r w:rsidDel="00A80CBD">
                <w:rPr>
                  <w:sz w:val="16"/>
                  <w:szCs w:val="16"/>
                </w:rPr>
                <w:delText>c0-</w:delText>
              </w:r>
              <w:r w:rsidRPr="00852B2A" w:rsidDel="00A80CBD">
                <w:rPr>
                  <w:sz w:val="16"/>
                  <w:szCs w:val="16"/>
                </w:rPr>
                <w:delText>02</w:delText>
              </w:r>
            </w:del>
          </w:p>
        </w:tc>
      </w:tr>
    </w:tbl>
    <w:p w14:paraId="0900CA3F" w14:textId="77777777" w:rsidR="00F71C52" w:rsidRPr="001923C6" w:rsidRDefault="00F71C52" w:rsidP="00F71C52">
      <w:pPr>
        <w:ind w:firstLineChars="150" w:firstLine="300"/>
      </w:pPr>
    </w:p>
    <w:p w14:paraId="0438440A" w14:textId="67D185D5" w:rsidR="00727133" w:rsidRPr="001923C6" w:rsidRDefault="00727133" w:rsidP="009623BD">
      <w:pPr>
        <w:sectPr w:rsidR="00727133" w:rsidRPr="001923C6" w:rsidSect="00514CE2">
          <w:pgSz w:w="23814" w:h="16840" w:orient="landscape" w:code="8"/>
          <w:pgMar w:top="1418" w:right="850" w:bottom="1418" w:left="1418" w:header="851" w:footer="992" w:gutter="0"/>
          <w:cols w:space="425"/>
          <w:docGrid w:type="linesAndChars" w:linePitch="317"/>
        </w:sectPr>
      </w:pPr>
    </w:p>
    <w:p w14:paraId="780FC73A" w14:textId="3F42892E" w:rsidR="00C031E8" w:rsidRPr="00852B2A" w:rsidRDefault="00904840" w:rsidP="00C031E8">
      <w:bookmarkStart w:id="1363" w:name="OLE_LINK165"/>
      <w:bookmarkStart w:id="1364" w:name="OLE_LINK166"/>
      <w:r w:rsidRPr="001923C6">
        <w:lastRenderedPageBreak/>
        <w:t xml:space="preserve"> </w:t>
      </w:r>
      <w:r w:rsidR="00C031E8" w:rsidRPr="001923C6">
        <w:rPr>
          <w:rFonts w:hint="eastAsia"/>
        </w:rPr>
        <w:t>２－</w:t>
      </w:r>
      <w:ins w:id="1365" w:author="16a" w:date="2025-10-08T16:13:00Z">
        <w:r w:rsidR="00A80CBD" w:rsidRPr="00A80CBD">
          <w:rPr>
            <w:rFonts w:hint="eastAsia"/>
            <w:shd w:val="clear" w:color="auto" w:fill="00FF00"/>
          </w:rPr>
          <w:t>４</w:t>
        </w:r>
      </w:ins>
      <w:del w:id="1366" w:author="16a" w:date="2025-10-08T16:13:00Z">
        <w:r w:rsidR="00C031E8" w:rsidRPr="00A80CBD" w:rsidDel="00A80CBD">
          <w:rPr>
            <w:rFonts w:hint="eastAsia"/>
            <w:shd w:val="clear" w:color="auto" w:fill="00FF00"/>
          </w:rPr>
          <w:delText>３</w:delText>
        </w:r>
      </w:del>
      <w:r w:rsidR="00C031E8" w:rsidRPr="001923C6">
        <w:rPr>
          <w:rFonts w:hint="eastAsia"/>
        </w:rPr>
        <w:t>．調停後処理</w:t>
      </w:r>
    </w:p>
    <w:p w14:paraId="7D96EBD3" w14:textId="4202B9B5" w:rsidR="00C67AE7" w:rsidRPr="00852B2A" w:rsidRDefault="00904840" w:rsidP="00C67AE7">
      <w:r w:rsidRPr="00852B2A">
        <w:t xml:space="preserve">   (</w:t>
      </w:r>
      <w:r w:rsidR="00C031E8" w:rsidRPr="00852B2A">
        <w:t>1</w:t>
      </w:r>
      <w:r w:rsidR="00C67AE7" w:rsidRPr="00852B2A">
        <w:t>)</w:t>
      </w:r>
      <w:r w:rsidR="00DA2838" w:rsidRPr="00852B2A">
        <w:rPr>
          <w:rFonts w:hint="eastAsia"/>
        </w:rPr>
        <w:t>噴射ＳＡＣが制御できる範囲にする為の制限</w:t>
      </w:r>
      <w:r w:rsidR="00C67AE7" w:rsidRPr="00852B2A">
        <w:rPr>
          <w:rFonts w:hint="eastAsia"/>
        </w:rPr>
        <w:t>処理</w:t>
      </w:r>
    </w:p>
    <w:bookmarkEnd w:id="1363"/>
    <w:bookmarkEnd w:id="1364"/>
    <w:p w14:paraId="21E206B3" w14:textId="599E54F2" w:rsidR="00115803" w:rsidRPr="00852B2A" w:rsidRDefault="00C67AE7">
      <w:pPr>
        <w:rPr>
          <w:szCs w:val="21"/>
        </w:rPr>
      </w:pPr>
      <w:r w:rsidRPr="00852B2A">
        <w:t xml:space="preserve">       ①</w:t>
      </w:r>
      <w:r w:rsidR="006759FF" w:rsidRPr="00852B2A">
        <w:t xml:space="preserve"> </w:t>
      </w:r>
      <w:r w:rsidR="00DA2838" w:rsidRPr="00852B2A">
        <w:rPr>
          <w:rFonts w:hint="eastAsia"/>
        </w:rPr>
        <w:t>ポート噴射開始時期の制限</w:t>
      </w:r>
      <w:r w:rsidR="00115803" w:rsidRPr="00852B2A">
        <w:t xml:space="preserve">  </w:t>
      </w:r>
      <w:r w:rsidR="00115803" w:rsidRPr="00852B2A">
        <w:rPr>
          <w:rFonts w:hint="eastAsia"/>
          <w:szCs w:val="21"/>
        </w:rPr>
        <w:t>【</w:t>
      </w:r>
      <w:r w:rsidR="00115803" w:rsidRPr="00852B2A">
        <w:rPr>
          <w:szCs w:val="21"/>
        </w:rPr>
        <w:t>D-4以外】</w:t>
      </w:r>
    </w:p>
    <w:p w14:paraId="7727BD0B" w14:textId="6EB0BEA8" w:rsidR="00C67AE7" w:rsidRPr="00852B2A" w:rsidRDefault="00115803" w:rsidP="008C7503">
      <w:pPr>
        <w:ind w:rightChars="-426" w:right="-852"/>
      </w:pPr>
      <w:bookmarkStart w:id="1367" w:name="OLE_LINK378"/>
      <w:bookmarkStart w:id="1368" w:name="OLE_LINK379"/>
      <w:r w:rsidRPr="00852B2A">
        <w:t xml:space="preserve">         </w:t>
      </w:r>
      <w:r w:rsidR="00122A0D" w:rsidRPr="00852B2A">
        <w:t>eainjp</w:t>
      </w:r>
      <w:r w:rsidR="00304D32" w:rsidRPr="00852B2A">
        <w:t>1</w:t>
      </w:r>
      <w:r w:rsidR="00A05481" w:rsidRPr="00852B2A">
        <w:rPr>
          <w:rFonts w:hint="eastAsia"/>
        </w:rPr>
        <w:t xml:space="preserve"> </w:t>
      </w:r>
      <w:r w:rsidR="00122A0D" w:rsidRPr="00852B2A">
        <w:rPr>
          <w:rFonts w:hint="eastAsia"/>
        </w:rPr>
        <w:t>←</w:t>
      </w:r>
      <w:r w:rsidR="00122A0D" w:rsidRPr="00852B2A">
        <w:t xml:space="preserve"> </w:t>
      </w:r>
      <w:r w:rsidR="007E4FB7" w:rsidRPr="00852B2A">
        <w:t>EMINJ_AINJP_MN</w:t>
      </w:r>
      <w:r w:rsidR="007E4FB7" w:rsidRPr="00852B2A">
        <w:rPr>
          <w:rFonts w:hint="eastAsia"/>
        </w:rPr>
        <w:t>(</w:t>
      </w:r>
      <w:r w:rsidR="00DA2838" w:rsidRPr="00852B2A">
        <w:t>120</w:t>
      </w:r>
      <w:r w:rsidR="00813255" w:rsidRPr="00852B2A">
        <w:rPr>
          <w:rFonts w:hint="eastAsia"/>
        </w:rPr>
        <w:t>.03125</w:t>
      </w:r>
      <w:r w:rsidR="00DA2838" w:rsidRPr="00852B2A">
        <w:t>(BTDC)</w:t>
      </w:r>
      <w:r w:rsidR="007E4FB7" w:rsidRPr="00852B2A">
        <w:rPr>
          <w:rFonts w:hint="eastAsia"/>
        </w:rPr>
        <w:t>)</w:t>
      </w:r>
      <w:r w:rsidR="00DA2838" w:rsidRPr="00852B2A">
        <w:t xml:space="preserve"> </w:t>
      </w:r>
      <w:r w:rsidR="00FF7064" w:rsidRPr="00852B2A">
        <w:rPr>
          <w:rFonts w:hint="eastAsia"/>
        </w:rPr>
        <w:t>≦</w:t>
      </w:r>
      <w:r w:rsidR="00FF7064" w:rsidRPr="00852B2A">
        <w:t xml:space="preserve"> </w:t>
      </w:r>
      <w:r w:rsidR="00DA2838" w:rsidRPr="00852B2A">
        <w:t>eainjp</w:t>
      </w:r>
      <w:r w:rsidR="00304D32" w:rsidRPr="00852B2A">
        <w:t>1</w:t>
      </w:r>
      <w:r w:rsidR="00FF7064" w:rsidRPr="00852B2A">
        <w:t xml:space="preserve"> ≦</w:t>
      </w:r>
      <w:r w:rsidR="0053397C" w:rsidRPr="00852B2A">
        <w:rPr>
          <w:rFonts w:hint="eastAsia"/>
        </w:rPr>
        <w:t xml:space="preserve"> </w:t>
      </w:r>
      <w:r w:rsidR="0053397C" w:rsidRPr="00852B2A">
        <w:t>EMINJ_AINJP_MX</w:t>
      </w:r>
      <w:r w:rsidR="0053397C" w:rsidRPr="00852B2A">
        <w:rPr>
          <w:rFonts w:hint="eastAsia"/>
        </w:rPr>
        <w:t>(</w:t>
      </w:r>
      <w:r w:rsidR="00FF7064" w:rsidRPr="00852B2A">
        <w:t>840(BTDC)</w:t>
      </w:r>
      <w:r w:rsidR="0053397C" w:rsidRPr="00852B2A">
        <w:rPr>
          <w:rFonts w:hint="eastAsia"/>
        </w:rPr>
        <w:t>)</w:t>
      </w:r>
    </w:p>
    <w:bookmarkEnd w:id="1367"/>
    <w:bookmarkEnd w:id="1368"/>
    <w:p w14:paraId="4A8C3BCB" w14:textId="6E960DE2" w:rsidR="00304D32" w:rsidRPr="00852B2A" w:rsidRDefault="00304D32" w:rsidP="008C7503">
      <w:pPr>
        <w:ind w:rightChars="-426" w:right="-852"/>
      </w:pPr>
      <w:r w:rsidRPr="00852B2A">
        <w:t xml:space="preserve">         eainjp2</w:t>
      </w:r>
      <w:r w:rsidR="00A05481" w:rsidRPr="00852B2A">
        <w:rPr>
          <w:rFonts w:hint="eastAsia"/>
        </w:rPr>
        <w:t xml:space="preserve"> </w:t>
      </w:r>
      <w:r w:rsidRPr="00852B2A">
        <w:t xml:space="preserve">← </w:t>
      </w:r>
      <w:r w:rsidR="007E4FB7" w:rsidRPr="00852B2A">
        <w:t>EMINJ_AINJP_MN</w:t>
      </w:r>
      <w:r w:rsidR="007E4FB7" w:rsidRPr="00852B2A">
        <w:rPr>
          <w:rFonts w:hint="eastAsia"/>
        </w:rPr>
        <w:t>(</w:t>
      </w:r>
      <w:r w:rsidRPr="00852B2A">
        <w:t>120</w:t>
      </w:r>
      <w:r w:rsidR="00813255" w:rsidRPr="00852B2A">
        <w:rPr>
          <w:rFonts w:hint="eastAsia"/>
        </w:rPr>
        <w:t>.03125</w:t>
      </w:r>
      <w:r w:rsidRPr="00852B2A">
        <w:t>(BTDC)</w:t>
      </w:r>
      <w:r w:rsidR="007E4FB7" w:rsidRPr="00852B2A">
        <w:rPr>
          <w:rFonts w:hint="eastAsia"/>
        </w:rPr>
        <w:t>)</w:t>
      </w:r>
      <w:r w:rsidRPr="00852B2A">
        <w:t xml:space="preserve"> </w:t>
      </w:r>
      <w:r w:rsidRPr="00852B2A">
        <w:rPr>
          <w:rFonts w:hint="eastAsia"/>
        </w:rPr>
        <w:t>≦</w:t>
      </w:r>
      <w:r w:rsidRPr="00852B2A">
        <w:t xml:space="preserve"> eainjp2 </w:t>
      </w:r>
      <w:r w:rsidRPr="00852B2A">
        <w:rPr>
          <w:rFonts w:hint="eastAsia"/>
        </w:rPr>
        <w:t>≦</w:t>
      </w:r>
      <w:r w:rsidRPr="00852B2A">
        <w:t xml:space="preserve"> </w:t>
      </w:r>
      <w:r w:rsidR="0053397C" w:rsidRPr="00852B2A">
        <w:t>EMINJ_AINJP_MX</w:t>
      </w:r>
      <w:r w:rsidR="0053397C" w:rsidRPr="00852B2A">
        <w:rPr>
          <w:rFonts w:hint="eastAsia"/>
        </w:rPr>
        <w:t>(</w:t>
      </w:r>
      <w:r w:rsidRPr="00852B2A">
        <w:t>840(BTDC)</w:t>
      </w:r>
      <w:r w:rsidR="0053397C" w:rsidRPr="00852B2A">
        <w:rPr>
          <w:rFonts w:hint="eastAsia"/>
        </w:rPr>
        <w:t>)</w:t>
      </w:r>
    </w:p>
    <w:p w14:paraId="00DEAAB3" w14:textId="13F12072" w:rsidR="00304D32" w:rsidRPr="00852B2A" w:rsidRDefault="00304D32" w:rsidP="008C7503">
      <w:pPr>
        <w:ind w:rightChars="-426" w:right="-852"/>
      </w:pPr>
      <w:r w:rsidRPr="00852B2A">
        <w:t xml:space="preserve">         eainjp3</w:t>
      </w:r>
      <w:r w:rsidR="00A05481" w:rsidRPr="00852B2A">
        <w:rPr>
          <w:rFonts w:hint="eastAsia"/>
        </w:rPr>
        <w:t xml:space="preserve"> </w:t>
      </w:r>
      <w:r w:rsidRPr="00852B2A">
        <w:t xml:space="preserve">← </w:t>
      </w:r>
      <w:r w:rsidR="007E4FB7" w:rsidRPr="00852B2A">
        <w:t>EMINJ_AINJP_MN</w:t>
      </w:r>
      <w:r w:rsidR="007E4FB7" w:rsidRPr="00852B2A">
        <w:rPr>
          <w:rFonts w:hint="eastAsia"/>
        </w:rPr>
        <w:t>(</w:t>
      </w:r>
      <w:r w:rsidRPr="00852B2A">
        <w:t>120</w:t>
      </w:r>
      <w:r w:rsidR="00813255" w:rsidRPr="00852B2A">
        <w:rPr>
          <w:rFonts w:hint="eastAsia"/>
        </w:rPr>
        <w:t>.03125</w:t>
      </w:r>
      <w:r w:rsidRPr="00852B2A">
        <w:t>(BTDC)</w:t>
      </w:r>
      <w:r w:rsidR="007E4FB7" w:rsidRPr="00852B2A">
        <w:rPr>
          <w:rFonts w:hint="eastAsia"/>
        </w:rPr>
        <w:t>)</w:t>
      </w:r>
      <w:r w:rsidRPr="00852B2A">
        <w:t xml:space="preserve"> </w:t>
      </w:r>
      <w:r w:rsidRPr="00852B2A">
        <w:rPr>
          <w:rFonts w:hint="eastAsia"/>
        </w:rPr>
        <w:t>≦</w:t>
      </w:r>
      <w:r w:rsidRPr="00852B2A">
        <w:t xml:space="preserve"> eainjp3 </w:t>
      </w:r>
      <w:r w:rsidRPr="00852B2A">
        <w:rPr>
          <w:rFonts w:hint="eastAsia"/>
        </w:rPr>
        <w:t>≦</w:t>
      </w:r>
      <w:r w:rsidRPr="00852B2A">
        <w:t xml:space="preserve"> </w:t>
      </w:r>
      <w:r w:rsidR="0053397C" w:rsidRPr="00852B2A">
        <w:t>EMINJ_AINJP_MX</w:t>
      </w:r>
      <w:r w:rsidR="0053397C" w:rsidRPr="00852B2A">
        <w:rPr>
          <w:rFonts w:hint="eastAsia"/>
        </w:rPr>
        <w:t>(</w:t>
      </w:r>
      <w:r w:rsidRPr="00852B2A">
        <w:t>840(BTDC)</w:t>
      </w:r>
      <w:r w:rsidR="0053397C" w:rsidRPr="00852B2A">
        <w:rPr>
          <w:rFonts w:hint="eastAsia"/>
        </w:rPr>
        <w:t>)</w:t>
      </w:r>
    </w:p>
    <w:p w14:paraId="7947413B" w14:textId="77777777" w:rsidR="00304D32" w:rsidRPr="00852B2A" w:rsidRDefault="00304D32" w:rsidP="008C7503">
      <w:pPr>
        <w:ind w:rightChars="-426" w:right="-852"/>
      </w:pPr>
      <w:r w:rsidRPr="00852B2A">
        <w:t xml:space="preserve">         eainjp4</w:t>
      </w:r>
      <w:r w:rsidR="00A05481" w:rsidRPr="00852B2A">
        <w:rPr>
          <w:rFonts w:hint="eastAsia"/>
        </w:rPr>
        <w:t xml:space="preserve"> </w:t>
      </w:r>
      <w:r w:rsidRPr="00852B2A">
        <w:t xml:space="preserve">← </w:t>
      </w:r>
      <w:r w:rsidR="007E4FB7" w:rsidRPr="00852B2A">
        <w:t>EMINJ_AINJP_MN</w:t>
      </w:r>
      <w:r w:rsidR="007E4FB7" w:rsidRPr="00852B2A">
        <w:rPr>
          <w:rFonts w:hint="eastAsia"/>
        </w:rPr>
        <w:t>(</w:t>
      </w:r>
      <w:r w:rsidRPr="00852B2A">
        <w:t>120</w:t>
      </w:r>
      <w:r w:rsidR="00813255" w:rsidRPr="00852B2A">
        <w:rPr>
          <w:rFonts w:hint="eastAsia"/>
        </w:rPr>
        <w:t>.03125</w:t>
      </w:r>
      <w:r w:rsidRPr="00852B2A">
        <w:t>(BTDC)</w:t>
      </w:r>
      <w:r w:rsidR="007E4FB7" w:rsidRPr="00852B2A">
        <w:rPr>
          <w:rFonts w:hint="eastAsia"/>
        </w:rPr>
        <w:t>)</w:t>
      </w:r>
      <w:r w:rsidRPr="00852B2A">
        <w:t xml:space="preserve"> </w:t>
      </w:r>
      <w:r w:rsidRPr="00852B2A">
        <w:rPr>
          <w:rFonts w:hint="eastAsia"/>
        </w:rPr>
        <w:t>≦</w:t>
      </w:r>
      <w:r w:rsidRPr="00852B2A">
        <w:t xml:space="preserve"> eainjp4 </w:t>
      </w:r>
      <w:r w:rsidRPr="00852B2A">
        <w:rPr>
          <w:rFonts w:hint="eastAsia"/>
        </w:rPr>
        <w:t>≦</w:t>
      </w:r>
      <w:r w:rsidRPr="00852B2A">
        <w:t xml:space="preserve"> </w:t>
      </w:r>
      <w:r w:rsidR="0053397C" w:rsidRPr="00852B2A">
        <w:t>EMINJ_AINJP_MX</w:t>
      </w:r>
      <w:r w:rsidR="0053397C" w:rsidRPr="00852B2A">
        <w:rPr>
          <w:rFonts w:hint="eastAsia"/>
        </w:rPr>
        <w:t>(</w:t>
      </w:r>
      <w:r w:rsidRPr="00852B2A">
        <w:t>840(BTDC)</w:t>
      </w:r>
      <w:r w:rsidR="0053397C" w:rsidRPr="00852B2A">
        <w:rPr>
          <w:rFonts w:hint="eastAsia"/>
        </w:rPr>
        <w:t>)</w:t>
      </w:r>
    </w:p>
    <w:p w14:paraId="499B636C" w14:textId="5FD6A222" w:rsidR="00670192" w:rsidRPr="00852B2A" w:rsidRDefault="00670192">
      <w:r w:rsidRPr="00852B2A">
        <w:rPr>
          <w:rFonts w:hint="eastAsia"/>
        </w:rPr>
        <w:t xml:space="preserve"> </w:t>
      </w:r>
      <w:r w:rsidRPr="00852B2A">
        <w:t xml:space="preserve">        eainjpn[0] ← EMINJ_AINJP_MN</w:t>
      </w:r>
      <w:r w:rsidRPr="00852B2A">
        <w:rPr>
          <w:rFonts w:hint="eastAsia"/>
        </w:rPr>
        <w:t>(</w:t>
      </w:r>
      <w:r w:rsidRPr="00852B2A">
        <w:t>120</w:t>
      </w:r>
      <w:r w:rsidRPr="00852B2A">
        <w:rPr>
          <w:rFonts w:hint="eastAsia"/>
        </w:rPr>
        <w:t>.03125</w:t>
      </w:r>
      <w:r w:rsidRPr="00852B2A">
        <w:t>(BTDC)</w:t>
      </w:r>
      <w:r w:rsidRPr="00852B2A">
        <w:rPr>
          <w:rFonts w:hint="eastAsia"/>
        </w:rPr>
        <w:t>)</w:t>
      </w:r>
      <w:r w:rsidRPr="00852B2A">
        <w:t xml:space="preserve"> </w:t>
      </w:r>
      <w:r w:rsidRPr="00852B2A">
        <w:rPr>
          <w:rFonts w:hint="eastAsia"/>
        </w:rPr>
        <w:t>≦</w:t>
      </w:r>
      <w:r w:rsidRPr="00852B2A">
        <w:t xml:space="preserve"> eainjp</w:t>
      </w:r>
      <w:r w:rsidR="00262922" w:rsidRPr="00852B2A">
        <w:t>n[0]</w:t>
      </w:r>
      <w:r w:rsidRPr="00852B2A">
        <w:t xml:space="preserve"> </w:t>
      </w:r>
    </w:p>
    <w:p w14:paraId="3D9E7B15" w14:textId="5254D6EC" w:rsidR="00CC6A04" w:rsidRPr="00852B2A" w:rsidRDefault="00B01DC7" w:rsidP="00B01DC7">
      <w:r w:rsidRPr="00852B2A">
        <w:rPr>
          <w:rFonts w:hint="eastAsia"/>
        </w:rPr>
        <w:t xml:space="preserve"> </w:t>
      </w:r>
      <w:r w:rsidRPr="00852B2A">
        <w:t xml:space="preserve">                                                                </w:t>
      </w:r>
      <w:r w:rsidRPr="00852B2A">
        <w:rPr>
          <w:rFonts w:hint="eastAsia"/>
        </w:rPr>
        <w:t>≦</w:t>
      </w:r>
      <w:r w:rsidRPr="00852B2A">
        <w:t xml:space="preserve"> EMINJ_AINJP_MX</w:t>
      </w:r>
      <w:r w:rsidRPr="00852B2A">
        <w:rPr>
          <w:rFonts w:hint="eastAsia"/>
        </w:rPr>
        <w:t>(</w:t>
      </w:r>
      <w:r w:rsidRPr="00852B2A">
        <w:t>840(BTDC)</w:t>
      </w:r>
      <w:r w:rsidRPr="00852B2A">
        <w:rPr>
          <w:rFonts w:hint="eastAsia"/>
        </w:rPr>
        <w:t>)</w:t>
      </w:r>
      <w:r w:rsidR="00032A37" w:rsidRPr="00852B2A">
        <w:rPr>
          <w:rFonts w:hint="eastAsia"/>
          <w:color w:val="000000"/>
          <w:szCs w:val="21"/>
        </w:rPr>
        <w:t xml:space="preserve"> </w:t>
      </w:r>
      <w:commentRangeStart w:id="1369"/>
      <w:r w:rsidR="00032A37" w:rsidRPr="00852B2A">
        <w:rPr>
          <w:color w:val="000000"/>
          <w:szCs w:val="21"/>
        </w:rPr>
        <w:t xml:space="preserve"> </w:t>
      </w:r>
      <w:commentRangeEnd w:id="1369"/>
      <w:r w:rsidR="00032A37" w:rsidRPr="00852B2A">
        <w:rPr>
          <w:rStyle w:val="a8"/>
        </w:rPr>
        <w:commentReference w:id="1369"/>
      </w:r>
    </w:p>
    <w:p w14:paraId="6D3E7E65" w14:textId="1E85DFD4" w:rsidR="00670192" w:rsidRPr="00852B2A" w:rsidRDefault="00670192" w:rsidP="00B01DC7">
      <w:r w:rsidRPr="00852B2A">
        <w:rPr>
          <w:rFonts w:hint="eastAsia"/>
        </w:rPr>
        <w:t xml:space="preserve"> </w:t>
      </w:r>
      <w:r w:rsidRPr="00852B2A">
        <w:t xml:space="preserve">        eainjpn[1] ← EMINJ_AINJP_MN</w:t>
      </w:r>
      <w:r w:rsidRPr="00852B2A">
        <w:rPr>
          <w:rFonts w:hint="eastAsia"/>
        </w:rPr>
        <w:t>(</w:t>
      </w:r>
      <w:r w:rsidRPr="00852B2A">
        <w:t>120</w:t>
      </w:r>
      <w:r w:rsidRPr="00852B2A">
        <w:rPr>
          <w:rFonts w:hint="eastAsia"/>
        </w:rPr>
        <w:t>.03125</w:t>
      </w:r>
      <w:r w:rsidRPr="00852B2A">
        <w:t>(BTDC)</w:t>
      </w:r>
      <w:r w:rsidRPr="00852B2A">
        <w:rPr>
          <w:rFonts w:hint="eastAsia"/>
        </w:rPr>
        <w:t>)</w:t>
      </w:r>
      <w:r w:rsidRPr="00852B2A">
        <w:t xml:space="preserve"> </w:t>
      </w:r>
      <w:r w:rsidRPr="00852B2A">
        <w:rPr>
          <w:rFonts w:hint="eastAsia"/>
        </w:rPr>
        <w:t>≦</w:t>
      </w:r>
      <w:r w:rsidRPr="00852B2A">
        <w:t xml:space="preserve"> eainjp</w:t>
      </w:r>
      <w:r w:rsidR="00262922" w:rsidRPr="00852B2A">
        <w:t>n[1]</w:t>
      </w:r>
      <w:r w:rsidRPr="00852B2A">
        <w:t xml:space="preserve"> </w:t>
      </w:r>
    </w:p>
    <w:p w14:paraId="03614C87" w14:textId="2F33E1DE" w:rsidR="00B01DC7" w:rsidRPr="00852B2A" w:rsidRDefault="00B01DC7" w:rsidP="00B01DC7">
      <w:r w:rsidRPr="00852B2A">
        <w:rPr>
          <w:rFonts w:hint="eastAsia"/>
        </w:rPr>
        <w:t xml:space="preserve"> </w:t>
      </w:r>
      <w:r w:rsidRPr="00852B2A">
        <w:t xml:space="preserve">                                                                </w:t>
      </w:r>
      <w:r w:rsidRPr="00852B2A">
        <w:rPr>
          <w:rFonts w:hint="eastAsia"/>
        </w:rPr>
        <w:t>≦</w:t>
      </w:r>
      <w:r w:rsidRPr="00852B2A">
        <w:t xml:space="preserve"> EMINJ_AINJP_MX</w:t>
      </w:r>
      <w:r w:rsidRPr="00852B2A">
        <w:rPr>
          <w:rFonts w:hint="eastAsia"/>
        </w:rPr>
        <w:t>(</w:t>
      </w:r>
      <w:r w:rsidRPr="00852B2A">
        <w:t>840(BTDC)</w:t>
      </w:r>
      <w:r w:rsidRPr="00852B2A">
        <w:rPr>
          <w:rFonts w:hint="eastAsia"/>
        </w:rPr>
        <w:t>)</w:t>
      </w:r>
      <w:r w:rsidR="00032A37" w:rsidRPr="00852B2A">
        <w:rPr>
          <w:rFonts w:hint="eastAsia"/>
          <w:color w:val="000000"/>
          <w:szCs w:val="21"/>
        </w:rPr>
        <w:t xml:space="preserve"> </w:t>
      </w:r>
      <w:commentRangeStart w:id="1370"/>
      <w:r w:rsidR="00032A37" w:rsidRPr="00852B2A">
        <w:rPr>
          <w:color w:val="000000"/>
          <w:szCs w:val="21"/>
        </w:rPr>
        <w:t xml:space="preserve"> </w:t>
      </w:r>
      <w:commentRangeEnd w:id="1370"/>
      <w:r w:rsidR="00032A37" w:rsidRPr="00852B2A">
        <w:rPr>
          <w:rStyle w:val="a8"/>
        </w:rPr>
        <w:commentReference w:id="1370"/>
      </w:r>
    </w:p>
    <w:p w14:paraId="21955EE1" w14:textId="04EC6376" w:rsidR="00670192" w:rsidRPr="00852B2A" w:rsidRDefault="00670192" w:rsidP="00670192">
      <w:r w:rsidRPr="00852B2A">
        <w:rPr>
          <w:rFonts w:hint="eastAsia"/>
        </w:rPr>
        <w:t xml:space="preserve"> </w:t>
      </w:r>
      <w:r w:rsidRPr="00852B2A">
        <w:t xml:space="preserve">        eainjpn[2] ← EMINJ_AINJP_MN</w:t>
      </w:r>
      <w:r w:rsidRPr="00852B2A">
        <w:rPr>
          <w:rFonts w:hint="eastAsia"/>
        </w:rPr>
        <w:t>(</w:t>
      </w:r>
      <w:r w:rsidRPr="00852B2A">
        <w:t>120</w:t>
      </w:r>
      <w:r w:rsidRPr="00852B2A">
        <w:rPr>
          <w:rFonts w:hint="eastAsia"/>
        </w:rPr>
        <w:t>.03125</w:t>
      </w:r>
      <w:r w:rsidRPr="00852B2A">
        <w:t>(BTDC)</w:t>
      </w:r>
      <w:r w:rsidRPr="00852B2A">
        <w:rPr>
          <w:rFonts w:hint="eastAsia"/>
        </w:rPr>
        <w:t>)</w:t>
      </w:r>
      <w:r w:rsidRPr="00852B2A">
        <w:t xml:space="preserve"> </w:t>
      </w:r>
      <w:r w:rsidRPr="00852B2A">
        <w:rPr>
          <w:rFonts w:hint="eastAsia"/>
        </w:rPr>
        <w:t>≦</w:t>
      </w:r>
      <w:r w:rsidRPr="00852B2A">
        <w:t xml:space="preserve"> eainjp</w:t>
      </w:r>
      <w:r w:rsidR="0014725D" w:rsidRPr="00852B2A">
        <w:t>n</w:t>
      </w:r>
      <w:r w:rsidR="00262922" w:rsidRPr="00852B2A">
        <w:t>[2]</w:t>
      </w:r>
      <w:r w:rsidRPr="00852B2A">
        <w:t xml:space="preserve"> </w:t>
      </w:r>
    </w:p>
    <w:p w14:paraId="68EAD912" w14:textId="1CEB08B6" w:rsidR="00670192" w:rsidRPr="00852B2A" w:rsidRDefault="00B01DC7" w:rsidP="00B01DC7">
      <w:r w:rsidRPr="00852B2A">
        <w:rPr>
          <w:rFonts w:hint="eastAsia"/>
        </w:rPr>
        <w:t xml:space="preserve"> </w:t>
      </w:r>
      <w:r w:rsidRPr="00852B2A">
        <w:t xml:space="preserve">                                                                </w:t>
      </w:r>
      <w:r w:rsidRPr="00852B2A">
        <w:rPr>
          <w:rFonts w:hint="eastAsia"/>
        </w:rPr>
        <w:t>≦</w:t>
      </w:r>
      <w:r w:rsidRPr="00852B2A">
        <w:t xml:space="preserve"> EMINJ_AINJP_MX</w:t>
      </w:r>
      <w:r w:rsidRPr="00852B2A">
        <w:rPr>
          <w:rFonts w:hint="eastAsia"/>
        </w:rPr>
        <w:t>(</w:t>
      </w:r>
      <w:r w:rsidRPr="00852B2A">
        <w:t>840(BTDC)</w:t>
      </w:r>
      <w:r w:rsidRPr="00852B2A">
        <w:rPr>
          <w:rFonts w:hint="eastAsia"/>
        </w:rPr>
        <w:t>)</w:t>
      </w:r>
      <w:r w:rsidR="00032A37" w:rsidRPr="00852B2A">
        <w:rPr>
          <w:rFonts w:hint="eastAsia"/>
          <w:color w:val="000000"/>
          <w:szCs w:val="21"/>
        </w:rPr>
        <w:t xml:space="preserve"> </w:t>
      </w:r>
      <w:commentRangeStart w:id="1371"/>
      <w:commentRangeStart w:id="1372"/>
      <w:r w:rsidR="00032A37" w:rsidRPr="00852B2A">
        <w:rPr>
          <w:color w:val="000000"/>
          <w:szCs w:val="21"/>
        </w:rPr>
        <w:t xml:space="preserve"> </w:t>
      </w:r>
      <w:commentRangeEnd w:id="1371"/>
      <w:commentRangeEnd w:id="1372"/>
      <w:r w:rsidR="0014725D" w:rsidRPr="00852B2A">
        <w:rPr>
          <w:rStyle w:val="a8"/>
        </w:rPr>
        <w:commentReference w:id="1371"/>
      </w:r>
      <w:r w:rsidR="00032A37" w:rsidRPr="00852B2A">
        <w:rPr>
          <w:rStyle w:val="a8"/>
        </w:rPr>
        <w:commentReference w:id="1372"/>
      </w:r>
    </w:p>
    <w:p w14:paraId="4E3F3923" w14:textId="26BAB688" w:rsidR="00670192" w:rsidRPr="00852B2A" w:rsidRDefault="00670192" w:rsidP="00670192">
      <w:r w:rsidRPr="00852B2A">
        <w:rPr>
          <w:rFonts w:hint="eastAsia"/>
        </w:rPr>
        <w:t xml:space="preserve"> </w:t>
      </w:r>
      <w:r w:rsidRPr="00852B2A">
        <w:t xml:space="preserve">        eainjpn[3] ← EMINJ_AINJP_MN</w:t>
      </w:r>
      <w:r w:rsidRPr="00852B2A">
        <w:rPr>
          <w:rFonts w:hint="eastAsia"/>
        </w:rPr>
        <w:t>(</w:t>
      </w:r>
      <w:r w:rsidRPr="00852B2A">
        <w:t>120</w:t>
      </w:r>
      <w:r w:rsidRPr="00852B2A">
        <w:rPr>
          <w:rFonts w:hint="eastAsia"/>
        </w:rPr>
        <w:t>.03125</w:t>
      </w:r>
      <w:r w:rsidRPr="00852B2A">
        <w:t>(BTDC)</w:t>
      </w:r>
      <w:r w:rsidRPr="00852B2A">
        <w:rPr>
          <w:rFonts w:hint="eastAsia"/>
        </w:rPr>
        <w:t>)</w:t>
      </w:r>
      <w:r w:rsidRPr="00852B2A">
        <w:t xml:space="preserve"> </w:t>
      </w:r>
      <w:r w:rsidRPr="00852B2A">
        <w:rPr>
          <w:rFonts w:hint="eastAsia"/>
        </w:rPr>
        <w:t>≦</w:t>
      </w:r>
      <w:r w:rsidRPr="00852B2A">
        <w:t xml:space="preserve"> eainjp</w:t>
      </w:r>
      <w:r w:rsidR="00262922" w:rsidRPr="00852B2A">
        <w:t>n[3]</w:t>
      </w:r>
      <w:r w:rsidRPr="00852B2A">
        <w:t xml:space="preserve"> </w:t>
      </w:r>
    </w:p>
    <w:p w14:paraId="0F6E9D4D" w14:textId="082D9175" w:rsidR="00670192" w:rsidRPr="00852B2A" w:rsidRDefault="00B01DC7" w:rsidP="00B01DC7">
      <w:r w:rsidRPr="00852B2A">
        <w:rPr>
          <w:rFonts w:hint="eastAsia"/>
        </w:rPr>
        <w:t xml:space="preserve"> </w:t>
      </w:r>
      <w:r w:rsidRPr="00852B2A">
        <w:t xml:space="preserve">                                                                </w:t>
      </w:r>
      <w:r w:rsidRPr="00852B2A">
        <w:rPr>
          <w:rFonts w:hint="eastAsia"/>
        </w:rPr>
        <w:t>≦</w:t>
      </w:r>
      <w:r w:rsidRPr="00852B2A">
        <w:t xml:space="preserve"> EMINJ_AINJP_MX</w:t>
      </w:r>
      <w:r w:rsidRPr="00852B2A">
        <w:rPr>
          <w:rFonts w:hint="eastAsia"/>
        </w:rPr>
        <w:t>(</w:t>
      </w:r>
      <w:r w:rsidRPr="00852B2A">
        <w:t>840(BTDC)</w:t>
      </w:r>
      <w:r w:rsidRPr="00852B2A">
        <w:rPr>
          <w:rFonts w:hint="eastAsia"/>
        </w:rPr>
        <w:t>)</w:t>
      </w:r>
      <w:r w:rsidR="00032A37" w:rsidRPr="00852B2A">
        <w:rPr>
          <w:rFonts w:hint="eastAsia"/>
          <w:color w:val="000000"/>
          <w:szCs w:val="21"/>
        </w:rPr>
        <w:t xml:space="preserve"> </w:t>
      </w:r>
      <w:commentRangeStart w:id="1373"/>
      <w:r w:rsidR="00032A37" w:rsidRPr="00852B2A">
        <w:rPr>
          <w:color w:val="000000"/>
          <w:szCs w:val="21"/>
        </w:rPr>
        <w:t xml:space="preserve"> </w:t>
      </w:r>
      <w:commentRangeEnd w:id="1373"/>
      <w:r w:rsidR="00032A37" w:rsidRPr="00852B2A">
        <w:rPr>
          <w:rStyle w:val="a8"/>
        </w:rPr>
        <w:commentReference w:id="1373"/>
      </w:r>
    </w:p>
    <w:p w14:paraId="13877279" w14:textId="77777777" w:rsidR="00670192" w:rsidRPr="00852B2A" w:rsidRDefault="00670192"/>
    <w:p w14:paraId="03E4A362" w14:textId="77777777" w:rsidR="00BB529D" w:rsidRPr="00852B2A" w:rsidRDefault="00C67AE7">
      <w:r w:rsidRPr="00852B2A">
        <w:t xml:space="preserve">       ②</w:t>
      </w:r>
      <w:r w:rsidR="006759FF" w:rsidRPr="00852B2A">
        <w:t xml:space="preserve"> </w:t>
      </w:r>
      <w:r w:rsidR="00FF7064" w:rsidRPr="00852B2A">
        <w:rPr>
          <w:rFonts w:hint="eastAsia"/>
        </w:rPr>
        <w:t>筒内</w:t>
      </w:r>
      <w:r w:rsidR="00FF7064" w:rsidRPr="00852B2A">
        <w:t>噴射開始時期</w:t>
      </w:r>
      <w:r w:rsidR="003F3DC8" w:rsidRPr="00852B2A">
        <w:rPr>
          <w:rFonts w:hint="eastAsia"/>
        </w:rPr>
        <w:t>の制限</w:t>
      </w:r>
      <w:r w:rsidR="00BB529D" w:rsidRPr="00852B2A">
        <w:t xml:space="preserve">  </w:t>
      </w:r>
      <w:r w:rsidR="00BB529D" w:rsidRPr="00852B2A">
        <w:rPr>
          <w:rFonts w:hint="eastAsia"/>
          <w:color w:val="000000"/>
          <w:szCs w:val="21"/>
        </w:rPr>
        <w:t>【ﾃﾞｭｱﾙ</w:t>
      </w:r>
      <w:r w:rsidR="00BB529D" w:rsidRPr="00852B2A">
        <w:rPr>
          <w:color w:val="000000"/>
          <w:szCs w:val="21"/>
        </w:rPr>
        <w:t>INJ】OR【D-4】</w:t>
      </w:r>
    </w:p>
    <w:p w14:paraId="48A92F4F" w14:textId="0A3F4880" w:rsidR="001F691E" w:rsidRPr="00852B2A" w:rsidRDefault="001F691E">
      <w:r w:rsidRPr="00852B2A">
        <w:t xml:space="preserve">       </w:t>
      </w:r>
      <w:r w:rsidRPr="00852B2A">
        <w:rPr>
          <w:rFonts w:hint="eastAsia"/>
        </w:rPr>
        <w:t>※以下処理は</w:t>
      </w:r>
      <w:r w:rsidR="004C2402" w:rsidRPr="00852B2A">
        <w:rPr>
          <w:rFonts w:hint="eastAsia"/>
        </w:rPr>
        <w:t>２－１、</w:t>
      </w:r>
      <w:r w:rsidR="0045369A" w:rsidRPr="00852B2A">
        <w:rPr>
          <w:rFonts w:hint="eastAsia"/>
        </w:rPr>
        <w:t>２－</w:t>
      </w:r>
      <w:ins w:id="1374" w:author="16a" w:date="2025-10-08T16:13:00Z">
        <w:r w:rsidR="00A80CBD" w:rsidRPr="00A80CBD">
          <w:rPr>
            <w:rFonts w:hint="eastAsia"/>
            <w:shd w:val="clear" w:color="auto" w:fill="00FF00"/>
          </w:rPr>
          <w:t>３</w:t>
        </w:r>
      </w:ins>
      <w:del w:id="1375" w:author="16a" w:date="2025-10-08T16:13:00Z">
        <w:r w:rsidR="0045369A" w:rsidRPr="00A80CBD" w:rsidDel="00A80CBD">
          <w:rPr>
            <w:rFonts w:hint="eastAsia"/>
            <w:shd w:val="clear" w:color="auto" w:fill="00FF00"/>
          </w:rPr>
          <w:delText>２</w:delText>
        </w:r>
      </w:del>
      <w:r w:rsidR="0045369A" w:rsidRPr="00852B2A">
        <w:rPr>
          <w:rFonts w:hint="eastAsia"/>
        </w:rPr>
        <w:t>、２－</w:t>
      </w:r>
      <w:ins w:id="1376" w:author="16a" w:date="2025-10-08T16:13:00Z">
        <w:r w:rsidR="00A80CBD" w:rsidRPr="00A80CBD">
          <w:rPr>
            <w:rFonts w:hint="eastAsia"/>
            <w:shd w:val="clear" w:color="auto" w:fill="00FF00"/>
          </w:rPr>
          <w:t>３</w:t>
        </w:r>
      </w:ins>
      <w:del w:id="1377" w:author="16a" w:date="2025-10-08T16:13:00Z">
        <w:r w:rsidR="0045369A" w:rsidRPr="00A80CBD" w:rsidDel="00A80CBD">
          <w:rPr>
            <w:rFonts w:hint="eastAsia"/>
            <w:shd w:val="clear" w:color="auto" w:fill="00FF00"/>
          </w:rPr>
          <w:delText>２</w:delText>
        </w:r>
      </w:del>
      <w:r w:rsidR="0045369A" w:rsidRPr="00852B2A">
        <w:rPr>
          <w:rFonts w:hint="eastAsia"/>
        </w:rPr>
        <w:t>－２(</w:t>
      </w:r>
      <w:r w:rsidR="0045369A" w:rsidRPr="00852B2A">
        <w:t>3)</w:t>
      </w:r>
      <w:r w:rsidR="0045369A" w:rsidRPr="00852B2A">
        <w:rPr>
          <w:rFonts w:hint="eastAsia"/>
        </w:rPr>
        <w:t>⑥、(</w:t>
      </w:r>
      <w:r w:rsidR="0045369A" w:rsidRPr="00852B2A">
        <w:t>4)</w:t>
      </w:r>
      <w:r w:rsidR="0045369A" w:rsidRPr="00852B2A">
        <w:rPr>
          <w:rFonts w:hint="eastAsia"/>
        </w:rPr>
        <w:t>⑦ 処理時に実施すること</w:t>
      </w:r>
      <w:r w:rsidR="004C2402" w:rsidRPr="00852B2A">
        <w:rPr>
          <w:rFonts w:hint="eastAsia"/>
        </w:rPr>
        <w:t xml:space="preserve"> </w:t>
      </w:r>
      <w:commentRangeStart w:id="1378"/>
      <w:r w:rsidR="004C2402" w:rsidRPr="00852B2A">
        <w:t xml:space="preserve"> </w:t>
      </w:r>
      <w:commentRangeEnd w:id="1378"/>
      <w:r w:rsidR="004C2402" w:rsidRPr="00852B2A">
        <w:rPr>
          <w:rStyle w:val="a8"/>
        </w:rPr>
        <w:commentReference w:id="1378"/>
      </w:r>
    </w:p>
    <w:p w14:paraId="003BA859" w14:textId="0E6D5776" w:rsidR="002D5805" w:rsidRPr="00852B2A" w:rsidRDefault="00BB529D">
      <w:r w:rsidRPr="00852B2A">
        <w:t xml:space="preserve">         </w:t>
      </w:r>
      <w:r w:rsidR="00122A0D" w:rsidRPr="00852B2A">
        <w:t>eainjd1</w:t>
      </w:r>
      <w:r w:rsidR="00A05481" w:rsidRPr="00852B2A">
        <w:rPr>
          <w:rFonts w:hint="eastAsia"/>
        </w:rPr>
        <w:t xml:space="preserve"> </w:t>
      </w:r>
      <w:r w:rsidR="00122A0D" w:rsidRPr="00852B2A">
        <w:rPr>
          <w:rFonts w:hint="eastAsia"/>
        </w:rPr>
        <w:t>←</w:t>
      </w:r>
      <w:r w:rsidR="00122A0D" w:rsidRPr="00852B2A">
        <w:t xml:space="preserve"> </w:t>
      </w:r>
      <w:r w:rsidR="00927372" w:rsidRPr="00852B2A">
        <w:t>EMINJ_AINJD_MN(</w:t>
      </w:r>
      <w:r w:rsidR="004B506D" w:rsidRPr="00852B2A">
        <w:t>0(BTDC)</w:t>
      </w:r>
      <w:r w:rsidR="002D5805" w:rsidRPr="00852B2A">
        <w:rPr>
          <w:rFonts w:hint="eastAsia"/>
        </w:rPr>
        <w:t>【ｽﾌﾟﾚｰｶﾞｲﾄﾞ以外】、</w:t>
      </w:r>
      <w:r w:rsidR="002D5805" w:rsidRPr="00852B2A">
        <w:t>-180(BTDC)【ｽﾌﾟﾚｰｶﾞｲﾄﾞ】</w:t>
      </w:r>
      <w:r w:rsidR="00927372" w:rsidRPr="00852B2A">
        <w:t>)</w:t>
      </w:r>
      <w:r w:rsidR="00656A93" w:rsidRPr="00852B2A">
        <w:t xml:space="preserve"> </w:t>
      </w:r>
      <w:commentRangeStart w:id="1379"/>
      <w:r w:rsidR="00656A93" w:rsidRPr="00852B2A">
        <w:t xml:space="preserve"> </w:t>
      </w:r>
      <w:commentRangeEnd w:id="1379"/>
      <w:r w:rsidR="00575F1A" w:rsidRPr="00852B2A">
        <w:rPr>
          <w:rStyle w:val="a8"/>
        </w:rPr>
        <w:commentReference w:id="1379"/>
      </w:r>
    </w:p>
    <w:p w14:paraId="5D59FB36" w14:textId="7098F57E" w:rsidR="00CF2EFA" w:rsidRPr="00852B2A" w:rsidRDefault="004B506D">
      <w:r w:rsidRPr="00852B2A">
        <w:t xml:space="preserve"> </w:t>
      </w:r>
      <w:r w:rsidR="002D5805" w:rsidRPr="00852B2A">
        <w:t xml:space="preserve">                                             </w:t>
      </w:r>
      <w:r w:rsidRPr="00852B2A">
        <w:t>≦ eainjd1 ≦</w:t>
      </w:r>
      <w:r w:rsidR="00F6128A" w:rsidRPr="00852B2A">
        <w:t xml:space="preserve"> </w:t>
      </w:r>
      <w:r w:rsidR="00927372" w:rsidRPr="00852B2A">
        <w:t>EMINJ_AINJD_M</w:t>
      </w:r>
      <w:r w:rsidR="00F6128A" w:rsidRPr="00852B2A">
        <w:t>X(</w:t>
      </w:r>
      <w:r w:rsidRPr="00852B2A">
        <w:t>540(BTDC)</w:t>
      </w:r>
      <w:r w:rsidR="00F6128A" w:rsidRPr="00852B2A">
        <w:t>)</w:t>
      </w:r>
    </w:p>
    <w:p w14:paraId="7C02E945" w14:textId="77777777" w:rsidR="003C50DE" w:rsidRPr="00852B2A" w:rsidRDefault="00BB529D">
      <w:r w:rsidRPr="00852B2A">
        <w:t xml:space="preserve">         </w:t>
      </w:r>
      <w:r w:rsidR="00122A0D" w:rsidRPr="00852B2A">
        <w:t>eainjd2</w:t>
      </w:r>
      <w:r w:rsidR="00A05481" w:rsidRPr="00852B2A">
        <w:rPr>
          <w:rFonts w:hint="eastAsia"/>
        </w:rPr>
        <w:t xml:space="preserve"> </w:t>
      </w:r>
      <w:r w:rsidR="00122A0D" w:rsidRPr="00852B2A">
        <w:rPr>
          <w:rFonts w:hint="eastAsia"/>
        </w:rPr>
        <w:t>←</w:t>
      </w:r>
      <w:r w:rsidR="00122A0D" w:rsidRPr="00852B2A">
        <w:t xml:space="preserve"> </w:t>
      </w:r>
      <w:bookmarkStart w:id="1380" w:name="OLE_LINK13"/>
      <w:r w:rsidR="00927372" w:rsidRPr="00852B2A">
        <w:t>EMINJ_AINJD_MN(</w:t>
      </w:r>
      <w:r w:rsidR="004B506D" w:rsidRPr="00852B2A">
        <w:t>0(BTDC)</w:t>
      </w:r>
      <w:r w:rsidR="003C50DE" w:rsidRPr="00852B2A">
        <w:rPr>
          <w:rFonts w:hint="eastAsia"/>
        </w:rPr>
        <w:t>【ｽﾌﾟﾚｰｶﾞｲﾄﾞ以外】、</w:t>
      </w:r>
      <w:r w:rsidR="003C50DE" w:rsidRPr="00852B2A">
        <w:t>-180(BTDC)【ｽﾌﾟﾚｰｶﾞｲﾄﾞ】</w:t>
      </w:r>
      <w:r w:rsidR="00927372" w:rsidRPr="00852B2A">
        <w:t>)</w:t>
      </w:r>
      <w:bookmarkEnd w:id="1380"/>
    </w:p>
    <w:p w14:paraId="53947D10" w14:textId="7BCB288B" w:rsidR="00CF2EFA" w:rsidRPr="00852B2A" w:rsidRDefault="004B506D">
      <w:r w:rsidRPr="00852B2A">
        <w:t xml:space="preserve"> </w:t>
      </w:r>
      <w:r w:rsidR="003C50DE" w:rsidRPr="00852B2A">
        <w:rPr>
          <w:rFonts w:hint="eastAsia"/>
        </w:rPr>
        <w:t xml:space="preserve">                                             </w:t>
      </w:r>
      <w:r w:rsidRPr="00852B2A">
        <w:t>≦ eainjd2 ≦</w:t>
      </w:r>
      <w:r w:rsidR="00F6128A" w:rsidRPr="00852B2A">
        <w:t xml:space="preserve"> EMINJ_AINJD_MX(</w:t>
      </w:r>
      <w:r w:rsidRPr="00852B2A">
        <w:t>540(BTDC)</w:t>
      </w:r>
      <w:r w:rsidR="00F6128A" w:rsidRPr="00852B2A">
        <w:t>)</w:t>
      </w:r>
    </w:p>
    <w:p w14:paraId="463F6400" w14:textId="77777777" w:rsidR="003C50DE" w:rsidRPr="00852B2A" w:rsidRDefault="00BB529D">
      <w:r w:rsidRPr="00852B2A">
        <w:t xml:space="preserve">         </w:t>
      </w:r>
      <w:r w:rsidR="00122A0D" w:rsidRPr="00852B2A">
        <w:t>eainjd3</w:t>
      </w:r>
      <w:r w:rsidR="00A05481" w:rsidRPr="00852B2A">
        <w:rPr>
          <w:rFonts w:hint="eastAsia"/>
        </w:rPr>
        <w:t xml:space="preserve"> </w:t>
      </w:r>
      <w:r w:rsidR="00122A0D" w:rsidRPr="00852B2A">
        <w:rPr>
          <w:rFonts w:hint="eastAsia"/>
        </w:rPr>
        <w:t>←</w:t>
      </w:r>
      <w:r w:rsidR="00122A0D" w:rsidRPr="00852B2A">
        <w:t xml:space="preserve"> </w:t>
      </w:r>
      <w:r w:rsidR="00927372" w:rsidRPr="00852B2A">
        <w:t>EMINJ_AINJD_MN(</w:t>
      </w:r>
      <w:r w:rsidR="00FF7064" w:rsidRPr="00852B2A">
        <w:t>0(BTDC)</w:t>
      </w:r>
      <w:r w:rsidR="003C50DE" w:rsidRPr="00852B2A">
        <w:rPr>
          <w:rFonts w:hint="eastAsia"/>
        </w:rPr>
        <w:t>【ｽﾌﾟﾚｰｶﾞｲﾄﾞ以外】、</w:t>
      </w:r>
      <w:r w:rsidR="003C50DE" w:rsidRPr="00852B2A">
        <w:t>-180(BTDC)【ｽﾌﾟﾚｰｶﾞｲﾄﾞ】</w:t>
      </w:r>
      <w:r w:rsidR="00927372" w:rsidRPr="00852B2A">
        <w:t>)</w:t>
      </w:r>
    </w:p>
    <w:p w14:paraId="08EC35B6" w14:textId="77777777" w:rsidR="00C67AE7" w:rsidRPr="00852B2A" w:rsidRDefault="00FF7064">
      <w:r w:rsidRPr="00852B2A">
        <w:t xml:space="preserve"> </w:t>
      </w:r>
      <w:r w:rsidR="003C50DE" w:rsidRPr="00852B2A">
        <w:rPr>
          <w:rFonts w:hint="eastAsia"/>
        </w:rPr>
        <w:t xml:space="preserve">                                             </w:t>
      </w:r>
      <w:r w:rsidRPr="00852B2A">
        <w:t>≦ eainjd3 ≦</w:t>
      </w:r>
      <w:r w:rsidR="00F6128A" w:rsidRPr="00852B2A">
        <w:t xml:space="preserve"> EMINJ_AINJD_MX(</w:t>
      </w:r>
      <w:r w:rsidRPr="00852B2A">
        <w:t>540(BTDC)</w:t>
      </w:r>
      <w:r w:rsidR="00F6128A" w:rsidRPr="00852B2A">
        <w:t>)</w:t>
      </w:r>
    </w:p>
    <w:p w14:paraId="68D53532" w14:textId="77777777" w:rsidR="003C50DE" w:rsidRPr="00852B2A" w:rsidRDefault="00211335" w:rsidP="00211335">
      <w:r w:rsidRPr="00852B2A">
        <w:t xml:space="preserve">         eainjd4</w:t>
      </w:r>
      <w:r w:rsidR="00A05481" w:rsidRPr="00852B2A">
        <w:rPr>
          <w:rFonts w:hint="eastAsia"/>
        </w:rPr>
        <w:t xml:space="preserve"> </w:t>
      </w:r>
      <w:r w:rsidRPr="00852B2A">
        <w:t xml:space="preserve">← </w:t>
      </w:r>
      <w:r w:rsidR="00927372" w:rsidRPr="00852B2A">
        <w:t>EMINJ_AINJD_MN(</w:t>
      </w:r>
      <w:r w:rsidRPr="00852B2A">
        <w:t>0(BTDC)</w:t>
      </w:r>
      <w:r w:rsidR="003C50DE" w:rsidRPr="00852B2A">
        <w:rPr>
          <w:rFonts w:hint="eastAsia"/>
        </w:rPr>
        <w:t>【ｽﾌﾟﾚｰｶﾞｲﾄﾞ以外】、</w:t>
      </w:r>
      <w:r w:rsidR="003C50DE" w:rsidRPr="00852B2A">
        <w:t>-180(BTDC)【ｽﾌﾟﾚｰｶﾞｲﾄﾞ】</w:t>
      </w:r>
      <w:r w:rsidR="00927372" w:rsidRPr="00852B2A">
        <w:t>)</w:t>
      </w:r>
    </w:p>
    <w:p w14:paraId="5666B433" w14:textId="77777777" w:rsidR="00211335" w:rsidRPr="00852B2A" w:rsidRDefault="00211335" w:rsidP="00211335">
      <w:r w:rsidRPr="00852B2A">
        <w:t xml:space="preserve"> </w:t>
      </w:r>
      <w:r w:rsidR="003C50DE" w:rsidRPr="00852B2A">
        <w:rPr>
          <w:rFonts w:hint="eastAsia"/>
        </w:rPr>
        <w:t xml:space="preserve">                                             </w:t>
      </w:r>
      <w:r w:rsidRPr="00852B2A">
        <w:t>≦ eainjd4 ≦</w:t>
      </w:r>
      <w:r w:rsidR="00F6128A" w:rsidRPr="00852B2A">
        <w:t xml:space="preserve"> EMINJ_AINJD_MX(</w:t>
      </w:r>
      <w:r w:rsidRPr="00852B2A">
        <w:t>540(BTDC)</w:t>
      </w:r>
      <w:r w:rsidR="00F6128A" w:rsidRPr="00852B2A">
        <w:t>)</w:t>
      </w:r>
    </w:p>
    <w:p w14:paraId="3F67483B" w14:textId="60E42435" w:rsidR="002D5805" w:rsidRPr="00852B2A" w:rsidRDefault="00B52DC2" w:rsidP="00B52DC2">
      <w:r w:rsidRPr="00852B2A">
        <w:t xml:space="preserve">         eainjdn[0]</w:t>
      </w:r>
      <w:r w:rsidRPr="00852B2A">
        <w:rPr>
          <w:rFonts w:hint="eastAsia"/>
        </w:rPr>
        <w:t xml:space="preserve"> ←</w:t>
      </w:r>
      <w:r w:rsidRPr="00852B2A">
        <w:t xml:space="preserve"> EMINJ_AINJD_MN(0(BTDC)</w:t>
      </w:r>
      <w:r w:rsidR="002D5805" w:rsidRPr="00852B2A">
        <w:rPr>
          <w:rFonts w:hint="eastAsia"/>
        </w:rPr>
        <w:t>【ｽﾌﾟﾚｰｶﾞｲﾄﾞ以外】、</w:t>
      </w:r>
      <w:r w:rsidR="002D5805" w:rsidRPr="00852B2A">
        <w:t>-180(BTDC)【ｽﾌﾟﾚｰｶﾞｲﾄﾞ】</w:t>
      </w:r>
      <w:r w:rsidRPr="00852B2A">
        <w:t>)</w:t>
      </w:r>
      <w:r w:rsidR="00656A93" w:rsidRPr="00852B2A">
        <w:t xml:space="preserve"> </w:t>
      </w:r>
      <w:commentRangeStart w:id="1381"/>
      <w:r w:rsidR="00656A93" w:rsidRPr="00852B2A">
        <w:t xml:space="preserve"> </w:t>
      </w:r>
      <w:commentRangeEnd w:id="1381"/>
      <w:r w:rsidR="00FF3ABC" w:rsidRPr="00852B2A">
        <w:rPr>
          <w:rStyle w:val="a8"/>
        </w:rPr>
        <w:commentReference w:id="1381"/>
      </w:r>
    </w:p>
    <w:p w14:paraId="7A2B0682" w14:textId="6A8A787E" w:rsidR="00B52DC2" w:rsidRPr="00852B2A" w:rsidRDefault="00B52DC2" w:rsidP="00B52DC2">
      <w:r w:rsidRPr="00852B2A">
        <w:t xml:space="preserve"> </w:t>
      </w:r>
      <w:r w:rsidR="002D5805" w:rsidRPr="00852B2A">
        <w:t xml:space="preserve">                                             </w:t>
      </w:r>
      <w:r w:rsidRPr="00852B2A">
        <w:t>≦ eainjdn[0</w:t>
      </w:r>
      <w:r w:rsidRPr="00852B2A">
        <w:rPr>
          <w:rFonts w:hint="eastAsia"/>
        </w:rPr>
        <w:t>]</w:t>
      </w:r>
      <w:r w:rsidRPr="00852B2A">
        <w:t xml:space="preserve"> ≦ EMINJ_AINJD_MX(540(BTDC))</w:t>
      </w:r>
      <w:r w:rsidR="00032A37" w:rsidRPr="00852B2A">
        <w:rPr>
          <w:rFonts w:hint="eastAsia"/>
          <w:color w:val="000000"/>
          <w:szCs w:val="21"/>
        </w:rPr>
        <w:t xml:space="preserve"> </w:t>
      </w:r>
      <w:commentRangeStart w:id="1382"/>
      <w:r w:rsidR="00032A37" w:rsidRPr="00852B2A">
        <w:rPr>
          <w:color w:val="000000"/>
          <w:szCs w:val="21"/>
        </w:rPr>
        <w:t xml:space="preserve"> </w:t>
      </w:r>
      <w:commentRangeEnd w:id="1382"/>
      <w:r w:rsidR="00032A37" w:rsidRPr="00852B2A">
        <w:rPr>
          <w:rStyle w:val="a8"/>
        </w:rPr>
        <w:commentReference w:id="1382"/>
      </w:r>
    </w:p>
    <w:p w14:paraId="329FA8C9" w14:textId="03123C44" w:rsidR="00B52DC2" w:rsidRPr="00852B2A" w:rsidRDefault="00B52DC2" w:rsidP="00B52DC2">
      <w:r w:rsidRPr="00852B2A">
        <w:t xml:space="preserve">         eainjdn[1]</w:t>
      </w:r>
      <w:r w:rsidRPr="00852B2A">
        <w:rPr>
          <w:rFonts w:hint="eastAsia"/>
        </w:rPr>
        <w:t xml:space="preserve"> ←</w:t>
      </w:r>
      <w:r w:rsidRPr="00852B2A">
        <w:t xml:space="preserve"> EMINJ_AINJD_MN(0(BTDC)</w:t>
      </w:r>
      <w:r w:rsidRPr="00852B2A">
        <w:rPr>
          <w:rFonts w:hint="eastAsia"/>
        </w:rPr>
        <w:t>【ｽﾌﾟﾚｰｶﾞｲﾄﾞ以外】、</w:t>
      </w:r>
      <w:r w:rsidRPr="00852B2A">
        <w:t>-180(BTDC)【ｽﾌﾟﾚｰｶﾞｲﾄﾞ】)</w:t>
      </w:r>
    </w:p>
    <w:p w14:paraId="321AFD1D" w14:textId="3F830638" w:rsidR="00B52DC2" w:rsidRPr="00852B2A" w:rsidRDefault="00B52DC2" w:rsidP="00B52DC2">
      <w:r w:rsidRPr="00852B2A">
        <w:t xml:space="preserve"> </w:t>
      </w:r>
      <w:r w:rsidRPr="00852B2A">
        <w:rPr>
          <w:rFonts w:hint="eastAsia"/>
        </w:rPr>
        <w:t xml:space="preserve">                                             </w:t>
      </w:r>
      <w:r w:rsidRPr="00852B2A">
        <w:t>≦ eainjdn[1] ≦ EMINJ_AINJD_MX(540(BTDC))</w:t>
      </w:r>
      <w:r w:rsidR="00032A37" w:rsidRPr="00852B2A">
        <w:rPr>
          <w:rFonts w:hint="eastAsia"/>
          <w:color w:val="000000"/>
          <w:szCs w:val="21"/>
        </w:rPr>
        <w:t xml:space="preserve"> </w:t>
      </w:r>
      <w:commentRangeStart w:id="1383"/>
      <w:r w:rsidR="00032A37" w:rsidRPr="00852B2A">
        <w:rPr>
          <w:color w:val="000000"/>
          <w:szCs w:val="21"/>
        </w:rPr>
        <w:t xml:space="preserve"> </w:t>
      </w:r>
      <w:commentRangeEnd w:id="1383"/>
      <w:r w:rsidR="00032A37" w:rsidRPr="00852B2A">
        <w:rPr>
          <w:rStyle w:val="a8"/>
        </w:rPr>
        <w:commentReference w:id="1383"/>
      </w:r>
    </w:p>
    <w:p w14:paraId="506D100F" w14:textId="7CC2530A" w:rsidR="00B52DC2" w:rsidRPr="00852B2A" w:rsidRDefault="00B52DC2" w:rsidP="00B52DC2">
      <w:r w:rsidRPr="00852B2A">
        <w:t xml:space="preserve">         eainjdn[2]</w:t>
      </w:r>
      <w:r w:rsidRPr="00852B2A">
        <w:rPr>
          <w:rFonts w:hint="eastAsia"/>
        </w:rPr>
        <w:t xml:space="preserve"> ←</w:t>
      </w:r>
      <w:r w:rsidRPr="00852B2A">
        <w:t xml:space="preserve"> EMINJ_AINJD_MN(0(BTDC)</w:t>
      </w:r>
      <w:r w:rsidRPr="00852B2A">
        <w:rPr>
          <w:rFonts w:hint="eastAsia"/>
        </w:rPr>
        <w:t>【ｽﾌﾟﾚｰｶﾞｲﾄﾞ以外】、</w:t>
      </w:r>
      <w:r w:rsidRPr="00852B2A">
        <w:t>-180(BTDC)【ｽﾌﾟﾚｰｶﾞｲﾄﾞ】)</w:t>
      </w:r>
    </w:p>
    <w:p w14:paraId="030DF714" w14:textId="1A65C955" w:rsidR="00B52DC2" w:rsidRPr="00852B2A" w:rsidRDefault="00B52DC2" w:rsidP="00B52DC2">
      <w:r w:rsidRPr="00852B2A">
        <w:t xml:space="preserve"> </w:t>
      </w:r>
      <w:r w:rsidRPr="00852B2A">
        <w:rPr>
          <w:rFonts w:hint="eastAsia"/>
        </w:rPr>
        <w:t xml:space="preserve">                                             </w:t>
      </w:r>
      <w:r w:rsidRPr="00852B2A">
        <w:t>≦ eainjdn[2] ≦ EMINJ_AINJD_MX(540(BTDC))</w:t>
      </w:r>
      <w:r w:rsidR="00032A37" w:rsidRPr="00852B2A">
        <w:rPr>
          <w:rFonts w:hint="eastAsia"/>
          <w:color w:val="000000"/>
          <w:szCs w:val="21"/>
        </w:rPr>
        <w:t xml:space="preserve"> </w:t>
      </w:r>
      <w:commentRangeStart w:id="1384"/>
      <w:r w:rsidR="00032A37" w:rsidRPr="00852B2A">
        <w:rPr>
          <w:color w:val="000000"/>
          <w:szCs w:val="21"/>
        </w:rPr>
        <w:t xml:space="preserve"> </w:t>
      </w:r>
      <w:commentRangeEnd w:id="1384"/>
      <w:r w:rsidR="00032A37" w:rsidRPr="00852B2A">
        <w:rPr>
          <w:rStyle w:val="a8"/>
        </w:rPr>
        <w:commentReference w:id="1384"/>
      </w:r>
    </w:p>
    <w:p w14:paraId="49CC75C2" w14:textId="107D2923" w:rsidR="00B52DC2" w:rsidRPr="00852B2A" w:rsidRDefault="00B52DC2" w:rsidP="00B52DC2">
      <w:r w:rsidRPr="00852B2A">
        <w:t xml:space="preserve">         eainjdn[3]</w:t>
      </w:r>
      <w:r w:rsidRPr="00852B2A">
        <w:rPr>
          <w:rFonts w:hint="eastAsia"/>
        </w:rPr>
        <w:t xml:space="preserve"> ←</w:t>
      </w:r>
      <w:r w:rsidRPr="00852B2A">
        <w:t xml:space="preserve"> EMINJ_AINJD_MN(0(BTDC)</w:t>
      </w:r>
      <w:r w:rsidRPr="00852B2A">
        <w:rPr>
          <w:rFonts w:hint="eastAsia"/>
        </w:rPr>
        <w:t>【ｽﾌﾟﾚｰｶﾞｲﾄﾞ以外】、</w:t>
      </w:r>
      <w:r w:rsidRPr="00852B2A">
        <w:t>-180(BTDC)【ｽﾌﾟﾚｰｶﾞｲﾄﾞ】)</w:t>
      </w:r>
    </w:p>
    <w:p w14:paraId="43CE75DC" w14:textId="3113C7DF" w:rsidR="00B52DC2" w:rsidRPr="00852B2A" w:rsidRDefault="00B52DC2" w:rsidP="00B52DC2">
      <w:r w:rsidRPr="00852B2A">
        <w:t xml:space="preserve"> </w:t>
      </w:r>
      <w:r w:rsidRPr="00852B2A">
        <w:rPr>
          <w:rFonts w:hint="eastAsia"/>
        </w:rPr>
        <w:t xml:space="preserve">                                             </w:t>
      </w:r>
      <w:r w:rsidRPr="00852B2A">
        <w:t>≦ eainjdn[3] ≦ EMINJ_AINJD_MX(540(BTDC))</w:t>
      </w:r>
      <w:r w:rsidR="00032A37" w:rsidRPr="00852B2A">
        <w:rPr>
          <w:rFonts w:hint="eastAsia"/>
          <w:color w:val="000000"/>
          <w:szCs w:val="21"/>
        </w:rPr>
        <w:t xml:space="preserve"> </w:t>
      </w:r>
      <w:commentRangeStart w:id="1385"/>
      <w:r w:rsidR="00032A37" w:rsidRPr="00852B2A">
        <w:rPr>
          <w:color w:val="000000"/>
          <w:szCs w:val="21"/>
        </w:rPr>
        <w:t xml:space="preserve"> </w:t>
      </w:r>
      <w:commentRangeEnd w:id="1385"/>
      <w:r w:rsidR="00032A37" w:rsidRPr="00852B2A">
        <w:rPr>
          <w:rStyle w:val="a8"/>
        </w:rPr>
        <w:commentReference w:id="1385"/>
      </w:r>
    </w:p>
    <w:p w14:paraId="3C824EA4" w14:textId="77777777" w:rsidR="000F0458" w:rsidRPr="00852B2A" w:rsidRDefault="000F0458" w:rsidP="000F0458">
      <w:r w:rsidRPr="00852B2A">
        <w:t xml:space="preserve">         eainjdn[4]</w:t>
      </w:r>
      <w:r w:rsidRPr="00852B2A">
        <w:rPr>
          <w:rFonts w:hint="eastAsia"/>
        </w:rPr>
        <w:t xml:space="preserve"> ←</w:t>
      </w:r>
      <w:r w:rsidRPr="00852B2A">
        <w:t xml:space="preserve"> EMINJ_AINJD_MN(0(BTDC)</w:t>
      </w:r>
      <w:r w:rsidRPr="00852B2A">
        <w:rPr>
          <w:rFonts w:hint="eastAsia"/>
        </w:rPr>
        <w:t>【ｽﾌﾟﾚｰｶﾞｲﾄﾞ以外】、</w:t>
      </w:r>
      <w:r w:rsidRPr="00852B2A">
        <w:t>-180(BTDC)【ｽﾌﾟﾚｰｶﾞｲﾄﾞ】)</w:t>
      </w:r>
    </w:p>
    <w:p w14:paraId="6E0FCDAE" w14:textId="77777777" w:rsidR="000F0458" w:rsidRPr="00852B2A" w:rsidRDefault="000F0458" w:rsidP="000F0458">
      <w:r w:rsidRPr="00852B2A">
        <w:t xml:space="preserve"> </w:t>
      </w:r>
      <w:r w:rsidRPr="00852B2A">
        <w:rPr>
          <w:rFonts w:hint="eastAsia"/>
        </w:rPr>
        <w:t xml:space="preserve">                                             </w:t>
      </w:r>
      <w:r w:rsidRPr="00852B2A">
        <w:t>≦ eainjdn[4] ≦ EMINJ_AINJD_MX(540(BTDC))</w:t>
      </w:r>
    </w:p>
    <w:p w14:paraId="6F527FD3" w14:textId="77777777" w:rsidR="000F0458" w:rsidRPr="00852B2A" w:rsidRDefault="000F0458" w:rsidP="000F0458">
      <w:r w:rsidRPr="00852B2A">
        <w:t xml:space="preserve">         eainjdn[5]</w:t>
      </w:r>
      <w:r w:rsidRPr="00852B2A">
        <w:rPr>
          <w:rFonts w:hint="eastAsia"/>
        </w:rPr>
        <w:t xml:space="preserve"> ←</w:t>
      </w:r>
      <w:r w:rsidRPr="00852B2A">
        <w:t xml:space="preserve"> EMINJ_AINJD_MN(0(BTDC)</w:t>
      </w:r>
      <w:r w:rsidRPr="00852B2A">
        <w:rPr>
          <w:rFonts w:hint="eastAsia"/>
        </w:rPr>
        <w:t>【ｽﾌﾟﾚｰｶﾞｲﾄﾞ以外】、</w:t>
      </w:r>
      <w:r w:rsidRPr="00852B2A">
        <w:t>-180(BTDC)【ｽﾌﾟﾚｰｶﾞｲﾄﾞ】)</w:t>
      </w:r>
    </w:p>
    <w:p w14:paraId="4AFEA5FB" w14:textId="77777777" w:rsidR="000F0458" w:rsidRPr="00852B2A" w:rsidRDefault="000F0458" w:rsidP="000F0458">
      <w:r w:rsidRPr="00852B2A">
        <w:t xml:space="preserve"> </w:t>
      </w:r>
      <w:r w:rsidRPr="00852B2A">
        <w:rPr>
          <w:rFonts w:hint="eastAsia"/>
        </w:rPr>
        <w:t xml:space="preserve">                                             </w:t>
      </w:r>
      <w:r w:rsidRPr="00852B2A">
        <w:t>≦ eainjdn[5] ≦ EMINJ_AINJD_MX(540(BTDC))</w:t>
      </w:r>
    </w:p>
    <w:p w14:paraId="6BE2E2FD" w14:textId="77777777" w:rsidR="00B52DC2" w:rsidRPr="00852B2A" w:rsidRDefault="00B52DC2"/>
    <w:p w14:paraId="27F16611" w14:textId="77777777" w:rsidR="007D6119" w:rsidRPr="00852B2A" w:rsidRDefault="007D6119"/>
    <w:p w14:paraId="3D1BFE17" w14:textId="6ACA3F14" w:rsidR="00952AFB" w:rsidRPr="00852B2A" w:rsidRDefault="00C67AE7">
      <w:r w:rsidRPr="00852B2A">
        <w:lastRenderedPageBreak/>
        <w:t xml:space="preserve">       </w:t>
      </w:r>
      <w:r w:rsidR="00304D32" w:rsidRPr="00852B2A">
        <w:rPr>
          <w:rFonts w:hint="eastAsia"/>
        </w:rPr>
        <w:t>③</w:t>
      </w:r>
      <w:r w:rsidR="006759FF" w:rsidRPr="00852B2A">
        <w:t xml:space="preserve"> </w:t>
      </w:r>
      <w:r w:rsidR="00FF7064" w:rsidRPr="00852B2A">
        <w:rPr>
          <w:rFonts w:hint="eastAsia"/>
        </w:rPr>
        <w:t>ポート追加噴射開始時期</w:t>
      </w:r>
      <w:r w:rsidR="003F3DC8" w:rsidRPr="00852B2A">
        <w:rPr>
          <w:rFonts w:hint="eastAsia"/>
        </w:rPr>
        <w:t>の制限</w:t>
      </w:r>
      <w:r w:rsidR="00952AFB" w:rsidRPr="00852B2A">
        <w:t xml:space="preserve">  </w:t>
      </w:r>
      <w:r w:rsidR="00952AFB" w:rsidRPr="00852B2A">
        <w:rPr>
          <w:rFonts w:hint="eastAsia"/>
          <w:szCs w:val="21"/>
        </w:rPr>
        <w:t>【</w:t>
      </w:r>
      <w:r w:rsidR="00AF50E5" w:rsidRPr="00852B2A">
        <w:rPr>
          <w:rFonts w:hint="eastAsia"/>
          <w:szCs w:val="21"/>
        </w:rPr>
        <w:t>ﾎﾟｰﾄ</w:t>
      </w:r>
      <w:r w:rsidR="00952AFB" w:rsidRPr="00852B2A">
        <w:rPr>
          <w:rFonts w:hint="eastAsia"/>
          <w:szCs w:val="21"/>
        </w:rPr>
        <w:t>】</w:t>
      </w:r>
    </w:p>
    <w:p w14:paraId="75EF91F7" w14:textId="77777777" w:rsidR="00710E7A" w:rsidRPr="00852B2A" w:rsidRDefault="00952AFB" w:rsidP="008C7503">
      <w:pPr>
        <w:ind w:rightChars="-426" w:right="-852"/>
      </w:pPr>
      <w:r w:rsidRPr="00852B2A">
        <w:t xml:space="preserve">         </w:t>
      </w:r>
      <w:r w:rsidR="00122A0D" w:rsidRPr="00852B2A">
        <w:t>eainjpadd</w:t>
      </w:r>
      <w:r w:rsidR="00A05481" w:rsidRPr="00852B2A">
        <w:rPr>
          <w:rFonts w:hint="eastAsia"/>
        </w:rPr>
        <w:t xml:space="preserve"> </w:t>
      </w:r>
      <w:r w:rsidR="00122A0D" w:rsidRPr="00852B2A">
        <w:rPr>
          <w:rFonts w:hint="eastAsia"/>
        </w:rPr>
        <w:t>←</w:t>
      </w:r>
      <w:r w:rsidR="00813255" w:rsidRPr="00852B2A">
        <w:rPr>
          <w:rFonts w:hint="eastAsia"/>
        </w:rPr>
        <w:t xml:space="preserve"> </w:t>
      </w:r>
      <w:r w:rsidR="007E4FB7" w:rsidRPr="00852B2A">
        <w:t>EMINJ_AINJP</w:t>
      </w:r>
      <w:r w:rsidR="00710E7A" w:rsidRPr="00852B2A">
        <w:rPr>
          <w:rFonts w:hint="eastAsia"/>
        </w:rPr>
        <w:t>ADD</w:t>
      </w:r>
      <w:r w:rsidR="007E4FB7" w:rsidRPr="00852B2A">
        <w:t>_MN</w:t>
      </w:r>
      <w:r w:rsidR="007E4FB7" w:rsidRPr="00852B2A">
        <w:rPr>
          <w:rFonts w:hint="eastAsia"/>
        </w:rPr>
        <w:t>(</w:t>
      </w:r>
      <w:r w:rsidR="00FF7064" w:rsidRPr="00852B2A">
        <w:t>120</w:t>
      </w:r>
      <w:r w:rsidR="00813255" w:rsidRPr="00852B2A">
        <w:rPr>
          <w:rFonts w:hint="eastAsia"/>
        </w:rPr>
        <w:t>.03125</w:t>
      </w:r>
      <w:r w:rsidR="00813255" w:rsidRPr="00852B2A">
        <w:t xml:space="preserve"> </w:t>
      </w:r>
      <w:r w:rsidR="00FF7064" w:rsidRPr="00852B2A">
        <w:t>(BTDC</w:t>
      </w:r>
      <w:r w:rsidRPr="00852B2A">
        <w:t>)</w:t>
      </w:r>
      <w:r w:rsidR="007E4FB7" w:rsidRPr="00852B2A">
        <w:rPr>
          <w:rFonts w:hint="eastAsia"/>
        </w:rPr>
        <w:t>)</w:t>
      </w:r>
      <w:r w:rsidRPr="00852B2A">
        <w:t xml:space="preserve"> ≦ eainjpadd</w:t>
      </w:r>
    </w:p>
    <w:p w14:paraId="02BFBA3A" w14:textId="77777777" w:rsidR="00C67AE7" w:rsidRPr="00852B2A" w:rsidRDefault="00952AFB" w:rsidP="008C7503">
      <w:pPr>
        <w:ind w:rightChars="-426" w:right="-852"/>
      </w:pPr>
      <w:r w:rsidRPr="00852B2A">
        <w:t xml:space="preserve"> </w:t>
      </w:r>
      <w:r w:rsidR="00710E7A" w:rsidRPr="00852B2A">
        <w:rPr>
          <w:rFonts w:hint="eastAsia"/>
        </w:rPr>
        <w:t xml:space="preserve">                                                               </w:t>
      </w:r>
      <w:r w:rsidRPr="00852B2A">
        <w:t>≦</w:t>
      </w:r>
      <w:r w:rsidR="0053397C" w:rsidRPr="00852B2A">
        <w:rPr>
          <w:rFonts w:hint="eastAsia"/>
        </w:rPr>
        <w:t xml:space="preserve"> </w:t>
      </w:r>
      <w:r w:rsidR="0053397C" w:rsidRPr="00852B2A">
        <w:t>EMINJ_AINJPADD_M</w:t>
      </w:r>
      <w:r w:rsidR="0053397C" w:rsidRPr="00852B2A">
        <w:rPr>
          <w:rFonts w:hint="eastAsia"/>
        </w:rPr>
        <w:t>X(</w:t>
      </w:r>
      <w:r w:rsidRPr="00852B2A">
        <w:t>360(BTDC)</w:t>
      </w:r>
      <w:r w:rsidR="0053397C" w:rsidRPr="00852B2A">
        <w:rPr>
          <w:rFonts w:hint="eastAsia"/>
        </w:rPr>
        <w:t>)</w:t>
      </w:r>
    </w:p>
    <w:p w14:paraId="1058028A" w14:textId="77777777" w:rsidR="00952AFB" w:rsidRPr="00852B2A" w:rsidRDefault="00C67AE7">
      <w:r w:rsidRPr="00852B2A">
        <w:t xml:space="preserve">       </w:t>
      </w:r>
      <w:r w:rsidR="00304D32" w:rsidRPr="00852B2A">
        <w:rPr>
          <w:rFonts w:hint="eastAsia"/>
        </w:rPr>
        <w:t>④</w:t>
      </w:r>
      <w:r w:rsidR="006759FF" w:rsidRPr="00852B2A">
        <w:t xml:space="preserve"> </w:t>
      </w:r>
      <w:r w:rsidR="00FF7064" w:rsidRPr="00852B2A">
        <w:rPr>
          <w:rFonts w:hint="eastAsia"/>
        </w:rPr>
        <w:t>筒内追加噴射開始時期</w:t>
      </w:r>
      <w:r w:rsidR="003F3DC8" w:rsidRPr="00852B2A">
        <w:rPr>
          <w:rFonts w:hint="eastAsia"/>
        </w:rPr>
        <w:t>の制限</w:t>
      </w:r>
      <w:r w:rsidR="00952AFB" w:rsidRPr="00852B2A">
        <w:t xml:space="preserve">  </w:t>
      </w:r>
      <w:r w:rsidR="00952AFB" w:rsidRPr="00852B2A">
        <w:rPr>
          <w:rFonts w:hint="eastAsia"/>
          <w:color w:val="000000"/>
          <w:szCs w:val="21"/>
        </w:rPr>
        <w:t>【ﾃﾞｭｱﾙ</w:t>
      </w:r>
      <w:r w:rsidR="00952AFB" w:rsidRPr="00852B2A">
        <w:rPr>
          <w:color w:val="000000"/>
          <w:szCs w:val="21"/>
        </w:rPr>
        <w:t>INJ】OR【D-4】</w:t>
      </w:r>
    </w:p>
    <w:p w14:paraId="1B6615D8" w14:textId="77777777" w:rsidR="00C67AE7" w:rsidRPr="00852B2A" w:rsidRDefault="00952AFB" w:rsidP="008C7503">
      <w:pPr>
        <w:ind w:rightChars="-284" w:right="-568"/>
      </w:pPr>
      <w:r w:rsidRPr="00852B2A">
        <w:t xml:space="preserve">         </w:t>
      </w:r>
      <w:r w:rsidR="00122A0D" w:rsidRPr="00852B2A">
        <w:t>eainjdadd</w:t>
      </w:r>
      <w:r w:rsidR="00A05481" w:rsidRPr="00852B2A">
        <w:rPr>
          <w:rFonts w:hint="eastAsia"/>
        </w:rPr>
        <w:t xml:space="preserve"> </w:t>
      </w:r>
      <w:r w:rsidR="00122A0D" w:rsidRPr="00852B2A">
        <w:rPr>
          <w:rFonts w:hint="eastAsia"/>
        </w:rPr>
        <w:t>←</w:t>
      </w:r>
      <w:r w:rsidR="00122A0D" w:rsidRPr="00852B2A">
        <w:t xml:space="preserve"> </w:t>
      </w:r>
      <w:r w:rsidR="0053397C" w:rsidRPr="00852B2A">
        <w:t>EMINJ_AINJDADD_MN</w:t>
      </w:r>
      <w:r w:rsidR="0053397C" w:rsidRPr="00852B2A">
        <w:rPr>
          <w:rFonts w:hint="eastAsia"/>
        </w:rPr>
        <w:t>(</w:t>
      </w:r>
      <w:r w:rsidRPr="00852B2A">
        <w:t>0(BTDC)</w:t>
      </w:r>
      <w:r w:rsidR="0053397C" w:rsidRPr="00852B2A">
        <w:rPr>
          <w:rFonts w:hint="eastAsia"/>
        </w:rPr>
        <w:t>)</w:t>
      </w:r>
      <w:r w:rsidRPr="00852B2A">
        <w:t xml:space="preserve"> ≦ eainjdadd ≦</w:t>
      </w:r>
      <w:r w:rsidR="0053397C" w:rsidRPr="00852B2A">
        <w:rPr>
          <w:rFonts w:hint="eastAsia"/>
        </w:rPr>
        <w:t xml:space="preserve"> </w:t>
      </w:r>
      <w:r w:rsidR="0053397C" w:rsidRPr="00852B2A">
        <w:t>EMINJ_AINJDADD_M</w:t>
      </w:r>
      <w:r w:rsidR="0053397C" w:rsidRPr="00852B2A">
        <w:rPr>
          <w:rFonts w:hint="eastAsia"/>
        </w:rPr>
        <w:t>X(</w:t>
      </w:r>
      <w:r w:rsidRPr="00852B2A">
        <w:t>360(BTDC)</w:t>
      </w:r>
      <w:r w:rsidR="0053397C" w:rsidRPr="00852B2A">
        <w:rPr>
          <w:rFonts w:hint="eastAsia"/>
        </w:rPr>
        <w:t>)</w:t>
      </w:r>
    </w:p>
    <w:p w14:paraId="3660C24E" w14:textId="77777777" w:rsidR="009C7793" w:rsidRPr="00852B2A" w:rsidRDefault="009C7793"/>
    <w:p w14:paraId="390B0513" w14:textId="77777777" w:rsidR="00952AFB" w:rsidRPr="00852B2A" w:rsidRDefault="003F3DC8">
      <w:r w:rsidRPr="00852B2A">
        <w:t xml:space="preserve">       </w:t>
      </w:r>
      <w:r w:rsidR="00304D32" w:rsidRPr="00852B2A">
        <w:rPr>
          <w:rFonts w:hint="eastAsia"/>
        </w:rPr>
        <w:t>⑤</w:t>
      </w:r>
      <w:r w:rsidR="006759FF" w:rsidRPr="00852B2A">
        <w:t xml:space="preserve"> </w:t>
      </w:r>
      <w:r w:rsidRPr="00852B2A">
        <w:t>1回目噴射量算出係数</w:t>
      </w:r>
      <w:r w:rsidRPr="00852B2A">
        <w:rPr>
          <w:rFonts w:hint="eastAsia"/>
        </w:rPr>
        <w:t>の制限</w:t>
      </w:r>
    </w:p>
    <w:p w14:paraId="76CE8277" w14:textId="77777777" w:rsidR="003F3DC8" w:rsidRPr="00852B2A" w:rsidRDefault="00952AFB">
      <w:r w:rsidRPr="00852B2A">
        <w:t xml:space="preserve">         </w:t>
      </w:r>
      <w:r w:rsidR="00122A0D" w:rsidRPr="00852B2A">
        <w:t>ek1f</w:t>
      </w:r>
      <w:r w:rsidR="006D1639" w:rsidRPr="00852B2A">
        <w:t xml:space="preserve"> </w:t>
      </w:r>
      <w:r w:rsidR="00122A0D" w:rsidRPr="00852B2A">
        <w:rPr>
          <w:rFonts w:hint="eastAsia"/>
        </w:rPr>
        <w:t>←</w:t>
      </w:r>
      <w:r w:rsidR="00122A0D" w:rsidRPr="00852B2A">
        <w:t xml:space="preserve"> </w:t>
      </w:r>
      <w:bookmarkStart w:id="1386" w:name="OLE_LINK69"/>
      <w:bookmarkStart w:id="1387" w:name="OLE_LINK72"/>
      <w:r w:rsidR="0053397C" w:rsidRPr="00852B2A">
        <w:t>EMINJ_K1F_MN</w:t>
      </w:r>
      <w:r w:rsidR="0053397C" w:rsidRPr="00852B2A">
        <w:rPr>
          <w:rFonts w:hint="eastAsia"/>
        </w:rPr>
        <w:t>(</w:t>
      </w:r>
      <w:r w:rsidR="003F3DC8" w:rsidRPr="00852B2A">
        <w:t>0(倍)</w:t>
      </w:r>
      <w:r w:rsidR="0053397C" w:rsidRPr="00852B2A">
        <w:rPr>
          <w:rFonts w:hint="eastAsia"/>
        </w:rPr>
        <w:t>)</w:t>
      </w:r>
      <w:r w:rsidR="003F3DC8" w:rsidRPr="00852B2A">
        <w:t xml:space="preserve"> ≦</w:t>
      </w:r>
      <w:bookmarkEnd w:id="1386"/>
      <w:bookmarkEnd w:id="1387"/>
      <w:r w:rsidR="003F3DC8" w:rsidRPr="00852B2A">
        <w:t xml:space="preserve"> ek1f </w:t>
      </w:r>
      <w:bookmarkStart w:id="1388" w:name="OLE_LINK73"/>
      <w:bookmarkStart w:id="1389" w:name="OLE_LINK77"/>
      <w:r w:rsidR="003F3DC8" w:rsidRPr="00852B2A">
        <w:t>≦</w:t>
      </w:r>
      <w:r w:rsidR="0053397C" w:rsidRPr="00852B2A">
        <w:rPr>
          <w:rFonts w:hint="eastAsia"/>
        </w:rPr>
        <w:t xml:space="preserve"> </w:t>
      </w:r>
      <w:r w:rsidR="0053397C" w:rsidRPr="00852B2A">
        <w:t>EMINJ_K1F_M</w:t>
      </w:r>
      <w:r w:rsidR="0053397C" w:rsidRPr="00852B2A">
        <w:rPr>
          <w:rFonts w:hint="eastAsia"/>
        </w:rPr>
        <w:t>X(</w:t>
      </w:r>
      <w:r w:rsidR="003F3DC8" w:rsidRPr="00852B2A">
        <w:t>1(倍</w:t>
      </w:r>
      <w:r w:rsidRPr="00852B2A">
        <w:t>)</w:t>
      </w:r>
      <w:bookmarkEnd w:id="1388"/>
      <w:bookmarkEnd w:id="1389"/>
      <w:r w:rsidR="0053397C" w:rsidRPr="00852B2A">
        <w:rPr>
          <w:rFonts w:hint="eastAsia"/>
        </w:rPr>
        <w:t>)</w:t>
      </w:r>
    </w:p>
    <w:p w14:paraId="6B7003E4" w14:textId="77777777" w:rsidR="0053397C" w:rsidRPr="00852B2A" w:rsidRDefault="002325EA">
      <w:r w:rsidRPr="00852B2A">
        <w:t xml:space="preserve">         </w:t>
      </w:r>
      <w:r w:rsidR="004112D6" w:rsidRPr="00852B2A">
        <w:t>ek1f</w:t>
      </w:r>
      <w:r w:rsidR="00D063C7" w:rsidRPr="00852B2A">
        <w:t>n</w:t>
      </w:r>
      <w:r w:rsidR="004112D6" w:rsidRPr="00852B2A">
        <w:t>[t_mox</w:t>
      </w:r>
      <w:r w:rsidRPr="00852B2A">
        <w:t>] ←</w:t>
      </w:r>
      <w:r w:rsidR="0053397C" w:rsidRPr="00852B2A">
        <w:rPr>
          <w:rFonts w:hint="eastAsia"/>
        </w:rPr>
        <w:t xml:space="preserve"> </w:t>
      </w:r>
      <w:r w:rsidR="0053397C" w:rsidRPr="00852B2A">
        <w:t>EMINJ_K1F</w:t>
      </w:r>
      <w:r w:rsidR="0053397C" w:rsidRPr="00852B2A">
        <w:rPr>
          <w:rFonts w:hint="eastAsia"/>
        </w:rPr>
        <w:t>N</w:t>
      </w:r>
      <w:r w:rsidR="0053397C" w:rsidRPr="00852B2A">
        <w:t>_MN</w:t>
      </w:r>
      <w:r w:rsidR="0053397C" w:rsidRPr="00852B2A">
        <w:rPr>
          <w:rFonts w:hint="eastAsia"/>
        </w:rPr>
        <w:t>(</w:t>
      </w:r>
      <w:r w:rsidRPr="00852B2A">
        <w:t>0(倍)</w:t>
      </w:r>
      <w:r w:rsidR="0053397C" w:rsidRPr="00852B2A">
        <w:rPr>
          <w:rFonts w:hint="eastAsia"/>
        </w:rPr>
        <w:t>)</w:t>
      </w:r>
      <w:r w:rsidRPr="00852B2A">
        <w:t xml:space="preserve"> ≦ ek1fn[</w:t>
      </w:r>
      <w:r w:rsidR="004112D6" w:rsidRPr="00852B2A">
        <w:t>t_mox</w:t>
      </w:r>
      <w:r w:rsidRPr="00852B2A">
        <w:t>] ≦</w:t>
      </w:r>
      <w:r w:rsidR="0053397C" w:rsidRPr="00852B2A">
        <w:rPr>
          <w:rFonts w:hint="eastAsia"/>
        </w:rPr>
        <w:t xml:space="preserve"> </w:t>
      </w:r>
      <w:r w:rsidR="0053397C" w:rsidRPr="00852B2A">
        <w:t>EMINJ_K1FN_M</w:t>
      </w:r>
      <w:r w:rsidR="001216D1" w:rsidRPr="00852B2A">
        <w:t>X</w:t>
      </w:r>
      <w:r w:rsidR="0053397C" w:rsidRPr="00852B2A">
        <w:t>(</w:t>
      </w:r>
      <w:r w:rsidRPr="00852B2A">
        <w:t>1(倍)</w:t>
      </w:r>
      <w:r w:rsidR="0053397C" w:rsidRPr="00852B2A">
        <w:t>)</w:t>
      </w:r>
    </w:p>
    <w:p w14:paraId="43523AFD" w14:textId="77777777" w:rsidR="002325EA" w:rsidRPr="00852B2A" w:rsidRDefault="004112D6">
      <w:r w:rsidRPr="00852B2A">
        <w:t xml:space="preserve"> </w:t>
      </w:r>
      <w:r w:rsidR="0053397C" w:rsidRPr="00852B2A">
        <w:t xml:space="preserve">                                                                      </w:t>
      </w:r>
      <w:r w:rsidRPr="00852B2A">
        <w:rPr>
          <w:rFonts w:hint="eastAsia"/>
          <w:color w:val="000000"/>
          <w:szCs w:val="21"/>
        </w:rPr>
        <w:t>（センサ数繰り返し）</w:t>
      </w:r>
    </w:p>
    <w:p w14:paraId="44ADCACF" w14:textId="77777777" w:rsidR="00952AFB" w:rsidRPr="00852B2A" w:rsidRDefault="003F3DC8" w:rsidP="003F3DC8">
      <w:r w:rsidRPr="00852B2A">
        <w:t xml:space="preserve">       </w:t>
      </w:r>
      <w:r w:rsidR="00304D32" w:rsidRPr="00852B2A">
        <w:rPr>
          <w:rFonts w:hint="eastAsia"/>
        </w:rPr>
        <w:t>⑥</w:t>
      </w:r>
      <w:r w:rsidR="006759FF" w:rsidRPr="00852B2A">
        <w:t xml:space="preserve"> </w:t>
      </w:r>
      <w:r w:rsidRPr="00852B2A">
        <w:t>2回目噴射量算出係数</w:t>
      </w:r>
      <w:r w:rsidRPr="00852B2A">
        <w:rPr>
          <w:rFonts w:hint="eastAsia"/>
        </w:rPr>
        <w:t>の制限</w:t>
      </w:r>
    </w:p>
    <w:p w14:paraId="5A4A4B4D" w14:textId="77777777" w:rsidR="003F3DC8" w:rsidRPr="00852B2A" w:rsidRDefault="00952AFB" w:rsidP="003F3DC8">
      <w:r w:rsidRPr="00852B2A">
        <w:t xml:space="preserve">         </w:t>
      </w:r>
      <w:bookmarkStart w:id="1390" w:name="OLE_LINK78"/>
      <w:bookmarkStart w:id="1391" w:name="OLE_LINK141"/>
      <w:r w:rsidR="00122A0D" w:rsidRPr="00852B2A">
        <w:t>ek2f</w:t>
      </w:r>
      <w:r w:rsidR="006D1639" w:rsidRPr="00852B2A">
        <w:t xml:space="preserve"> </w:t>
      </w:r>
      <w:r w:rsidR="00122A0D" w:rsidRPr="00852B2A">
        <w:rPr>
          <w:rFonts w:hint="eastAsia"/>
        </w:rPr>
        <w:t>←</w:t>
      </w:r>
      <w:r w:rsidR="00122A0D" w:rsidRPr="00852B2A">
        <w:t xml:space="preserve"> </w:t>
      </w:r>
      <w:r w:rsidR="0053397C" w:rsidRPr="00852B2A">
        <w:t>EMINJ_K2F_MN(</w:t>
      </w:r>
      <w:r w:rsidR="003F3DC8" w:rsidRPr="00852B2A">
        <w:t>0(倍)</w:t>
      </w:r>
      <w:r w:rsidR="0053397C" w:rsidRPr="00852B2A">
        <w:t>)</w:t>
      </w:r>
      <w:r w:rsidR="003F3DC8" w:rsidRPr="00852B2A">
        <w:t xml:space="preserve"> ≦ ek2f ≦</w:t>
      </w:r>
      <w:r w:rsidR="0053397C" w:rsidRPr="00852B2A">
        <w:t xml:space="preserve"> EMINJ_K2F_MX(</w:t>
      </w:r>
      <w:r w:rsidR="003F3DC8" w:rsidRPr="00852B2A">
        <w:t>1(倍</w:t>
      </w:r>
      <w:r w:rsidRPr="00852B2A">
        <w:t>)</w:t>
      </w:r>
      <w:bookmarkEnd w:id="1390"/>
      <w:bookmarkEnd w:id="1391"/>
      <w:r w:rsidR="0053397C" w:rsidRPr="00852B2A">
        <w:t>)</w:t>
      </w:r>
    </w:p>
    <w:p w14:paraId="6F37BC96" w14:textId="77777777" w:rsidR="00662E54" w:rsidRPr="00852B2A" w:rsidRDefault="002325EA" w:rsidP="008C7503">
      <w:pPr>
        <w:ind w:rightChars="-72" w:right="-144"/>
      </w:pPr>
      <w:r w:rsidRPr="00852B2A">
        <w:t xml:space="preserve">         ek2f</w:t>
      </w:r>
      <w:r w:rsidR="00852707" w:rsidRPr="00852B2A">
        <w:t>n</w:t>
      </w:r>
      <w:r w:rsidR="004112D6" w:rsidRPr="00852B2A">
        <w:t>[t_mox</w:t>
      </w:r>
      <w:r w:rsidRPr="00852B2A">
        <w:t>]</w:t>
      </w:r>
      <w:r w:rsidR="006D1639" w:rsidRPr="00852B2A">
        <w:t xml:space="preserve"> </w:t>
      </w:r>
      <w:r w:rsidRPr="00852B2A">
        <w:rPr>
          <w:rFonts w:hint="eastAsia"/>
        </w:rPr>
        <w:t>←</w:t>
      </w:r>
      <w:r w:rsidRPr="00852B2A">
        <w:t xml:space="preserve"> </w:t>
      </w:r>
      <w:r w:rsidR="0053397C" w:rsidRPr="00852B2A">
        <w:t>EMINJ_K2F</w:t>
      </w:r>
      <w:r w:rsidR="00662E54" w:rsidRPr="00852B2A">
        <w:t>N</w:t>
      </w:r>
      <w:r w:rsidR="0053397C" w:rsidRPr="00852B2A">
        <w:t>_MN</w:t>
      </w:r>
      <w:r w:rsidR="00662E54" w:rsidRPr="00852B2A">
        <w:t>(</w:t>
      </w:r>
      <w:r w:rsidRPr="00852B2A">
        <w:t>0(倍)</w:t>
      </w:r>
      <w:r w:rsidR="00662E54" w:rsidRPr="00852B2A">
        <w:t>)</w:t>
      </w:r>
      <w:r w:rsidRPr="00852B2A">
        <w:t xml:space="preserve"> ≦ ek2f</w:t>
      </w:r>
      <w:r w:rsidR="00432990" w:rsidRPr="00852B2A">
        <w:t>n[</w:t>
      </w:r>
      <w:r w:rsidR="004112D6" w:rsidRPr="00852B2A">
        <w:t>t_mox</w:t>
      </w:r>
      <w:r w:rsidR="00432990" w:rsidRPr="00852B2A">
        <w:t>]</w:t>
      </w:r>
      <w:r w:rsidRPr="00852B2A">
        <w:t xml:space="preserve"> ≦</w:t>
      </w:r>
      <w:r w:rsidR="00662E54" w:rsidRPr="00852B2A">
        <w:t xml:space="preserve"> EMINJ_K2FN_MX(</w:t>
      </w:r>
      <w:r w:rsidRPr="00852B2A">
        <w:t>1(倍)</w:t>
      </w:r>
      <w:r w:rsidR="00662E54" w:rsidRPr="00852B2A">
        <w:t>)</w:t>
      </w:r>
    </w:p>
    <w:p w14:paraId="484AAABF" w14:textId="77777777" w:rsidR="002325EA" w:rsidRPr="00852B2A" w:rsidRDefault="004112D6" w:rsidP="003F3DC8">
      <w:r w:rsidRPr="00852B2A">
        <w:t xml:space="preserve"> </w:t>
      </w:r>
      <w:r w:rsidR="00662E54" w:rsidRPr="00852B2A">
        <w:t xml:space="preserve">                                                                      </w:t>
      </w:r>
      <w:r w:rsidRPr="00852B2A">
        <w:rPr>
          <w:rFonts w:hint="eastAsia"/>
          <w:color w:val="000000"/>
          <w:szCs w:val="21"/>
        </w:rPr>
        <w:t>（センサ数繰り返し）</w:t>
      </w:r>
    </w:p>
    <w:p w14:paraId="73853CB9" w14:textId="77777777" w:rsidR="00855FD3" w:rsidRPr="00852B2A" w:rsidRDefault="00855FD3" w:rsidP="00855FD3">
      <w:r w:rsidRPr="00852B2A">
        <w:t xml:space="preserve">       </w:t>
      </w:r>
      <w:r w:rsidR="00304D32" w:rsidRPr="00852B2A">
        <w:rPr>
          <w:rFonts w:hint="eastAsia"/>
        </w:rPr>
        <w:t>⑦</w:t>
      </w:r>
      <w:r w:rsidR="006759FF" w:rsidRPr="00852B2A">
        <w:t xml:space="preserve"> </w:t>
      </w:r>
      <w:r w:rsidRPr="00852B2A">
        <w:t>3回目噴射量算出係数</w:t>
      </w:r>
      <w:r w:rsidRPr="00852B2A">
        <w:rPr>
          <w:rFonts w:hint="eastAsia"/>
        </w:rPr>
        <w:t>の制限</w:t>
      </w:r>
    </w:p>
    <w:p w14:paraId="59776F28" w14:textId="77777777" w:rsidR="00855FD3" w:rsidRPr="00852B2A" w:rsidRDefault="00855FD3" w:rsidP="003F3DC8">
      <w:r w:rsidRPr="00852B2A">
        <w:t xml:space="preserve">         </w:t>
      </w:r>
      <w:bookmarkStart w:id="1392" w:name="OLE_LINK142"/>
      <w:bookmarkStart w:id="1393" w:name="OLE_LINK176"/>
      <w:r w:rsidRPr="00852B2A">
        <w:t>ek3f</w:t>
      </w:r>
      <w:r w:rsidR="00A05481" w:rsidRPr="00852B2A">
        <w:t xml:space="preserve"> </w:t>
      </w:r>
      <w:r w:rsidRPr="00852B2A">
        <w:rPr>
          <w:rFonts w:hint="eastAsia"/>
        </w:rPr>
        <w:t>←</w:t>
      </w:r>
      <w:r w:rsidRPr="00852B2A">
        <w:t xml:space="preserve"> </w:t>
      </w:r>
      <w:r w:rsidR="00662E54" w:rsidRPr="00852B2A">
        <w:t>EMINJ_K3F_MN(</w:t>
      </w:r>
      <w:r w:rsidRPr="00852B2A">
        <w:t>0(倍)</w:t>
      </w:r>
      <w:r w:rsidR="00662E54" w:rsidRPr="00852B2A">
        <w:t>)</w:t>
      </w:r>
      <w:r w:rsidRPr="00852B2A">
        <w:t xml:space="preserve"> ≦ ek3f ≦</w:t>
      </w:r>
      <w:r w:rsidR="00662E54" w:rsidRPr="00852B2A">
        <w:t xml:space="preserve"> EMINJ_K3F_MX(</w:t>
      </w:r>
      <w:r w:rsidRPr="00852B2A">
        <w:t>1(倍)</w:t>
      </w:r>
      <w:bookmarkEnd w:id="1392"/>
      <w:bookmarkEnd w:id="1393"/>
      <w:r w:rsidR="00662E54" w:rsidRPr="00852B2A">
        <w:t>)</w:t>
      </w:r>
    </w:p>
    <w:p w14:paraId="55F02560" w14:textId="77777777" w:rsidR="00662E54" w:rsidRPr="00852B2A" w:rsidRDefault="00432990" w:rsidP="004112D6">
      <w:r w:rsidRPr="00852B2A">
        <w:t xml:space="preserve">         ek3fn[</w:t>
      </w:r>
      <w:r w:rsidR="004112D6" w:rsidRPr="00852B2A">
        <w:t>t_mox</w:t>
      </w:r>
      <w:r w:rsidRPr="00852B2A">
        <w:t>]</w:t>
      </w:r>
      <w:r w:rsidR="004112D6" w:rsidRPr="00852B2A">
        <w:t xml:space="preserve"> </w:t>
      </w:r>
      <w:r w:rsidRPr="00852B2A">
        <w:rPr>
          <w:rFonts w:hint="eastAsia"/>
        </w:rPr>
        <w:t>←</w:t>
      </w:r>
      <w:r w:rsidRPr="00852B2A">
        <w:t xml:space="preserve"> </w:t>
      </w:r>
      <w:r w:rsidR="00662E54" w:rsidRPr="00852B2A">
        <w:t>EMINJ_K3FN_MN(</w:t>
      </w:r>
      <w:r w:rsidRPr="00852B2A">
        <w:t>0(倍)</w:t>
      </w:r>
      <w:r w:rsidR="00662E54" w:rsidRPr="00852B2A">
        <w:t>)</w:t>
      </w:r>
      <w:r w:rsidRPr="00852B2A">
        <w:t xml:space="preserve"> ≦ ek3fn[</w:t>
      </w:r>
      <w:r w:rsidR="004112D6" w:rsidRPr="00852B2A">
        <w:t>t_mox</w:t>
      </w:r>
      <w:r w:rsidRPr="00852B2A">
        <w:t>] ≦</w:t>
      </w:r>
      <w:r w:rsidR="00662E54" w:rsidRPr="00852B2A">
        <w:t xml:space="preserve"> EMINJ_K3FN_MX(</w:t>
      </w:r>
      <w:r w:rsidRPr="00852B2A">
        <w:t>1(倍)</w:t>
      </w:r>
      <w:r w:rsidR="00662E54" w:rsidRPr="00852B2A">
        <w:t>)</w:t>
      </w:r>
    </w:p>
    <w:p w14:paraId="78D6B787" w14:textId="77777777" w:rsidR="004112D6" w:rsidRPr="00852B2A" w:rsidRDefault="004112D6" w:rsidP="004112D6">
      <w:r w:rsidRPr="00852B2A">
        <w:t xml:space="preserve"> </w:t>
      </w:r>
      <w:r w:rsidR="00662E54" w:rsidRPr="00852B2A">
        <w:t xml:space="preserve">                                                                      </w:t>
      </w:r>
      <w:r w:rsidRPr="00852B2A">
        <w:rPr>
          <w:rFonts w:hint="eastAsia"/>
          <w:color w:val="000000"/>
          <w:szCs w:val="21"/>
        </w:rPr>
        <w:t>（センサ数繰り返し）</w:t>
      </w:r>
    </w:p>
    <w:p w14:paraId="604BA635" w14:textId="77777777" w:rsidR="00952AFB" w:rsidRPr="00852B2A" w:rsidRDefault="003F3DC8" w:rsidP="003F3DC8">
      <w:r w:rsidRPr="00852B2A">
        <w:t xml:space="preserve">       </w:t>
      </w:r>
      <w:r w:rsidR="00304D32" w:rsidRPr="00852B2A">
        <w:rPr>
          <w:rFonts w:hint="eastAsia"/>
        </w:rPr>
        <w:t>⑧</w:t>
      </w:r>
      <w:r w:rsidR="006759FF" w:rsidRPr="00852B2A">
        <w:t xml:space="preserve"> </w:t>
      </w:r>
      <w:r w:rsidRPr="00852B2A">
        <w:rPr>
          <w:rFonts w:hint="eastAsia"/>
        </w:rPr>
        <w:t>噴射量補正係数</w:t>
      </w:r>
      <w:r w:rsidRPr="00852B2A">
        <w:t>(</w:t>
      </w:r>
      <w:r w:rsidRPr="00852B2A">
        <w:rPr>
          <w:rFonts w:hint="eastAsia"/>
        </w:rPr>
        <w:t>バンク</w:t>
      </w:r>
      <w:r w:rsidRPr="00852B2A">
        <w:t>別)</w:t>
      </w:r>
      <w:r w:rsidRPr="00852B2A">
        <w:rPr>
          <w:rFonts w:hint="eastAsia"/>
        </w:rPr>
        <w:t>の制限</w:t>
      </w:r>
    </w:p>
    <w:p w14:paraId="51343C4F" w14:textId="77777777" w:rsidR="00D25C79" w:rsidRPr="00852B2A" w:rsidRDefault="00952AFB" w:rsidP="008C7503">
      <w:pPr>
        <w:ind w:rightChars="-426" w:right="-852"/>
      </w:pPr>
      <w:r w:rsidRPr="00852B2A">
        <w:t xml:space="preserve">         </w:t>
      </w:r>
      <w:r w:rsidR="001A4DDB" w:rsidRPr="00852B2A">
        <w:t>ekrchref[</w:t>
      </w:r>
      <w:r w:rsidR="004112D6" w:rsidRPr="00852B2A">
        <w:t>t_mox</w:t>
      </w:r>
      <w:r w:rsidR="00122A0D" w:rsidRPr="00852B2A">
        <w:t>]</w:t>
      </w:r>
      <w:r w:rsidR="00A05481" w:rsidRPr="00852B2A">
        <w:t xml:space="preserve"> </w:t>
      </w:r>
      <w:r w:rsidR="00122A0D" w:rsidRPr="00852B2A">
        <w:rPr>
          <w:rFonts w:hint="eastAsia"/>
        </w:rPr>
        <w:t>←</w:t>
      </w:r>
      <w:r w:rsidR="00122A0D" w:rsidRPr="00852B2A">
        <w:t xml:space="preserve"> </w:t>
      </w:r>
      <w:bookmarkStart w:id="1394" w:name="OLE_LINK207"/>
      <w:r w:rsidR="00662E54" w:rsidRPr="00852B2A">
        <w:t>EMINJ_KRCHREF</w:t>
      </w:r>
      <w:bookmarkEnd w:id="1394"/>
      <w:r w:rsidR="00662E54" w:rsidRPr="00852B2A">
        <w:t>_MN(</w:t>
      </w:r>
      <w:r w:rsidR="003F3DC8" w:rsidRPr="00852B2A">
        <w:t>0(倍</w:t>
      </w:r>
      <w:r w:rsidR="001A4DDB" w:rsidRPr="00852B2A">
        <w:t>)</w:t>
      </w:r>
      <w:r w:rsidR="00662E54" w:rsidRPr="00852B2A">
        <w:t>)</w:t>
      </w:r>
      <w:r w:rsidR="001A4DDB" w:rsidRPr="00852B2A">
        <w:t xml:space="preserve"> ≦ ekrchref[</w:t>
      </w:r>
      <w:r w:rsidR="004112D6" w:rsidRPr="00852B2A">
        <w:t>t_mox</w:t>
      </w:r>
      <w:r w:rsidR="003F3DC8" w:rsidRPr="00852B2A">
        <w:t>]≦</w:t>
      </w:r>
      <w:r w:rsidR="00662E54" w:rsidRPr="00852B2A">
        <w:t>EMINJ_KRCHREF_MX(</w:t>
      </w:r>
      <w:r w:rsidR="003F3DC8" w:rsidRPr="00852B2A">
        <w:t>30(倍</w:t>
      </w:r>
      <w:r w:rsidRPr="00852B2A">
        <w:t>)</w:t>
      </w:r>
      <w:r w:rsidR="00662E54" w:rsidRPr="00852B2A">
        <w:t>)</w:t>
      </w:r>
    </w:p>
    <w:p w14:paraId="5BFA829B" w14:textId="77777777" w:rsidR="003F3DC8" w:rsidRPr="00852B2A" w:rsidRDefault="004112D6">
      <w:r w:rsidRPr="00852B2A">
        <w:t xml:space="preserve"> </w:t>
      </w:r>
      <w:r w:rsidR="00D25C79" w:rsidRPr="00852B2A">
        <w:t xml:space="preserve">                                                                      </w:t>
      </w:r>
      <w:r w:rsidRPr="00852B2A">
        <w:rPr>
          <w:rFonts w:hint="eastAsia"/>
          <w:color w:val="000000"/>
          <w:szCs w:val="21"/>
        </w:rPr>
        <w:t>（センサ数繰り返し）</w:t>
      </w:r>
    </w:p>
    <w:p w14:paraId="5F13A653" w14:textId="5C7D6F20" w:rsidR="00C94D20" w:rsidRPr="00852B2A" w:rsidRDefault="00C94D20" w:rsidP="00C94D20">
      <w:bookmarkStart w:id="1395" w:name="OLE_LINK167"/>
      <w:bookmarkStart w:id="1396" w:name="OLE_LINK168"/>
      <w:r w:rsidRPr="00852B2A">
        <w:t xml:space="preserve">       </w:t>
      </w:r>
      <w:r w:rsidR="00BF6843" w:rsidRPr="00852B2A">
        <w:rPr>
          <w:rFonts w:hint="eastAsia"/>
        </w:rPr>
        <w:t>⑨</w:t>
      </w:r>
      <w:r w:rsidRPr="00852B2A">
        <w:t xml:space="preserve"> FC中</w:t>
      </w:r>
      <w:r w:rsidRPr="00852B2A">
        <w:rPr>
          <w:rFonts w:hint="eastAsia"/>
        </w:rPr>
        <w:t>噴射量</w:t>
      </w:r>
      <w:r w:rsidRPr="00852B2A">
        <w:t>(</w:t>
      </w:r>
      <w:r w:rsidRPr="00852B2A">
        <w:rPr>
          <w:rFonts w:hint="eastAsia"/>
        </w:rPr>
        <w:t>気筒</w:t>
      </w:r>
      <w:r w:rsidRPr="00852B2A">
        <w:t>別)</w:t>
      </w:r>
      <w:r w:rsidRPr="00852B2A">
        <w:rPr>
          <w:rFonts w:hint="eastAsia"/>
        </w:rPr>
        <w:t>の制限</w:t>
      </w:r>
      <w:r w:rsidR="00065366" w:rsidRPr="00852B2A">
        <w:t xml:space="preserve"> </w:t>
      </w:r>
      <w:commentRangeStart w:id="1397"/>
      <w:r w:rsidR="00065366" w:rsidRPr="00852B2A">
        <w:t xml:space="preserve"> </w:t>
      </w:r>
      <w:commentRangeEnd w:id="1397"/>
      <w:r w:rsidR="00065366" w:rsidRPr="00852B2A">
        <w:rPr>
          <w:rStyle w:val="a8"/>
        </w:rPr>
        <w:commentReference w:id="1397"/>
      </w:r>
    </w:p>
    <w:p w14:paraId="0FE0A422" w14:textId="77777777" w:rsidR="00C94D20" w:rsidRPr="00852B2A" w:rsidRDefault="00C94D20" w:rsidP="00C94D20">
      <w:pPr>
        <w:ind w:rightChars="-426" w:right="-852"/>
      </w:pPr>
      <w:r w:rsidRPr="00852B2A">
        <w:t xml:space="preserve">         eqfc[</w:t>
      </w:r>
      <w:r w:rsidR="00065366" w:rsidRPr="00852B2A">
        <w:t>t_cyl</w:t>
      </w:r>
      <w:r w:rsidRPr="00852B2A">
        <w:t>] ←EMINJ_QINJ_MN(0(mg/st)) ≦ eqfc[</w:t>
      </w:r>
      <w:r w:rsidR="00065366" w:rsidRPr="00852B2A">
        <w:t>t_cyl</w:t>
      </w:r>
      <w:r w:rsidRPr="00852B2A">
        <w:t>] ≦ EMINJ_QINJ_MX(2800(mg/st))</w:t>
      </w:r>
    </w:p>
    <w:p w14:paraId="380567FF" w14:textId="77777777" w:rsidR="00C94D20" w:rsidRPr="00852B2A" w:rsidRDefault="00C94D20" w:rsidP="00C94D20">
      <w:pPr>
        <w:ind w:rightChars="-426" w:right="-852"/>
      </w:pPr>
      <w:r w:rsidRPr="00852B2A">
        <w:t xml:space="preserve">                                                                       </w:t>
      </w:r>
      <w:r w:rsidRPr="00852B2A">
        <w:rPr>
          <w:rFonts w:hint="eastAsia"/>
          <w:color w:val="000000"/>
          <w:szCs w:val="21"/>
        </w:rPr>
        <w:t>（気筒数繰り返し）</w:t>
      </w:r>
    </w:p>
    <w:bookmarkEnd w:id="1395"/>
    <w:bookmarkEnd w:id="1396"/>
    <w:p w14:paraId="00F855A6" w14:textId="17F0E5F4" w:rsidR="00D0095B" w:rsidRPr="00852B2A" w:rsidRDefault="00D0095B" w:rsidP="00D0095B">
      <w:r w:rsidRPr="00852B2A">
        <w:t xml:space="preserve">       ⑩ </w:t>
      </w:r>
      <w:r w:rsidR="00AD7C9A" w:rsidRPr="00852B2A">
        <w:rPr>
          <w:rFonts w:hint="eastAsia"/>
          <w:szCs w:val="21"/>
        </w:rPr>
        <w:t>膨張行程</w:t>
      </w:r>
      <w:r w:rsidR="00AD7C9A" w:rsidRPr="00852B2A">
        <w:rPr>
          <w:szCs w:val="21"/>
        </w:rPr>
        <w:t>噴射量</w:t>
      </w:r>
      <w:r w:rsidRPr="00852B2A">
        <w:rPr>
          <w:rFonts w:hint="eastAsia"/>
        </w:rPr>
        <w:t>の制限</w:t>
      </w:r>
      <w:r w:rsidRPr="00852B2A">
        <w:t xml:space="preserve">  </w:t>
      </w:r>
      <w:r w:rsidRPr="00852B2A">
        <w:rPr>
          <w:rFonts w:hint="eastAsia"/>
          <w:color w:val="000000"/>
          <w:szCs w:val="21"/>
        </w:rPr>
        <w:t>【ｽﾌﾟﾚｰｶﾞｲﾄﾞ</w:t>
      </w:r>
      <w:r w:rsidRPr="00852B2A">
        <w:rPr>
          <w:color w:val="000000"/>
          <w:szCs w:val="21"/>
        </w:rPr>
        <w:t>】</w:t>
      </w:r>
      <w:r w:rsidR="00EB5891" w:rsidRPr="00852B2A">
        <w:rPr>
          <w:rFonts w:hint="eastAsia"/>
          <w:color w:val="000000"/>
          <w:szCs w:val="21"/>
        </w:rPr>
        <w:t xml:space="preserve"> </w:t>
      </w:r>
      <w:commentRangeStart w:id="1398"/>
      <w:r w:rsidR="00EB5891" w:rsidRPr="00852B2A">
        <w:rPr>
          <w:color w:val="000000"/>
          <w:szCs w:val="21"/>
        </w:rPr>
        <w:t xml:space="preserve"> </w:t>
      </w:r>
      <w:commentRangeEnd w:id="1398"/>
      <w:r w:rsidR="00EB5891" w:rsidRPr="00852B2A">
        <w:rPr>
          <w:rStyle w:val="a8"/>
        </w:rPr>
        <w:commentReference w:id="1398"/>
      </w:r>
    </w:p>
    <w:p w14:paraId="207C1E76" w14:textId="493E65DA" w:rsidR="00D0095B" w:rsidRPr="00852B2A" w:rsidRDefault="00D0095B" w:rsidP="00D0095B">
      <w:pPr>
        <w:ind w:rightChars="-426" w:right="-852"/>
      </w:pPr>
      <w:r w:rsidRPr="00852B2A">
        <w:t xml:space="preserve">         </w:t>
      </w:r>
      <w:r w:rsidRPr="00852B2A">
        <w:rPr>
          <w:color w:val="000000"/>
          <w:sz w:val="20"/>
        </w:rPr>
        <w:t>eqinjexp</w:t>
      </w:r>
      <w:r w:rsidRPr="00852B2A">
        <w:t xml:space="preserve"> ←EMINJ_QINJ_MN(0(mg/st)) ≦ </w:t>
      </w:r>
      <w:r w:rsidRPr="00852B2A">
        <w:rPr>
          <w:color w:val="000000"/>
          <w:sz w:val="20"/>
        </w:rPr>
        <w:t>eqinjexp</w:t>
      </w:r>
      <w:r w:rsidRPr="00852B2A">
        <w:t xml:space="preserve"> ≦ EMINJ_QINJ_MX(2800(mg/st))</w:t>
      </w:r>
    </w:p>
    <w:p w14:paraId="79D641B8" w14:textId="77777777" w:rsidR="00AD7C9A" w:rsidRPr="00852B2A" w:rsidRDefault="00AD7C9A" w:rsidP="00D0095B">
      <w:pPr>
        <w:ind w:rightChars="-426" w:right="-852"/>
      </w:pPr>
    </w:p>
    <w:p w14:paraId="0E939B81" w14:textId="27D8FFF3" w:rsidR="00AD7C9A" w:rsidRPr="00852B2A" w:rsidRDefault="00AD7C9A" w:rsidP="00AD7C9A">
      <w:r w:rsidRPr="00852B2A">
        <w:t xml:space="preserve">       ⑪ </w:t>
      </w:r>
      <w:r w:rsidRPr="00852B2A">
        <w:rPr>
          <w:szCs w:val="21"/>
        </w:rPr>
        <w:t>FL固定噴射量</w:t>
      </w:r>
      <w:r w:rsidRPr="00852B2A">
        <w:rPr>
          <w:rFonts w:hint="eastAsia"/>
        </w:rPr>
        <w:t>の制限</w:t>
      </w:r>
      <w:commentRangeStart w:id="1399"/>
      <w:commentRangeStart w:id="1400"/>
      <w:commentRangeEnd w:id="1399"/>
      <w:r w:rsidR="00EB5891" w:rsidRPr="00852B2A">
        <w:rPr>
          <w:rStyle w:val="a8"/>
        </w:rPr>
        <w:commentReference w:id="1399"/>
      </w:r>
      <w:commentRangeEnd w:id="1400"/>
      <w:r w:rsidR="00694FA7" w:rsidRPr="00852B2A">
        <w:rPr>
          <w:rStyle w:val="a8"/>
        </w:rPr>
        <w:commentReference w:id="1400"/>
      </w:r>
    </w:p>
    <w:p w14:paraId="4FC15F35" w14:textId="025B1F9F" w:rsidR="00AD7C9A" w:rsidRPr="00852B2A" w:rsidRDefault="00AD7C9A" w:rsidP="00AD7C9A">
      <w:pPr>
        <w:ind w:rightChars="-426" w:right="-852"/>
      </w:pPr>
      <w:r w:rsidRPr="00852B2A">
        <w:t xml:space="preserve">         </w:t>
      </w:r>
      <w:r w:rsidRPr="00852B2A">
        <w:rPr>
          <w:color w:val="000000"/>
          <w:sz w:val="20"/>
        </w:rPr>
        <w:t>eqinjflfix</w:t>
      </w:r>
      <w:r w:rsidR="00BA06B3" w:rsidRPr="00852B2A">
        <w:rPr>
          <w:color w:val="000000"/>
          <w:sz w:val="20"/>
        </w:rPr>
        <w:t>[8]</w:t>
      </w:r>
      <w:r w:rsidRPr="00852B2A">
        <w:t xml:space="preserve"> ←EMINJ_QINJ_MN(0(mg/st)) ≦ </w:t>
      </w:r>
      <w:r w:rsidRPr="00852B2A">
        <w:rPr>
          <w:color w:val="000000"/>
          <w:sz w:val="20"/>
        </w:rPr>
        <w:t>eqinjflfix</w:t>
      </w:r>
      <w:r w:rsidR="00BA06B3" w:rsidRPr="00852B2A">
        <w:rPr>
          <w:color w:val="000000"/>
          <w:sz w:val="20"/>
        </w:rPr>
        <w:t>[8]</w:t>
      </w:r>
      <w:r w:rsidRPr="00852B2A">
        <w:t xml:space="preserve"> ≦ EMINJ_QINJ_MX(2800(mg/st))</w:t>
      </w:r>
    </w:p>
    <w:p w14:paraId="2D4251CB" w14:textId="34C1A434" w:rsidR="00AD7C9A" w:rsidRPr="00852B2A" w:rsidRDefault="00AD7C9A" w:rsidP="00AD7C9A">
      <w:pPr>
        <w:ind w:rightChars="-426" w:right="-852"/>
      </w:pPr>
      <w:r w:rsidRPr="00852B2A">
        <w:t xml:space="preserve">                                                                       </w:t>
      </w:r>
      <w:r w:rsidRPr="00852B2A">
        <w:rPr>
          <w:rFonts w:hint="eastAsia"/>
          <w:color w:val="000000"/>
          <w:szCs w:val="21"/>
        </w:rPr>
        <w:t>（全噴射段数(8段)</w:t>
      </w:r>
      <w:r w:rsidRPr="00852B2A">
        <w:rPr>
          <w:color w:val="000000"/>
          <w:szCs w:val="21"/>
        </w:rPr>
        <w:t>繰り返し</w:t>
      </w:r>
      <w:r w:rsidRPr="00852B2A">
        <w:rPr>
          <w:rFonts w:hint="eastAsia"/>
          <w:color w:val="000000"/>
          <w:szCs w:val="21"/>
        </w:rPr>
        <w:t>）</w:t>
      </w:r>
    </w:p>
    <w:p w14:paraId="7C7DBF08" w14:textId="5C2579E1" w:rsidR="00AD7C9A" w:rsidRPr="00852B2A" w:rsidRDefault="00AD7C9A" w:rsidP="00AD7C9A">
      <w:r w:rsidRPr="00852B2A">
        <w:t xml:space="preserve">       ⑫ </w:t>
      </w:r>
      <w:r w:rsidRPr="00852B2A">
        <w:rPr>
          <w:szCs w:val="21"/>
        </w:rPr>
        <w:t>PL固定噴射量</w:t>
      </w:r>
      <w:r w:rsidRPr="00852B2A">
        <w:rPr>
          <w:rFonts w:hint="eastAsia"/>
        </w:rPr>
        <w:t>の制限</w:t>
      </w:r>
      <w:commentRangeStart w:id="1401"/>
      <w:commentRangeStart w:id="1402"/>
      <w:commentRangeEnd w:id="1401"/>
      <w:r w:rsidR="00EB5891" w:rsidRPr="00852B2A">
        <w:rPr>
          <w:rStyle w:val="a8"/>
        </w:rPr>
        <w:commentReference w:id="1401"/>
      </w:r>
      <w:commentRangeEnd w:id="1402"/>
      <w:r w:rsidR="00694FA7" w:rsidRPr="00852B2A">
        <w:rPr>
          <w:rStyle w:val="a8"/>
        </w:rPr>
        <w:commentReference w:id="1402"/>
      </w:r>
    </w:p>
    <w:p w14:paraId="7F169654" w14:textId="271C1E5C" w:rsidR="00AD7C9A" w:rsidRPr="00852B2A" w:rsidRDefault="00AD7C9A" w:rsidP="00AD7C9A">
      <w:pPr>
        <w:ind w:rightChars="-426" w:right="-852"/>
      </w:pPr>
      <w:r w:rsidRPr="00852B2A">
        <w:t xml:space="preserve">         </w:t>
      </w:r>
      <w:r w:rsidRPr="00852B2A">
        <w:rPr>
          <w:color w:val="000000"/>
          <w:sz w:val="20"/>
        </w:rPr>
        <w:t>eqinjplfix</w:t>
      </w:r>
      <w:r w:rsidR="00BA06B3" w:rsidRPr="00852B2A">
        <w:rPr>
          <w:color w:val="000000"/>
          <w:sz w:val="20"/>
        </w:rPr>
        <w:t>[8]</w:t>
      </w:r>
      <w:r w:rsidRPr="00852B2A">
        <w:t xml:space="preserve"> ←EMINJ_QINJ_MN(0(mg/st)) ≦ </w:t>
      </w:r>
      <w:r w:rsidRPr="00852B2A">
        <w:rPr>
          <w:color w:val="000000"/>
          <w:sz w:val="20"/>
        </w:rPr>
        <w:t>eqinjplfix</w:t>
      </w:r>
      <w:r w:rsidR="00BA06B3" w:rsidRPr="00852B2A">
        <w:rPr>
          <w:color w:val="000000"/>
          <w:sz w:val="20"/>
        </w:rPr>
        <w:t>[8]</w:t>
      </w:r>
      <w:r w:rsidRPr="00852B2A">
        <w:t xml:space="preserve"> ≦ EMINJ_QINJ_MX(2800(mg/st))</w:t>
      </w:r>
    </w:p>
    <w:p w14:paraId="143F5507" w14:textId="0A1A0E85" w:rsidR="00AD7C9A" w:rsidRPr="00852B2A" w:rsidRDefault="00AD7C9A" w:rsidP="00AD7C9A">
      <w:pPr>
        <w:ind w:rightChars="-426" w:right="-852"/>
      </w:pPr>
      <w:r w:rsidRPr="00852B2A">
        <w:t xml:space="preserve">                                                                       </w:t>
      </w:r>
      <w:r w:rsidRPr="00852B2A">
        <w:rPr>
          <w:rFonts w:hint="eastAsia"/>
          <w:color w:val="000000"/>
          <w:szCs w:val="21"/>
        </w:rPr>
        <w:t>（全噴射段数(8段)</w:t>
      </w:r>
      <w:r w:rsidRPr="00852B2A">
        <w:rPr>
          <w:color w:val="000000"/>
          <w:szCs w:val="21"/>
        </w:rPr>
        <w:t>繰り返し</w:t>
      </w:r>
      <w:r w:rsidRPr="00852B2A">
        <w:rPr>
          <w:rFonts w:hint="eastAsia"/>
          <w:color w:val="000000"/>
          <w:szCs w:val="21"/>
        </w:rPr>
        <w:t>）</w:t>
      </w:r>
    </w:p>
    <w:p w14:paraId="1CF3474F" w14:textId="77777777" w:rsidR="00A80CBD" w:rsidRPr="00F64515" w:rsidRDefault="00A80CBD" w:rsidP="00A80CBD">
      <w:pPr>
        <w:rPr>
          <w:ins w:id="1403" w:author="16a" w:date="2025-10-08T16:14:00Z"/>
        </w:rPr>
      </w:pPr>
      <w:ins w:id="1404" w:author="16a" w:date="2025-10-08T16:14:00Z">
        <w:r w:rsidRPr="00F64515">
          <w:t xml:space="preserve">       </w:t>
        </w:r>
        <w:r w:rsidRPr="008F4E41">
          <w:rPr>
            <w:shd w:val="clear" w:color="auto" w:fill="00FF00"/>
          </w:rPr>
          <w:t xml:space="preserve">⑬ </w:t>
        </w:r>
        <w:r w:rsidRPr="008F4E41">
          <w:rPr>
            <w:rFonts w:hint="eastAsia"/>
            <w:shd w:val="clear" w:color="auto" w:fill="00FF00"/>
          </w:rPr>
          <w:t>気筒別</w:t>
        </w:r>
        <w:r w:rsidRPr="008F4E41">
          <w:rPr>
            <w:rFonts w:hint="eastAsia"/>
            <w:szCs w:val="21"/>
            <w:shd w:val="clear" w:color="auto" w:fill="00FF00"/>
          </w:rPr>
          <w:t>噴射量補正係数</w:t>
        </w:r>
        <w:r w:rsidRPr="008F4E41">
          <w:rPr>
            <w:rFonts w:hint="eastAsia"/>
            <w:shd w:val="clear" w:color="auto" w:fill="00FF00"/>
          </w:rPr>
          <w:t>の制限</w:t>
        </w:r>
        <w:commentRangeStart w:id="1405"/>
        <w:commentRangeStart w:id="1406"/>
        <w:commentRangeEnd w:id="1405"/>
        <w:r w:rsidRPr="008F4E41">
          <w:rPr>
            <w:rStyle w:val="a8"/>
            <w:shd w:val="clear" w:color="auto" w:fill="00FF00"/>
          </w:rPr>
          <w:commentReference w:id="1405"/>
        </w:r>
        <w:commentRangeEnd w:id="1406"/>
        <w:r w:rsidRPr="008F4E41">
          <w:rPr>
            <w:rStyle w:val="a8"/>
            <w:shd w:val="clear" w:color="auto" w:fill="00FF00"/>
          </w:rPr>
          <w:commentReference w:id="1406"/>
        </w:r>
      </w:ins>
    </w:p>
    <w:p w14:paraId="3C037399" w14:textId="77777777" w:rsidR="00A80CBD" w:rsidRPr="00F64515" w:rsidRDefault="00A80CBD" w:rsidP="00A80CBD">
      <w:pPr>
        <w:ind w:rightChars="-426" w:right="-852"/>
        <w:rPr>
          <w:ins w:id="1407" w:author="16a" w:date="2025-10-08T16:14:00Z"/>
        </w:rPr>
      </w:pPr>
      <w:ins w:id="1408" w:author="16a" w:date="2025-10-08T16:14:00Z">
        <w:r w:rsidRPr="00F64515">
          <w:t xml:space="preserve">        </w:t>
        </w:r>
        <w:r w:rsidRPr="000523FE">
          <w:rPr>
            <w:shd w:val="clear" w:color="auto" w:fill="00FF00"/>
          </w:rPr>
          <w:t xml:space="preserve"> </w:t>
        </w:r>
        <w:r w:rsidRPr="000523FE">
          <w:rPr>
            <w:color w:val="000000"/>
            <w:sz w:val="20"/>
            <w:shd w:val="clear" w:color="auto" w:fill="00FF00"/>
          </w:rPr>
          <w:t>e</w:t>
        </w:r>
        <w:r>
          <w:rPr>
            <w:rFonts w:hint="eastAsia"/>
            <w:color w:val="000000"/>
            <w:sz w:val="20"/>
            <w:shd w:val="clear" w:color="auto" w:fill="00FF00"/>
          </w:rPr>
          <w:t>kqcyl</w:t>
        </w:r>
        <w:r w:rsidRPr="000523FE">
          <w:rPr>
            <w:color w:val="000000"/>
            <w:sz w:val="20"/>
            <w:shd w:val="clear" w:color="auto" w:fill="00FF00"/>
          </w:rPr>
          <w:t>[</w:t>
        </w:r>
        <w:r>
          <w:rPr>
            <w:rFonts w:hint="eastAsia"/>
            <w:color w:val="000000"/>
            <w:sz w:val="20"/>
            <w:shd w:val="clear" w:color="auto" w:fill="00FF00"/>
          </w:rPr>
          <w:t>t_cyl</w:t>
        </w:r>
        <w:r w:rsidRPr="000523FE">
          <w:rPr>
            <w:color w:val="000000"/>
            <w:sz w:val="20"/>
            <w:shd w:val="clear" w:color="auto" w:fill="00FF00"/>
          </w:rPr>
          <w:t>]</w:t>
        </w:r>
        <w:r w:rsidRPr="000523FE">
          <w:rPr>
            <w:shd w:val="clear" w:color="auto" w:fill="00FF00"/>
          </w:rPr>
          <w:t xml:space="preserve"> ←EMINJ_KQCYL_MN(0(</w:t>
        </w:r>
        <w:r>
          <w:rPr>
            <w:rFonts w:hint="eastAsia"/>
            <w:shd w:val="clear" w:color="auto" w:fill="00FF00"/>
          </w:rPr>
          <w:t>倍</w:t>
        </w:r>
        <w:r w:rsidRPr="000523FE">
          <w:rPr>
            <w:shd w:val="clear" w:color="auto" w:fill="00FF00"/>
          </w:rPr>
          <w:t xml:space="preserve">)) ≦ </w:t>
        </w:r>
        <w:r w:rsidRPr="000523FE">
          <w:rPr>
            <w:color w:val="000000"/>
            <w:sz w:val="20"/>
            <w:shd w:val="clear" w:color="auto" w:fill="00FF00"/>
          </w:rPr>
          <w:t>e</w:t>
        </w:r>
        <w:r w:rsidRPr="000523FE">
          <w:rPr>
            <w:rFonts w:hint="eastAsia"/>
            <w:color w:val="000000"/>
            <w:sz w:val="20"/>
            <w:shd w:val="clear" w:color="auto" w:fill="00FF00"/>
          </w:rPr>
          <w:t>kqcyl</w:t>
        </w:r>
        <w:r w:rsidRPr="000523FE">
          <w:rPr>
            <w:color w:val="000000"/>
            <w:sz w:val="20"/>
            <w:shd w:val="clear" w:color="auto" w:fill="00FF00"/>
          </w:rPr>
          <w:t>[</w:t>
        </w:r>
        <w:r w:rsidRPr="000523FE">
          <w:rPr>
            <w:rFonts w:hint="eastAsia"/>
            <w:color w:val="000000"/>
            <w:sz w:val="20"/>
            <w:shd w:val="clear" w:color="auto" w:fill="00FF00"/>
          </w:rPr>
          <w:t>t_cyl</w:t>
        </w:r>
        <w:r w:rsidRPr="000523FE">
          <w:rPr>
            <w:color w:val="000000"/>
            <w:sz w:val="20"/>
            <w:shd w:val="clear" w:color="auto" w:fill="00FF00"/>
          </w:rPr>
          <w:t>]</w:t>
        </w:r>
        <w:r w:rsidRPr="000523FE">
          <w:rPr>
            <w:shd w:val="clear" w:color="auto" w:fill="00FF00"/>
          </w:rPr>
          <w:t xml:space="preserve"> ≦ EMINJ_KQCYL_MX(2(</w:t>
        </w:r>
        <w:r>
          <w:rPr>
            <w:rFonts w:hint="eastAsia"/>
            <w:shd w:val="clear" w:color="auto" w:fill="00FF00"/>
          </w:rPr>
          <w:t>倍</w:t>
        </w:r>
        <w:r w:rsidRPr="000523FE">
          <w:rPr>
            <w:shd w:val="clear" w:color="auto" w:fill="00FF00"/>
          </w:rPr>
          <w:t>))</w:t>
        </w:r>
      </w:ins>
    </w:p>
    <w:p w14:paraId="6B767C83" w14:textId="77777777" w:rsidR="00A80CBD" w:rsidRPr="00F64515" w:rsidRDefault="00A80CBD" w:rsidP="00A80CBD">
      <w:pPr>
        <w:ind w:rightChars="-426" w:right="-852"/>
        <w:rPr>
          <w:ins w:id="1409" w:author="16a" w:date="2025-10-08T16:14:00Z"/>
        </w:rPr>
      </w:pPr>
      <w:ins w:id="1410" w:author="16a" w:date="2025-10-08T16:14:00Z">
        <w:r w:rsidRPr="00F64515">
          <w:t xml:space="preserve">                                                                       </w:t>
        </w:r>
        <w:r w:rsidRPr="000523FE">
          <w:rPr>
            <w:rFonts w:hint="eastAsia"/>
            <w:color w:val="000000"/>
            <w:szCs w:val="21"/>
            <w:shd w:val="clear" w:color="auto" w:fill="00FF00"/>
          </w:rPr>
          <w:t>（気筒数</w:t>
        </w:r>
        <w:r w:rsidRPr="000523FE">
          <w:rPr>
            <w:color w:val="000000"/>
            <w:szCs w:val="21"/>
            <w:shd w:val="clear" w:color="auto" w:fill="00FF00"/>
          </w:rPr>
          <w:t>繰り返し</w:t>
        </w:r>
        <w:r w:rsidRPr="000523FE">
          <w:rPr>
            <w:rFonts w:hint="eastAsia"/>
            <w:color w:val="000000"/>
            <w:szCs w:val="21"/>
            <w:shd w:val="clear" w:color="auto" w:fill="00FF00"/>
          </w:rPr>
          <w:t>）</w:t>
        </w:r>
      </w:ins>
    </w:p>
    <w:p w14:paraId="45FD2EA5" w14:textId="77777777" w:rsidR="00A80CBD" w:rsidRPr="00852B2A" w:rsidRDefault="00A80CBD" w:rsidP="003F3DC8"/>
    <w:p w14:paraId="60F36468" w14:textId="77777777" w:rsidR="00F9637F" w:rsidRPr="00852B2A" w:rsidRDefault="00F9637F" w:rsidP="00F9637F">
      <w:pPr>
        <w:rPr>
          <w:color w:val="000000"/>
          <w:szCs w:val="21"/>
        </w:rPr>
      </w:pPr>
      <w:r w:rsidRPr="00852B2A">
        <w:rPr>
          <w:color w:val="000000"/>
          <w:szCs w:val="21"/>
        </w:rPr>
        <w:t xml:space="preserve">     ただし、NE同期タスクが少ない（ene_ene ＜ eminj_NE</w:t>
      </w:r>
      <w:r w:rsidR="00234DAB" w:rsidRPr="00852B2A">
        <w:rPr>
          <w:color w:val="000000"/>
          <w:szCs w:val="21"/>
        </w:rPr>
        <w:t>_</w:t>
      </w:r>
      <w:r w:rsidRPr="00852B2A">
        <w:rPr>
          <w:color w:val="000000"/>
          <w:szCs w:val="21"/>
        </w:rPr>
        <w:t>RCD(例 4000(rpm))）</w:t>
      </w:r>
      <w:r w:rsidRPr="00852B2A">
        <w:rPr>
          <w:rFonts w:hint="eastAsia"/>
          <w:color w:val="000000"/>
          <w:szCs w:val="21"/>
        </w:rPr>
        <w:t>時、以下を実施</w:t>
      </w:r>
    </w:p>
    <w:p w14:paraId="745FE0D7" w14:textId="174EC48C" w:rsidR="00F9637F" w:rsidRPr="00852B2A" w:rsidRDefault="00F9637F" w:rsidP="00F9637F">
      <w:bookmarkStart w:id="1411" w:name="OLE_LINK208"/>
      <w:bookmarkStart w:id="1412" w:name="OLE_LINK209"/>
      <w:r w:rsidRPr="00852B2A">
        <w:t xml:space="preserve">       </w:t>
      </w:r>
      <w:ins w:id="1413" w:author="16a" w:date="2025-10-08T16:14:00Z">
        <w:r w:rsidR="00A80CBD" w:rsidRPr="003D7A9C">
          <w:rPr>
            <w:rFonts w:hint="eastAsia"/>
            <w:shd w:val="clear" w:color="auto" w:fill="00FF00"/>
          </w:rPr>
          <w:t>⑭</w:t>
        </w:r>
      </w:ins>
      <w:del w:id="1414" w:author="16a" w:date="2025-10-08T16:14:00Z">
        <w:r w:rsidR="00AD7C9A" w:rsidRPr="00A80CBD" w:rsidDel="00A80CBD">
          <w:rPr>
            <w:shd w:val="clear" w:color="auto" w:fill="00FF00"/>
          </w:rPr>
          <w:delText>⑬</w:delText>
        </w:r>
      </w:del>
      <w:r w:rsidR="006759FF" w:rsidRPr="00852B2A">
        <w:t xml:space="preserve"> </w:t>
      </w:r>
      <w:r w:rsidRPr="00852B2A">
        <w:rPr>
          <w:rFonts w:hint="eastAsia"/>
        </w:rPr>
        <w:t>ポート始動時噴射量の制限</w:t>
      </w:r>
      <w:r w:rsidRPr="00852B2A">
        <w:t xml:space="preserve">  </w:t>
      </w:r>
      <w:r w:rsidRPr="00852B2A">
        <w:rPr>
          <w:rFonts w:hint="eastAsia"/>
          <w:szCs w:val="21"/>
        </w:rPr>
        <w:t>【</w:t>
      </w:r>
      <w:r w:rsidRPr="00852B2A">
        <w:rPr>
          <w:szCs w:val="21"/>
        </w:rPr>
        <w:t>D-4以外】</w:t>
      </w:r>
    </w:p>
    <w:p w14:paraId="1D418A00" w14:textId="77777777" w:rsidR="00F9637F" w:rsidRPr="00852B2A" w:rsidRDefault="00F9637F" w:rsidP="00F9637F">
      <w:r w:rsidRPr="00852B2A">
        <w:t xml:space="preserve">         eqinjstp</w:t>
      </w:r>
      <w:r w:rsidR="008F44AB" w:rsidRPr="00852B2A">
        <w:t>1</w:t>
      </w:r>
      <w:r w:rsidR="00A05481" w:rsidRPr="00852B2A">
        <w:t xml:space="preserve"> </w:t>
      </w:r>
      <w:r w:rsidRPr="00852B2A">
        <w:rPr>
          <w:rFonts w:hint="eastAsia"/>
        </w:rPr>
        <w:t>←</w:t>
      </w:r>
      <w:r w:rsidRPr="00852B2A">
        <w:t xml:space="preserve"> </w:t>
      </w:r>
      <w:r w:rsidR="00927372" w:rsidRPr="00852B2A">
        <w:t>EMINJ_QINJST_MN(</w:t>
      </w:r>
      <w:r w:rsidRPr="00852B2A">
        <w:t>0(mg/st)</w:t>
      </w:r>
      <w:r w:rsidR="00927372" w:rsidRPr="00852B2A">
        <w:t>)</w:t>
      </w:r>
      <w:r w:rsidRPr="00852B2A">
        <w:t xml:space="preserve"> ≦ eqinjstp</w:t>
      </w:r>
      <w:r w:rsidR="008F44AB" w:rsidRPr="00852B2A">
        <w:t>1</w:t>
      </w:r>
      <w:r w:rsidRPr="00852B2A">
        <w:t xml:space="preserve"> ≦</w:t>
      </w:r>
      <w:r w:rsidR="00927372" w:rsidRPr="00852B2A">
        <w:t xml:space="preserve"> EMINJ_QINJST_MX(</w:t>
      </w:r>
      <w:r w:rsidRPr="00852B2A">
        <w:t>2800(mg/st)</w:t>
      </w:r>
      <w:r w:rsidR="00927372" w:rsidRPr="00852B2A">
        <w:t>)</w:t>
      </w:r>
    </w:p>
    <w:p w14:paraId="7657D912" w14:textId="77777777" w:rsidR="008F44AB" w:rsidRPr="00852B2A" w:rsidRDefault="008F44AB" w:rsidP="008F44AB">
      <w:bookmarkStart w:id="1415" w:name="OLE_LINK380"/>
      <w:bookmarkStart w:id="1416" w:name="OLE_LINK381"/>
      <w:bookmarkEnd w:id="1411"/>
      <w:bookmarkEnd w:id="1412"/>
      <w:r w:rsidRPr="00852B2A">
        <w:lastRenderedPageBreak/>
        <w:t xml:space="preserve">         eqinjstp2</w:t>
      </w:r>
      <w:r w:rsidR="00A05481" w:rsidRPr="00852B2A">
        <w:t xml:space="preserve"> </w:t>
      </w:r>
      <w:r w:rsidRPr="00852B2A">
        <w:rPr>
          <w:rFonts w:hint="eastAsia"/>
        </w:rPr>
        <w:t>←</w:t>
      </w:r>
      <w:r w:rsidRPr="00852B2A">
        <w:t xml:space="preserve"> </w:t>
      </w:r>
      <w:r w:rsidR="00927372" w:rsidRPr="00852B2A">
        <w:t>EMINJ_QINJST_MN(</w:t>
      </w:r>
      <w:r w:rsidRPr="00852B2A">
        <w:t>0(mg/st)</w:t>
      </w:r>
      <w:r w:rsidR="00927372" w:rsidRPr="00852B2A">
        <w:t>)</w:t>
      </w:r>
      <w:r w:rsidRPr="00852B2A">
        <w:t xml:space="preserve"> ≦ eqinjstp2 ≦</w:t>
      </w:r>
      <w:r w:rsidR="00927372" w:rsidRPr="00852B2A">
        <w:t xml:space="preserve"> EMINJ_QINJST_MX(</w:t>
      </w:r>
      <w:r w:rsidRPr="00852B2A">
        <w:t>2800(mg/st)</w:t>
      </w:r>
      <w:r w:rsidR="00927372" w:rsidRPr="00852B2A">
        <w:t>)</w:t>
      </w:r>
    </w:p>
    <w:bookmarkEnd w:id="1415"/>
    <w:bookmarkEnd w:id="1416"/>
    <w:p w14:paraId="232F74C9" w14:textId="77777777" w:rsidR="00304D32" w:rsidRPr="00852B2A" w:rsidRDefault="00304D32" w:rsidP="00304D32">
      <w:r w:rsidRPr="00852B2A">
        <w:t xml:space="preserve">         eqinjstp3</w:t>
      </w:r>
      <w:r w:rsidR="00A05481" w:rsidRPr="00852B2A">
        <w:t xml:space="preserve"> </w:t>
      </w:r>
      <w:r w:rsidRPr="00852B2A">
        <w:t>←</w:t>
      </w:r>
      <w:r w:rsidR="00927372" w:rsidRPr="00852B2A">
        <w:t xml:space="preserve"> EMINJ_QINJST_MN(</w:t>
      </w:r>
      <w:r w:rsidRPr="00852B2A">
        <w:t>0(mg/st)</w:t>
      </w:r>
      <w:r w:rsidR="00927372" w:rsidRPr="00852B2A">
        <w:t>)</w:t>
      </w:r>
      <w:r w:rsidRPr="00852B2A">
        <w:t xml:space="preserve"> ≦ eqinjstp3 ≦</w:t>
      </w:r>
      <w:r w:rsidR="00927372" w:rsidRPr="00852B2A">
        <w:t xml:space="preserve"> EMINJ_QINJST_MX(</w:t>
      </w:r>
      <w:r w:rsidRPr="00852B2A">
        <w:t>2800(mg/st)</w:t>
      </w:r>
      <w:r w:rsidR="00927372" w:rsidRPr="00852B2A">
        <w:t>)</w:t>
      </w:r>
    </w:p>
    <w:p w14:paraId="6EA01690" w14:textId="77777777" w:rsidR="00304D32" w:rsidRPr="00852B2A" w:rsidRDefault="00304D32" w:rsidP="00304D32">
      <w:r w:rsidRPr="00852B2A">
        <w:t xml:space="preserve">         eqinjstp4</w:t>
      </w:r>
      <w:r w:rsidR="00A05481" w:rsidRPr="00852B2A">
        <w:t xml:space="preserve"> </w:t>
      </w:r>
      <w:r w:rsidRPr="00852B2A">
        <w:t>←</w:t>
      </w:r>
      <w:r w:rsidR="00927372" w:rsidRPr="00852B2A">
        <w:t xml:space="preserve"> EMINJ_QINJST_MN(</w:t>
      </w:r>
      <w:r w:rsidRPr="00852B2A">
        <w:t>0(mg/st)</w:t>
      </w:r>
      <w:r w:rsidR="00927372" w:rsidRPr="00852B2A">
        <w:t>)</w:t>
      </w:r>
      <w:r w:rsidRPr="00852B2A">
        <w:t xml:space="preserve"> ≦ eqinjstp4 ≦</w:t>
      </w:r>
      <w:r w:rsidR="00927372" w:rsidRPr="00852B2A">
        <w:t xml:space="preserve"> EMINJ_QINJST_MX(</w:t>
      </w:r>
      <w:r w:rsidRPr="00852B2A">
        <w:t>2800(mg/st)</w:t>
      </w:r>
      <w:r w:rsidR="00927372" w:rsidRPr="00852B2A">
        <w:t>)</w:t>
      </w:r>
    </w:p>
    <w:p w14:paraId="1DA5C629" w14:textId="77777777" w:rsidR="00B52DC2" w:rsidRPr="00852B2A" w:rsidRDefault="00B52DC2" w:rsidP="00B52DC2">
      <w:r w:rsidRPr="00852B2A">
        <w:t xml:space="preserve">         eqinjstpn[0] </w:t>
      </w:r>
      <w:r w:rsidRPr="00852B2A">
        <w:rPr>
          <w:rFonts w:hint="eastAsia"/>
        </w:rPr>
        <w:t>←</w:t>
      </w:r>
      <w:r w:rsidRPr="00852B2A">
        <w:t xml:space="preserve"> EMINJ_QINJST_MN(0(mg/st)) ≦ eqinjstpn[0] ≦ </w:t>
      </w:r>
    </w:p>
    <w:p w14:paraId="1FDE75EB" w14:textId="41DF7594" w:rsidR="00B52DC2" w:rsidRPr="00852B2A" w:rsidRDefault="00B01DC7" w:rsidP="00B01DC7">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17"/>
      <w:r w:rsidR="00032A37" w:rsidRPr="00852B2A">
        <w:rPr>
          <w:color w:val="000000"/>
          <w:szCs w:val="21"/>
        </w:rPr>
        <w:t xml:space="preserve"> </w:t>
      </w:r>
      <w:commentRangeEnd w:id="1417"/>
      <w:r w:rsidR="00032A37" w:rsidRPr="00852B2A">
        <w:rPr>
          <w:rStyle w:val="a8"/>
        </w:rPr>
        <w:commentReference w:id="1417"/>
      </w:r>
    </w:p>
    <w:p w14:paraId="7722FC2F" w14:textId="1DD3F778" w:rsidR="00B52DC2" w:rsidRPr="00852B2A" w:rsidRDefault="00B52DC2" w:rsidP="00B52DC2">
      <w:r w:rsidRPr="00852B2A">
        <w:t xml:space="preserve">         eqinjstpn[1] </w:t>
      </w:r>
      <w:r w:rsidRPr="00852B2A">
        <w:rPr>
          <w:rFonts w:hint="eastAsia"/>
        </w:rPr>
        <w:t>←</w:t>
      </w:r>
      <w:r w:rsidRPr="00852B2A">
        <w:t xml:space="preserve"> EMINJ_QINJST_MN(0(mg/st)) ≦ eqinjstpn[1] ≦ </w:t>
      </w:r>
    </w:p>
    <w:p w14:paraId="14317C15" w14:textId="038217BF" w:rsidR="00B52DC2" w:rsidRPr="00852B2A" w:rsidRDefault="00B01DC7" w:rsidP="00B01DC7">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18"/>
      <w:r w:rsidR="00032A37" w:rsidRPr="00852B2A">
        <w:rPr>
          <w:color w:val="000000"/>
          <w:szCs w:val="21"/>
        </w:rPr>
        <w:t xml:space="preserve"> </w:t>
      </w:r>
      <w:commentRangeEnd w:id="1418"/>
      <w:r w:rsidR="00032A37" w:rsidRPr="00852B2A">
        <w:rPr>
          <w:rStyle w:val="a8"/>
        </w:rPr>
        <w:commentReference w:id="1418"/>
      </w:r>
    </w:p>
    <w:p w14:paraId="4971DF69" w14:textId="6F9F1D23" w:rsidR="00B52DC2" w:rsidRPr="00852B2A" w:rsidRDefault="00B52DC2" w:rsidP="00B52DC2">
      <w:r w:rsidRPr="00852B2A">
        <w:t xml:space="preserve">         eqinjstpn[2] </w:t>
      </w:r>
      <w:r w:rsidRPr="00852B2A">
        <w:rPr>
          <w:rFonts w:hint="eastAsia"/>
        </w:rPr>
        <w:t>←</w:t>
      </w:r>
      <w:r w:rsidRPr="00852B2A">
        <w:t xml:space="preserve"> EMINJ_QINJST_MN(0(mg/st)) ≦ eqinjstpn[2] ≦ </w:t>
      </w:r>
    </w:p>
    <w:p w14:paraId="3094984F" w14:textId="42A5B40D" w:rsidR="00B52DC2" w:rsidRPr="00852B2A" w:rsidRDefault="00B01DC7" w:rsidP="00B01DC7">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19"/>
      <w:r w:rsidR="00032A37" w:rsidRPr="00852B2A">
        <w:rPr>
          <w:color w:val="000000"/>
          <w:szCs w:val="21"/>
        </w:rPr>
        <w:t xml:space="preserve"> </w:t>
      </w:r>
      <w:commentRangeEnd w:id="1419"/>
      <w:r w:rsidR="00032A37" w:rsidRPr="00852B2A">
        <w:rPr>
          <w:rStyle w:val="a8"/>
        </w:rPr>
        <w:commentReference w:id="1419"/>
      </w:r>
    </w:p>
    <w:p w14:paraId="4FA3EE62" w14:textId="32392515" w:rsidR="00B52DC2" w:rsidRPr="00852B2A" w:rsidRDefault="00B52DC2" w:rsidP="00B52DC2">
      <w:r w:rsidRPr="00852B2A">
        <w:t xml:space="preserve">         eqinjstpn[3] </w:t>
      </w:r>
      <w:r w:rsidRPr="00852B2A">
        <w:rPr>
          <w:rFonts w:hint="eastAsia"/>
        </w:rPr>
        <w:t>←</w:t>
      </w:r>
      <w:r w:rsidRPr="00852B2A">
        <w:t xml:space="preserve"> EMINJ_QINJST_MN(0(mg/st)) ≦ eqinjstpn[3] ≦ </w:t>
      </w:r>
    </w:p>
    <w:p w14:paraId="5EFCFDB7" w14:textId="6A8FDD8B" w:rsidR="00B52DC2" w:rsidRPr="00852B2A" w:rsidRDefault="00B01DC7" w:rsidP="00B01DC7">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20"/>
      <w:r w:rsidR="00032A37" w:rsidRPr="00852B2A">
        <w:rPr>
          <w:color w:val="000000"/>
          <w:szCs w:val="21"/>
        </w:rPr>
        <w:t xml:space="preserve"> </w:t>
      </w:r>
      <w:commentRangeEnd w:id="1420"/>
      <w:r w:rsidR="00032A37" w:rsidRPr="00852B2A">
        <w:rPr>
          <w:rStyle w:val="a8"/>
        </w:rPr>
        <w:commentReference w:id="1420"/>
      </w:r>
    </w:p>
    <w:p w14:paraId="69D4B2DB" w14:textId="77777777" w:rsidR="00B52DC2" w:rsidRPr="00852B2A" w:rsidRDefault="00B52DC2" w:rsidP="00F9637F"/>
    <w:p w14:paraId="0BE2E2F2" w14:textId="3175FEF4" w:rsidR="00F9637F" w:rsidRPr="00852B2A" w:rsidRDefault="00F9637F" w:rsidP="00F9637F">
      <w:r w:rsidRPr="00852B2A">
        <w:t xml:space="preserve">       </w:t>
      </w:r>
      <w:ins w:id="1421" w:author="16a" w:date="2025-10-08T16:14:00Z">
        <w:r w:rsidR="00A80CBD" w:rsidRPr="003D7A9C">
          <w:rPr>
            <w:rFonts w:hint="eastAsia"/>
            <w:shd w:val="clear" w:color="auto" w:fill="00FF00"/>
          </w:rPr>
          <w:t>⑮</w:t>
        </w:r>
      </w:ins>
      <w:del w:id="1422" w:author="16a" w:date="2025-10-08T16:14:00Z">
        <w:r w:rsidR="00694FA7" w:rsidRPr="00A80CBD" w:rsidDel="00A80CBD">
          <w:rPr>
            <w:rFonts w:hint="eastAsia"/>
            <w:shd w:val="clear" w:color="auto" w:fill="00FF00"/>
          </w:rPr>
          <w:delText>⑭</w:delText>
        </w:r>
      </w:del>
      <w:ins w:id="1423" w:author="16a" w:date="2025-10-08T16:14:00Z">
        <w:r w:rsidR="00A80CBD">
          <w:rPr>
            <w:rFonts w:hint="eastAsia"/>
          </w:rPr>
          <w:t xml:space="preserve"> </w:t>
        </w:r>
      </w:ins>
      <w:r w:rsidRPr="00852B2A">
        <w:rPr>
          <w:rFonts w:hint="eastAsia"/>
        </w:rPr>
        <w:t>筒内</w:t>
      </w:r>
      <w:r w:rsidRPr="00852B2A">
        <w:t>始動時噴射量</w:t>
      </w:r>
      <w:r w:rsidRPr="00852B2A">
        <w:rPr>
          <w:rFonts w:hint="eastAsia"/>
        </w:rPr>
        <w:t>の制限</w:t>
      </w:r>
      <w:r w:rsidRPr="00852B2A">
        <w:t xml:space="preserve">  </w:t>
      </w:r>
      <w:r w:rsidRPr="00852B2A">
        <w:rPr>
          <w:rFonts w:hint="eastAsia"/>
          <w:color w:val="000000"/>
          <w:szCs w:val="21"/>
        </w:rPr>
        <w:t>【ﾃﾞｭｱﾙ</w:t>
      </w:r>
      <w:r w:rsidRPr="00852B2A">
        <w:rPr>
          <w:color w:val="000000"/>
          <w:szCs w:val="21"/>
        </w:rPr>
        <w:t>INJ】OR【D-4】</w:t>
      </w:r>
      <w:r w:rsidR="00694FA7" w:rsidRPr="00852B2A">
        <w:rPr>
          <w:rFonts w:hint="eastAsia"/>
          <w:color w:val="000000"/>
          <w:szCs w:val="21"/>
        </w:rPr>
        <w:t xml:space="preserve"> </w:t>
      </w:r>
      <w:commentRangeStart w:id="1424"/>
      <w:r w:rsidR="00694FA7" w:rsidRPr="00852B2A">
        <w:rPr>
          <w:color w:val="000000"/>
          <w:szCs w:val="21"/>
        </w:rPr>
        <w:t xml:space="preserve"> </w:t>
      </w:r>
      <w:commentRangeEnd w:id="1424"/>
      <w:r w:rsidR="00694FA7" w:rsidRPr="00852B2A">
        <w:rPr>
          <w:rStyle w:val="a8"/>
        </w:rPr>
        <w:commentReference w:id="1424"/>
      </w:r>
    </w:p>
    <w:p w14:paraId="1A291A9C" w14:textId="77777777" w:rsidR="00F9637F" w:rsidRPr="00852B2A" w:rsidRDefault="00F9637F" w:rsidP="008C7503">
      <w:pPr>
        <w:ind w:rightChars="-497" w:right="-994"/>
      </w:pPr>
      <w:r w:rsidRPr="00852B2A">
        <w:t xml:space="preserve">         eqinjstd1</w:t>
      </w:r>
      <w:r w:rsidR="00A05481" w:rsidRPr="00852B2A">
        <w:t xml:space="preserve"> </w:t>
      </w:r>
      <w:r w:rsidRPr="00852B2A">
        <w:rPr>
          <w:rFonts w:hint="eastAsia"/>
        </w:rPr>
        <w:t>←</w:t>
      </w:r>
      <w:r w:rsidRPr="00852B2A">
        <w:t xml:space="preserve"> </w:t>
      </w:r>
      <w:r w:rsidR="001C3D5F" w:rsidRPr="00852B2A">
        <w:t>EMINJ_</w:t>
      </w:r>
      <w:r w:rsidR="00324BCB" w:rsidRPr="00852B2A">
        <w:t>QINJ</w:t>
      </w:r>
      <w:r w:rsidR="001C3D5F" w:rsidRPr="00852B2A">
        <w:t>ST_MN</w:t>
      </w:r>
      <w:r w:rsidR="009D225A" w:rsidRPr="00852B2A">
        <w:t>(</w:t>
      </w:r>
      <w:r w:rsidRPr="00852B2A">
        <w:t>0(mg/st)</w:t>
      </w:r>
      <w:r w:rsidR="009D225A" w:rsidRPr="00852B2A">
        <w:t>)</w:t>
      </w:r>
      <w:r w:rsidRPr="00852B2A">
        <w:t xml:space="preserve"> ≦ eqinjstd1 ≦</w:t>
      </w:r>
      <w:r w:rsidR="009D225A" w:rsidRPr="00852B2A">
        <w:t xml:space="preserve"> </w:t>
      </w:r>
      <w:r w:rsidR="001C3D5F" w:rsidRPr="00852B2A">
        <w:t>EMINJ_</w:t>
      </w:r>
      <w:r w:rsidR="009D225A" w:rsidRPr="00852B2A">
        <w:t>QINJ</w:t>
      </w:r>
      <w:r w:rsidR="001C3D5F" w:rsidRPr="00852B2A">
        <w:t>ST_MX</w:t>
      </w:r>
      <w:r w:rsidR="009D225A" w:rsidRPr="00852B2A">
        <w:t>(</w:t>
      </w:r>
      <w:r w:rsidRPr="00852B2A">
        <w:t>2800(mg/st)</w:t>
      </w:r>
      <w:r w:rsidR="009D225A" w:rsidRPr="00852B2A">
        <w:t>)</w:t>
      </w:r>
    </w:p>
    <w:p w14:paraId="35EE8B18" w14:textId="77777777" w:rsidR="00F9637F" w:rsidRPr="00852B2A" w:rsidRDefault="00F9637F" w:rsidP="008C7503">
      <w:pPr>
        <w:ind w:rightChars="-497" w:right="-994"/>
      </w:pPr>
      <w:r w:rsidRPr="00852B2A">
        <w:t xml:space="preserve">         eqinjstd2</w:t>
      </w:r>
      <w:r w:rsidR="00A05481" w:rsidRPr="00852B2A">
        <w:t xml:space="preserve"> </w:t>
      </w:r>
      <w:r w:rsidRPr="00852B2A">
        <w:rPr>
          <w:rFonts w:hint="eastAsia"/>
        </w:rPr>
        <w:t>←</w:t>
      </w:r>
      <w:r w:rsidRPr="00852B2A">
        <w:t xml:space="preserve"> </w:t>
      </w:r>
      <w:r w:rsidR="001C3D5F" w:rsidRPr="00852B2A">
        <w:t>EMINJ_QINJST_MN(</w:t>
      </w:r>
      <w:r w:rsidRPr="00852B2A">
        <w:t>0(mg/st)</w:t>
      </w:r>
      <w:r w:rsidR="001C3D5F" w:rsidRPr="00852B2A">
        <w:t>)</w:t>
      </w:r>
      <w:r w:rsidRPr="00852B2A">
        <w:t xml:space="preserve"> ≦ eqinjstd2 ≦</w:t>
      </w:r>
      <w:r w:rsidR="00927372" w:rsidRPr="00852B2A">
        <w:t xml:space="preserve"> EMINJ_QINJST_MX(</w:t>
      </w:r>
      <w:r w:rsidRPr="00852B2A">
        <w:t>2800(mg/st))</w:t>
      </w:r>
    </w:p>
    <w:p w14:paraId="1B5AE8F2" w14:textId="77777777" w:rsidR="00F9637F" w:rsidRPr="00852B2A" w:rsidRDefault="00F9637F" w:rsidP="008C7503">
      <w:pPr>
        <w:ind w:rightChars="-497" w:right="-994"/>
      </w:pPr>
      <w:r w:rsidRPr="00852B2A">
        <w:t xml:space="preserve">         eqinjstd3</w:t>
      </w:r>
      <w:r w:rsidR="00A05481" w:rsidRPr="00852B2A">
        <w:t xml:space="preserve"> </w:t>
      </w:r>
      <w:r w:rsidRPr="00852B2A">
        <w:rPr>
          <w:rFonts w:hint="eastAsia"/>
        </w:rPr>
        <w:t>←</w:t>
      </w:r>
      <w:r w:rsidRPr="00852B2A">
        <w:t xml:space="preserve"> </w:t>
      </w:r>
      <w:r w:rsidR="001C3D5F" w:rsidRPr="00852B2A">
        <w:t>EMINJ_QINJST_MN(</w:t>
      </w:r>
      <w:r w:rsidRPr="00852B2A">
        <w:t>0(mg/st)</w:t>
      </w:r>
      <w:r w:rsidR="001C3D5F" w:rsidRPr="00852B2A">
        <w:t>)</w:t>
      </w:r>
      <w:r w:rsidRPr="00852B2A">
        <w:t xml:space="preserve"> ≦ eqinjstd3 ≦</w:t>
      </w:r>
      <w:r w:rsidR="00927372" w:rsidRPr="00852B2A">
        <w:t xml:space="preserve"> EMINJ_QINJST_MX(</w:t>
      </w:r>
      <w:r w:rsidRPr="00852B2A">
        <w:t>2800(mg/st)</w:t>
      </w:r>
      <w:r w:rsidR="00927372" w:rsidRPr="00852B2A">
        <w:t>)</w:t>
      </w:r>
    </w:p>
    <w:p w14:paraId="09A73B7F" w14:textId="77777777" w:rsidR="00F9637F" w:rsidRPr="00852B2A" w:rsidRDefault="00F9637F" w:rsidP="008C7503">
      <w:pPr>
        <w:ind w:rightChars="-497" w:right="-994"/>
      </w:pPr>
      <w:r w:rsidRPr="00852B2A">
        <w:t xml:space="preserve">         eqinjstd4</w:t>
      </w:r>
      <w:r w:rsidR="00A05481" w:rsidRPr="00852B2A">
        <w:t xml:space="preserve"> </w:t>
      </w:r>
      <w:r w:rsidRPr="00852B2A">
        <w:t xml:space="preserve">← </w:t>
      </w:r>
      <w:r w:rsidR="001C3D5F" w:rsidRPr="00852B2A">
        <w:t>EMINJ_QINJST_MN(</w:t>
      </w:r>
      <w:r w:rsidRPr="00852B2A">
        <w:t>0(mg/st)</w:t>
      </w:r>
      <w:r w:rsidR="00927372" w:rsidRPr="00852B2A">
        <w:t>)</w:t>
      </w:r>
      <w:r w:rsidRPr="00852B2A">
        <w:t xml:space="preserve"> ≦ eqinjstd4 ≦</w:t>
      </w:r>
      <w:r w:rsidR="00927372" w:rsidRPr="00852B2A">
        <w:t xml:space="preserve"> EMINJ_QINJST_MX(</w:t>
      </w:r>
      <w:r w:rsidRPr="00852B2A">
        <w:t>2800(mg/st)</w:t>
      </w:r>
      <w:r w:rsidR="00927372" w:rsidRPr="00852B2A">
        <w:t>)</w:t>
      </w:r>
    </w:p>
    <w:p w14:paraId="228D967D" w14:textId="77777777" w:rsidR="00B52DC2" w:rsidRPr="00852B2A" w:rsidRDefault="00B52DC2" w:rsidP="003F3DC8">
      <w:r w:rsidRPr="00852B2A">
        <w:t xml:space="preserve">         eqinjstdn[0] </w:t>
      </w:r>
      <w:r w:rsidRPr="00852B2A">
        <w:rPr>
          <w:rFonts w:hint="eastAsia"/>
        </w:rPr>
        <w:t>←</w:t>
      </w:r>
      <w:r w:rsidRPr="00852B2A">
        <w:t xml:space="preserve"> EMINJ_QINJST_MN(0(mg/st)) ≦ eqinjstdn[0] ≦ </w:t>
      </w:r>
    </w:p>
    <w:p w14:paraId="6FA237B9" w14:textId="2CFCD0F9" w:rsidR="00F9637F" w:rsidRPr="00852B2A" w:rsidRDefault="00B01DC7" w:rsidP="00B01DC7">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25"/>
      <w:r w:rsidR="00032A37" w:rsidRPr="00852B2A">
        <w:rPr>
          <w:color w:val="000000"/>
          <w:szCs w:val="21"/>
        </w:rPr>
        <w:t xml:space="preserve"> </w:t>
      </w:r>
      <w:commentRangeEnd w:id="1425"/>
      <w:r w:rsidR="00032A37" w:rsidRPr="00852B2A">
        <w:rPr>
          <w:rStyle w:val="a8"/>
        </w:rPr>
        <w:commentReference w:id="1425"/>
      </w:r>
    </w:p>
    <w:p w14:paraId="0FB921DC" w14:textId="6F256E05" w:rsidR="00B52DC2" w:rsidRPr="00852B2A" w:rsidRDefault="00B52DC2" w:rsidP="00B52DC2">
      <w:r w:rsidRPr="00852B2A">
        <w:t xml:space="preserve">         eqinjstdn[1] </w:t>
      </w:r>
      <w:r w:rsidRPr="00852B2A">
        <w:rPr>
          <w:rFonts w:hint="eastAsia"/>
        </w:rPr>
        <w:t>←</w:t>
      </w:r>
      <w:r w:rsidRPr="00852B2A">
        <w:t xml:space="preserve"> EMINJ_QINJST_MN(0(mg/st)) ≦ eqinjstdn[1] ≦ </w:t>
      </w:r>
    </w:p>
    <w:p w14:paraId="0AA32B7D" w14:textId="6BBA5612" w:rsidR="00B01DC7" w:rsidRPr="00852B2A" w:rsidRDefault="00B01DC7" w:rsidP="00B52DC2">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26"/>
      <w:r w:rsidR="00032A37" w:rsidRPr="00852B2A">
        <w:rPr>
          <w:color w:val="000000"/>
          <w:szCs w:val="21"/>
        </w:rPr>
        <w:t xml:space="preserve"> </w:t>
      </w:r>
      <w:commentRangeEnd w:id="1426"/>
      <w:r w:rsidR="00032A37" w:rsidRPr="00852B2A">
        <w:rPr>
          <w:rStyle w:val="a8"/>
        </w:rPr>
        <w:commentReference w:id="1426"/>
      </w:r>
    </w:p>
    <w:p w14:paraId="274BC9D7" w14:textId="249BDE12" w:rsidR="00B52DC2" w:rsidRPr="00852B2A" w:rsidRDefault="00B52DC2" w:rsidP="00B52DC2">
      <w:r w:rsidRPr="00852B2A">
        <w:t xml:space="preserve">         eqinjstdn[2] </w:t>
      </w:r>
      <w:r w:rsidRPr="00852B2A">
        <w:rPr>
          <w:rFonts w:hint="eastAsia"/>
        </w:rPr>
        <w:t>←</w:t>
      </w:r>
      <w:r w:rsidRPr="00852B2A">
        <w:t xml:space="preserve"> EMINJ_QINJST_MN(0(mg/st)) ≦ eqinjstdn[2] ≦ </w:t>
      </w:r>
    </w:p>
    <w:p w14:paraId="4B2B4994" w14:textId="6BC800BA" w:rsidR="00B01DC7" w:rsidRPr="00852B2A" w:rsidRDefault="00B01DC7" w:rsidP="00B52DC2">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27"/>
      <w:r w:rsidR="00032A37" w:rsidRPr="00852B2A">
        <w:rPr>
          <w:color w:val="000000"/>
          <w:szCs w:val="21"/>
        </w:rPr>
        <w:t xml:space="preserve"> </w:t>
      </w:r>
      <w:commentRangeEnd w:id="1427"/>
      <w:r w:rsidR="00032A37" w:rsidRPr="00852B2A">
        <w:rPr>
          <w:rStyle w:val="a8"/>
        </w:rPr>
        <w:commentReference w:id="1427"/>
      </w:r>
    </w:p>
    <w:p w14:paraId="6FF653D8" w14:textId="49EAAE3D" w:rsidR="00B52DC2" w:rsidRPr="00852B2A" w:rsidRDefault="00B52DC2" w:rsidP="00B52DC2">
      <w:r w:rsidRPr="00852B2A">
        <w:t xml:space="preserve">         eqinjstdn[3] </w:t>
      </w:r>
      <w:r w:rsidRPr="00852B2A">
        <w:rPr>
          <w:rFonts w:hint="eastAsia"/>
        </w:rPr>
        <w:t>←</w:t>
      </w:r>
      <w:r w:rsidRPr="00852B2A">
        <w:t xml:space="preserve"> EMINJ_QINJST_MN(0(mg/st)) ≦ eqinjstdn[3] ≦ </w:t>
      </w:r>
    </w:p>
    <w:p w14:paraId="5344290A" w14:textId="75FA81B4" w:rsidR="00B52DC2" w:rsidRPr="00852B2A" w:rsidRDefault="00B01DC7" w:rsidP="00B01DC7">
      <w:r w:rsidRPr="00852B2A">
        <w:rPr>
          <w:rFonts w:hint="eastAsia"/>
        </w:rPr>
        <w:t xml:space="preserve"> </w:t>
      </w:r>
      <w:r w:rsidRPr="00852B2A">
        <w:t xml:space="preserve">                                                                 EMINJ_QINJST_MX(2800(mg/st))</w:t>
      </w:r>
      <w:r w:rsidR="00032A37" w:rsidRPr="00852B2A">
        <w:rPr>
          <w:rFonts w:hint="eastAsia"/>
          <w:color w:val="000000"/>
          <w:szCs w:val="21"/>
        </w:rPr>
        <w:t xml:space="preserve"> </w:t>
      </w:r>
      <w:commentRangeStart w:id="1428"/>
      <w:r w:rsidR="00032A37" w:rsidRPr="00852B2A">
        <w:rPr>
          <w:color w:val="000000"/>
          <w:szCs w:val="21"/>
        </w:rPr>
        <w:t xml:space="preserve"> </w:t>
      </w:r>
      <w:commentRangeEnd w:id="1428"/>
      <w:r w:rsidR="00032A37" w:rsidRPr="00852B2A">
        <w:rPr>
          <w:rStyle w:val="a8"/>
        </w:rPr>
        <w:commentReference w:id="1428"/>
      </w:r>
    </w:p>
    <w:p w14:paraId="476154C0" w14:textId="77777777" w:rsidR="000F0458" w:rsidRPr="00852B2A" w:rsidRDefault="000F0458" w:rsidP="000F0458">
      <w:r w:rsidRPr="00852B2A">
        <w:t xml:space="preserve">         eqinjstdn[4] </w:t>
      </w:r>
      <w:r w:rsidRPr="00852B2A">
        <w:rPr>
          <w:rFonts w:hint="eastAsia"/>
        </w:rPr>
        <w:t>←</w:t>
      </w:r>
      <w:r w:rsidRPr="00852B2A">
        <w:t xml:space="preserve"> EMINJ_QINJST_MN(0(mg/st)) ≦ eqinjstdn[4] ≦ </w:t>
      </w:r>
    </w:p>
    <w:p w14:paraId="7BFD1533" w14:textId="77777777" w:rsidR="000F0458" w:rsidRPr="00852B2A" w:rsidRDefault="000F0458" w:rsidP="000F0458">
      <w:r w:rsidRPr="00852B2A">
        <w:rPr>
          <w:rFonts w:hint="eastAsia"/>
        </w:rPr>
        <w:t xml:space="preserve"> </w:t>
      </w:r>
      <w:r w:rsidRPr="00852B2A">
        <w:t xml:space="preserve">                                                                 EMINJ_QINJST_MX(2800(mg/st))</w:t>
      </w:r>
    </w:p>
    <w:p w14:paraId="3723425C" w14:textId="77777777" w:rsidR="000F0458" w:rsidRPr="00852B2A" w:rsidRDefault="000F0458" w:rsidP="000F0458">
      <w:r w:rsidRPr="00852B2A">
        <w:t xml:space="preserve">         eqinjstdn[5] </w:t>
      </w:r>
      <w:r w:rsidRPr="00852B2A">
        <w:rPr>
          <w:rFonts w:hint="eastAsia"/>
        </w:rPr>
        <w:t>←</w:t>
      </w:r>
      <w:r w:rsidRPr="00852B2A">
        <w:t xml:space="preserve"> EMINJ_QINJST_MN(0(mg/st)) ≦ eqinjstdn[5] ≦ </w:t>
      </w:r>
    </w:p>
    <w:p w14:paraId="5EB58E93" w14:textId="77777777" w:rsidR="000F0458" w:rsidRPr="00852B2A" w:rsidRDefault="000F0458" w:rsidP="000F0458">
      <w:r w:rsidRPr="00852B2A">
        <w:rPr>
          <w:rFonts w:hint="eastAsia"/>
        </w:rPr>
        <w:t xml:space="preserve"> </w:t>
      </w:r>
      <w:r w:rsidRPr="00852B2A">
        <w:t xml:space="preserve">                                                                 EMINJ_QINJST_MX(2800(mg/st))</w:t>
      </w:r>
    </w:p>
    <w:p w14:paraId="51FE9610" w14:textId="77777777" w:rsidR="00C94D20" w:rsidRPr="00852B2A" w:rsidRDefault="00C94D20" w:rsidP="003F3DC8"/>
    <w:p w14:paraId="759320D8" w14:textId="79DC40F0" w:rsidR="00795370" w:rsidRPr="00852B2A" w:rsidRDefault="00795370" w:rsidP="00DE4147">
      <w:bookmarkStart w:id="1429" w:name="OLE_LINK357"/>
      <w:bookmarkStart w:id="1430" w:name="OLE_LINK172"/>
      <w:r w:rsidRPr="00852B2A">
        <w:rPr>
          <w:rFonts w:hint="eastAsia"/>
        </w:rPr>
        <w:t>３．</w:t>
      </w:r>
      <w:r w:rsidRPr="00852B2A">
        <w:t>ekrichx（</w:t>
      </w:r>
      <w:r w:rsidRPr="00852B2A">
        <w:rPr>
          <w:rFonts w:hint="eastAsia"/>
        </w:rPr>
        <w:t>噴射量補正係数</w:t>
      </w:r>
      <w:r w:rsidRPr="00852B2A">
        <w:t>）</w:t>
      </w:r>
      <w:r w:rsidRPr="00852B2A">
        <w:rPr>
          <w:rFonts w:hint="eastAsia"/>
        </w:rPr>
        <w:t>の算出（</w:t>
      </w:r>
      <w:r w:rsidRPr="00852B2A">
        <w:t>8ms</w:t>
      </w:r>
      <w:r w:rsidRPr="00852B2A">
        <w:rPr>
          <w:rFonts w:hint="eastAsia"/>
        </w:rPr>
        <w:t>中</w:t>
      </w:r>
      <w:r w:rsidRPr="00852B2A">
        <w:t>）</w:t>
      </w:r>
    </w:p>
    <w:p w14:paraId="285FE4F9" w14:textId="77777777" w:rsidR="00795370" w:rsidRPr="00852B2A" w:rsidRDefault="00795370" w:rsidP="004D4C8A">
      <w:pPr>
        <w:ind w:rightChars="-72" w:right="-144"/>
      </w:pPr>
      <w:bookmarkStart w:id="1431" w:name="OLE_LINK350"/>
      <w:bookmarkStart w:id="1432" w:name="OLE_LINK351"/>
      <w:r w:rsidRPr="00852B2A">
        <w:t xml:space="preserve">    </w:t>
      </w:r>
      <w:r w:rsidRPr="00852B2A">
        <w:rPr>
          <w:rFonts w:hint="eastAsia"/>
        </w:rPr>
        <w:t>※</w:t>
      </w:r>
      <w:r w:rsidRPr="00852B2A">
        <w:t xml:space="preserve"> </w:t>
      </w:r>
      <w:r w:rsidRPr="00852B2A">
        <w:rPr>
          <w:rFonts w:hint="eastAsia"/>
        </w:rPr>
        <w:t>新たに</w:t>
      </w:r>
      <w:r w:rsidRPr="00852B2A">
        <w:t>emkrichb_ekrichxbcrt</w:t>
      </w:r>
      <w:r w:rsidRPr="00852B2A">
        <w:rPr>
          <w:rFonts w:hint="eastAsia"/>
        </w:rPr>
        <w:t>より優先度の高い増量要求を追加する場合、追加する増量要求が</w:t>
      </w:r>
    </w:p>
    <w:p w14:paraId="01DFEA85" w14:textId="77777777" w:rsidR="00795370" w:rsidRPr="00852B2A" w:rsidRDefault="00795370" w:rsidP="004D4C8A">
      <w:pPr>
        <w:ind w:rightChars="-72" w:right="-144" w:firstLineChars="350" w:firstLine="700"/>
      </w:pPr>
      <w:r w:rsidRPr="00852B2A">
        <w:rPr>
          <w:rFonts w:hint="eastAsia"/>
        </w:rPr>
        <w:t>部分気筒ＦＣ中</w:t>
      </w:r>
      <w:r w:rsidRPr="00852B2A">
        <w:t>に</w:t>
      </w:r>
      <w:r w:rsidRPr="00852B2A">
        <w:rPr>
          <w:rFonts w:hint="eastAsia"/>
        </w:rPr>
        <w:t>出ても触媒ＯＴ</w:t>
      </w:r>
      <w:r w:rsidRPr="00852B2A">
        <w:t xml:space="preserve">する懸念がないか検討すること。 </w:t>
      </w:r>
      <w:commentRangeStart w:id="1433"/>
      <w:r w:rsidRPr="00852B2A">
        <w:t xml:space="preserve"> </w:t>
      </w:r>
      <w:commentRangeEnd w:id="1433"/>
      <w:r w:rsidRPr="00852B2A">
        <w:rPr>
          <w:rStyle w:val="a8"/>
          <w:color w:val="auto"/>
        </w:rPr>
        <w:commentReference w:id="1433"/>
      </w:r>
    </w:p>
    <w:p w14:paraId="06349D6D" w14:textId="77777777" w:rsidR="00795370" w:rsidRPr="00852B2A" w:rsidRDefault="00795370" w:rsidP="00DE4147">
      <w:r w:rsidRPr="00852B2A">
        <w:t xml:space="preserve">    (1)触媒急速暖機制御噴射選択</w:t>
      </w:r>
      <w:bookmarkEnd w:id="1431"/>
      <w:bookmarkEnd w:id="1432"/>
      <w:r w:rsidRPr="00852B2A">
        <w:rPr>
          <w:rFonts w:hint="eastAsia"/>
        </w:rPr>
        <w:t>時（</w:t>
      </w:r>
      <w:r w:rsidRPr="00852B2A">
        <w:t xml:space="preserve">einjmedislid </w:t>
      </w:r>
      <w:r w:rsidRPr="00852B2A">
        <w:rPr>
          <w:rFonts w:hint="eastAsia"/>
        </w:rPr>
        <w:t>＝</w:t>
      </w:r>
      <w:r w:rsidRPr="00852B2A">
        <w:t xml:space="preserve"> </w:t>
      </w:r>
      <w:r w:rsidRPr="00852B2A">
        <w:rPr>
          <w:color w:val="000000"/>
        </w:rPr>
        <w:t>EMINJ_SJC_ID(20)</w:t>
      </w:r>
      <w:r w:rsidRPr="00852B2A">
        <w:rPr>
          <w:rFonts w:hint="eastAsia"/>
        </w:rPr>
        <w:t>）</w:t>
      </w:r>
      <w:r w:rsidRPr="00852B2A">
        <w:rPr>
          <w:rFonts w:hint="eastAsia"/>
          <w:color w:val="000000"/>
          <w:szCs w:val="21"/>
        </w:rPr>
        <w:t>【ﾃﾞｭｱﾙ</w:t>
      </w:r>
      <w:r w:rsidRPr="00852B2A">
        <w:rPr>
          <w:color w:val="000000"/>
          <w:szCs w:val="21"/>
        </w:rPr>
        <w:t>INJ】OR【D-4】</w:t>
      </w:r>
      <w:r w:rsidRPr="00852B2A">
        <w:rPr>
          <w:rFonts w:hint="eastAsia"/>
          <w:color w:val="000000"/>
          <w:szCs w:val="21"/>
        </w:rPr>
        <w:t xml:space="preserve"> </w:t>
      </w:r>
      <w:commentRangeStart w:id="1434"/>
      <w:r w:rsidRPr="00852B2A">
        <w:rPr>
          <w:rFonts w:hint="eastAsia"/>
          <w:color w:val="000000"/>
          <w:szCs w:val="21"/>
        </w:rPr>
        <w:t xml:space="preserve"> </w:t>
      </w:r>
      <w:commentRangeEnd w:id="1434"/>
      <w:r w:rsidRPr="00852B2A">
        <w:rPr>
          <w:rStyle w:val="a8"/>
        </w:rPr>
        <w:commentReference w:id="1434"/>
      </w:r>
    </w:p>
    <w:p w14:paraId="2B881F6A" w14:textId="77777777" w:rsidR="00795370" w:rsidRPr="00852B2A" w:rsidRDefault="00795370" w:rsidP="00DE4147">
      <w:pPr>
        <w:rPr>
          <w:color w:val="000000"/>
        </w:rPr>
      </w:pPr>
      <w:r w:rsidRPr="00852B2A">
        <w:t xml:space="preserve">         ekrichx</w:t>
      </w:r>
      <w:r w:rsidRPr="00852B2A">
        <w:rPr>
          <w:color w:val="000000"/>
        </w:rPr>
        <w:t xml:space="preserve"> ← esjc_efsjc</w:t>
      </w:r>
    </w:p>
    <w:p w14:paraId="2029F48D" w14:textId="0C01E57E" w:rsidR="00795370" w:rsidRPr="00852B2A" w:rsidRDefault="00795370" w:rsidP="008C7503">
      <w:pPr>
        <w:ind w:rightChars="-214" w:right="-428"/>
      </w:pPr>
      <w:r w:rsidRPr="00852B2A">
        <w:t xml:space="preserve">    (2)成層始動制御時噴射選択時（einjmedislid </w:t>
      </w:r>
      <w:r w:rsidRPr="00852B2A">
        <w:rPr>
          <w:rFonts w:hint="eastAsia"/>
        </w:rPr>
        <w:t>＝</w:t>
      </w:r>
      <w:r w:rsidRPr="00852B2A">
        <w:t xml:space="preserve"> </w:t>
      </w:r>
      <w:r w:rsidRPr="00852B2A">
        <w:rPr>
          <w:color w:val="000000"/>
        </w:rPr>
        <w:t>EMINJ_STRATIST_ID(</w:t>
      </w:r>
      <w:ins w:id="1435" w:author="16a" w:date="2025-10-08T16:14:00Z">
        <w:r w:rsidR="00A80CBD" w:rsidRPr="00A80CBD">
          <w:rPr>
            <w:rFonts w:hint="eastAsia"/>
            <w:color w:val="000000"/>
            <w:shd w:val="clear" w:color="auto" w:fill="00FF00"/>
          </w:rPr>
          <w:t>40</w:t>
        </w:r>
      </w:ins>
      <w:del w:id="1436" w:author="16a" w:date="2025-10-08T16:14:00Z">
        <w:r w:rsidRPr="00A80CBD" w:rsidDel="00A80CBD">
          <w:rPr>
            <w:color w:val="000000"/>
            <w:shd w:val="clear" w:color="auto" w:fill="00FF00"/>
          </w:rPr>
          <w:delText>42</w:delText>
        </w:r>
      </w:del>
      <w:r w:rsidRPr="00852B2A">
        <w:rPr>
          <w:color w:val="000000"/>
        </w:rPr>
        <w:t>)</w:t>
      </w:r>
      <w:r w:rsidRPr="00852B2A">
        <w:rPr>
          <w:rFonts w:hint="eastAsia"/>
        </w:rPr>
        <w:t>）</w:t>
      </w:r>
      <w:r w:rsidRPr="00852B2A">
        <w:rPr>
          <w:rFonts w:hint="eastAsia"/>
          <w:color w:val="000000"/>
          <w:szCs w:val="21"/>
        </w:rPr>
        <w:t>【ﾃﾞｭｱﾙ</w:t>
      </w:r>
      <w:r w:rsidRPr="00852B2A">
        <w:rPr>
          <w:color w:val="000000"/>
          <w:szCs w:val="21"/>
        </w:rPr>
        <w:t>INJ】OR【D-4】</w:t>
      </w:r>
      <w:r w:rsidRPr="00852B2A">
        <w:rPr>
          <w:rFonts w:hint="eastAsia"/>
          <w:color w:val="000000"/>
          <w:szCs w:val="21"/>
        </w:rPr>
        <w:t xml:space="preserve"> </w:t>
      </w:r>
      <w:commentRangeStart w:id="1437"/>
      <w:r w:rsidRPr="00852B2A">
        <w:rPr>
          <w:rFonts w:hint="eastAsia"/>
          <w:color w:val="000000"/>
          <w:szCs w:val="21"/>
        </w:rPr>
        <w:t xml:space="preserve"> </w:t>
      </w:r>
      <w:commentRangeEnd w:id="1437"/>
      <w:r w:rsidRPr="00852B2A">
        <w:rPr>
          <w:rStyle w:val="a8"/>
        </w:rPr>
        <w:commentReference w:id="1437"/>
      </w:r>
    </w:p>
    <w:p w14:paraId="049781A8" w14:textId="77777777" w:rsidR="00795370" w:rsidRPr="00852B2A" w:rsidRDefault="00795370" w:rsidP="00DE4147">
      <w:pPr>
        <w:rPr>
          <w:color w:val="000000"/>
        </w:rPr>
      </w:pPr>
      <w:r w:rsidRPr="00852B2A">
        <w:t xml:space="preserve"> </w:t>
      </w:r>
      <w:bookmarkStart w:id="1438" w:name="OLE_LINK175"/>
      <w:bookmarkStart w:id="1439" w:name="OLE_LINK179"/>
      <w:r w:rsidRPr="00852B2A">
        <w:t xml:space="preserve">        ekrichx</w:t>
      </w:r>
      <w:r w:rsidRPr="00852B2A">
        <w:rPr>
          <w:color w:val="000000"/>
        </w:rPr>
        <w:t xml:space="preserve"> ← estratist_efstrt</w:t>
      </w:r>
      <w:bookmarkEnd w:id="1438"/>
      <w:bookmarkEnd w:id="1439"/>
    </w:p>
    <w:p w14:paraId="4355BD3F" w14:textId="77777777" w:rsidR="00795370" w:rsidRPr="00852B2A" w:rsidRDefault="00795370" w:rsidP="00DE4147">
      <w:pPr>
        <w:rPr>
          <w:color w:val="000000"/>
        </w:rPr>
      </w:pPr>
      <w:r w:rsidRPr="00852B2A">
        <w:t xml:space="preserve">    (3)上記条件不成立時 </w:t>
      </w:r>
      <w:commentRangeStart w:id="1440"/>
      <w:r w:rsidRPr="00852B2A">
        <w:t xml:space="preserve"> </w:t>
      </w:r>
      <w:commentRangeEnd w:id="1440"/>
      <w:r w:rsidRPr="00852B2A">
        <w:rPr>
          <w:rStyle w:val="a8"/>
        </w:rPr>
        <w:commentReference w:id="1440"/>
      </w:r>
    </w:p>
    <w:p w14:paraId="4B49E65A" w14:textId="77777777" w:rsidR="00795370" w:rsidRPr="00852B2A" w:rsidRDefault="00795370" w:rsidP="00042A96">
      <w:pPr>
        <w:rPr>
          <w:color w:val="000000"/>
        </w:rPr>
      </w:pPr>
      <w:bookmarkStart w:id="1441" w:name="OLE_LINK247"/>
      <w:bookmarkStart w:id="1442" w:name="OLE_LINK248"/>
      <w:r w:rsidRPr="00852B2A">
        <w:t xml:space="preserve">         </w:t>
      </w:r>
      <w:bookmarkEnd w:id="1441"/>
      <w:bookmarkEnd w:id="1442"/>
      <w:r w:rsidRPr="00852B2A">
        <w:t>ekrichx</w:t>
      </w:r>
      <w:r w:rsidRPr="00852B2A">
        <w:rPr>
          <w:color w:val="000000"/>
        </w:rPr>
        <w:t xml:space="preserve"> ← emkrichb_ekrichxbcrt[0]【ｼﾝｸﾞﾙｾﾝｻ】 </w:t>
      </w:r>
      <w:commentRangeStart w:id="1443"/>
      <w:r w:rsidRPr="00852B2A">
        <w:rPr>
          <w:color w:val="000000"/>
        </w:rPr>
        <w:t xml:space="preserve"> </w:t>
      </w:r>
      <w:commentRangeEnd w:id="1443"/>
      <w:r w:rsidRPr="00852B2A">
        <w:rPr>
          <w:rStyle w:val="a8"/>
        </w:rPr>
        <w:commentReference w:id="1443"/>
      </w:r>
    </w:p>
    <w:p w14:paraId="6D16DF5D" w14:textId="77777777" w:rsidR="00795370" w:rsidRPr="00852B2A" w:rsidRDefault="00795370" w:rsidP="00042A96">
      <w:pPr>
        <w:rPr>
          <w:color w:val="000000"/>
        </w:rPr>
      </w:pPr>
      <w:r w:rsidRPr="00852B2A">
        <w:t xml:space="preserve">         </w:t>
      </w:r>
      <w:r w:rsidRPr="00852B2A">
        <w:rPr>
          <w:color w:val="000000"/>
        </w:rPr>
        <w:t>ekrichx ← 最大値{ emkrichb_ekrichxbcrt[0]</w:t>
      </w:r>
      <w:r w:rsidRPr="00852B2A">
        <w:rPr>
          <w:rFonts w:hint="eastAsia"/>
          <w:color w:val="000000"/>
        </w:rPr>
        <w:t>、</w:t>
      </w:r>
      <w:r w:rsidRPr="00852B2A">
        <w:rPr>
          <w:color w:val="000000"/>
        </w:rPr>
        <w:t>emkrichb_ekrichxbcrt[1] }【ﾂｲﾝｾﾝｻ】</w:t>
      </w:r>
    </w:p>
    <w:bookmarkEnd w:id="1429"/>
    <w:bookmarkEnd w:id="1430"/>
    <w:p w14:paraId="7D0A89EF" w14:textId="36D8C5E9" w:rsidR="00433A76" w:rsidRPr="00852B2A" w:rsidDel="00744FFE" w:rsidRDefault="00433A76" w:rsidP="00AC18B1">
      <w:pPr>
        <w:rPr>
          <w:del w:id="1444" w:author="16a" w:date="2025-10-20T21:31:00Z"/>
        </w:rPr>
      </w:pPr>
    </w:p>
    <w:p w14:paraId="44150AB7" w14:textId="33152945" w:rsidR="006A7E31" w:rsidRPr="00852B2A" w:rsidDel="00744FFE" w:rsidRDefault="006A7E31" w:rsidP="007F5317">
      <w:pPr>
        <w:rPr>
          <w:del w:id="1445" w:author="16a" w:date="2025-10-20T21:31:00Z"/>
          <w:color w:val="000000"/>
          <w:szCs w:val="21"/>
        </w:rPr>
      </w:pPr>
      <w:bookmarkStart w:id="1446" w:name="OLE_LINK376"/>
    </w:p>
    <w:p w14:paraId="3D78FDFD" w14:textId="77777777" w:rsidR="006A7E31" w:rsidRPr="00852B2A" w:rsidRDefault="006A7E31" w:rsidP="007F5317">
      <w:pPr>
        <w:rPr>
          <w:color w:val="000000"/>
          <w:szCs w:val="21"/>
        </w:rPr>
      </w:pPr>
    </w:p>
    <w:p w14:paraId="7D5BA45E" w14:textId="73A5DF6B" w:rsidR="007F5317" w:rsidRPr="00852B2A" w:rsidRDefault="00795370" w:rsidP="007F5317">
      <w:pPr>
        <w:rPr>
          <w:color w:val="000000"/>
          <w:szCs w:val="21"/>
        </w:rPr>
      </w:pPr>
      <w:r w:rsidRPr="00852B2A">
        <w:rPr>
          <w:rFonts w:hint="eastAsia"/>
          <w:color w:val="000000"/>
          <w:szCs w:val="21"/>
        </w:rPr>
        <w:t>４．</w:t>
      </w:r>
      <w:r w:rsidRPr="00852B2A">
        <w:rPr>
          <w:noProof/>
          <w:szCs w:val="21"/>
        </w:rPr>
        <w:t>ekrchref</w:t>
      </w:r>
      <w:r w:rsidRPr="00852B2A">
        <w:rPr>
          <w:szCs w:val="21"/>
        </w:rPr>
        <w:t>[</w:t>
      </w:r>
      <w:r w:rsidRPr="00852B2A">
        <w:t>NOX</w:t>
      </w:r>
      <w:r w:rsidRPr="00852B2A">
        <w:rPr>
          <w:szCs w:val="21"/>
        </w:rPr>
        <w:t>]</w:t>
      </w:r>
      <w:r w:rsidRPr="00852B2A">
        <w:rPr>
          <w:rFonts w:hint="eastAsia"/>
          <w:color w:val="000000"/>
          <w:szCs w:val="21"/>
        </w:rPr>
        <w:t>（</w:t>
      </w:r>
      <w:r w:rsidRPr="00852B2A">
        <w:rPr>
          <w:rFonts w:hint="eastAsia"/>
        </w:rPr>
        <w:t>噴射量補正係数）の算出</w:t>
      </w:r>
      <w:bookmarkEnd w:id="1446"/>
      <w:r w:rsidR="007F5317" w:rsidRPr="00852B2A">
        <w:rPr>
          <w:rFonts w:hint="eastAsia"/>
        </w:rPr>
        <w:t>（</w:t>
      </w:r>
      <w:r w:rsidR="007F5317" w:rsidRPr="00852B2A">
        <w:t>8ms</w:t>
      </w:r>
      <w:r w:rsidR="007F5317" w:rsidRPr="00852B2A">
        <w:rPr>
          <w:rFonts w:hint="eastAsia"/>
        </w:rPr>
        <w:t>中</w:t>
      </w:r>
      <w:r w:rsidR="007F5317" w:rsidRPr="00852B2A">
        <w:t>）</w:t>
      </w:r>
    </w:p>
    <w:p w14:paraId="3FBDA734" w14:textId="5181C735" w:rsidR="00977030" w:rsidRPr="00852B2A" w:rsidRDefault="00977030" w:rsidP="007F5317">
      <w:pPr>
        <w:rPr>
          <w:szCs w:val="21"/>
        </w:rPr>
      </w:pPr>
      <w:r w:rsidRPr="00852B2A">
        <w:rPr>
          <w:szCs w:val="21"/>
        </w:rPr>
        <w:t xml:space="preserve">    </w:t>
      </w:r>
      <w:r w:rsidRPr="00852B2A">
        <w:rPr>
          <w:rFonts w:hint="eastAsia"/>
        </w:rPr>
        <w:t>※本処理は、</w:t>
      </w:r>
      <w:r w:rsidR="00795370" w:rsidRPr="00852B2A">
        <w:rPr>
          <w:rFonts w:hint="eastAsia"/>
        </w:rPr>
        <w:t>５</w:t>
      </w:r>
      <w:r w:rsidRPr="00852B2A">
        <w:rPr>
          <w:rFonts w:hint="eastAsia"/>
        </w:rPr>
        <w:t>．</w:t>
      </w:r>
      <w:r w:rsidR="002A2715" w:rsidRPr="00852B2A">
        <w:rPr>
          <w:rFonts w:hint="eastAsia"/>
          <w:color w:val="000000"/>
          <w:szCs w:val="21"/>
        </w:rPr>
        <w:t>増量補正係数算出事前処理</w:t>
      </w:r>
      <w:r w:rsidRPr="00852B2A">
        <w:rPr>
          <w:rFonts w:hint="eastAsia"/>
        </w:rPr>
        <w:t>実施後に行うこと</w:t>
      </w:r>
    </w:p>
    <w:p w14:paraId="69C455DF" w14:textId="77777777" w:rsidR="007F5317" w:rsidRPr="00852B2A" w:rsidRDefault="007F5317" w:rsidP="007F5317">
      <w:pPr>
        <w:rPr>
          <w:szCs w:val="21"/>
        </w:rPr>
      </w:pPr>
      <w:r w:rsidRPr="00852B2A">
        <w:rPr>
          <w:szCs w:val="21"/>
        </w:rPr>
        <w:t xml:space="preserve">    emkrichb_ekrichxb_get()</w:t>
      </w:r>
      <w:r w:rsidRPr="00852B2A">
        <w:rPr>
          <w:rFonts w:hint="eastAsia"/>
          <w:szCs w:val="21"/>
        </w:rPr>
        <w:t>コール</w:t>
      </w:r>
    </w:p>
    <w:p w14:paraId="2C1F4001" w14:textId="77777777" w:rsidR="007F5317" w:rsidRPr="00852B2A" w:rsidRDefault="007F5317" w:rsidP="007F5317">
      <w:pPr>
        <w:rPr>
          <w:color w:val="000000"/>
          <w:szCs w:val="21"/>
        </w:rPr>
      </w:pPr>
      <w:r w:rsidRPr="00852B2A">
        <w:rPr>
          <w:szCs w:val="21"/>
        </w:rPr>
        <w:t xml:space="preserve">    </w:t>
      </w:r>
      <w:bookmarkStart w:id="1447" w:name="OLE_LINK373"/>
      <w:r w:rsidRPr="00852B2A">
        <w:rPr>
          <w:noProof/>
          <w:szCs w:val="21"/>
        </w:rPr>
        <w:t>ekrchref</w:t>
      </w:r>
      <w:r w:rsidRPr="00852B2A">
        <w:rPr>
          <w:szCs w:val="21"/>
        </w:rPr>
        <w:t>[t_mox]</w:t>
      </w:r>
      <w:bookmarkEnd w:id="1447"/>
      <w:r w:rsidRPr="00852B2A">
        <w:rPr>
          <w:color w:val="000000"/>
          <w:szCs w:val="21"/>
        </w:rPr>
        <w:t xml:space="preserve"> ← emkrichb_ekrichxbcrt[</w:t>
      </w:r>
      <w:r w:rsidRPr="00852B2A">
        <w:rPr>
          <w:szCs w:val="21"/>
        </w:rPr>
        <w:t>t_mox</w:t>
      </w:r>
      <w:r w:rsidRPr="00852B2A">
        <w:rPr>
          <w:color w:val="000000"/>
          <w:szCs w:val="21"/>
        </w:rPr>
        <w:t>]（センサ数繰り返し）</w:t>
      </w:r>
    </w:p>
    <w:p w14:paraId="45E720BB" w14:textId="77777777" w:rsidR="007F5317" w:rsidRPr="00852B2A" w:rsidRDefault="007F5317" w:rsidP="007F5317"/>
    <w:p w14:paraId="198D69C7" w14:textId="66020917" w:rsidR="002A2715" w:rsidRPr="00852B2A" w:rsidRDefault="002A2715" w:rsidP="002A2715">
      <w:pPr>
        <w:rPr>
          <w:color w:val="000000"/>
          <w:szCs w:val="21"/>
        </w:rPr>
      </w:pPr>
      <w:r w:rsidRPr="00852B2A">
        <w:rPr>
          <w:rFonts w:hint="eastAsia"/>
          <w:color w:val="000000"/>
          <w:szCs w:val="21"/>
        </w:rPr>
        <w:t>５．増量補正係数算出事前処理</w:t>
      </w:r>
      <w:r w:rsidRPr="00852B2A">
        <w:rPr>
          <w:rFonts w:hint="eastAsia"/>
        </w:rPr>
        <w:t>（</w:t>
      </w:r>
      <w:r w:rsidRPr="00852B2A">
        <w:t>8ms</w:t>
      </w:r>
      <w:r w:rsidRPr="00852B2A">
        <w:rPr>
          <w:rFonts w:hint="eastAsia"/>
        </w:rPr>
        <w:t>中</w:t>
      </w:r>
      <w:r w:rsidRPr="00852B2A">
        <w:t>）</w:t>
      </w:r>
    </w:p>
    <w:p w14:paraId="4EDF92E1" w14:textId="538CDAF4" w:rsidR="007F5317" w:rsidRPr="00852B2A" w:rsidRDefault="00795370" w:rsidP="007F5317">
      <w:pPr>
        <w:rPr>
          <w:color w:val="000000"/>
          <w:szCs w:val="21"/>
        </w:rPr>
      </w:pPr>
      <w:r w:rsidRPr="00852B2A">
        <w:rPr>
          <w:rFonts w:hint="eastAsia"/>
          <w:color w:val="000000"/>
          <w:szCs w:val="21"/>
        </w:rPr>
        <w:t>５</w:t>
      </w:r>
      <w:r w:rsidR="002A2715" w:rsidRPr="00852B2A">
        <w:rPr>
          <w:rFonts w:hint="eastAsia"/>
          <w:color w:val="000000"/>
          <w:szCs w:val="21"/>
        </w:rPr>
        <w:t>―１</w:t>
      </w:r>
      <w:r w:rsidR="007F5317" w:rsidRPr="00852B2A">
        <w:rPr>
          <w:rFonts w:hint="eastAsia"/>
          <w:color w:val="000000"/>
          <w:szCs w:val="21"/>
        </w:rPr>
        <w:t>．</w:t>
      </w:r>
      <w:r w:rsidR="007F5317" w:rsidRPr="00852B2A">
        <w:rPr>
          <w:color w:val="000000"/>
          <w:szCs w:val="21"/>
        </w:rPr>
        <w:t>einjmodfix</w:t>
      </w:r>
      <w:r w:rsidR="007F5317" w:rsidRPr="00852B2A">
        <w:rPr>
          <w:rFonts w:hint="eastAsia"/>
          <w:color w:val="000000"/>
          <w:szCs w:val="21"/>
        </w:rPr>
        <w:t>（現在確定噴射モード）</w:t>
      </w:r>
      <w:r w:rsidR="00644D07" w:rsidRPr="00852B2A">
        <w:rPr>
          <w:rFonts w:hint="eastAsia"/>
        </w:rPr>
        <w:t>、</w:t>
      </w:r>
      <w:r w:rsidR="00A953C9" w:rsidRPr="00852B2A">
        <w:t>ekpfix（</w:t>
      </w:r>
      <w:r w:rsidR="00A953C9" w:rsidRPr="00852B2A">
        <w:rPr>
          <w:rFonts w:hint="eastAsia"/>
        </w:rPr>
        <w:t>ポート噴射量算出係数）</w:t>
      </w:r>
      <w:r w:rsidR="00644D07" w:rsidRPr="00852B2A">
        <w:rPr>
          <w:rFonts w:hint="eastAsia"/>
          <w:color w:val="000000"/>
          <w:szCs w:val="21"/>
        </w:rPr>
        <w:t>の算出</w:t>
      </w:r>
    </w:p>
    <w:p w14:paraId="72129F9F" w14:textId="77777777" w:rsidR="007F5317" w:rsidRPr="00852B2A" w:rsidRDefault="007F5317" w:rsidP="007F5317">
      <w:pPr>
        <w:rPr>
          <w:color w:val="000000"/>
          <w:szCs w:val="21"/>
        </w:rPr>
      </w:pPr>
      <w:bookmarkStart w:id="1448" w:name="OLE_LINK367"/>
      <w:r w:rsidRPr="00852B2A">
        <w:rPr>
          <w:szCs w:val="21"/>
        </w:rPr>
        <w:t xml:space="preserve">    </w:t>
      </w:r>
      <w:bookmarkStart w:id="1449" w:name="OLE_LINK365"/>
      <w:r w:rsidRPr="00852B2A">
        <w:rPr>
          <w:color w:val="000000"/>
          <w:szCs w:val="21"/>
        </w:rPr>
        <w:t>einjmodfix</w:t>
      </w:r>
      <w:bookmarkEnd w:id="1449"/>
      <w:r w:rsidRPr="00852B2A">
        <w:rPr>
          <w:color w:val="000000"/>
          <w:szCs w:val="21"/>
        </w:rPr>
        <w:t xml:space="preserve"> ← einjmod</w:t>
      </w:r>
    </w:p>
    <w:bookmarkEnd w:id="1448"/>
    <w:p w14:paraId="4F828774" w14:textId="5284A5CD" w:rsidR="00644D07" w:rsidRPr="00852B2A" w:rsidRDefault="00644D07" w:rsidP="00644D07">
      <w:pPr>
        <w:rPr>
          <w:color w:val="000000"/>
          <w:szCs w:val="21"/>
        </w:rPr>
      </w:pPr>
      <w:r w:rsidRPr="00852B2A">
        <w:rPr>
          <w:szCs w:val="21"/>
        </w:rPr>
        <w:t xml:space="preserve">    </w:t>
      </w:r>
      <w:r w:rsidRPr="00852B2A">
        <w:rPr>
          <w:color w:val="000000"/>
          <w:szCs w:val="21"/>
        </w:rPr>
        <w:t>e</w:t>
      </w:r>
      <w:r w:rsidRPr="00852B2A">
        <w:rPr>
          <w:rFonts w:hint="eastAsia"/>
          <w:color w:val="000000"/>
          <w:szCs w:val="21"/>
        </w:rPr>
        <w:t>kpfix</w:t>
      </w:r>
      <w:r w:rsidRPr="00852B2A">
        <w:rPr>
          <w:color w:val="000000"/>
          <w:szCs w:val="21"/>
        </w:rPr>
        <w:t xml:space="preserve"> ← e</w:t>
      </w:r>
      <w:r w:rsidRPr="00852B2A">
        <w:rPr>
          <w:rFonts w:hint="eastAsia"/>
          <w:color w:val="000000"/>
          <w:szCs w:val="21"/>
        </w:rPr>
        <w:t>kpfi</w:t>
      </w:r>
    </w:p>
    <w:p w14:paraId="2DBDDC1B" w14:textId="77777777" w:rsidR="00DF5C63" w:rsidRPr="00852B2A" w:rsidRDefault="00DF5C63" w:rsidP="002A2715">
      <w:pPr>
        <w:rPr>
          <w:color w:val="000000"/>
          <w:szCs w:val="21"/>
        </w:rPr>
      </w:pPr>
    </w:p>
    <w:p w14:paraId="0D84BD4C" w14:textId="6C2049D8" w:rsidR="002A2715" w:rsidRPr="00852B2A" w:rsidRDefault="002A2715" w:rsidP="002A2715">
      <w:pPr>
        <w:rPr>
          <w:color w:val="000000"/>
          <w:szCs w:val="21"/>
        </w:rPr>
      </w:pPr>
      <w:r w:rsidRPr="00852B2A">
        <w:rPr>
          <w:rFonts w:hint="eastAsia"/>
          <w:color w:val="000000"/>
          <w:szCs w:val="21"/>
        </w:rPr>
        <w:t>５―２．</w:t>
      </w:r>
      <w:r w:rsidRPr="00852B2A">
        <w:rPr>
          <w:color w:val="000000"/>
          <w:szCs w:val="21"/>
        </w:rPr>
        <w:t>eainjd1fix（確定筒内1回目噴射開始時期）、eainjd2fix（確定筒内2回目噴射開始時期）、</w:t>
      </w:r>
    </w:p>
    <w:p w14:paraId="1D107F8E" w14:textId="77777777" w:rsidR="00EF46CC" w:rsidRPr="00852B2A" w:rsidRDefault="002A2715" w:rsidP="002A2715">
      <w:pPr>
        <w:ind w:rightChars="-426" w:right="-852"/>
        <w:rPr>
          <w:color w:val="000000"/>
          <w:szCs w:val="21"/>
        </w:rPr>
      </w:pPr>
      <w:r w:rsidRPr="00852B2A">
        <w:rPr>
          <w:szCs w:val="21"/>
        </w:rPr>
        <w:t xml:space="preserve">        </w:t>
      </w:r>
      <w:r w:rsidRPr="00852B2A">
        <w:rPr>
          <w:color w:val="000000"/>
          <w:szCs w:val="21"/>
        </w:rPr>
        <w:t>eainjd3fix（確定筒内3回目噴射開始時期）、eainjd4fix（確定筒内4回目噴射開始時期）</w:t>
      </w:r>
      <w:r w:rsidR="00EF46CC" w:rsidRPr="00852B2A">
        <w:rPr>
          <w:rFonts w:hint="eastAsia"/>
          <w:color w:val="000000"/>
          <w:szCs w:val="21"/>
        </w:rPr>
        <w:t>、</w:t>
      </w:r>
    </w:p>
    <w:p w14:paraId="01F46648" w14:textId="1C0C5FAD" w:rsidR="002A2715" w:rsidRPr="00852B2A" w:rsidRDefault="00EF46CC" w:rsidP="002A2715">
      <w:pPr>
        <w:ind w:rightChars="-426" w:right="-852"/>
        <w:rPr>
          <w:color w:val="000000"/>
          <w:szCs w:val="21"/>
        </w:rPr>
      </w:pPr>
      <w:r w:rsidRPr="00852B2A">
        <w:rPr>
          <w:szCs w:val="21"/>
        </w:rPr>
        <w:t xml:space="preserve">        </w:t>
      </w:r>
      <w:r w:rsidRPr="00852B2A">
        <w:rPr>
          <w:color w:val="000000"/>
          <w:szCs w:val="21"/>
        </w:rPr>
        <w:t>eainjd</w:t>
      </w:r>
      <w:r w:rsidRPr="00852B2A">
        <w:rPr>
          <w:rFonts w:hint="eastAsia"/>
          <w:color w:val="000000"/>
          <w:szCs w:val="21"/>
        </w:rPr>
        <w:t>5</w:t>
      </w:r>
      <w:r w:rsidRPr="00852B2A">
        <w:rPr>
          <w:color w:val="000000"/>
          <w:szCs w:val="21"/>
        </w:rPr>
        <w:t>fix（確定筒内</w:t>
      </w:r>
      <w:r w:rsidRPr="00852B2A">
        <w:rPr>
          <w:rFonts w:hint="eastAsia"/>
          <w:color w:val="000000"/>
          <w:szCs w:val="21"/>
        </w:rPr>
        <w:t>5</w:t>
      </w:r>
      <w:r w:rsidRPr="00852B2A">
        <w:rPr>
          <w:color w:val="000000"/>
          <w:szCs w:val="21"/>
        </w:rPr>
        <w:t>回目噴射開始時期）、eainjd</w:t>
      </w:r>
      <w:r w:rsidRPr="00852B2A">
        <w:rPr>
          <w:rFonts w:hint="eastAsia"/>
          <w:color w:val="000000"/>
          <w:szCs w:val="21"/>
        </w:rPr>
        <w:t>6</w:t>
      </w:r>
      <w:r w:rsidRPr="00852B2A">
        <w:rPr>
          <w:color w:val="000000"/>
          <w:szCs w:val="21"/>
        </w:rPr>
        <w:t>fix（確定筒内</w:t>
      </w:r>
      <w:r w:rsidRPr="00852B2A">
        <w:rPr>
          <w:rFonts w:hint="eastAsia"/>
          <w:color w:val="000000"/>
          <w:szCs w:val="21"/>
        </w:rPr>
        <w:t>6</w:t>
      </w:r>
      <w:r w:rsidRPr="00852B2A">
        <w:rPr>
          <w:color w:val="000000"/>
          <w:szCs w:val="21"/>
        </w:rPr>
        <w:t>回目噴射開始時期</w:t>
      </w:r>
      <w:r w:rsidR="002A2715" w:rsidRPr="00852B2A">
        <w:rPr>
          <w:rFonts w:hint="eastAsia"/>
          <w:color w:val="000000"/>
          <w:szCs w:val="21"/>
        </w:rPr>
        <w:t>の算出</w:t>
      </w:r>
    </w:p>
    <w:p w14:paraId="5757110E" w14:textId="5D3D7CD3" w:rsidR="002A2715" w:rsidRPr="00852B2A" w:rsidRDefault="002A2715" w:rsidP="002A2715">
      <w:pPr>
        <w:ind w:rightChars="-426" w:right="-852"/>
        <w:rPr>
          <w:color w:val="000000"/>
          <w:szCs w:val="21"/>
        </w:rPr>
      </w:pPr>
      <w:r w:rsidRPr="00852B2A">
        <w:rPr>
          <w:rFonts w:hint="eastAsia"/>
          <w:color w:val="000000"/>
          <w:szCs w:val="21"/>
        </w:rPr>
        <w:t xml:space="preserve"> </w:t>
      </w:r>
      <w:r w:rsidRPr="00852B2A">
        <w:rPr>
          <w:color w:val="000000"/>
          <w:szCs w:val="21"/>
        </w:rPr>
        <w:t xml:space="preserve">                                                                           【ﾃﾞｭｱﾙINJ】OR【D-4】</w:t>
      </w:r>
    </w:p>
    <w:p w14:paraId="398F86FB" w14:textId="72F93317" w:rsidR="002A2715" w:rsidRPr="00852B2A" w:rsidRDefault="002A2715" w:rsidP="002A2715">
      <w:pPr>
        <w:rPr>
          <w:szCs w:val="21"/>
        </w:rPr>
      </w:pPr>
      <w:r w:rsidRPr="00852B2A">
        <w:rPr>
          <w:szCs w:val="21"/>
        </w:rPr>
        <w:t xml:space="preserve">    eainjd1fix ← eainjd1</w:t>
      </w:r>
    </w:p>
    <w:p w14:paraId="775962A7" w14:textId="29F2BE4F" w:rsidR="002A2715" w:rsidRPr="00852B2A" w:rsidRDefault="002A2715" w:rsidP="002A2715">
      <w:pPr>
        <w:rPr>
          <w:szCs w:val="21"/>
        </w:rPr>
      </w:pPr>
      <w:r w:rsidRPr="00852B2A">
        <w:rPr>
          <w:szCs w:val="21"/>
        </w:rPr>
        <w:t xml:space="preserve">    eainjd2fix ← eainjd2</w:t>
      </w:r>
    </w:p>
    <w:p w14:paraId="6B735350" w14:textId="3D1B00DA" w:rsidR="002A2715" w:rsidRPr="00852B2A" w:rsidRDefault="002A2715" w:rsidP="002A2715">
      <w:pPr>
        <w:rPr>
          <w:szCs w:val="21"/>
        </w:rPr>
      </w:pPr>
      <w:r w:rsidRPr="00852B2A">
        <w:rPr>
          <w:szCs w:val="21"/>
        </w:rPr>
        <w:t xml:space="preserve">    eainjd3fix ← eainjd3</w:t>
      </w:r>
    </w:p>
    <w:p w14:paraId="1652C4A0" w14:textId="27AFBC42" w:rsidR="002A2715" w:rsidRPr="00852B2A" w:rsidRDefault="002A2715" w:rsidP="002A2715">
      <w:pPr>
        <w:rPr>
          <w:szCs w:val="21"/>
        </w:rPr>
      </w:pPr>
      <w:r w:rsidRPr="00852B2A">
        <w:rPr>
          <w:szCs w:val="21"/>
        </w:rPr>
        <w:t xml:space="preserve">    eainjd4fix ← eainjd4</w:t>
      </w:r>
    </w:p>
    <w:p w14:paraId="163BC052" w14:textId="1DF1DEB4" w:rsidR="006D41BE" w:rsidRPr="00852B2A" w:rsidRDefault="006D41BE" w:rsidP="006D41BE">
      <w:pPr>
        <w:rPr>
          <w:szCs w:val="21"/>
        </w:rPr>
      </w:pPr>
      <w:r w:rsidRPr="00852B2A">
        <w:rPr>
          <w:szCs w:val="21"/>
        </w:rPr>
        <w:t xml:space="preserve">    eainjd</w:t>
      </w:r>
      <w:r w:rsidRPr="00852B2A">
        <w:rPr>
          <w:rFonts w:hint="eastAsia"/>
          <w:szCs w:val="21"/>
        </w:rPr>
        <w:t>5</w:t>
      </w:r>
      <w:r w:rsidRPr="00852B2A">
        <w:rPr>
          <w:szCs w:val="21"/>
        </w:rPr>
        <w:t xml:space="preserve">fix ← </w:t>
      </w:r>
      <w:r w:rsidRPr="00852B2A">
        <w:rPr>
          <w:color w:val="000000"/>
          <w:szCs w:val="21"/>
        </w:rPr>
        <w:t>EMINJ_AINJD_VD</w:t>
      </w:r>
      <w:r w:rsidRPr="00852B2A">
        <w:rPr>
          <w:rFonts w:hint="eastAsia"/>
          <w:color w:val="000000"/>
          <w:szCs w:val="21"/>
        </w:rPr>
        <w:t>(</w:t>
      </w:r>
      <w:r w:rsidRPr="00852B2A">
        <w:rPr>
          <w:color w:val="000000"/>
          <w:szCs w:val="21"/>
        </w:rPr>
        <w:t>-180(BTDC)</w:t>
      </w:r>
      <w:r w:rsidRPr="00852B2A">
        <w:rPr>
          <w:rFonts w:hint="eastAsia"/>
          <w:color w:val="000000"/>
          <w:szCs w:val="21"/>
        </w:rPr>
        <w:t>)</w:t>
      </w:r>
    </w:p>
    <w:p w14:paraId="0D4DCFED" w14:textId="326A312B" w:rsidR="006D41BE" w:rsidRPr="00852B2A" w:rsidRDefault="006D41BE" w:rsidP="006D41BE">
      <w:pPr>
        <w:rPr>
          <w:szCs w:val="21"/>
        </w:rPr>
      </w:pPr>
      <w:r w:rsidRPr="00852B2A">
        <w:rPr>
          <w:szCs w:val="21"/>
        </w:rPr>
        <w:t xml:space="preserve">    eainjd</w:t>
      </w:r>
      <w:r w:rsidRPr="00852B2A">
        <w:rPr>
          <w:rFonts w:hint="eastAsia"/>
          <w:szCs w:val="21"/>
        </w:rPr>
        <w:t>6</w:t>
      </w:r>
      <w:r w:rsidRPr="00852B2A">
        <w:rPr>
          <w:szCs w:val="21"/>
        </w:rPr>
        <w:t xml:space="preserve">fix ← </w:t>
      </w:r>
      <w:r w:rsidRPr="00852B2A">
        <w:rPr>
          <w:color w:val="000000"/>
          <w:szCs w:val="21"/>
        </w:rPr>
        <w:t>EMINJ_AINJD_VD</w:t>
      </w:r>
      <w:r w:rsidRPr="00852B2A">
        <w:rPr>
          <w:rFonts w:hint="eastAsia"/>
          <w:color w:val="000000"/>
          <w:szCs w:val="21"/>
        </w:rPr>
        <w:t>(</w:t>
      </w:r>
      <w:r w:rsidRPr="00852B2A">
        <w:rPr>
          <w:color w:val="000000"/>
          <w:szCs w:val="21"/>
        </w:rPr>
        <w:t>-180(BTDC)</w:t>
      </w:r>
      <w:r w:rsidRPr="00852B2A">
        <w:rPr>
          <w:rFonts w:hint="eastAsia"/>
          <w:color w:val="000000"/>
          <w:szCs w:val="21"/>
        </w:rPr>
        <w:t>)</w:t>
      </w:r>
    </w:p>
    <w:p w14:paraId="28210811" w14:textId="1B768938" w:rsidR="007153F3" w:rsidRPr="00852B2A" w:rsidRDefault="003E5D71" w:rsidP="003E5D71">
      <w:r w:rsidRPr="00852B2A">
        <w:rPr>
          <w:szCs w:val="21"/>
        </w:rPr>
        <w:t xml:space="preserve">    </w:t>
      </w:r>
      <w:r w:rsidRPr="00852B2A">
        <w:rPr>
          <w:rFonts w:hint="eastAsia"/>
          <w:szCs w:val="21"/>
        </w:rPr>
        <w:t>※</w:t>
      </w:r>
      <w:r w:rsidR="002E0574" w:rsidRPr="00852B2A">
        <w:rPr>
          <w:rFonts w:hint="eastAsia"/>
          <w:szCs w:val="21"/>
        </w:rPr>
        <w:t>調停の結果、</w:t>
      </w:r>
      <w:r w:rsidR="007153F3" w:rsidRPr="00852B2A">
        <w:t>eminj</w:t>
      </w:r>
      <w:r w:rsidR="007153F3" w:rsidRPr="00852B2A">
        <w:rPr>
          <w:rFonts w:hint="eastAsia"/>
        </w:rPr>
        <w:t>st</w:t>
      </w:r>
      <w:r w:rsidR="007153F3" w:rsidRPr="00852B2A">
        <w:t>_tbl2（始動時要求優先選択テーブル</w:t>
      </w:r>
      <w:r w:rsidR="007153F3" w:rsidRPr="00852B2A">
        <w:rPr>
          <w:rFonts w:hint="eastAsia"/>
        </w:rPr>
        <w:t>２</w:t>
      </w:r>
      <w:r w:rsidR="007153F3" w:rsidRPr="00852B2A">
        <w:t>）</w:t>
      </w:r>
      <w:r w:rsidR="007153F3" w:rsidRPr="00852B2A">
        <w:rPr>
          <w:rFonts w:hint="eastAsia"/>
        </w:rPr>
        <w:t>または</w:t>
      </w:r>
      <w:r w:rsidR="007153F3" w:rsidRPr="00852B2A">
        <w:t>eminj</w:t>
      </w:r>
      <w:r w:rsidR="007153F3" w:rsidRPr="00852B2A">
        <w:rPr>
          <w:rFonts w:hint="eastAsia"/>
        </w:rPr>
        <w:t>ast</w:t>
      </w:r>
      <w:r w:rsidR="007153F3" w:rsidRPr="00852B2A">
        <w:t>_tbl2（始動後</w:t>
      </w:r>
    </w:p>
    <w:p w14:paraId="665813D2" w14:textId="77777777" w:rsidR="007153F3" w:rsidRPr="00852B2A" w:rsidRDefault="007153F3" w:rsidP="003E5D71">
      <w:r w:rsidRPr="00852B2A">
        <w:rPr>
          <w:szCs w:val="21"/>
        </w:rPr>
        <w:t xml:space="preserve">    </w:t>
      </w:r>
      <w:r w:rsidRPr="00852B2A">
        <w:rPr>
          <w:rFonts w:hint="eastAsia"/>
          <w:szCs w:val="21"/>
        </w:rPr>
        <w:t xml:space="preserve">  </w:t>
      </w:r>
      <w:r w:rsidRPr="00852B2A">
        <w:t>要求優先選択テーブル</w:t>
      </w:r>
      <w:r w:rsidRPr="00852B2A">
        <w:rPr>
          <w:rFonts w:hint="eastAsia"/>
        </w:rPr>
        <w:t>２</w:t>
      </w:r>
      <w:r w:rsidRPr="00852B2A">
        <w:t>）</w:t>
      </w:r>
      <w:r w:rsidRPr="00852B2A">
        <w:rPr>
          <w:rFonts w:hint="eastAsia"/>
        </w:rPr>
        <w:t>または</w:t>
      </w:r>
      <w:r w:rsidR="003E5D71" w:rsidRPr="00852B2A">
        <w:t>eminj_tbl2（</w:t>
      </w:r>
      <w:r w:rsidR="003E5D71" w:rsidRPr="00852B2A">
        <w:rPr>
          <w:rFonts w:hint="eastAsia"/>
        </w:rPr>
        <w:t>通常</w:t>
      </w:r>
      <w:r w:rsidR="003E5D71" w:rsidRPr="00852B2A">
        <w:t>優先選択テーブル</w:t>
      </w:r>
      <w:r w:rsidR="003E5D71" w:rsidRPr="00852B2A">
        <w:rPr>
          <w:rFonts w:hint="eastAsia"/>
        </w:rPr>
        <w:t>２</w:t>
      </w:r>
      <w:r w:rsidR="003E5D71" w:rsidRPr="00852B2A">
        <w:t>）</w:t>
      </w:r>
      <w:r w:rsidR="003E5D71" w:rsidRPr="00852B2A">
        <w:rPr>
          <w:rFonts w:hint="eastAsia"/>
        </w:rPr>
        <w:t>の要求機能が選択</w:t>
      </w:r>
    </w:p>
    <w:p w14:paraId="0535962D" w14:textId="4CD98E83" w:rsidR="003E5D71" w:rsidRPr="00852B2A" w:rsidRDefault="007153F3" w:rsidP="003E5D71">
      <w:r w:rsidRPr="00852B2A">
        <w:rPr>
          <w:szCs w:val="21"/>
        </w:rPr>
        <w:t xml:space="preserve">    </w:t>
      </w:r>
      <w:r w:rsidRPr="00852B2A">
        <w:rPr>
          <w:rFonts w:hint="eastAsia"/>
          <w:szCs w:val="21"/>
        </w:rPr>
        <w:t xml:space="preserve">  </w:t>
      </w:r>
      <w:r w:rsidR="003E5D71" w:rsidRPr="00852B2A">
        <w:rPr>
          <w:rFonts w:hint="eastAsia"/>
        </w:rPr>
        <w:t>された時は以下となる</w:t>
      </w:r>
    </w:p>
    <w:p w14:paraId="09FABA38" w14:textId="245237D8" w:rsidR="003E5D71" w:rsidRPr="00852B2A" w:rsidRDefault="003E5D71" w:rsidP="003E5D71">
      <w:pPr>
        <w:rPr>
          <w:szCs w:val="21"/>
        </w:rPr>
      </w:pPr>
      <w:r w:rsidRPr="00852B2A">
        <w:rPr>
          <w:szCs w:val="21"/>
        </w:rPr>
        <w:t xml:space="preserve">      eainjd1fix ← eainjdn[0]</w:t>
      </w:r>
    </w:p>
    <w:p w14:paraId="1D37F3B5" w14:textId="5A6EA1F3" w:rsidR="003E5D71" w:rsidRPr="00852B2A" w:rsidRDefault="003E5D71" w:rsidP="003E5D71">
      <w:pPr>
        <w:rPr>
          <w:szCs w:val="21"/>
        </w:rPr>
      </w:pPr>
      <w:r w:rsidRPr="00852B2A">
        <w:rPr>
          <w:szCs w:val="21"/>
        </w:rPr>
        <w:t xml:space="preserve">      eainjd2fix ← eainjdn[1]</w:t>
      </w:r>
    </w:p>
    <w:p w14:paraId="7FC30791" w14:textId="1653B8B5" w:rsidR="003E5D71" w:rsidRPr="00852B2A" w:rsidRDefault="003E5D71" w:rsidP="003E5D71">
      <w:pPr>
        <w:rPr>
          <w:szCs w:val="21"/>
        </w:rPr>
      </w:pPr>
      <w:r w:rsidRPr="00852B2A">
        <w:rPr>
          <w:szCs w:val="21"/>
        </w:rPr>
        <w:t xml:space="preserve">      eainjd3fix ← eainjdn[2]</w:t>
      </w:r>
    </w:p>
    <w:p w14:paraId="004DE3ED" w14:textId="592F9D5A" w:rsidR="002A2715" w:rsidRPr="00852B2A" w:rsidRDefault="002A2715" w:rsidP="002A2715">
      <w:pPr>
        <w:rPr>
          <w:szCs w:val="21"/>
        </w:rPr>
      </w:pPr>
      <w:r w:rsidRPr="00852B2A">
        <w:rPr>
          <w:szCs w:val="21"/>
        </w:rPr>
        <w:t xml:space="preserve">    </w:t>
      </w:r>
      <w:r w:rsidR="003E5D71" w:rsidRPr="00852B2A">
        <w:rPr>
          <w:szCs w:val="21"/>
        </w:rPr>
        <w:t xml:space="preserve">  </w:t>
      </w:r>
      <w:r w:rsidRPr="00852B2A">
        <w:rPr>
          <w:szCs w:val="21"/>
        </w:rPr>
        <w:t>eainjd4fix ← eainjdn[3]</w:t>
      </w:r>
    </w:p>
    <w:p w14:paraId="4EC71BB5" w14:textId="74DA9E8C" w:rsidR="000F0458" w:rsidRPr="00852B2A" w:rsidRDefault="000F0458" w:rsidP="000F0458">
      <w:pPr>
        <w:rPr>
          <w:szCs w:val="21"/>
        </w:rPr>
      </w:pPr>
      <w:r w:rsidRPr="00852B2A">
        <w:rPr>
          <w:szCs w:val="21"/>
        </w:rPr>
        <w:t xml:space="preserve">      eainjd</w:t>
      </w:r>
      <w:r w:rsidR="008A7D6D" w:rsidRPr="00852B2A">
        <w:rPr>
          <w:rFonts w:hint="eastAsia"/>
          <w:szCs w:val="21"/>
        </w:rPr>
        <w:t>5</w:t>
      </w:r>
      <w:r w:rsidRPr="00852B2A">
        <w:rPr>
          <w:szCs w:val="21"/>
        </w:rPr>
        <w:t>fix ← eainjdn[4]</w:t>
      </w:r>
    </w:p>
    <w:p w14:paraId="477EBFFA" w14:textId="2F0BB2C6" w:rsidR="000F0458" w:rsidRPr="00852B2A" w:rsidRDefault="000F0458" w:rsidP="000F0458">
      <w:pPr>
        <w:rPr>
          <w:szCs w:val="21"/>
        </w:rPr>
      </w:pPr>
      <w:r w:rsidRPr="00852B2A">
        <w:rPr>
          <w:szCs w:val="21"/>
        </w:rPr>
        <w:t xml:space="preserve">      eainjd</w:t>
      </w:r>
      <w:r w:rsidR="008A7D6D" w:rsidRPr="00852B2A">
        <w:rPr>
          <w:rFonts w:hint="eastAsia"/>
          <w:szCs w:val="21"/>
        </w:rPr>
        <w:t>6</w:t>
      </w:r>
      <w:r w:rsidRPr="00852B2A">
        <w:rPr>
          <w:szCs w:val="21"/>
        </w:rPr>
        <w:t>fix ← eainjdn[5]</w:t>
      </w:r>
    </w:p>
    <w:p w14:paraId="79589B9F" w14:textId="6F8801F6" w:rsidR="002A2715" w:rsidRPr="00852B2A" w:rsidRDefault="002A2715" w:rsidP="00644D07">
      <w:pPr>
        <w:rPr>
          <w:color w:val="000000"/>
          <w:szCs w:val="21"/>
        </w:rPr>
      </w:pPr>
    </w:p>
    <w:p w14:paraId="67A1F5AC" w14:textId="5DB89F07" w:rsidR="003F5D34" w:rsidRPr="00852B2A" w:rsidRDefault="002A2715" w:rsidP="0099216E">
      <w:pPr>
        <w:rPr>
          <w:color w:val="000000"/>
          <w:szCs w:val="21"/>
        </w:rPr>
      </w:pPr>
      <w:r w:rsidRPr="00852B2A">
        <w:rPr>
          <w:rFonts w:hint="eastAsia"/>
          <w:color w:val="000000"/>
          <w:szCs w:val="21"/>
        </w:rPr>
        <w:t>５―</w:t>
      </w:r>
      <w:r w:rsidR="00FF3ABC" w:rsidRPr="00852B2A">
        <w:rPr>
          <w:rFonts w:hint="eastAsia"/>
          <w:color w:val="000000"/>
          <w:szCs w:val="21"/>
        </w:rPr>
        <w:t>３</w:t>
      </w:r>
      <w:r w:rsidRPr="00852B2A">
        <w:rPr>
          <w:rFonts w:hint="eastAsia"/>
          <w:color w:val="000000"/>
          <w:szCs w:val="21"/>
        </w:rPr>
        <w:t>．</w:t>
      </w:r>
      <w:r w:rsidR="00EB7CA2" w:rsidRPr="00852B2A">
        <w:rPr>
          <w:rFonts w:hint="eastAsia"/>
        </w:rPr>
        <w:t>e</w:t>
      </w:r>
      <w:r w:rsidR="00EB7CA2" w:rsidRPr="00852B2A">
        <w:t>k1ffix</w:t>
      </w:r>
      <w:r w:rsidR="00EB7CA2" w:rsidRPr="00852B2A">
        <w:rPr>
          <w:color w:val="000000"/>
          <w:szCs w:val="21"/>
        </w:rPr>
        <w:t>（</w:t>
      </w:r>
      <w:r w:rsidR="00EB7CA2" w:rsidRPr="00852B2A">
        <w:rPr>
          <w:rFonts w:hint="eastAsia"/>
          <w:color w:val="000000"/>
          <w:szCs w:val="21"/>
        </w:rPr>
        <w:t>確定</w:t>
      </w:r>
      <w:r w:rsidR="00EB7CA2" w:rsidRPr="00852B2A">
        <w:rPr>
          <w:color w:val="000000"/>
          <w:szCs w:val="21"/>
        </w:rPr>
        <w:t>1回目噴射量算出係数）、</w:t>
      </w:r>
      <w:r w:rsidR="00EB7CA2" w:rsidRPr="00852B2A">
        <w:rPr>
          <w:rFonts w:hint="eastAsia"/>
        </w:rPr>
        <w:t>e</w:t>
      </w:r>
      <w:r w:rsidR="00EB7CA2" w:rsidRPr="00852B2A">
        <w:t>k2ffix</w:t>
      </w:r>
      <w:r w:rsidR="00EB7CA2" w:rsidRPr="00852B2A">
        <w:rPr>
          <w:color w:val="000000"/>
          <w:szCs w:val="21"/>
        </w:rPr>
        <w:t>（</w:t>
      </w:r>
      <w:r w:rsidR="00EB7CA2" w:rsidRPr="00852B2A">
        <w:rPr>
          <w:rFonts w:hint="eastAsia"/>
          <w:color w:val="000000"/>
          <w:szCs w:val="21"/>
        </w:rPr>
        <w:t>確定</w:t>
      </w:r>
      <w:r w:rsidR="00EB7CA2" w:rsidRPr="00852B2A">
        <w:rPr>
          <w:color w:val="000000"/>
          <w:szCs w:val="21"/>
        </w:rPr>
        <w:t>2回目噴射量算出係数）、</w:t>
      </w:r>
      <w:r w:rsidR="00FF3ABC" w:rsidRPr="00852B2A">
        <w:rPr>
          <w:rFonts w:hint="eastAsia"/>
          <w:color w:val="000000"/>
          <w:szCs w:val="21"/>
        </w:rPr>
        <w:t xml:space="preserve"> </w:t>
      </w:r>
      <w:commentRangeStart w:id="1450"/>
      <w:r w:rsidR="00FF3ABC" w:rsidRPr="00852B2A">
        <w:rPr>
          <w:color w:val="000000"/>
          <w:szCs w:val="21"/>
        </w:rPr>
        <w:t xml:space="preserve"> </w:t>
      </w:r>
      <w:commentRangeEnd w:id="1450"/>
      <w:r w:rsidR="00FF3ABC" w:rsidRPr="00852B2A">
        <w:rPr>
          <w:rStyle w:val="a8"/>
        </w:rPr>
        <w:commentReference w:id="1450"/>
      </w:r>
    </w:p>
    <w:p w14:paraId="5244424B" w14:textId="70392FD2" w:rsidR="00EB7CA2" w:rsidRPr="00852B2A" w:rsidRDefault="003F5D34" w:rsidP="0099216E">
      <w:pPr>
        <w:rPr>
          <w:color w:val="000000"/>
          <w:szCs w:val="21"/>
        </w:rPr>
      </w:pPr>
      <w:r w:rsidRPr="00852B2A">
        <w:rPr>
          <w:szCs w:val="21"/>
        </w:rPr>
        <w:t xml:space="preserve">        </w:t>
      </w:r>
      <w:r w:rsidR="00EB7CA2" w:rsidRPr="00852B2A">
        <w:rPr>
          <w:rFonts w:hint="eastAsia"/>
        </w:rPr>
        <w:t>e</w:t>
      </w:r>
      <w:r w:rsidR="00EB7CA2" w:rsidRPr="00852B2A">
        <w:t>k3ffix</w:t>
      </w:r>
      <w:r w:rsidR="00EB7CA2" w:rsidRPr="00852B2A">
        <w:rPr>
          <w:color w:val="000000"/>
          <w:szCs w:val="21"/>
        </w:rPr>
        <w:t>（</w:t>
      </w:r>
      <w:r w:rsidR="00EB7CA2" w:rsidRPr="00852B2A">
        <w:rPr>
          <w:rFonts w:hint="eastAsia"/>
          <w:color w:val="000000"/>
          <w:szCs w:val="21"/>
        </w:rPr>
        <w:t>確定</w:t>
      </w:r>
      <w:r w:rsidR="00EB7CA2" w:rsidRPr="00852B2A">
        <w:rPr>
          <w:color w:val="000000"/>
          <w:szCs w:val="21"/>
        </w:rPr>
        <w:t>3回目噴射量算出係数）</w:t>
      </w:r>
      <w:r w:rsidR="00EB7CA2" w:rsidRPr="00852B2A">
        <w:rPr>
          <w:rFonts w:hint="eastAsia"/>
          <w:color w:val="000000"/>
          <w:szCs w:val="21"/>
        </w:rPr>
        <w:t>の算出</w:t>
      </w:r>
    </w:p>
    <w:p w14:paraId="1FB01A87" w14:textId="38D0CD0D" w:rsidR="00EB7CA2" w:rsidRPr="00852B2A" w:rsidRDefault="00EB7CA2" w:rsidP="00EB7CA2">
      <w:pPr>
        <w:rPr>
          <w:szCs w:val="21"/>
        </w:rPr>
      </w:pPr>
      <w:r w:rsidRPr="00852B2A">
        <w:rPr>
          <w:szCs w:val="21"/>
        </w:rPr>
        <w:t xml:space="preserve">    </w:t>
      </w:r>
      <w:r w:rsidR="0099216E" w:rsidRPr="00852B2A">
        <w:rPr>
          <w:szCs w:val="21"/>
        </w:rPr>
        <w:t>ek1ffix ← ek1f</w:t>
      </w:r>
    </w:p>
    <w:p w14:paraId="3F430926" w14:textId="1571752F" w:rsidR="0099216E" w:rsidRPr="00852B2A" w:rsidRDefault="0099216E" w:rsidP="0099216E">
      <w:pPr>
        <w:rPr>
          <w:szCs w:val="21"/>
        </w:rPr>
      </w:pPr>
      <w:r w:rsidRPr="00852B2A">
        <w:rPr>
          <w:szCs w:val="21"/>
        </w:rPr>
        <w:t xml:space="preserve">    ek2ffix ← ek2f</w:t>
      </w:r>
    </w:p>
    <w:p w14:paraId="4FC02A29" w14:textId="29CF2FF4" w:rsidR="002A2715" w:rsidRPr="00852B2A" w:rsidRDefault="0099216E" w:rsidP="00EB7CA2">
      <w:pPr>
        <w:rPr>
          <w:szCs w:val="21"/>
        </w:rPr>
      </w:pPr>
      <w:r w:rsidRPr="00852B2A">
        <w:rPr>
          <w:szCs w:val="21"/>
        </w:rPr>
        <w:t xml:space="preserve">    ek3ffix ← ek3f</w:t>
      </w:r>
    </w:p>
    <w:p w14:paraId="5D934E2C" w14:textId="77777777" w:rsidR="007F5317" w:rsidRPr="00852B2A" w:rsidRDefault="007F5317" w:rsidP="00AC18B1"/>
    <w:p w14:paraId="4F2198E1" w14:textId="01C3014A" w:rsidR="00795370" w:rsidRPr="00852B2A" w:rsidRDefault="00795370" w:rsidP="004D4C8A">
      <w:bookmarkStart w:id="1451" w:name="OLE_LINK173"/>
      <w:r w:rsidRPr="00852B2A">
        <w:rPr>
          <w:rFonts w:hint="eastAsia"/>
        </w:rPr>
        <w:t>６．</w:t>
      </w:r>
      <w:r w:rsidRPr="00852B2A">
        <w:t>ekpfi（</w:t>
      </w:r>
      <w:bookmarkStart w:id="1452" w:name="OLE_LINK296"/>
      <w:r w:rsidRPr="00852B2A">
        <w:rPr>
          <w:rFonts w:hint="eastAsia"/>
        </w:rPr>
        <w:t>ポート噴射量算出係数</w:t>
      </w:r>
      <w:bookmarkEnd w:id="1452"/>
      <w:r w:rsidRPr="00852B2A">
        <w:t>）</w:t>
      </w:r>
      <w:r w:rsidRPr="00852B2A">
        <w:rPr>
          <w:rFonts w:hint="eastAsia"/>
        </w:rPr>
        <w:t>、</w:t>
      </w:r>
      <w:r w:rsidRPr="00852B2A">
        <w:t>ekpfin[NOX]</w:t>
      </w:r>
      <w:r w:rsidRPr="00852B2A">
        <w:rPr>
          <w:rFonts w:ascii="ＭＳ Ｐゴシック" w:eastAsia="ＭＳ Ｐゴシック" w:hAnsi="Times New Roman" w:cs="ＭＳ Ｐゴシック" w:hint="eastAsia"/>
          <w:color w:val="000000"/>
          <w:spacing w:val="0"/>
          <w:sz w:val="20"/>
        </w:rPr>
        <w:t>（</w:t>
      </w:r>
      <w:r w:rsidRPr="00852B2A">
        <w:rPr>
          <w:rFonts w:ascii="ＭＳ Ｐゴシック" w:eastAsia="ＭＳ Ｐゴシック" w:hAnsi="Times New Roman" w:cs="ＭＳ Ｐゴシック" w:hint="eastAsia"/>
          <w:color w:val="000000"/>
          <w:spacing w:val="0"/>
          <w:sz w:val="20"/>
          <w:lang w:val="ja-JP"/>
        </w:rPr>
        <w:t>ポート</w:t>
      </w:r>
      <w:r w:rsidRPr="00852B2A">
        <w:rPr>
          <w:rFonts w:ascii="ＭＳ Ｐゴシック" w:eastAsia="ＭＳ Ｐゴシック" w:hAnsi="Times New Roman" w:cs="ＭＳ Ｐゴシック" w:hint="eastAsia"/>
          <w:spacing w:val="0"/>
          <w:sz w:val="20"/>
          <w:lang w:val="ja-JP"/>
        </w:rPr>
        <w:t>噴射量算出係数</w:t>
      </w:r>
      <w:r w:rsidRPr="00852B2A">
        <w:rPr>
          <w:rFonts w:ascii="ＭＳ Ｐゴシック" w:eastAsia="ＭＳ Ｐゴシック" w:hAnsi="Times New Roman" w:cs="ＭＳ Ｐゴシック" w:hint="eastAsia"/>
          <w:spacing w:val="0"/>
          <w:sz w:val="20"/>
        </w:rPr>
        <w:t>（</w:t>
      </w:r>
      <w:r w:rsidRPr="00852B2A">
        <w:rPr>
          <w:rFonts w:ascii="ＭＳ Ｐゴシック" w:eastAsia="ＭＳ Ｐゴシック" w:hAnsi="Times New Roman" w:cs="ＭＳ Ｐゴシック" w:hint="eastAsia"/>
          <w:spacing w:val="0"/>
          <w:sz w:val="20"/>
          <w:lang w:val="ja-JP"/>
        </w:rPr>
        <w:t>バンク別</w:t>
      </w:r>
      <w:r w:rsidRPr="00852B2A">
        <w:rPr>
          <w:rFonts w:ascii="ＭＳ Ｐゴシック" w:eastAsia="ＭＳ Ｐゴシック" w:hAnsi="Times New Roman" w:cs="ＭＳ Ｐゴシック" w:hint="eastAsia"/>
          <w:spacing w:val="0"/>
          <w:sz w:val="20"/>
        </w:rPr>
        <w:t>））</w:t>
      </w:r>
      <w:r w:rsidRPr="00852B2A">
        <w:rPr>
          <w:rFonts w:hint="eastAsia"/>
        </w:rPr>
        <w:t>の算出</w:t>
      </w:r>
    </w:p>
    <w:p w14:paraId="56F2C515" w14:textId="77777777" w:rsidR="00795370" w:rsidRPr="00852B2A" w:rsidRDefault="00795370" w:rsidP="004D4C8A">
      <w:r w:rsidRPr="00852B2A">
        <w:rPr>
          <w:rFonts w:hint="eastAsia"/>
        </w:rPr>
        <w:t xml:space="preserve">       </w:t>
      </w:r>
      <w:r w:rsidRPr="00852B2A" w:rsidDel="00EC7738">
        <w:t xml:space="preserve"> </w:t>
      </w:r>
      <w:bookmarkStart w:id="1453" w:name="OLE_LINK437"/>
      <w:r w:rsidRPr="00852B2A">
        <w:t xml:space="preserve">                                                 (上から優先)</w:t>
      </w:r>
      <w:bookmarkEnd w:id="1453"/>
      <w:r w:rsidRPr="00852B2A">
        <w:rPr>
          <w:rFonts w:hint="eastAsia"/>
        </w:rPr>
        <w:t>（</w:t>
      </w:r>
      <w:r w:rsidRPr="00852B2A">
        <w:t>8ms</w:t>
      </w:r>
      <w:r w:rsidRPr="00852B2A">
        <w:rPr>
          <w:rFonts w:hint="eastAsia"/>
        </w:rPr>
        <w:t>中</w:t>
      </w:r>
      <w:r w:rsidRPr="00852B2A">
        <w:t xml:space="preserve">）   </w:t>
      </w:r>
      <w:r w:rsidRPr="00852B2A">
        <w:rPr>
          <w:rFonts w:hint="eastAsia"/>
          <w:color w:val="000000"/>
        </w:rPr>
        <w:t>【ﾃﾞｭｱﾙ</w:t>
      </w:r>
      <w:r w:rsidRPr="00852B2A">
        <w:rPr>
          <w:color w:val="000000"/>
        </w:rPr>
        <w:t>INJ】</w:t>
      </w:r>
      <w:commentRangeStart w:id="1454"/>
      <w:commentRangeEnd w:id="1454"/>
      <w:r w:rsidRPr="00852B2A">
        <w:rPr>
          <w:rStyle w:val="a8"/>
        </w:rPr>
        <w:commentReference w:id="1454"/>
      </w:r>
    </w:p>
    <w:p w14:paraId="3A7F8C33" w14:textId="77777777" w:rsidR="00795370" w:rsidRPr="00852B2A" w:rsidRDefault="00795370" w:rsidP="004929B0">
      <w:r w:rsidRPr="00852B2A">
        <w:t xml:space="preserve">    (1)噴射停止中 (einjmod ＝ **0)</w:t>
      </w:r>
    </w:p>
    <w:p w14:paraId="4A3244A3" w14:textId="77777777" w:rsidR="00795370" w:rsidRPr="00852B2A" w:rsidRDefault="00795370">
      <w:bookmarkStart w:id="1455" w:name="OLE_LINK297"/>
      <w:r w:rsidRPr="00852B2A">
        <w:lastRenderedPageBreak/>
        <w:t xml:space="preserve">       ekpfi ← 0（倍）</w:t>
      </w:r>
    </w:p>
    <w:bookmarkEnd w:id="1455"/>
    <w:p w14:paraId="057FFF54" w14:textId="77777777" w:rsidR="00795370" w:rsidRPr="00852B2A" w:rsidRDefault="00795370">
      <w:r w:rsidRPr="00852B2A">
        <w:t xml:space="preserve">       ekpfin[t_mox] ← 0（倍）   </w:t>
      </w:r>
      <w:r w:rsidRPr="00852B2A">
        <w:rPr>
          <w:rFonts w:hint="eastAsia"/>
          <w:color w:val="000000"/>
          <w:szCs w:val="21"/>
        </w:rPr>
        <w:t>（</w:t>
      </w:r>
      <w:r w:rsidRPr="00852B2A">
        <w:t>センサ数繰り返し</w:t>
      </w:r>
      <w:r w:rsidRPr="00852B2A">
        <w:rPr>
          <w:rFonts w:hint="eastAsia"/>
          <w:color w:val="000000"/>
          <w:szCs w:val="21"/>
        </w:rPr>
        <w:t>）</w:t>
      </w:r>
    </w:p>
    <w:p w14:paraId="465BE0B2" w14:textId="32B90B78" w:rsidR="00674A9D" w:rsidRPr="00852B2A" w:rsidDel="00744FFE" w:rsidRDefault="00674A9D" w:rsidP="004929B0">
      <w:pPr>
        <w:rPr>
          <w:del w:id="1456" w:author="16a" w:date="2025-10-20T21:31:00Z"/>
        </w:rPr>
      </w:pPr>
    </w:p>
    <w:p w14:paraId="1A72F264" w14:textId="3FC6BD60" w:rsidR="00795370" w:rsidRPr="00852B2A" w:rsidRDefault="00795370" w:rsidP="004929B0">
      <w:r w:rsidRPr="00852B2A">
        <w:t xml:space="preserve">    (2)ポート噴射時 (einjmod ＝ *0*)</w:t>
      </w:r>
    </w:p>
    <w:p w14:paraId="46C994A2" w14:textId="77777777" w:rsidR="00795370" w:rsidRPr="00852B2A" w:rsidRDefault="00795370" w:rsidP="004929B0">
      <w:bookmarkStart w:id="1457" w:name="OLE_LINK298"/>
      <w:bookmarkStart w:id="1458" w:name="OLE_LINK304"/>
      <w:r w:rsidRPr="00852B2A">
        <w:t xml:space="preserve">       ekpfi ← 1（倍）</w:t>
      </w:r>
    </w:p>
    <w:bookmarkEnd w:id="1457"/>
    <w:bookmarkEnd w:id="1458"/>
    <w:p w14:paraId="3E57EE6F" w14:textId="77777777" w:rsidR="00795370" w:rsidRPr="00852B2A" w:rsidRDefault="00795370" w:rsidP="004929B0">
      <w:r w:rsidRPr="00852B2A">
        <w:t xml:space="preserve">       ekpfin[t_mox] ← 1（倍）   </w:t>
      </w:r>
      <w:r w:rsidRPr="00852B2A">
        <w:rPr>
          <w:rFonts w:hint="eastAsia"/>
          <w:color w:val="000000"/>
          <w:szCs w:val="21"/>
        </w:rPr>
        <w:t>（センサ数繰り返し）</w:t>
      </w:r>
    </w:p>
    <w:p w14:paraId="4E62DB29" w14:textId="77777777" w:rsidR="00795370" w:rsidRPr="00852B2A" w:rsidRDefault="00795370" w:rsidP="004929B0">
      <w:r w:rsidRPr="00852B2A">
        <w:t xml:space="preserve">    (3)筒内噴射時 (einjmod ＝ 0**)</w:t>
      </w:r>
    </w:p>
    <w:p w14:paraId="417E8EA2" w14:textId="77777777" w:rsidR="00795370" w:rsidRPr="00852B2A" w:rsidRDefault="00795370" w:rsidP="004929B0">
      <w:bookmarkStart w:id="1459" w:name="OLE_LINK345"/>
      <w:r w:rsidRPr="00852B2A">
        <w:t xml:space="preserve">       ekpfi ← 0（倍）</w:t>
      </w:r>
    </w:p>
    <w:bookmarkEnd w:id="1459"/>
    <w:p w14:paraId="2F32B56B" w14:textId="77777777" w:rsidR="00795370" w:rsidRPr="00852B2A" w:rsidRDefault="00795370" w:rsidP="004929B0">
      <w:pPr>
        <w:rPr>
          <w:color w:val="000000"/>
          <w:szCs w:val="21"/>
        </w:rPr>
      </w:pPr>
      <w:r w:rsidRPr="00852B2A">
        <w:t xml:space="preserve">       ekpfin[t_mox] ← 0（倍）</w:t>
      </w:r>
      <w:r w:rsidRPr="00852B2A">
        <w:rPr>
          <w:rFonts w:hint="eastAsia"/>
        </w:rPr>
        <w:t xml:space="preserve">   </w:t>
      </w:r>
      <w:r w:rsidRPr="00852B2A">
        <w:rPr>
          <w:rFonts w:hint="eastAsia"/>
          <w:color w:val="000000"/>
          <w:szCs w:val="21"/>
        </w:rPr>
        <w:t>（センサ数繰り返し）</w:t>
      </w:r>
    </w:p>
    <w:p w14:paraId="4766982C" w14:textId="77777777" w:rsidR="00795370" w:rsidRPr="00852B2A" w:rsidRDefault="00795370" w:rsidP="004929B0">
      <w:bookmarkStart w:id="1460" w:name="OLE_LINK390"/>
      <w:bookmarkStart w:id="1461" w:name="OLE_LINK391"/>
      <w:r w:rsidRPr="00852B2A">
        <w:t xml:space="preserve">    </w:t>
      </w:r>
      <w:bookmarkEnd w:id="1460"/>
      <w:bookmarkEnd w:id="1461"/>
      <w:r w:rsidRPr="00852B2A">
        <w:t>(4)デュアル噴射 (einjmod ＝ 1**)</w:t>
      </w:r>
    </w:p>
    <w:p w14:paraId="45E8A2B5" w14:textId="77777777" w:rsidR="00795370" w:rsidRPr="00852B2A" w:rsidRDefault="00795370" w:rsidP="004929B0">
      <w:bookmarkStart w:id="1462" w:name="OLE_LINK81"/>
      <w:r w:rsidRPr="00852B2A">
        <w:t xml:space="preserve">      ① 始動後（exqinjast ＝ ON）</w:t>
      </w:r>
    </w:p>
    <w:p w14:paraId="08B6C19D" w14:textId="77777777" w:rsidR="00795370" w:rsidRPr="00852B2A" w:rsidRDefault="00795370" w:rsidP="004929B0">
      <w:bookmarkStart w:id="1463" w:name="OLE_LINK349"/>
      <w:r w:rsidRPr="00852B2A">
        <w:t xml:space="preserve">         ekpfi ← ek1fn[0]</w:t>
      </w:r>
      <w:r w:rsidRPr="00852B2A">
        <w:rPr>
          <w:rFonts w:hint="eastAsia"/>
          <w:color w:val="000000"/>
          <w:szCs w:val="21"/>
        </w:rPr>
        <w:t xml:space="preserve"> </w:t>
      </w:r>
      <w:commentRangeStart w:id="1464"/>
      <w:r w:rsidRPr="00852B2A">
        <w:rPr>
          <w:color w:val="000000"/>
          <w:szCs w:val="21"/>
        </w:rPr>
        <w:t xml:space="preserve"> </w:t>
      </w:r>
      <w:commentRangeEnd w:id="1464"/>
      <w:r w:rsidRPr="00852B2A">
        <w:rPr>
          <w:rStyle w:val="a8"/>
        </w:rPr>
        <w:commentReference w:id="1464"/>
      </w:r>
    </w:p>
    <w:bookmarkEnd w:id="1463"/>
    <w:p w14:paraId="662E5EED" w14:textId="77777777" w:rsidR="00795370" w:rsidRPr="00852B2A" w:rsidRDefault="00795370" w:rsidP="004929B0">
      <w:r w:rsidRPr="00852B2A">
        <w:t xml:space="preserve">         </w:t>
      </w:r>
      <w:bookmarkStart w:id="1465" w:name="OLE_LINK14"/>
      <w:bookmarkStart w:id="1466" w:name="OLE_LINK15"/>
      <w:r w:rsidRPr="00852B2A">
        <w:t xml:space="preserve">ekpfin[t_mox] </w:t>
      </w:r>
      <w:r w:rsidRPr="00852B2A">
        <w:rPr>
          <w:rFonts w:hint="eastAsia"/>
        </w:rPr>
        <w:t>←</w:t>
      </w:r>
      <w:r w:rsidRPr="00852B2A">
        <w:t xml:space="preserve"> ek1fn[t_mox]</w:t>
      </w:r>
      <w:bookmarkEnd w:id="1465"/>
      <w:bookmarkEnd w:id="1466"/>
      <w:r w:rsidRPr="00852B2A">
        <w:t xml:space="preserve">   </w:t>
      </w:r>
      <w:r w:rsidRPr="00852B2A">
        <w:rPr>
          <w:rFonts w:hint="eastAsia"/>
          <w:color w:val="000000"/>
          <w:szCs w:val="21"/>
        </w:rPr>
        <w:t>（センサ数繰り返し）</w:t>
      </w:r>
    </w:p>
    <w:p w14:paraId="1BFCA176" w14:textId="77777777" w:rsidR="00795370" w:rsidRPr="00852B2A" w:rsidRDefault="00795370" w:rsidP="004929B0">
      <w:r w:rsidRPr="00852B2A">
        <w:t xml:space="preserve">      ② 始動時（exqinjast ＝ OFF）</w:t>
      </w:r>
    </w:p>
    <w:p w14:paraId="45CAECE8" w14:textId="77777777" w:rsidR="00795370" w:rsidRPr="00852B2A" w:rsidRDefault="00795370" w:rsidP="004929B0">
      <w:bookmarkStart w:id="1467" w:name="OLE_LINK354"/>
      <w:r w:rsidRPr="00852B2A">
        <w:t xml:space="preserve">         ekpfi ← t_kpfi</w:t>
      </w:r>
    </w:p>
    <w:bookmarkEnd w:id="1467"/>
    <w:p w14:paraId="14EF4D3C" w14:textId="77777777" w:rsidR="00795370" w:rsidRPr="00852B2A" w:rsidRDefault="00795370" w:rsidP="004929B0">
      <w:r w:rsidRPr="00852B2A">
        <w:t xml:space="preserve">         ekpfin[t_mox] ← t_kpfi  </w:t>
      </w:r>
      <w:r w:rsidRPr="00852B2A">
        <w:rPr>
          <w:rFonts w:hint="eastAsia"/>
          <w:color w:val="000000"/>
          <w:szCs w:val="21"/>
        </w:rPr>
        <w:t>（センサ数繰り返し）</w:t>
      </w:r>
    </w:p>
    <w:p w14:paraId="3B72BF2E" w14:textId="77777777" w:rsidR="00795370" w:rsidRPr="00852B2A" w:rsidRDefault="00795370" w:rsidP="00334887">
      <w:pPr>
        <w:ind w:rightChars="-284" w:right="-568"/>
      </w:pPr>
      <w:bookmarkStart w:id="1468" w:name="OLE_LINK213"/>
      <w:bookmarkStart w:id="1469" w:name="OLE_LINK214"/>
      <w:r w:rsidRPr="00852B2A">
        <w:t xml:space="preserve">   </w:t>
      </w:r>
      <w:bookmarkEnd w:id="1468"/>
      <w:bookmarkEnd w:id="1469"/>
      <w:r w:rsidRPr="00852B2A">
        <w:t xml:space="preserve">      t_kpfi ← ( eqinjstp</w:t>
      </w:r>
      <w:bookmarkStart w:id="1470" w:name="OLE_LINK400"/>
      <w:bookmarkStart w:id="1471" w:name="OLE_LINK401"/>
      <w:r w:rsidRPr="00852B2A">
        <w:t>1 ＋ eqinjstp2</w:t>
      </w:r>
      <w:bookmarkEnd w:id="1470"/>
      <w:bookmarkEnd w:id="1471"/>
      <w:r w:rsidRPr="00852B2A">
        <w:t xml:space="preserve"> ＋ eqinjstp3 ＋ eqinjstp4 ) </w:t>
      </w:r>
    </w:p>
    <w:p w14:paraId="3C1D0D05" w14:textId="77777777" w:rsidR="00795370" w:rsidRPr="00852B2A" w:rsidRDefault="00795370" w:rsidP="008C7503">
      <w:pPr>
        <w:ind w:rightChars="-426" w:right="-852"/>
      </w:pPr>
      <w:bookmarkStart w:id="1472" w:name="OLE_LINK402"/>
      <w:r w:rsidRPr="00852B2A">
        <w:t xml:space="preserve">                </w:t>
      </w:r>
      <w:bookmarkEnd w:id="1472"/>
      <w:r w:rsidRPr="00852B2A">
        <w:t xml:space="preserve">     / ( eqinjstp</w:t>
      </w:r>
      <w:bookmarkStart w:id="1473" w:name="OLE_LINK210"/>
      <w:bookmarkStart w:id="1474" w:name="OLE_LINK211"/>
      <w:r w:rsidRPr="00852B2A">
        <w:t>1</w:t>
      </w:r>
      <w:bookmarkStart w:id="1475" w:name="OLE_LINK212"/>
      <w:r w:rsidRPr="00852B2A">
        <w:t xml:space="preserve"> ＋ eqinjstp2 ＋ eqinjstp3 ＋ eqinjstp4 ＋ </w:t>
      </w:r>
      <w:bookmarkStart w:id="1476" w:name="OLE_LINK7"/>
      <w:bookmarkEnd w:id="1475"/>
      <w:r w:rsidRPr="00852B2A">
        <w:t xml:space="preserve">eqinjstd1 </w:t>
      </w:r>
      <w:bookmarkEnd w:id="1473"/>
      <w:bookmarkEnd w:id="1474"/>
      <w:bookmarkEnd w:id="1476"/>
      <w:r w:rsidRPr="00852B2A">
        <w:rPr>
          <w:rFonts w:hint="eastAsia"/>
        </w:rPr>
        <w:t>＋</w:t>
      </w:r>
      <w:r w:rsidRPr="00852B2A">
        <w:t xml:space="preserve"> eqinjstd2</w:t>
      </w:r>
    </w:p>
    <w:p w14:paraId="41895354" w14:textId="77777777" w:rsidR="00795370" w:rsidRPr="00852B2A" w:rsidRDefault="00795370" w:rsidP="008C7503">
      <w:pPr>
        <w:ind w:rightChars="-426" w:right="-852"/>
      </w:pPr>
      <w:r w:rsidRPr="00852B2A">
        <w:t xml:space="preserve">                         </w:t>
      </w:r>
      <w:r w:rsidRPr="00852B2A">
        <w:rPr>
          <w:rFonts w:hint="eastAsia"/>
        </w:rPr>
        <w:t>＋</w:t>
      </w:r>
      <w:r w:rsidRPr="00852B2A">
        <w:t xml:space="preserve"> eqinjstd3 </w:t>
      </w:r>
      <w:r w:rsidRPr="00852B2A">
        <w:rPr>
          <w:rFonts w:hint="eastAsia"/>
        </w:rPr>
        <w:t>＋</w:t>
      </w:r>
      <w:r w:rsidRPr="00852B2A">
        <w:t xml:space="preserve"> eqinjstd4 )</w:t>
      </w:r>
      <w:bookmarkEnd w:id="1462"/>
    </w:p>
    <w:p w14:paraId="4C4EA78A" w14:textId="77777777" w:rsidR="00795370" w:rsidRPr="00852B2A" w:rsidRDefault="00795370" w:rsidP="004929B0">
      <w:r w:rsidRPr="00852B2A">
        <w:t xml:space="preserve">     (5)上記以外  </w:t>
      </w:r>
    </w:p>
    <w:p w14:paraId="007E33CD" w14:textId="77777777" w:rsidR="00795370" w:rsidRPr="00852B2A" w:rsidRDefault="00795370" w:rsidP="004929B0">
      <w:bookmarkStart w:id="1477" w:name="OLE_LINK355"/>
      <w:r w:rsidRPr="00852B2A">
        <w:t xml:space="preserve">       ekpfi ← </w:t>
      </w:r>
      <w:bookmarkStart w:id="1478" w:name="OLE_LINK16"/>
      <w:r w:rsidRPr="00852B2A">
        <w:t>1（倍）</w:t>
      </w:r>
      <w:bookmarkEnd w:id="1478"/>
    </w:p>
    <w:bookmarkEnd w:id="1477"/>
    <w:p w14:paraId="0495EAB6" w14:textId="77777777" w:rsidR="00795370" w:rsidRPr="00852B2A" w:rsidRDefault="00795370" w:rsidP="004929B0">
      <w:r w:rsidRPr="00852B2A">
        <w:t xml:space="preserve">       ekpfin[t_mox] ← 1（倍）   </w:t>
      </w:r>
      <w:r w:rsidRPr="00852B2A">
        <w:rPr>
          <w:rFonts w:hint="eastAsia"/>
          <w:color w:val="000000"/>
          <w:szCs w:val="21"/>
        </w:rPr>
        <w:t>（センサ数繰り返し）</w:t>
      </w:r>
    </w:p>
    <w:p w14:paraId="0659F42E" w14:textId="77777777" w:rsidR="00795370" w:rsidRPr="00852B2A" w:rsidRDefault="00795370" w:rsidP="004929B0"/>
    <w:bookmarkEnd w:id="1451"/>
    <w:p w14:paraId="40876C40" w14:textId="4B804388" w:rsidR="00EE6204" w:rsidRPr="00852B2A" w:rsidRDefault="00795370" w:rsidP="00EE6204">
      <w:r w:rsidRPr="00852B2A">
        <w:rPr>
          <w:rFonts w:hint="eastAsia"/>
        </w:rPr>
        <w:t>６</w:t>
      </w:r>
      <w:r w:rsidR="00EE6204" w:rsidRPr="00852B2A">
        <w:rPr>
          <w:rFonts w:hint="eastAsia"/>
        </w:rPr>
        <w:t>．</w:t>
      </w:r>
      <w:r w:rsidR="00EE6204" w:rsidRPr="00852B2A">
        <w:t>ekpfi（</w:t>
      </w:r>
      <w:r w:rsidR="00EE6204" w:rsidRPr="00852B2A">
        <w:rPr>
          <w:rFonts w:hint="eastAsia"/>
        </w:rPr>
        <w:t>ポート噴射量算出係数</w:t>
      </w:r>
      <w:r w:rsidR="00EE6204" w:rsidRPr="00852B2A">
        <w:t>）</w:t>
      </w:r>
      <w:r w:rsidR="00EE6204" w:rsidRPr="00852B2A">
        <w:rPr>
          <w:rFonts w:hint="eastAsia"/>
        </w:rPr>
        <w:t>の算出（</w:t>
      </w:r>
      <w:r w:rsidR="00EE6204" w:rsidRPr="00852B2A">
        <w:t>8ms</w:t>
      </w:r>
      <w:r w:rsidR="00F46E5F" w:rsidRPr="00852B2A">
        <w:rPr>
          <w:rFonts w:hint="eastAsia"/>
        </w:rPr>
        <w:t>中</w:t>
      </w:r>
      <w:r w:rsidR="00EE6204" w:rsidRPr="00852B2A">
        <w:t xml:space="preserve">）   </w:t>
      </w:r>
      <w:r w:rsidR="00EE6204" w:rsidRPr="00852B2A">
        <w:rPr>
          <w:rFonts w:hint="eastAsia"/>
          <w:color w:val="000000"/>
        </w:rPr>
        <w:t>【ﾎﾟｰﾄ</w:t>
      </w:r>
      <w:r w:rsidR="00EE6204" w:rsidRPr="00852B2A">
        <w:rPr>
          <w:color w:val="000000"/>
        </w:rPr>
        <w:t>】</w:t>
      </w:r>
    </w:p>
    <w:p w14:paraId="26509DF5" w14:textId="77777777" w:rsidR="00EE6204" w:rsidRPr="00852B2A" w:rsidRDefault="00EE6204" w:rsidP="00EE6204">
      <w:bookmarkStart w:id="1479" w:name="OLE_LINK363"/>
      <w:r w:rsidRPr="00852B2A">
        <w:t xml:space="preserve">    ekpfi ← </w:t>
      </w:r>
      <w:bookmarkStart w:id="1480" w:name="OLE_LINK38"/>
      <w:bookmarkStart w:id="1481" w:name="OLE_LINK41"/>
      <w:r w:rsidRPr="00852B2A">
        <w:t>1（倍）</w:t>
      </w:r>
      <w:bookmarkEnd w:id="1480"/>
      <w:bookmarkEnd w:id="1481"/>
    </w:p>
    <w:bookmarkEnd w:id="1479"/>
    <w:p w14:paraId="7DC87726" w14:textId="77777777" w:rsidR="00751BDD" w:rsidRPr="00852B2A" w:rsidRDefault="00751BDD" w:rsidP="00EE6204">
      <w:r w:rsidRPr="00852B2A">
        <w:t xml:space="preserve">    </w:t>
      </w:r>
      <w:bookmarkStart w:id="1482" w:name="OLE_LINK17"/>
      <w:r w:rsidRPr="00852B2A">
        <w:t>ekpfin</w:t>
      </w:r>
      <w:r w:rsidR="00C24BA3" w:rsidRPr="00852B2A">
        <w:t>[t_mox</w:t>
      </w:r>
      <w:r w:rsidRPr="00852B2A">
        <w:t xml:space="preserve">] ← </w:t>
      </w:r>
      <w:bookmarkEnd w:id="1482"/>
      <w:r w:rsidRPr="00852B2A">
        <w:t>1（倍）</w:t>
      </w:r>
      <w:r w:rsidR="00C24BA3" w:rsidRPr="00852B2A">
        <w:t xml:space="preserve">      </w:t>
      </w:r>
      <w:r w:rsidR="00C24BA3" w:rsidRPr="00852B2A">
        <w:rPr>
          <w:rFonts w:hint="eastAsia"/>
          <w:color w:val="000000"/>
          <w:szCs w:val="21"/>
        </w:rPr>
        <w:t>（センサ数繰り返し）</w:t>
      </w:r>
    </w:p>
    <w:p w14:paraId="40B84C2A" w14:textId="77777777" w:rsidR="001B67A1" w:rsidRPr="00852B2A" w:rsidRDefault="001B67A1" w:rsidP="00EE6204"/>
    <w:p w14:paraId="794ECECE" w14:textId="12AB84B0" w:rsidR="00EE6204" w:rsidRPr="00852B2A" w:rsidRDefault="00795370" w:rsidP="00EE6204">
      <w:r w:rsidRPr="00852B2A">
        <w:rPr>
          <w:rFonts w:hint="eastAsia"/>
        </w:rPr>
        <w:t>６</w:t>
      </w:r>
      <w:r w:rsidR="00EE6204" w:rsidRPr="00852B2A">
        <w:rPr>
          <w:rFonts w:hint="eastAsia"/>
        </w:rPr>
        <w:t>．</w:t>
      </w:r>
      <w:r w:rsidR="00EE6204" w:rsidRPr="00852B2A">
        <w:t>ekpfi（</w:t>
      </w:r>
      <w:r w:rsidR="00EE6204" w:rsidRPr="00852B2A">
        <w:rPr>
          <w:rFonts w:hint="eastAsia"/>
        </w:rPr>
        <w:t>ポート噴射量算出係数</w:t>
      </w:r>
      <w:r w:rsidR="00EE6204" w:rsidRPr="00852B2A">
        <w:t>）</w:t>
      </w:r>
      <w:r w:rsidR="00EE6204" w:rsidRPr="00852B2A">
        <w:rPr>
          <w:rFonts w:hint="eastAsia"/>
        </w:rPr>
        <w:t>の算出</w:t>
      </w:r>
      <w:bookmarkStart w:id="1483" w:name="OLE_LINK372"/>
      <w:r w:rsidR="00EE6204" w:rsidRPr="00852B2A">
        <w:rPr>
          <w:rFonts w:hint="eastAsia"/>
        </w:rPr>
        <w:t>（</w:t>
      </w:r>
      <w:r w:rsidR="00EE6204" w:rsidRPr="00852B2A">
        <w:t>8ms</w:t>
      </w:r>
      <w:r w:rsidR="00F46E5F" w:rsidRPr="00852B2A">
        <w:rPr>
          <w:rFonts w:hint="eastAsia"/>
        </w:rPr>
        <w:t>中</w:t>
      </w:r>
      <w:r w:rsidR="00EE6204" w:rsidRPr="00852B2A">
        <w:t>）</w:t>
      </w:r>
      <w:bookmarkEnd w:id="1483"/>
      <w:r w:rsidR="00EE6204" w:rsidRPr="00852B2A">
        <w:t xml:space="preserve">   (</w:t>
      </w:r>
      <w:r w:rsidR="00EE6204" w:rsidRPr="00852B2A">
        <w:rPr>
          <w:rFonts w:hint="eastAsia"/>
          <w:color w:val="000000"/>
        </w:rPr>
        <w:t>【ﾃﾞｭｱﾙ</w:t>
      </w:r>
      <w:r w:rsidR="00EE6204" w:rsidRPr="00852B2A">
        <w:rPr>
          <w:color w:val="000000"/>
        </w:rPr>
        <w:t>INJ】OR【ﾎﾟｰﾄ】)以外</w:t>
      </w:r>
    </w:p>
    <w:p w14:paraId="5F60B616" w14:textId="77777777" w:rsidR="00EE6204" w:rsidRPr="00852B2A" w:rsidRDefault="00EE6204" w:rsidP="00EE6204">
      <w:bookmarkStart w:id="1484" w:name="OLE_LINK364"/>
      <w:r w:rsidRPr="00852B2A">
        <w:t xml:space="preserve">    ekpfi ← </w:t>
      </w:r>
      <w:bookmarkStart w:id="1485" w:name="OLE_LINK18"/>
      <w:bookmarkStart w:id="1486" w:name="OLE_LINK35"/>
      <w:r w:rsidRPr="00852B2A">
        <w:t>0（倍）</w:t>
      </w:r>
      <w:bookmarkEnd w:id="1485"/>
      <w:bookmarkEnd w:id="1486"/>
    </w:p>
    <w:bookmarkEnd w:id="1484"/>
    <w:p w14:paraId="1C365092" w14:textId="77777777" w:rsidR="00855FD3" w:rsidRPr="00852B2A" w:rsidRDefault="00C24BA3" w:rsidP="00EE6204">
      <w:r w:rsidRPr="00852B2A">
        <w:t xml:space="preserve">    ekpfin[t_mox</w:t>
      </w:r>
      <w:r w:rsidR="00751BDD" w:rsidRPr="00852B2A">
        <w:t xml:space="preserve">] </w:t>
      </w:r>
      <w:r w:rsidR="00751BDD" w:rsidRPr="00852B2A">
        <w:rPr>
          <w:rFonts w:hint="eastAsia"/>
        </w:rPr>
        <w:t>←</w:t>
      </w:r>
      <w:r w:rsidR="00751BDD" w:rsidRPr="00852B2A">
        <w:t xml:space="preserve"> 0（倍）</w:t>
      </w:r>
      <w:r w:rsidRPr="00852B2A">
        <w:t xml:space="preserve">      </w:t>
      </w:r>
      <w:r w:rsidRPr="00852B2A">
        <w:rPr>
          <w:rFonts w:hint="eastAsia"/>
          <w:color w:val="000000"/>
          <w:szCs w:val="21"/>
        </w:rPr>
        <w:t>（センサ数繰り返し）</w:t>
      </w:r>
    </w:p>
    <w:p w14:paraId="6ABDBE10" w14:textId="77777777" w:rsidR="00751BDD" w:rsidRPr="00852B2A" w:rsidRDefault="00751BDD"/>
    <w:p w14:paraId="73078A66" w14:textId="590E03F7" w:rsidR="00795370" w:rsidRPr="00852B2A" w:rsidRDefault="00795370">
      <w:bookmarkStart w:id="1487" w:name="OLE_LINK26"/>
      <w:r w:rsidRPr="00852B2A">
        <w:rPr>
          <w:rFonts w:hint="eastAsia"/>
        </w:rPr>
        <w:t>７．</w:t>
      </w:r>
      <w:bookmarkStart w:id="1488" w:name="OLE_LINK424"/>
      <w:bookmarkStart w:id="1489" w:name="OLE_LINK52"/>
      <w:bookmarkStart w:id="1490" w:name="OLE_LINK53"/>
      <w:r w:rsidRPr="00852B2A">
        <w:t>ekpfit</w:t>
      </w:r>
      <w:bookmarkEnd w:id="1488"/>
      <w:r w:rsidRPr="00852B2A">
        <w:t>（目標ポート噴射量算出係数）</w:t>
      </w:r>
      <w:bookmarkEnd w:id="1489"/>
      <w:bookmarkEnd w:id="1490"/>
    </w:p>
    <w:p w14:paraId="035559F4" w14:textId="77777777" w:rsidR="00795370" w:rsidRPr="00852B2A" w:rsidRDefault="00795370">
      <w:r w:rsidRPr="00852B2A">
        <w:t xml:space="preserve">               ekpfitn[</w:t>
      </w:r>
      <w:bookmarkStart w:id="1491" w:name="OLE_LINK374"/>
      <w:bookmarkStart w:id="1492" w:name="OLE_LINK375"/>
      <w:r w:rsidRPr="00852B2A">
        <w:t>NOX</w:t>
      </w:r>
      <w:bookmarkEnd w:id="1491"/>
      <w:bookmarkEnd w:id="1492"/>
      <w:r w:rsidRPr="00852B2A">
        <w:t>]（目標ポート噴射量算出係数(バンク別)）の算出</w:t>
      </w:r>
      <w:r w:rsidRPr="00852B2A">
        <w:rPr>
          <w:rFonts w:hint="eastAsia"/>
        </w:rPr>
        <w:t>（</w:t>
      </w:r>
      <w:r w:rsidRPr="00852B2A">
        <w:t>8ms</w:t>
      </w:r>
      <w:r w:rsidRPr="00852B2A">
        <w:rPr>
          <w:rFonts w:hint="eastAsia"/>
        </w:rPr>
        <w:t>中）</w:t>
      </w:r>
      <w:r w:rsidRPr="00852B2A">
        <w:t xml:space="preserve"> </w:t>
      </w:r>
      <w:r w:rsidRPr="00852B2A">
        <w:rPr>
          <w:rFonts w:hint="eastAsia"/>
        </w:rPr>
        <w:t>【ﾃﾞｭｱﾙ</w:t>
      </w:r>
      <w:r w:rsidRPr="00852B2A">
        <w:t>INJ】</w:t>
      </w:r>
    </w:p>
    <w:p w14:paraId="1550DB3F" w14:textId="77777777" w:rsidR="00933FB5" w:rsidRPr="00852B2A" w:rsidRDefault="007A217F" w:rsidP="007A217F">
      <w:pPr>
        <w:ind w:rightChars="-214" w:right="-428"/>
      </w:pPr>
      <w:r w:rsidRPr="00852B2A">
        <w:t xml:space="preserve"> </w:t>
      </w:r>
      <w:r w:rsidR="00CB2682" w:rsidRPr="00852B2A">
        <w:rPr>
          <w:rFonts w:hint="eastAsia"/>
        </w:rPr>
        <w:t xml:space="preserve"> </w:t>
      </w:r>
      <w:r w:rsidRPr="00852B2A">
        <w:t>(</w:t>
      </w:r>
      <w:r w:rsidRPr="00852B2A">
        <w:rPr>
          <w:rFonts w:hint="eastAsia"/>
        </w:rPr>
        <w:t>1</w:t>
      </w:r>
      <w:r w:rsidRPr="00852B2A">
        <w:t>)</w:t>
      </w:r>
      <w:r w:rsidRPr="00852B2A">
        <w:rPr>
          <w:rFonts w:hint="eastAsia"/>
        </w:rPr>
        <w:t>パーシャルリフト噴射を用いた基本噴射制御</w:t>
      </w:r>
      <w:r w:rsidR="00933FB5" w:rsidRPr="00852B2A">
        <w:t>(触媒暖機時)</w:t>
      </w:r>
      <w:r w:rsidRPr="00852B2A">
        <w:rPr>
          <w:rFonts w:hint="eastAsia"/>
        </w:rPr>
        <w:t>選択時</w:t>
      </w:r>
    </w:p>
    <w:p w14:paraId="7A32F06C" w14:textId="6C70CD71" w:rsidR="007A217F" w:rsidRPr="00852B2A" w:rsidRDefault="000B6FBA" w:rsidP="000B6FBA">
      <w:pPr>
        <w:ind w:rightChars="-214" w:right="-428"/>
      </w:pPr>
      <w:r w:rsidRPr="00852B2A">
        <w:t xml:space="preserve">               </w:t>
      </w:r>
      <w:r w:rsidRPr="00852B2A">
        <w:rPr>
          <w:rFonts w:hint="eastAsia"/>
        </w:rPr>
        <w:t xml:space="preserve">                               </w:t>
      </w:r>
      <w:r w:rsidRPr="00852B2A">
        <w:t xml:space="preserve"> </w:t>
      </w:r>
      <w:r w:rsidR="007A217F" w:rsidRPr="00852B2A">
        <w:t>(einjmedislid ＝ EMINJ_BINJPLCTR_</w:t>
      </w:r>
      <w:r w:rsidR="007A217F" w:rsidRPr="00852B2A">
        <w:rPr>
          <w:rFonts w:hint="eastAsia"/>
        </w:rPr>
        <w:t>WC_</w:t>
      </w:r>
      <w:r w:rsidR="007A217F" w:rsidRPr="00852B2A">
        <w:t>ID(</w:t>
      </w:r>
      <w:r w:rsidR="007A217F" w:rsidRPr="00852B2A">
        <w:rPr>
          <w:rFonts w:hint="eastAsia"/>
        </w:rPr>
        <w:t>22</w:t>
      </w:r>
      <w:r w:rsidR="007A217F" w:rsidRPr="00852B2A">
        <w:t>)</w:t>
      </w:r>
      <w:r w:rsidR="00241262" w:rsidRPr="00852B2A">
        <w:rPr>
          <w:rFonts w:hint="eastAsia"/>
        </w:rPr>
        <w:t>)</w:t>
      </w:r>
    </w:p>
    <w:p w14:paraId="0780F63B" w14:textId="5A2E1F49" w:rsidR="00CB2682" w:rsidRPr="00852B2A" w:rsidRDefault="000B6FBA" w:rsidP="000B6FBA">
      <w:pPr>
        <w:ind w:rightChars="-355" w:right="-710"/>
        <w:rPr>
          <w:color w:val="000000"/>
          <w:szCs w:val="21"/>
        </w:rPr>
      </w:pPr>
      <w:r w:rsidRPr="00852B2A">
        <w:t xml:space="preserve">               </w:t>
      </w:r>
      <w:r w:rsidRPr="00852B2A">
        <w:rPr>
          <w:rFonts w:hint="eastAsia"/>
        </w:rPr>
        <w:t xml:space="preserve">               </w:t>
      </w:r>
      <w:r w:rsidR="007A217F" w:rsidRPr="00852B2A">
        <w:rPr>
          <w:rFonts w:hint="eastAsia"/>
          <w:color w:val="000000"/>
          <w:szCs w:val="21"/>
        </w:rPr>
        <w:t>【ALL HV】AND【PLﾏﾙﾁ噴射有】</w:t>
      </w:r>
    </w:p>
    <w:p w14:paraId="0F3E4EE1" w14:textId="40A4D8DB" w:rsidR="007A217F" w:rsidRPr="00852B2A" w:rsidRDefault="000B6FBA" w:rsidP="000B6FBA">
      <w:pPr>
        <w:ind w:rightChars="-355" w:right="-710"/>
      </w:pPr>
      <w:r w:rsidRPr="00852B2A">
        <w:t xml:space="preserve">               </w:t>
      </w:r>
      <w:r w:rsidRPr="00852B2A">
        <w:rPr>
          <w:rFonts w:hint="eastAsia"/>
        </w:rPr>
        <w:t xml:space="preserve">                </w:t>
      </w:r>
      <w:r w:rsidR="007A217F" w:rsidRPr="00852B2A">
        <w:rPr>
          <w:rFonts w:hint="eastAsia"/>
          <w:color w:val="000000"/>
          <w:szCs w:val="21"/>
        </w:rPr>
        <w:t>AND【ﾊﾟｰｼｬﾙﾘﾌﾄ噴射を用いた基本噴射制御</w:t>
      </w:r>
      <w:r w:rsidR="007A217F" w:rsidRPr="00852B2A">
        <w:rPr>
          <w:color w:val="000000"/>
          <w:szCs w:val="21"/>
        </w:rPr>
        <w:t>(触媒暖機時)</w:t>
      </w:r>
      <w:r w:rsidR="007A217F" w:rsidRPr="00852B2A">
        <w:rPr>
          <w:rFonts w:hint="eastAsia"/>
          <w:color w:val="000000"/>
          <w:szCs w:val="21"/>
        </w:rPr>
        <w:t xml:space="preserve">要求使用】 </w:t>
      </w:r>
      <w:commentRangeStart w:id="1493"/>
      <w:commentRangeStart w:id="1494"/>
      <w:commentRangeStart w:id="1495"/>
      <w:r w:rsidR="007A217F" w:rsidRPr="00852B2A">
        <w:rPr>
          <w:color w:val="000000"/>
          <w:szCs w:val="21"/>
        </w:rPr>
        <w:t xml:space="preserve"> </w:t>
      </w:r>
      <w:commentRangeEnd w:id="1493"/>
      <w:commentRangeEnd w:id="1494"/>
      <w:commentRangeEnd w:id="1495"/>
      <w:r w:rsidR="007A217F" w:rsidRPr="00852B2A">
        <w:rPr>
          <w:rStyle w:val="a8"/>
        </w:rPr>
        <w:commentReference w:id="1493"/>
      </w:r>
      <w:r w:rsidR="007A217F" w:rsidRPr="00852B2A">
        <w:rPr>
          <w:rStyle w:val="a8"/>
        </w:rPr>
        <w:commentReference w:id="1494"/>
      </w:r>
      <w:r w:rsidR="007A217F" w:rsidRPr="00852B2A">
        <w:rPr>
          <w:rStyle w:val="a8"/>
        </w:rPr>
        <w:commentReference w:id="1495"/>
      </w:r>
    </w:p>
    <w:p w14:paraId="6464DA17" w14:textId="77777777" w:rsidR="007A217F" w:rsidRPr="00852B2A" w:rsidRDefault="007A217F" w:rsidP="007A217F">
      <w:r w:rsidRPr="00852B2A">
        <w:t xml:space="preserve">    ekpfit ← ebinjplctr_ekpfit</w:t>
      </w:r>
    </w:p>
    <w:p w14:paraId="0C0F81B8" w14:textId="77777777" w:rsidR="007A217F" w:rsidRPr="00852B2A" w:rsidRDefault="007A217F" w:rsidP="007A217F">
      <w:r w:rsidRPr="00852B2A">
        <w:t xml:space="preserve"> </w:t>
      </w:r>
      <w:r w:rsidRPr="00852B2A">
        <w:rPr>
          <w:rFonts w:hint="eastAsia"/>
        </w:rPr>
        <w:t xml:space="preserve">   </w:t>
      </w:r>
      <w:r w:rsidRPr="00852B2A">
        <w:t>ekpfitn[t_mox] ←</w:t>
      </w:r>
      <w:r w:rsidRPr="00852B2A">
        <w:rPr>
          <w:rFonts w:hint="eastAsia"/>
        </w:rPr>
        <w:t xml:space="preserve"> </w:t>
      </w:r>
      <w:r w:rsidRPr="00852B2A">
        <w:t>ebinjplctr_ekpfit</w:t>
      </w:r>
      <w:r w:rsidRPr="00852B2A">
        <w:rPr>
          <w:rFonts w:hint="eastAsia"/>
        </w:rPr>
        <w:t>n</w:t>
      </w:r>
      <w:r w:rsidRPr="00852B2A">
        <w:t>[t_mox]   (センサ数繰り返し）</w:t>
      </w:r>
    </w:p>
    <w:p w14:paraId="7C689285" w14:textId="67374EBF" w:rsidR="00795370" w:rsidRPr="00852B2A" w:rsidRDefault="00795370" w:rsidP="00B05FDA">
      <w:pPr>
        <w:jc w:val="left"/>
      </w:pPr>
      <w:r w:rsidRPr="00852B2A">
        <w:t xml:space="preserve"> </w:t>
      </w:r>
      <w:r w:rsidR="00CB2682" w:rsidRPr="00852B2A">
        <w:rPr>
          <w:rFonts w:hint="eastAsia"/>
        </w:rPr>
        <w:t xml:space="preserve"> </w:t>
      </w:r>
      <w:r w:rsidRPr="00852B2A">
        <w:t>(</w:t>
      </w:r>
      <w:r w:rsidR="00CB2682" w:rsidRPr="00852B2A">
        <w:rPr>
          <w:rFonts w:hint="eastAsia"/>
        </w:rPr>
        <w:t>2</w:t>
      </w:r>
      <w:bookmarkStart w:id="1496" w:name="OLE_LINK397"/>
      <w:r w:rsidRPr="00852B2A">
        <w:t>)</w:t>
      </w:r>
      <w:r w:rsidRPr="00852B2A">
        <w:rPr>
          <w:rFonts w:hint="eastAsia"/>
        </w:rPr>
        <w:t>触媒暖機</w:t>
      </w:r>
      <w:r w:rsidRPr="00852B2A">
        <w:t>制御選択時(einjmedislid ＝ EMINJ_WU</w:t>
      </w:r>
      <w:r w:rsidRPr="00852B2A">
        <w:rPr>
          <w:rFonts w:hint="eastAsia"/>
        </w:rPr>
        <w:t>P</w:t>
      </w:r>
      <w:r w:rsidRPr="00852B2A">
        <w:t>CAT_ID(</w:t>
      </w:r>
      <w:r w:rsidR="007A217F" w:rsidRPr="00852B2A">
        <w:rPr>
          <w:rFonts w:hint="eastAsia"/>
        </w:rPr>
        <w:t>24</w:t>
      </w:r>
      <w:r w:rsidRPr="00852B2A">
        <w:t>)</w:t>
      </w:r>
      <w:r w:rsidR="00241262" w:rsidRPr="00852B2A">
        <w:rPr>
          <w:rFonts w:hint="eastAsia"/>
        </w:rPr>
        <w:t>)</w:t>
      </w:r>
      <w:r w:rsidRPr="00852B2A">
        <w:rPr>
          <w:rFonts w:hint="eastAsia"/>
        </w:rPr>
        <w:t xml:space="preserve"> 【</w:t>
      </w:r>
      <w:r w:rsidRPr="00852B2A">
        <w:t xml:space="preserve">ALL </w:t>
      </w:r>
      <w:r w:rsidRPr="00852B2A">
        <w:rPr>
          <w:rFonts w:hint="eastAsia"/>
        </w:rPr>
        <w:t>HV】</w:t>
      </w:r>
      <w:bookmarkEnd w:id="1496"/>
      <w:r w:rsidRPr="00852B2A">
        <w:rPr>
          <w:rFonts w:hint="eastAsia"/>
        </w:rPr>
        <w:t xml:space="preserve"> </w:t>
      </w:r>
      <w:commentRangeStart w:id="1497"/>
      <w:commentRangeStart w:id="1498"/>
      <w:commentRangeStart w:id="1499"/>
      <w:r w:rsidRPr="00852B2A">
        <w:rPr>
          <w:rFonts w:hint="eastAsia"/>
        </w:rPr>
        <w:t xml:space="preserve"> </w:t>
      </w:r>
      <w:commentRangeEnd w:id="1497"/>
      <w:commentRangeEnd w:id="1498"/>
      <w:commentRangeEnd w:id="1499"/>
      <w:r w:rsidRPr="00852B2A">
        <w:rPr>
          <w:rStyle w:val="a8"/>
        </w:rPr>
        <w:commentReference w:id="1497"/>
      </w:r>
      <w:r w:rsidRPr="00852B2A">
        <w:rPr>
          <w:rStyle w:val="a8"/>
        </w:rPr>
        <w:commentReference w:id="1498"/>
      </w:r>
      <w:r w:rsidRPr="00852B2A">
        <w:rPr>
          <w:rStyle w:val="a8"/>
        </w:rPr>
        <w:commentReference w:id="1499"/>
      </w:r>
    </w:p>
    <w:p w14:paraId="52C9F0F4" w14:textId="77777777" w:rsidR="00795370" w:rsidRPr="00852B2A" w:rsidRDefault="00795370" w:rsidP="00644D07">
      <w:r w:rsidRPr="00852B2A">
        <w:t xml:space="preserve">    ekpfit ← </w:t>
      </w:r>
      <w:bookmarkStart w:id="1500" w:name="OLE_LINK399"/>
      <w:bookmarkStart w:id="1501" w:name="OLE_LINK411"/>
      <w:bookmarkStart w:id="1502" w:name="OLE_LINK417"/>
      <w:r w:rsidRPr="00852B2A">
        <w:t>e</w:t>
      </w:r>
      <w:r w:rsidRPr="00852B2A">
        <w:rPr>
          <w:rFonts w:hint="eastAsia"/>
        </w:rPr>
        <w:t>wupcat</w:t>
      </w:r>
      <w:r w:rsidRPr="00852B2A">
        <w:t>_ekpfitcat</w:t>
      </w:r>
      <w:bookmarkEnd w:id="1500"/>
      <w:bookmarkEnd w:id="1501"/>
      <w:bookmarkEnd w:id="1502"/>
    </w:p>
    <w:p w14:paraId="282D9C21" w14:textId="77777777" w:rsidR="00795370" w:rsidRPr="00852B2A" w:rsidRDefault="00795370" w:rsidP="00855FD3">
      <w:bookmarkStart w:id="1503" w:name="OLE_LINK244"/>
      <w:r w:rsidRPr="00852B2A">
        <w:rPr>
          <w:rFonts w:hint="eastAsia"/>
        </w:rPr>
        <w:lastRenderedPageBreak/>
        <w:t xml:space="preserve">    </w:t>
      </w:r>
      <w:r w:rsidRPr="00852B2A">
        <w:t>ekpfitn[t_mox] ←ewupcat_ekpfitcat   (センサ数繰り返し）</w:t>
      </w:r>
      <w:r w:rsidRPr="00852B2A">
        <w:rPr>
          <w:rFonts w:hint="eastAsia"/>
        </w:rPr>
        <w:t xml:space="preserve"> </w:t>
      </w:r>
      <w:commentRangeStart w:id="1504"/>
      <w:r w:rsidRPr="00852B2A">
        <w:rPr>
          <w:rFonts w:hint="eastAsia"/>
        </w:rPr>
        <w:t xml:space="preserve"> </w:t>
      </w:r>
      <w:commentRangeEnd w:id="1504"/>
      <w:r w:rsidRPr="00852B2A">
        <w:rPr>
          <w:rStyle w:val="a8"/>
        </w:rPr>
        <w:commentReference w:id="1504"/>
      </w:r>
    </w:p>
    <w:p w14:paraId="00C33C93" w14:textId="039AD4FE" w:rsidR="00674A9D" w:rsidRPr="00852B2A" w:rsidDel="00744FFE" w:rsidRDefault="00674A9D" w:rsidP="00C031E8">
      <w:pPr>
        <w:rPr>
          <w:del w:id="1505" w:author="16a" w:date="2025-10-20T21:31:00Z"/>
        </w:rPr>
      </w:pPr>
    </w:p>
    <w:p w14:paraId="78CB6F82" w14:textId="510475D3" w:rsidR="00795370" w:rsidRPr="00852B2A" w:rsidRDefault="00795370" w:rsidP="00997261">
      <w:pPr>
        <w:ind w:rightChars="-497" w:right="-994"/>
      </w:pPr>
      <w:r w:rsidRPr="00852B2A">
        <w:t xml:space="preserve">  (</w:t>
      </w:r>
      <w:r w:rsidR="00CB2682" w:rsidRPr="00852B2A">
        <w:rPr>
          <w:rFonts w:hint="eastAsia"/>
        </w:rPr>
        <w:t>3</w:t>
      </w:r>
      <w:r w:rsidRPr="00852B2A">
        <w:t>)</w:t>
      </w:r>
      <w:r w:rsidRPr="00852B2A">
        <w:rPr>
          <w:rFonts w:hint="eastAsia"/>
        </w:rPr>
        <w:t>始動後ＰＮ低減制御</w:t>
      </w:r>
      <w:r w:rsidRPr="00852B2A">
        <w:t>選択時(einjmedislid ＝ EMINJ_RDPN_ID(52)</w:t>
      </w:r>
      <w:r w:rsidR="00241262" w:rsidRPr="00852B2A">
        <w:rPr>
          <w:rFonts w:hint="eastAsia"/>
        </w:rPr>
        <w:t>)</w:t>
      </w:r>
      <w:r w:rsidRPr="00852B2A">
        <w:t xml:space="preserve"> 【ALL HV】</w:t>
      </w:r>
      <w:ins w:id="1506" w:author="16a" w:date="2025-10-21T14:53:00Z">
        <w:r w:rsidR="00997261" w:rsidRPr="00997261">
          <w:rPr>
            <w:rFonts w:hint="eastAsia"/>
            <w:color w:val="000000"/>
            <w:szCs w:val="21"/>
            <w:shd w:val="clear" w:color="auto" w:fill="00FF00"/>
          </w:rPr>
          <w:t>AND【</w:t>
        </w:r>
        <w:r w:rsidR="00997261" w:rsidRPr="00997261">
          <w:rPr>
            <w:color w:val="000000"/>
            <w:szCs w:val="21"/>
            <w:shd w:val="clear" w:color="auto" w:fill="00FF00"/>
          </w:rPr>
          <w:t>PN低減制御要求使用】</w:t>
        </w:r>
      </w:ins>
      <w:del w:id="1507" w:author="16a" w:date="2025-10-21T14:54:00Z">
        <w:r w:rsidRPr="00852B2A" w:rsidDel="00997261">
          <w:delText xml:space="preserve">  </w:delText>
        </w:r>
        <w:commentRangeStart w:id="1508"/>
        <w:r w:rsidRPr="00852B2A" w:rsidDel="00997261">
          <w:delText xml:space="preserve"> </w:delText>
        </w:r>
      </w:del>
      <w:commentRangeEnd w:id="1508"/>
      <w:r w:rsidRPr="00852B2A">
        <w:rPr>
          <w:rStyle w:val="a8"/>
        </w:rPr>
        <w:commentReference w:id="1508"/>
      </w:r>
    </w:p>
    <w:p w14:paraId="2F81C00B" w14:textId="77777777" w:rsidR="00795370" w:rsidRPr="00852B2A" w:rsidRDefault="00795370" w:rsidP="00C031E8">
      <w:r w:rsidRPr="00852B2A">
        <w:t xml:space="preserve">    ekpfit ← erdpn_ekpfit</w:t>
      </w:r>
    </w:p>
    <w:p w14:paraId="1FB13C8A" w14:textId="77777777" w:rsidR="00795370" w:rsidRPr="00852B2A" w:rsidRDefault="00795370" w:rsidP="00C031E8">
      <w:r w:rsidRPr="00852B2A">
        <w:t xml:space="preserve">    ekpfitn[t_mox] ← </w:t>
      </w:r>
      <w:r w:rsidRPr="00852B2A">
        <w:rPr>
          <w:sz w:val="22"/>
        </w:rPr>
        <w:t xml:space="preserve">erdpn_ekpfitn[t_mox] </w:t>
      </w:r>
      <w:r w:rsidRPr="00852B2A">
        <w:t xml:space="preserve">  (センサ数繰り返し）</w:t>
      </w:r>
    </w:p>
    <w:p w14:paraId="6D6C4C1A" w14:textId="7641C209" w:rsidR="00795370" w:rsidRPr="00852B2A" w:rsidRDefault="00795370" w:rsidP="00C031E8">
      <w:r w:rsidRPr="00852B2A">
        <w:t xml:space="preserve">  (</w:t>
      </w:r>
      <w:r w:rsidR="00CB2682" w:rsidRPr="00852B2A">
        <w:rPr>
          <w:rFonts w:hint="eastAsia"/>
        </w:rPr>
        <w:t>4</w:t>
      </w:r>
      <w:r w:rsidRPr="00852B2A">
        <w:t>)</w:t>
      </w:r>
      <w:r w:rsidRPr="00852B2A">
        <w:rPr>
          <w:rFonts w:hint="eastAsia"/>
        </w:rPr>
        <w:t>成層始動制御選択時（</w:t>
      </w:r>
      <w:r w:rsidRPr="00852B2A">
        <w:t xml:space="preserve">einjmedislid </w:t>
      </w:r>
      <w:r w:rsidRPr="00852B2A">
        <w:rPr>
          <w:rFonts w:hint="eastAsia"/>
        </w:rPr>
        <w:t>＝</w:t>
      </w:r>
      <w:r w:rsidRPr="00852B2A">
        <w:t xml:space="preserve"> EMINJ_STRATIST_ID(</w:t>
      </w:r>
      <w:ins w:id="1509" w:author="16a" w:date="2025-10-08T16:15:00Z">
        <w:r w:rsidR="00A80CBD" w:rsidRPr="00A80CBD">
          <w:rPr>
            <w:rFonts w:hint="eastAsia"/>
            <w:shd w:val="clear" w:color="auto" w:fill="00FF00"/>
          </w:rPr>
          <w:t>40</w:t>
        </w:r>
      </w:ins>
      <w:del w:id="1510" w:author="16a" w:date="2025-10-08T16:15:00Z">
        <w:r w:rsidRPr="00A80CBD" w:rsidDel="00A80CBD">
          <w:rPr>
            <w:shd w:val="clear" w:color="auto" w:fill="00FF00"/>
          </w:rPr>
          <w:delText>42</w:delText>
        </w:r>
      </w:del>
      <w:r w:rsidRPr="00852B2A">
        <w:t>)</w:t>
      </w:r>
      <w:r w:rsidR="00241262" w:rsidRPr="00852B2A">
        <w:t>）</w:t>
      </w:r>
      <w:r w:rsidRPr="00852B2A">
        <w:t xml:space="preserve"> </w:t>
      </w:r>
      <w:commentRangeStart w:id="1511"/>
      <w:r w:rsidRPr="00852B2A">
        <w:t xml:space="preserve"> </w:t>
      </w:r>
      <w:commentRangeEnd w:id="1511"/>
      <w:r w:rsidRPr="00852B2A">
        <w:rPr>
          <w:rStyle w:val="a8"/>
        </w:rPr>
        <w:commentReference w:id="1511"/>
      </w:r>
    </w:p>
    <w:p w14:paraId="6EB076B5" w14:textId="77777777" w:rsidR="00795370" w:rsidRPr="00852B2A" w:rsidRDefault="00795370" w:rsidP="00C031E8">
      <w:r w:rsidRPr="00852B2A">
        <w:t xml:space="preserve">    ekpfit ← estratist_ekpfit</w:t>
      </w:r>
    </w:p>
    <w:p w14:paraId="02C6E1F0" w14:textId="77777777" w:rsidR="00795370" w:rsidRPr="00852B2A" w:rsidRDefault="00795370" w:rsidP="00C031E8">
      <w:r w:rsidRPr="00852B2A">
        <w:rPr>
          <w:rFonts w:hint="eastAsia"/>
        </w:rPr>
        <w:t xml:space="preserve">    </w:t>
      </w:r>
      <w:r w:rsidRPr="00852B2A">
        <w:t>ekpfitn[t_mox] ← estratist_ekpfit   (センサ数繰り返し）</w:t>
      </w:r>
    </w:p>
    <w:p w14:paraId="74A1CB8B" w14:textId="66D3AA94" w:rsidR="00933FB5" w:rsidRPr="00852B2A" w:rsidRDefault="00CB2682" w:rsidP="00CB2682">
      <w:pPr>
        <w:ind w:rightChars="-497" w:right="-994"/>
      </w:pPr>
      <w:r w:rsidRPr="00852B2A">
        <w:t xml:space="preserve"> </w:t>
      </w:r>
      <w:r w:rsidRPr="00852B2A">
        <w:rPr>
          <w:rFonts w:hint="eastAsia"/>
        </w:rPr>
        <w:t xml:space="preserve"> </w:t>
      </w:r>
      <w:r w:rsidRPr="00852B2A">
        <w:t>(</w:t>
      </w:r>
      <w:r w:rsidRPr="00852B2A">
        <w:rPr>
          <w:rFonts w:hint="eastAsia"/>
        </w:rPr>
        <w:t>5</w:t>
      </w:r>
      <w:r w:rsidRPr="00852B2A">
        <w:t>)</w:t>
      </w:r>
      <w:r w:rsidRPr="00852B2A">
        <w:rPr>
          <w:rFonts w:hint="eastAsia"/>
        </w:rPr>
        <w:t>パーシャルリフト噴射を用いた基本噴射制御</w:t>
      </w:r>
      <w:r w:rsidR="00933FB5" w:rsidRPr="00852B2A">
        <w:t>(HV始動制御時)</w:t>
      </w:r>
      <w:r w:rsidRPr="00852B2A">
        <w:rPr>
          <w:rFonts w:hint="eastAsia"/>
        </w:rPr>
        <w:t>選択時</w:t>
      </w:r>
    </w:p>
    <w:p w14:paraId="1F454C15" w14:textId="3387D048" w:rsidR="00CB2682" w:rsidRPr="00852B2A" w:rsidRDefault="000B6FBA" w:rsidP="000B6FBA">
      <w:pPr>
        <w:ind w:rightChars="-497" w:right="-994"/>
      </w:pPr>
      <w:r w:rsidRPr="00852B2A">
        <w:t xml:space="preserve">               </w:t>
      </w:r>
      <w:r w:rsidRPr="00852B2A">
        <w:rPr>
          <w:rFonts w:hint="eastAsia"/>
        </w:rPr>
        <w:t xml:space="preserve">                               </w:t>
      </w:r>
      <w:r w:rsidRPr="00852B2A">
        <w:t xml:space="preserve"> </w:t>
      </w:r>
      <w:r w:rsidR="00CB2682" w:rsidRPr="00852B2A">
        <w:t>(einjmedislid ＝ EMINJ_BINJPLCTR_</w:t>
      </w:r>
      <w:r w:rsidR="00CB2682" w:rsidRPr="00852B2A">
        <w:rPr>
          <w:rFonts w:hint="eastAsia"/>
        </w:rPr>
        <w:t>STAHV_</w:t>
      </w:r>
      <w:r w:rsidR="00CB2682" w:rsidRPr="00852B2A">
        <w:t>ID(</w:t>
      </w:r>
      <w:r w:rsidR="00CB2682" w:rsidRPr="00852B2A">
        <w:rPr>
          <w:rFonts w:hint="eastAsia"/>
        </w:rPr>
        <w:t>48</w:t>
      </w:r>
      <w:r w:rsidR="00CB2682" w:rsidRPr="00852B2A">
        <w:t>)</w:t>
      </w:r>
      <w:r w:rsidR="00241262" w:rsidRPr="00852B2A">
        <w:rPr>
          <w:rFonts w:hint="eastAsia"/>
        </w:rPr>
        <w:t>)</w:t>
      </w:r>
    </w:p>
    <w:p w14:paraId="59AA6C38" w14:textId="5CF57484" w:rsidR="00CB2682" w:rsidRPr="00852B2A" w:rsidRDefault="000B6FBA" w:rsidP="000B6FBA">
      <w:pPr>
        <w:ind w:rightChars="-1" w:right="-2"/>
        <w:rPr>
          <w:color w:val="000000"/>
          <w:szCs w:val="21"/>
        </w:rPr>
      </w:pPr>
      <w:r w:rsidRPr="00852B2A">
        <w:t xml:space="preserve">               </w:t>
      </w:r>
      <w:r w:rsidRPr="00852B2A">
        <w:rPr>
          <w:rFonts w:hint="eastAsia"/>
        </w:rPr>
        <w:t xml:space="preserve">               </w:t>
      </w:r>
      <w:r w:rsidR="00CB2682" w:rsidRPr="00852B2A">
        <w:rPr>
          <w:rFonts w:hint="eastAsia"/>
          <w:color w:val="000000"/>
          <w:szCs w:val="21"/>
        </w:rPr>
        <w:t>【</w:t>
      </w:r>
      <w:r w:rsidR="00CB2682" w:rsidRPr="00852B2A">
        <w:rPr>
          <w:color w:val="000000"/>
          <w:szCs w:val="21"/>
        </w:rPr>
        <w:t>EG-MG遊星ｷﾞｱ】AND【FFV制御無】AND【PLﾏﾙﾁ噴射有】</w:t>
      </w:r>
    </w:p>
    <w:p w14:paraId="40847F4C" w14:textId="4EA396BF" w:rsidR="00CB2682" w:rsidRPr="00852B2A" w:rsidRDefault="000B6FBA" w:rsidP="000B6FBA">
      <w:pPr>
        <w:ind w:rightChars="-1" w:right="-2"/>
      </w:pPr>
      <w:r w:rsidRPr="00852B2A">
        <w:t xml:space="preserve">               </w:t>
      </w:r>
      <w:r w:rsidRPr="00852B2A">
        <w:rPr>
          <w:rFonts w:hint="eastAsia"/>
        </w:rPr>
        <w:t xml:space="preserve">                </w:t>
      </w:r>
      <w:r w:rsidR="00CB2682" w:rsidRPr="00852B2A">
        <w:rPr>
          <w:color w:val="000000"/>
          <w:szCs w:val="21"/>
        </w:rPr>
        <w:t>AND【ﾊﾟｰｼｬﾙﾘﾌﾄ噴射を用いた基本噴射制御(HV始動制御時)要求使用】</w:t>
      </w:r>
      <w:r w:rsidR="00CB2682" w:rsidRPr="00852B2A">
        <w:rPr>
          <w:rFonts w:hint="eastAsia"/>
          <w:color w:val="000000"/>
          <w:szCs w:val="21"/>
        </w:rPr>
        <w:t xml:space="preserve"> </w:t>
      </w:r>
      <w:commentRangeStart w:id="1512"/>
      <w:commentRangeStart w:id="1513"/>
      <w:commentRangeStart w:id="1514"/>
      <w:r w:rsidR="00CB2682" w:rsidRPr="00852B2A">
        <w:rPr>
          <w:color w:val="000000"/>
          <w:szCs w:val="21"/>
        </w:rPr>
        <w:t xml:space="preserve"> </w:t>
      </w:r>
      <w:commentRangeEnd w:id="1512"/>
      <w:commentRangeEnd w:id="1513"/>
      <w:commentRangeEnd w:id="1514"/>
      <w:r w:rsidR="00CB2682" w:rsidRPr="00852B2A">
        <w:rPr>
          <w:rStyle w:val="a8"/>
        </w:rPr>
        <w:commentReference w:id="1512"/>
      </w:r>
      <w:r w:rsidR="00CB2682" w:rsidRPr="00852B2A">
        <w:rPr>
          <w:rStyle w:val="a8"/>
        </w:rPr>
        <w:commentReference w:id="1513"/>
      </w:r>
      <w:r w:rsidR="00CB2682" w:rsidRPr="00852B2A">
        <w:rPr>
          <w:rStyle w:val="a8"/>
        </w:rPr>
        <w:commentReference w:id="1514"/>
      </w:r>
    </w:p>
    <w:p w14:paraId="36144CE5" w14:textId="77777777" w:rsidR="00CB2682" w:rsidRPr="00852B2A" w:rsidRDefault="00CB2682" w:rsidP="00CB2682">
      <w:r w:rsidRPr="00852B2A">
        <w:t xml:space="preserve">    ekpfit ← ebinjplctr_ekpfit</w:t>
      </w:r>
    </w:p>
    <w:p w14:paraId="43D6AF34" w14:textId="77777777" w:rsidR="00CB2682" w:rsidRPr="00852B2A" w:rsidRDefault="00CB2682" w:rsidP="00CB2682">
      <w:r w:rsidRPr="00852B2A">
        <w:t xml:space="preserve"> </w:t>
      </w:r>
      <w:r w:rsidRPr="00852B2A">
        <w:rPr>
          <w:rFonts w:hint="eastAsia"/>
        </w:rPr>
        <w:t xml:space="preserve">   </w:t>
      </w:r>
      <w:r w:rsidRPr="00852B2A">
        <w:t>ekpfitn[t_mox] ←</w:t>
      </w:r>
      <w:r w:rsidRPr="00852B2A">
        <w:rPr>
          <w:rFonts w:hint="eastAsia"/>
        </w:rPr>
        <w:t xml:space="preserve"> </w:t>
      </w:r>
      <w:r w:rsidRPr="00852B2A">
        <w:t>ebinjplctr_ekpfit</w:t>
      </w:r>
      <w:r w:rsidRPr="00852B2A">
        <w:rPr>
          <w:rFonts w:hint="eastAsia"/>
        </w:rPr>
        <w:t>n</w:t>
      </w:r>
      <w:r w:rsidRPr="00852B2A">
        <w:t>[t_mox]   (センサ数繰り返し）</w:t>
      </w:r>
    </w:p>
    <w:p w14:paraId="54E2673D" w14:textId="139E97D9" w:rsidR="00D65001" w:rsidRPr="00852B2A" w:rsidRDefault="00D65001" w:rsidP="00392457">
      <w:pPr>
        <w:ind w:rightChars="-284" w:right="-568" w:firstLineChars="100" w:firstLine="200"/>
      </w:pPr>
      <w:r w:rsidRPr="00852B2A">
        <w:t>(</w:t>
      </w:r>
      <w:r w:rsidR="00CB2682" w:rsidRPr="00852B2A">
        <w:rPr>
          <w:rFonts w:hint="eastAsia"/>
        </w:rPr>
        <w:t>6</w:t>
      </w:r>
      <w:r w:rsidRPr="00852B2A">
        <w:t>)</w:t>
      </w:r>
      <w:r w:rsidRPr="00852B2A">
        <w:rPr>
          <w:rFonts w:hint="eastAsia"/>
        </w:rPr>
        <w:t>給油後の噴き分けアクティブ制御選択時（</w:t>
      </w:r>
      <w:r w:rsidRPr="00852B2A">
        <w:t xml:space="preserve">einjmedislid </w:t>
      </w:r>
      <w:r w:rsidRPr="00852B2A">
        <w:rPr>
          <w:rFonts w:hint="eastAsia"/>
        </w:rPr>
        <w:t>＝</w:t>
      </w:r>
      <w:r w:rsidRPr="00852B2A">
        <w:t xml:space="preserve"> EMINJ_</w:t>
      </w:r>
      <w:r w:rsidRPr="00852B2A">
        <w:rPr>
          <w:rFonts w:hint="eastAsia"/>
        </w:rPr>
        <w:t>ACTAREFUEL</w:t>
      </w:r>
      <w:r w:rsidRPr="00852B2A">
        <w:t>_ID(</w:t>
      </w:r>
      <w:r w:rsidRPr="00852B2A">
        <w:rPr>
          <w:rFonts w:hint="eastAsia"/>
        </w:rPr>
        <w:t>74</w:t>
      </w:r>
      <w:r w:rsidRPr="00852B2A">
        <w:t>)</w:t>
      </w:r>
      <w:r w:rsidR="00241262" w:rsidRPr="00852B2A">
        <w:t>）</w:t>
      </w:r>
      <w:r w:rsidR="00392457" w:rsidRPr="00852B2A">
        <w:rPr>
          <w:rFonts w:hint="eastAsia"/>
        </w:rPr>
        <w:t xml:space="preserve"> </w:t>
      </w:r>
      <w:r w:rsidR="00090EC9" w:rsidRPr="00852B2A">
        <w:rPr>
          <w:color w:val="000000"/>
          <w:szCs w:val="21"/>
        </w:rPr>
        <w:t>【FFV制御有】</w:t>
      </w:r>
      <w:commentRangeStart w:id="1515"/>
      <w:commentRangeEnd w:id="1515"/>
      <w:r w:rsidR="00090EC9" w:rsidRPr="00852B2A">
        <w:rPr>
          <w:rStyle w:val="a8"/>
          <w:sz w:val="21"/>
          <w:szCs w:val="21"/>
        </w:rPr>
        <w:commentReference w:id="1515"/>
      </w:r>
    </w:p>
    <w:p w14:paraId="715C2695" w14:textId="0C9F72F8" w:rsidR="00D65001" w:rsidRPr="00852B2A" w:rsidRDefault="00D65001" w:rsidP="00D65001">
      <w:r w:rsidRPr="00852B2A">
        <w:t xml:space="preserve">    ekpfit ← e</w:t>
      </w:r>
      <w:r w:rsidRPr="00852B2A">
        <w:rPr>
          <w:rFonts w:hint="eastAsia"/>
        </w:rPr>
        <w:t>actarefuel</w:t>
      </w:r>
      <w:r w:rsidRPr="00852B2A">
        <w:t>_ekpfit</w:t>
      </w:r>
    </w:p>
    <w:p w14:paraId="77410F39" w14:textId="074124A5" w:rsidR="00D65001" w:rsidRPr="00852B2A" w:rsidRDefault="00D65001" w:rsidP="00D65001">
      <w:r w:rsidRPr="00852B2A">
        <w:rPr>
          <w:rFonts w:hint="eastAsia"/>
        </w:rPr>
        <w:t xml:space="preserve">    </w:t>
      </w:r>
      <w:r w:rsidRPr="00852B2A">
        <w:t>ekpfitn[t_mox] ← e</w:t>
      </w:r>
      <w:r w:rsidRPr="00852B2A">
        <w:rPr>
          <w:rFonts w:hint="eastAsia"/>
        </w:rPr>
        <w:t>actarefuel</w:t>
      </w:r>
      <w:r w:rsidRPr="00852B2A">
        <w:t>_ekpfit   (センサ数繰り返し）</w:t>
      </w:r>
    </w:p>
    <w:p w14:paraId="22D6621F" w14:textId="6708836A" w:rsidR="00795370" w:rsidRPr="00852B2A" w:rsidRDefault="00795370" w:rsidP="00855FD3">
      <w:r w:rsidRPr="00852B2A">
        <w:t xml:space="preserve">  (</w:t>
      </w:r>
      <w:r w:rsidR="00CB2682" w:rsidRPr="00852B2A">
        <w:rPr>
          <w:rFonts w:hint="eastAsia"/>
        </w:rPr>
        <w:t>7</w:t>
      </w:r>
      <w:r w:rsidRPr="00852B2A">
        <w:t>)</w:t>
      </w:r>
      <w:bookmarkStart w:id="1516" w:name="OLE_LINK377"/>
      <w:bookmarkEnd w:id="1503"/>
      <w:r w:rsidRPr="00852B2A">
        <w:t>冷間</w:t>
      </w:r>
      <w:r w:rsidRPr="00852B2A">
        <w:rPr>
          <w:rFonts w:hint="eastAsia"/>
        </w:rPr>
        <w:t>時</w:t>
      </w:r>
      <w:r w:rsidRPr="00852B2A">
        <w:t>希釈防止制御選択時(einjmedislid ＝ EMINJ_PRVDIL_ID(96)</w:t>
      </w:r>
      <w:r w:rsidR="00241262" w:rsidRPr="00852B2A">
        <w:rPr>
          <w:rFonts w:hint="eastAsia"/>
        </w:rPr>
        <w:t>)</w:t>
      </w:r>
      <w:r w:rsidRPr="00852B2A">
        <w:t xml:space="preserve"> </w:t>
      </w:r>
      <w:commentRangeStart w:id="1517"/>
      <w:r w:rsidRPr="00852B2A">
        <w:t xml:space="preserve"> </w:t>
      </w:r>
      <w:commentRangeEnd w:id="1517"/>
      <w:r w:rsidRPr="00852B2A">
        <w:rPr>
          <w:rStyle w:val="a8"/>
        </w:rPr>
        <w:commentReference w:id="1517"/>
      </w:r>
    </w:p>
    <w:p w14:paraId="157F0001" w14:textId="77777777" w:rsidR="00795370" w:rsidRPr="00852B2A" w:rsidRDefault="00795370" w:rsidP="00C43D69">
      <w:r w:rsidRPr="00852B2A">
        <w:t xml:space="preserve">    e</w:t>
      </w:r>
      <w:bookmarkStart w:id="1518" w:name="OLE_LINK285"/>
      <w:r w:rsidRPr="00852B2A">
        <w:t>kpfit</w:t>
      </w:r>
      <w:bookmarkEnd w:id="1518"/>
      <w:r w:rsidRPr="00852B2A">
        <w:t xml:space="preserve"> ← eprvdil_ekpfit</w:t>
      </w:r>
    </w:p>
    <w:bookmarkEnd w:id="1516"/>
    <w:p w14:paraId="442FEE72" w14:textId="77777777" w:rsidR="00795370" w:rsidRPr="00852B2A" w:rsidRDefault="00795370" w:rsidP="00C43D69">
      <w:r w:rsidRPr="00852B2A">
        <w:t xml:space="preserve"> </w:t>
      </w:r>
      <w:r w:rsidRPr="00852B2A">
        <w:rPr>
          <w:rFonts w:hint="eastAsia"/>
        </w:rPr>
        <w:t xml:space="preserve">   </w:t>
      </w:r>
      <w:r w:rsidRPr="00852B2A">
        <w:t>ekpfitn[t_mox] ←</w:t>
      </w:r>
      <w:r w:rsidRPr="00852B2A">
        <w:rPr>
          <w:rFonts w:hint="eastAsia"/>
        </w:rPr>
        <w:t xml:space="preserve"> </w:t>
      </w:r>
      <w:r w:rsidRPr="00852B2A">
        <w:t>eprvdil_ekpfit   (センサ数繰り返し）</w:t>
      </w:r>
      <w:r w:rsidRPr="00852B2A">
        <w:rPr>
          <w:rFonts w:hint="eastAsia"/>
        </w:rPr>
        <w:t xml:space="preserve">  </w:t>
      </w:r>
    </w:p>
    <w:p w14:paraId="6BC9E2E6" w14:textId="4CA66BEC" w:rsidR="0014725D" w:rsidRPr="00852B2A" w:rsidRDefault="00795370" w:rsidP="004C2402">
      <w:pPr>
        <w:ind w:rightChars="-214" w:right="-428"/>
      </w:pPr>
      <w:r w:rsidRPr="00852B2A">
        <w:t xml:space="preserve">  (</w:t>
      </w:r>
      <w:r w:rsidR="00CB2682" w:rsidRPr="00852B2A">
        <w:rPr>
          <w:rFonts w:hint="eastAsia"/>
        </w:rPr>
        <w:t>8</w:t>
      </w:r>
      <w:r w:rsidRPr="00852B2A">
        <w:t>)</w:t>
      </w:r>
      <w:r w:rsidRPr="00852B2A">
        <w:rPr>
          <w:rFonts w:hint="eastAsia"/>
        </w:rPr>
        <w:t>パーシャルリフト噴射を用いた基本噴射制御選択時</w:t>
      </w:r>
      <w:r w:rsidRPr="00852B2A">
        <w:t>(einjmedislid ＝ EMINJ_BINJPLCTR_ID(98)</w:t>
      </w:r>
      <w:r w:rsidR="00241262" w:rsidRPr="00852B2A">
        <w:rPr>
          <w:rFonts w:hint="eastAsia"/>
        </w:rPr>
        <w:t>)</w:t>
      </w:r>
    </w:p>
    <w:p w14:paraId="7DDB5B36" w14:textId="553D380A" w:rsidR="00795370" w:rsidRPr="00852B2A" w:rsidRDefault="000F0458" w:rsidP="000F0458">
      <w:pPr>
        <w:ind w:rightChars="-143" w:right="-286" w:firstLineChars="1488" w:firstLine="2976"/>
      </w:pPr>
      <w:r w:rsidRPr="00852B2A">
        <w:rPr>
          <w:rFonts w:hint="eastAsia"/>
          <w:color w:val="000000"/>
          <w:szCs w:val="21"/>
        </w:rPr>
        <w:t>【PLﾏﾙﾁ噴射有】AND</w:t>
      </w:r>
      <w:r w:rsidR="0014725D" w:rsidRPr="00852B2A">
        <w:rPr>
          <w:rFonts w:hint="eastAsia"/>
          <w:color w:val="000000"/>
          <w:szCs w:val="21"/>
        </w:rPr>
        <w:t>【ﾊﾟｰｼｬﾙﾘﾌﾄ噴射を用いた基本噴射制御要求</w:t>
      </w:r>
      <w:r w:rsidR="004C2402" w:rsidRPr="00852B2A">
        <w:rPr>
          <w:rFonts w:hint="eastAsia"/>
          <w:color w:val="000000"/>
          <w:szCs w:val="21"/>
        </w:rPr>
        <w:t>使用</w:t>
      </w:r>
      <w:r w:rsidR="0014725D" w:rsidRPr="00852B2A">
        <w:rPr>
          <w:rFonts w:hint="eastAsia"/>
          <w:color w:val="000000"/>
          <w:szCs w:val="21"/>
        </w:rPr>
        <w:t>】</w:t>
      </w:r>
      <w:r w:rsidR="00795370" w:rsidRPr="00852B2A">
        <w:rPr>
          <w:rFonts w:hint="eastAsia"/>
          <w:color w:val="000000"/>
          <w:szCs w:val="21"/>
        </w:rPr>
        <w:t xml:space="preserve"> </w:t>
      </w:r>
      <w:commentRangeStart w:id="1519"/>
      <w:commentRangeStart w:id="1520"/>
      <w:commentRangeStart w:id="1521"/>
      <w:r w:rsidR="00795370" w:rsidRPr="00852B2A">
        <w:rPr>
          <w:color w:val="000000"/>
          <w:szCs w:val="21"/>
        </w:rPr>
        <w:t xml:space="preserve"> </w:t>
      </w:r>
      <w:commentRangeEnd w:id="1519"/>
      <w:commentRangeEnd w:id="1520"/>
      <w:commentRangeEnd w:id="1521"/>
      <w:r w:rsidR="004C2402" w:rsidRPr="00852B2A">
        <w:rPr>
          <w:rStyle w:val="a8"/>
        </w:rPr>
        <w:commentReference w:id="1519"/>
      </w:r>
      <w:r w:rsidR="0014725D" w:rsidRPr="00852B2A">
        <w:rPr>
          <w:rStyle w:val="a8"/>
        </w:rPr>
        <w:commentReference w:id="1520"/>
      </w:r>
      <w:r w:rsidR="00795370" w:rsidRPr="00852B2A">
        <w:rPr>
          <w:rStyle w:val="a8"/>
        </w:rPr>
        <w:commentReference w:id="1521"/>
      </w:r>
    </w:p>
    <w:p w14:paraId="6347119D" w14:textId="77777777" w:rsidR="00795370" w:rsidRPr="00852B2A" w:rsidRDefault="00795370" w:rsidP="00035B29">
      <w:r w:rsidRPr="00852B2A">
        <w:t xml:space="preserve">    ekpfit ← ebinjplctr_ekpfit</w:t>
      </w:r>
    </w:p>
    <w:p w14:paraId="387B9C90" w14:textId="77777777" w:rsidR="00795370" w:rsidRPr="00852B2A" w:rsidRDefault="00795370" w:rsidP="00035B29">
      <w:r w:rsidRPr="00852B2A">
        <w:t xml:space="preserve"> </w:t>
      </w:r>
      <w:r w:rsidRPr="00852B2A">
        <w:rPr>
          <w:rFonts w:hint="eastAsia"/>
        </w:rPr>
        <w:t xml:space="preserve">   </w:t>
      </w:r>
      <w:r w:rsidRPr="00852B2A">
        <w:t>ekpfitn[t_mox] ←</w:t>
      </w:r>
      <w:r w:rsidRPr="00852B2A">
        <w:rPr>
          <w:rFonts w:hint="eastAsia"/>
        </w:rPr>
        <w:t xml:space="preserve"> </w:t>
      </w:r>
      <w:r w:rsidRPr="00852B2A">
        <w:t>ebinjplctr_ekpfit</w:t>
      </w:r>
      <w:r w:rsidRPr="00852B2A">
        <w:rPr>
          <w:rFonts w:hint="eastAsia"/>
        </w:rPr>
        <w:t>n</w:t>
      </w:r>
      <w:r w:rsidRPr="00852B2A">
        <w:t>[t_mox]   (センサ数繰り返し）</w:t>
      </w:r>
    </w:p>
    <w:p w14:paraId="687BB31C" w14:textId="2F092221" w:rsidR="00A80CBD" w:rsidRPr="005733C6" w:rsidRDefault="00A80CBD" w:rsidP="00E44343">
      <w:pPr>
        <w:ind w:rightChars="-426" w:right="-852"/>
        <w:rPr>
          <w:ins w:id="1522" w:author="16a" w:date="2025-10-08T16:15:00Z"/>
          <w:shd w:val="clear" w:color="auto" w:fill="00B0F0"/>
        </w:rPr>
      </w:pPr>
      <w:ins w:id="1523" w:author="16a" w:date="2025-10-08T16:15:00Z">
        <w:r w:rsidRPr="00DE4726">
          <w:t xml:space="preserve">  </w:t>
        </w:r>
        <w:r w:rsidRPr="001103C8">
          <w:rPr>
            <w:shd w:val="clear" w:color="auto" w:fill="00FF00"/>
          </w:rPr>
          <w:t>(</w:t>
        </w:r>
        <w:r w:rsidRPr="001103C8">
          <w:rPr>
            <w:rFonts w:hint="eastAsia"/>
            <w:shd w:val="clear" w:color="auto" w:fill="00FF00"/>
          </w:rPr>
          <w:t>9</w:t>
        </w:r>
        <w:r w:rsidRPr="001103C8">
          <w:rPr>
            <w:shd w:val="clear" w:color="auto" w:fill="00FF00"/>
          </w:rPr>
          <w:t>)</w:t>
        </w:r>
        <w:r w:rsidRPr="001103C8">
          <w:rPr>
            <w:rFonts w:hint="eastAsia"/>
            <w:shd w:val="clear" w:color="auto" w:fill="00FF00"/>
          </w:rPr>
          <w:t>ゴロゴロ音対策実現部要求選択時</w:t>
        </w:r>
        <w:r w:rsidRPr="001103C8">
          <w:rPr>
            <w:shd w:val="clear" w:color="auto" w:fill="00FF00"/>
          </w:rPr>
          <w:t>(einjmedislid ＝ EMINJ_</w:t>
        </w:r>
        <w:r w:rsidRPr="001103C8">
          <w:rPr>
            <w:rFonts w:hint="eastAsia"/>
            <w:shd w:val="clear" w:color="auto" w:fill="00FF00"/>
          </w:rPr>
          <w:t>GORO</w:t>
        </w:r>
        <w:r w:rsidRPr="001103C8">
          <w:rPr>
            <w:shd w:val="clear" w:color="auto" w:fill="00FF00"/>
          </w:rPr>
          <w:t>_ID(</w:t>
        </w:r>
        <w:r w:rsidRPr="001103C8">
          <w:rPr>
            <w:rFonts w:hint="eastAsia"/>
            <w:shd w:val="clear" w:color="auto" w:fill="00FF00"/>
          </w:rPr>
          <w:t>100</w:t>
        </w:r>
        <w:r w:rsidRPr="001103C8">
          <w:rPr>
            <w:shd w:val="clear" w:color="auto" w:fill="00FF00"/>
          </w:rPr>
          <w:t>)</w:t>
        </w:r>
        <w:r w:rsidRPr="001103C8">
          <w:rPr>
            <w:rFonts w:hint="eastAsia"/>
            <w:shd w:val="clear" w:color="auto" w:fill="00FF00"/>
          </w:rPr>
          <w:t>)</w:t>
        </w:r>
      </w:ins>
      <w:ins w:id="1524" w:author="16a" w:date="2025-10-09T18:26:00Z">
        <w:r w:rsidR="00E44343" w:rsidRPr="001103C8">
          <w:rPr>
            <w:rFonts w:hint="eastAsia"/>
            <w:shd w:val="clear" w:color="auto" w:fill="00FF00"/>
          </w:rPr>
          <w:t xml:space="preserve">  </w:t>
        </w:r>
      </w:ins>
      <w:ins w:id="1525" w:author="16a" w:date="2025-10-08T16:15:00Z">
        <w:r w:rsidRPr="001103C8">
          <w:rPr>
            <w:rFonts w:hint="eastAsia"/>
            <w:color w:val="000000"/>
            <w:shd w:val="clear" w:color="auto" w:fill="00FF00"/>
          </w:rPr>
          <w:t>【ｺﾞﾛｺﾞﾛ音対策仕様適用】</w:t>
        </w:r>
      </w:ins>
    </w:p>
    <w:p w14:paraId="6C93231E" w14:textId="77777777" w:rsidR="00A80CBD" w:rsidRPr="00DE4726" w:rsidRDefault="00A80CBD" w:rsidP="00A80CBD">
      <w:pPr>
        <w:rPr>
          <w:ins w:id="1526" w:author="16a" w:date="2025-10-08T16:15:00Z"/>
        </w:rPr>
      </w:pPr>
      <w:ins w:id="1527" w:author="16a" w:date="2025-10-08T16:15:00Z">
        <w:r w:rsidRPr="00DE4726">
          <w:t xml:space="preserve">    </w:t>
        </w:r>
        <w:r w:rsidRPr="001103C8">
          <w:rPr>
            <w:shd w:val="clear" w:color="auto" w:fill="00FF00"/>
          </w:rPr>
          <w:t>ekpfit ← egoro_ekpfit</w:t>
        </w:r>
      </w:ins>
    </w:p>
    <w:p w14:paraId="793D81D1" w14:textId="06E42D84" w:rsidR="00A80CBD" w:rsidRPr="00A80CBD" w:rsidRDefault="00A80CBD" w:rsidP="00C43D69">
      <w:pPr>
        <w:rPr>
          <w:ins w:id="1528" w:author="16a" w:date="2025-10-08T16:15:00Z"/>
          <w:shd w:val="clear" w:color="auto" w:fill="00FF00"/>
        </w:rPr>
      </w:pPr>
      <w:ins w:id="1529" w:author="16a" w:date="2025-10-08T16:15:00Z">
        <w:r w:rsidRPr="00DE4726">
          <w:t xml:space="preserve"> </w:t>
        </w:r>
        <w:r w:rsidRPr="00DE4726">
          <w:rPr>
            <w:rFonts w:hint="eastAsia"/>
          </w:rPr>
          <w:t xml:space="preserve">   </w:t>
        </w:r>
        <w:r w:rsidRPr="001103C8">
          <w:rPr>
            <w:shd w:val="clear" w:color="auto" w:fill="00FF00"/>
          </w:rPr>
          <w:t>ekpfitn[t_mox] ←</w:t>
        </w:r>
        <w:r w:rsidRPr="001103C8">
          <w:rPr>
            <w:rFonts w:hint="eastAsia"/>
            <w:shd w:val="clear" w:color="auto" w:fill="00FF00"/>
          </w:rPr>
          <w:t xml:space="preserve"> </w:t>
        </w:r>
        <w:r w:rsidRPr="001103C8">
          <w:rPr>
            <w:shd w:val="clear" w:color="auto" w:fill="00FF00"/>
          </w:rPr>
          <w:t>egoro_ekpfit   (センサ数繰り返し）</w:t>
        </w:r>
      </w:ins>
      <w:r w:rsidR="00795370" w:rsidRPr="00852B2A">
        <w:t xml:space="preserve">  </w:t>
      </w:r>
    </w:p>
    <w:p w14:paraId="793202B2" w14:textId="6D503D5C" w:rsidR="00795370" w:rsidRPr="00852B2A" w:rsidRDefault="00795370" w:rsidP="00A80CBD">
      <w:pPr>
        <w:ind w:firstLineChars="100" w:firstLine="200"/>
      </w:pPr>
      <w:r w:rsidRPr="00852B2A">
        <w:t>(</w:t>
      </w:r>
      <w:ins w:id="1530" w:author="16a" w:date="2025-10-08T16:15:00Z">
        <w:r w:rsidR="00A80CBD" w:rsidRPr="00A80CBD">
          <w:rPr>
            <w:rFonts w:hint="eastAsia"/>
            <w:shd w:val="clear" w:color="auto" w:fill="00FF00"/>
          </w:rPr>
          <w:t>10</w:t>
        </w:r>
      </w:ins>
      <w:del w:id="1531" w:author="16a" w:date="2025-10-08T16:15:00Z">
        <w:r w:rsidR="00CB2682" w:rsidRPr="00A80CBD" w:rsidDel="00A80CBD">
          <w:rPr>
            <w:rFonts w:hint="eastAsia"/>
            <w:shd w:val="clear" w:color="auto" w:fill="00FF00"/>
          </w:rPr>
          <w:delText>9</w:delText>
        </w:r>
      </w:del>
      <w:r w:rsidRPr="00852B2A">
        <w:t>)上記不成立時</w:t>
      </w:r>
    </w:p>
    <w:p w14:paraId="0E9E6452" w14:textId="77777777" w:rsidR="00795370" w:rsidRPr="00852B2A" w:rsidRDefault="00795370" w:rsidP="00D140CE">
      <w:pPr>
        <w:ind w:rightChars="-426" w:right="-852"/>
        <w:rPr>
          <w:szCs w:val="21"/>
        </w:rPr>
      </w:pPr>
      <w:r w:rsidRPr="00852B2A">
        <w:t xml:space="preserve">    </w:t>
      </w:r>
      <w:r w:rsidRPr="00852B2A">
        <w:rPr>
          <w:rFonts w:hint="eastAsia"/>
        </w:rPr>
        <w:t>※</w:t>
      </w:r>
      <w:bookmarkStart w:id="1532" w:name="OLE_LINK273"/>
      <w:bookmarkStart w:id="1533" w:name="OLE_LINK294"/>
      <w:r w:rsidRPr="00852B2A">
        <w:rPr>
          <w:rFonts w:hint="eastAsia"/>
        </w:rPr>
        <w:t>上記</w:t>
      </w:r>
      <w:r w:rsidRPr="00852B2A">
        <w:t>以外にQmn調整により</w:t>
      </w:r>
      <w:r w:rsidRPr="00852B2A">
        <w:rPr>
          <w:rFonts w:hint="eastAsia"/>
        </w:rPr>
        <w:t>ポート噴射量算出係数を変更する機能が増えた場合は変更必要</w:t>
      </w:r>
      <w:bookmarkEnd w:id="1532"/>
      <w:bookmarkEnd w:id="1533"/>
    </w:p>
    <w:p w14:paraId="6D7B68CA" w14:textId="77777777" w:rsidR="00795370" w:rsidRPr="00852B2A" w:rsidRDefault="00795370" w:rsidP="00855FD3">
      <w:r w:rsidRPr="00852B2A">
        <w:t xml:space="preserve">     ① 優先度要求無し時(einjmedislid ＝ EMINJ_NONE_ID)</w:t>
      </w:r>
    </w:p>
    <w:p w14:paraId="327006C5" w14:textId="77777777" w:rsidR="00795370" w:rsidRPr="00852B2A" w:rsidRDefault="00795370" w:rsidP="00855FD3">
      <w:r w:rsidRPr="00852B2A">
        <w:t xml:space="preserve">       ekpfit ← ebinjctr_ekpfit</w:t>
      </w:r>
    </w:p>
    <w:p w14:paraId="0EC070F0" w14:textId="77777777" w:rsidR="00795370" w:rsidRPr="00852B2A" w:rsidRDefault="00795370" w:rsidP="00855FD3">
      <w:r w:rsidRPr="00852B2A">
        <w:t xml:space="preserve">    </w:t>
      </w:r>
      <w:r w:rsidRPr="00852B2A">
        <w:rPr>
          <w:rFonts w:hint="eastAsia"/>
        </w:rPr>
        <w:t xml:space="preserve">   </w:t>
      </w:r>
      <w:r w:rsidRPr="00852B2A">
        <w:t xml:space="preserve">ekpfitn[t_mox] ← ebinjctr_ekpfit  </w:t>
      </w:r>
      <w:bookmarkStart w:id="1534" w:name="OLE_LINK95"/>
      <w:bookmarkStart w:id="1535" w:name="OLE_LINK96"/>
      <w:r w:rsidRPr="00852B2A">
        <w:t xml:space="preserve"> </w:t>
      </w:r>
      <w:bookmarkStart w:id="1536" w:name="OLE_LINK128"/>
      <w:bookmarkStart w:id="1537" w:name="OLE_LINK129"/>
      <w:r w:rsidRPr="00852B2A">
        <w:t xml:space="preserve">(センサ数繰り返し） </w:t>
      </w:r>
      <w:commentRangeStart w:id="1538"/>
      <w:commentRangeEnd w:id="1538"/>
      <w:r w:rsidRPr="00852B2A">
        <w:rPr>
          <w:rStyle w:val="a8"/>
        </w:rPr>
        <w:commentReference w:id="1538"/>
      </w:r>
      <w:r w:rsidRPr="00852B2A">
        <w:t xml:space="preserve"> </w:t>
      </w:r>
    </w:p>
    <w:bookmarkEnd w:id="1534"/>
    <w:bookmarkEnd w:id="1535"/>
    <w:bookmarkEnd w:id="1536"/>
    <w:bookmarkEnd w:id="1537"/>
    <w:p w14:paraId="07B9519A" w14:textId="77777777" w:rsidR="00795370" w:rsidRPr="00852B2A" w:rsidRDefault="00795370" w:rsidP="00913760">
      <w:r w:rsidRPr="00852B2A">
        <w:t xml:space="preserve">     </w:t>
      </w:r>
      <w:r w:rsidRPr="00852B2A">
        <w:rPr>
          <w:rFonts w:hint="eastAsia"/>
        </w:rPr>
        <w:t>②</w:t>
      </w:r>
      <w:r w:rsidRPr="00852B2A">
        <w:t xml:space="preserve"> 上記以外</w:t>
      </w:r>
    </w:p>
    <w:p w14:paraId="6B7C2D13" w14:textId="77777777" w:rsidR="00795370" w:rsidRPr="00852B2A" w:rsidRDefault="00795370" w:rsidP="00855FD3">
      <w:r w:rsidRPr="00852B2A">
        <w:t xml:space="preserve">    </w:t>
      </w:r>
      <w:bookmarkStart w:id="1539" w:name="OLE_LINK86"/>
      <w:bookmarkStart w:id="1540" w:name="OLE_LINK87"/>
      <w:bookmarkStart w:id="1541" w:name="OLE_LINK146"/>
      <w:bookmarkStart w:id="1542" w:name="OLE_LINK148"/>
      <w:r w:rsidRPr="00852B2A">
        <w:t xml:space="preserve">   ekpfit</w:t>
      </w:r>
      <w:bookmarkEnd w:id="1539"/>
      <w:bookmarkEnd w:id="1540"/>
      <w:bookmarkEnd w:id="1541"/>
      <w:bookmarkEnd w:id="1542"/>
      <w:r w:rsidRPr="00852B2A">
        <w:rPr>
          <w:rFonts w:hint="eastAsia"/>
        </w:rPr>
        <w:t>←</w:t>
      </w:r>
      <w:r w:rsidRPr="00852B2A">
        <w:t xml:space="preserve"> ekpfi</w:t>
      </w:r>
    </w:p>
    <w:p w14:paraId="15DA3195" w14:textId="77777777" w:rsidR="00795370" w:rsidRPr="00852B2A" w:rsidRDefault="00795370" w:rsidP="00855FD3">
      <w:r w:rsidRPr="00852B2A">
        <w:t xml:space="preserve">    </w:t>
      </w:r>
      <w:r w:rsidRPr="00852B2A">
        <w:rPr>
          <w:rFonts w:hint="eastAsia"/>
        </w:rPr>
        <w:t xml:space="preserve">  </w:t>
      </w:r>
      <w:r w:rsidRPr="00852B2A">
        <w:t xml:space="preserve"> ekpfitn[t_mox] ← ekpfin[t_mox] </w:t>
      </w:r>
      <w:bookmarkStart w:id="1543" w:name="OLE_LINK130"/>
      <w:bookmarkStart w:id="1544" w:name="OLE_LINK131"/>
      <w:r w:rsidRPr="00852B2A">
        <w:t xml:space="preserve">  (センサ数繰り返し）  </w:t>
      </w:r>
      <w:bookmarkEnd w:id="1543"/>
      <w:bookmarkEnd w:id="1544"/>
    </w:p>
    <w:bookmarkEnd w:id="1487"/>
    <w:p w14:paraId="04838A52" w14:textId="77777777" w:rsidR="00DF5C63" w:rsidRPr="00852B2A" w:rsidRDefault="00DF5C63" w:rsidP="008C7503">
      <w:pPr>
        <w:ind w:rightChars="-426" w:right="-852"/>
      </w:pPr>
    </w:p>
    <w:p w14:paraId="029269FD" w14:textId="0199CE14" w:rsidR="002826A9" w:rsidRPr="00852B2A" w:rsidRDefault="00795370" w:rsidP="008C7503">
      <w:pPr>
        <w:ind w:rightChars="-426" w:right="-852"/>
      </w:pPr>
      <w:r w:rsidRPr="00852B2A">
        <w:rPr>
          <w:rFonts w:hint="eastAsia"/>
        </w:rPr>
        <w:t>８</w:t>
      </w:r>
      <w:r w:rsidR="002826A9" w:rsidRPr="00852B2A">
        <w:rPr>
          <w:rFonts w:hint="eastAsia"/>
        </w:rPr>
        <w:t>．</w:t>
      </w:r>
      <w:bookmarkStart w:id="1545" w:name="OLE_LINK425"/>
      <w:bookmarkStart w:id="1546" w:name="OLE_LINK423"/>
      <w:r w:rsidR="002826A9" w:rsidRPr="00852B2A">
        <w:t>ek1fpt</w:t>
      </w:r>
      <w:bookmarkEnd w:id="1545"/>
      <w:r w:rsidR="002826A9" w:rsidRPr="00852B2A">
        <w:t>（</w:t>
      </w:r>
      <w:r w:rsidR="00F924A4" w:rsidRPr="00852B2A">
        <w:rPr>
          <w:rFonts w:hint="eastAsia"/>
        </w:rPr>
        <w:t>ポート噴射のみ</w:t>
      </w:r>
      <w:r w:rsidR="002826A9" w:rsidRPr="00852B2A">
        <w:rPr>
          <w:rFonts w:hint="eastAsia"/>
        </w:rPr>
        <w:t>要求</w:t>
      </w:r>
      <w:r w:rsidR="00F924A4" w:rsidRPr="00852B2A">
        <w:rPr>
          <w:rFonts w:hint="eastAsia"/>
        </w:rPr>
        <w:t>時の</w:t>
      </w:r>
      <w:r w:rsidR="00E95C32" w:rsidRPr="00852B2A">
        <w:rPr>
          <w:rFonts w:hint="eastAsia"/>
        </w:rPr>
        <w:t>目標ポート</w:t>
      </w:r>
      <w:r w:rsidR="002826A9" w:rsidRPr="00852B2A">
        <w:t>1回目噴射量</w:t>
      </w:r>
      <w:r w:rsidR="002826A9" w:rsidRPr="00852B2A">
        <w:rPr>
          <w:rFonts w:hint="eastAsia"/>
        </w:rPr>
        <w:t>算出係数）</w:t>
      </w:r>
      <w:bookmarkEnd w:id="1546"/>
      <w:r w:rsidR="002826A9" w:rsidRPr="00852B2A">
        <w:rPr>
          <w:rFonts w:hint="eastAsia"/>
        </w:rPr>
        <w:t>の算出（</w:t>
      </w:r>
      <w:r w:rsidR="002826A9" w:rsidRPr="00852B2A">
        <w:t>8ms中）</w:t>
      </w:r>
      <w:r w:rsidR="002826A9" w:rsidRPr="00852B2A">
        <w:rPr>
          <w:rFonts w:hint="eastAsia"/>
        </w:rPr>
        <w:t>【</w:t>
      </w:r>
      <w:r w:rsidR="000E0B53" w:rsidRPr="00852B2A">
        <w:t>D-4以外</w:t>
      </w:r>
      <w:r w:rsidR="002826A9" w:rsidRPr="00852B2A">
        <w:rPr>
          <w:rFonts w:hint="eastAsia"/>
        </w:rPr>
        <w:t>】</w:t>
      </w:r>
    </w:p>
    <w:p w14:paraId="45F8B19A" w14:textId="10E30990" w:rsidR="00FC49C6" w:rsidRPr="00852B2A" w:rsidRDefault="00FC49C6" w:rsidP="00B05FDA">
      <w:pPr>
        <w:jc w:val="left"/>
      </w:pPr>
      <w:bookmarkStart w:id="1547" w:name="OLE_LINK393"/>
      <w:r w:rsidRPr="00852B2A">
        <w:t xml:space="preserve">  (1)</w:t>
      </w:r>
      <w:r w:rsidRPr="00852B2A">
        <w:rPr>
          <w:rFonts w:hint="eastAsia"/>
        </w:rPr>
        <w:t>触媒暖機</w:t>
      </w:r>
      <w:r w:rsidRPr="00852B2A">
        <w:t>制御選択時(einjmedislid ＝ EMINJ_WU</w:t>
      </w:r>
      <w:r w:rsidR="003E67C3" w:rsidRPr="00852B2A">
        <w:rPr>
          <w:rFonts w:hint="eastAsia"/>
        </w:rPr>
        <w:t>P</w:t>
      </w:r>
      <w:r w:rsidRPr="00852B2A">
        <w:t>CAT_ID(</w:t>
      </w:r>
      <w:r w:rsidR="007A217F" w:rsidRPr="00852B2A">
        <w:rPr>
          <w:rFonts w:hint="eastAsia"/>
        </w:rPr>
        <w:t>24</w:t>
      </w:r>
      <w:r w:rsidRPr="00852B2A">
        <w:t>) 【</w:t>
      </w:r>
      <w:r w:rsidR="00C804A4" w:rsidRPr="00852B2A">
        <w:t xml:space="preserve">ALL </w:t>
      </w:r>
      <w:r w:rsidRPr="00852B2A">
        <w:t>HV】</w:t>
      </w:r>
      <w:r w:rsidR="00C723BC" w:rsidRPr="00852B2A">
        <w:t>AND</w:t>
      </w:r>
      <w:r w:rsidR="00C723BC" w:rsidRPr="00852B2A">
        <w:rPr>
          <w:rFonts w:hint="eastAsia"/>
        </w:rPr>
        <w:t>【ﾎﾟｰﾄ】</w:t>
      </w:r>
      <w:r w:rsidRPr="00852B2A">
        <w:t xml:space="preserve"> </w:t>
      </w:r>
      <w:commentRangeStart w:id="1548"/>
      <w:r w:rsidRPr="00852B2A">
        <w:t xml:space="preserve"> </w:t>
      </w:r>
      <w:commentRangeStart w:id="1549"/>
      <w:commentRangeStart w:id="1550"/>
      <w:commentRangeStart w:id="1551"/>
      <w:commentRangeEnd w:id="1548"/>
      <w:r w:rsidR="003E67C3" w:rsidRPr="00852B2A">
        <w:rPr>
          <w:rFonts w:hint="eastAsia"/>
        </w:rPr>
        <w:t xml:space="preserve"> </w:t>
      </w:r>
      <w:commentRangeEnd w:id="1549"/>
      <w:commentRangeEnd w:id="1550"/>
      <w:commentRangeEnd w:id="1551"/>
      <w:r w:rsidR="00BB5069" w:rsidRPr="00852B2A">
        <w:rPr>
          <w:rStyle w:val="a8"/>
        </w:rPr>
        <w:commentReference w:id="1549"/>
      </w:r>
      <w:r w:rsidR="00C804A4" w:rsidRPr="00852B2A">
        <w:rPr>
          <w:rStyle w:val="a8"/>
        </w:rPr>
        <w:commentReference w:id="1550"/>
      </w:r>
      <w:r w:rsidR="003E67C3" w:rsidRPr="00852B2A">
        <w:rPr>
          <w:rStyle w:val="a8"/>
        </w:rPr>
        <w:commentReference w:id="1551"/>
      </w:r>
      <w:r w:rsidRPr="00852B2A">
        <w:rPr>
          <w:rStyle w:val="a8"/>
        </w:rPr>
        <w:commentReference w:id="1548"/>
      </w:r>
    </w:p>
    <w:p w14:paraId="70C23E9B" w14:textId="77777777" w:rsidR="00FC49C6" w:rsidRPr="00852B2A" w:rsidRDefault="00FC49C6" w:rsidP="00FC49C6">
      <w:r w:rsidRPr="00852B2A">
        <w:t xml:space="preserve">     ek1fpt ←</w:t>
      </w:r>
      <w:bookmarkStart w:id="1552" w:name="OLE_LINK412"/>
      <w:r w:rsidRPr="00852B2A">
        <w:t>ewu</w:t>
      </w:r>
      <w:r w:rsidR="003E67C3" w:rsidRPr="00852B2A">
        <w:rPr>
          <w:rFonts w:hint="eastAsia"/>
        </w:rPr>
        <w:t>p</w:t>
      </w:r>
      <w:r w:rsidRPr="00852B2A">
        <w:t>cat_ek1fptcat</w:t>
      </w:r>
      <w:bookmarkEnd w:id="1552"/>
    </w:p>
    <w:p w14:paraId="4C49B91D" w14:textId="6A427029" w:rsidR="00997261" w:rsidRDefault="002826A9" w:rsidP="00997261">
      <w:pPr>
        <w:ind w:rightChars="-497" w:right="-994"/>
        <w:rPr>
          <w:ins w:id="1553" w:author="16a" w:date="2025-10-21T14:55:00Z"/>
          <w:shd w:val="clear" w:color="auto" w:fill="00FF00"/>
        </w:rPr>
      </w:pPr>
      <w:r w:rsidRPr="00852B2A">
        <w:t xml:space="preserve">  </w:t>
      </w:r>
      <w:r w:rsidR="00AD3158" w:rsidRPr="00852B2A">
        <w:t>(</w:t>
      </w:r>
      <w:r w:rsidR="00FC49C6" w:rsidRPr="00852B2A">
        <w:t>2</w:t>
      </w:r>
      <w:r w:rsidR="00AD3158" w:rsidRPr="00852B2A">
        <w:t>)</w:t>
      </w:r>
      <w:r w:rsidR="000E0B53" w:rsidRPr="00852B2A">
        <w:rPr>
          <w:rFonts w:hint="eastAsia"/>
        </w:rPr>
        <w:t>ＰＮ低減</w:t>
      </w:r>
      <w:r w:rsidRPr="00852B2A">
        <w:rPr>
          <w:rFonts w:hint="eastAsia"/>
        </w:rPr>
        <w:t>制御選択時</w:t>
      </w:r>
      <w:r w:rsidRPr="00852B2A">
        <w:t>(einjmedislid ＝ EMINJ_</w:t>
      </w:r>
      <w:r w:rsidR="000E0B53" w:rsidRPr="00852B2A">
        <w:t>RDPN</w:t>
      </w:r>
      <w:r w:rsidRPr="00852B2A">
        <w:t>_ID(</w:t>
      </w:r>
      <w:r w:rsidR="00282332" w:rsidRPr="00852B2A">
        <w:t>52</w:t>
      </w:r>
      <w:r w:rsidRPr="00852B2A">
        <w:t>)</w:t>
      </w:r>
      <w:r w:rsidR="000E0B53" w:rsidRPr="00852B2A">
        <w:t>)</w:t>
      </w:r>
      <w:r w:rsidR="003A4503" w:rsidRPr="00852B2A">
        <w:rPr>
          <w:rFonts w:hint="eastAsia"/>
        </w:rPr>
        <w:t xml:space="preserve"> </w:t>
      </w:r>
      <w:ins w:id="1554" w:author="16a" w:date="2025-10-21T14:54:00Z">
        <w:r w:rsidR="00997261">
          <w:rPr>
            <w:rFonts w:hint="eastAsia"/>
          </w:rPr>
          <w:t>(</w:t>
        </w:r>
      </w:ins>
      <w:ins w:id="1555" w:author="16a" w:date="2025-10-08T16:15:00Z">
        <w:r w:rsidR="00A80CBD" w:rsidRPr="00C53886">
          <w:rPr>
            <w:rFonts w:hint="eastAsia"/>
            <w:shd w:val="clear" w:color="auto" w:fill="00FF00"/>
          </w:rPr>
          <w:t>(</w:t>
        </w:r>
      </w:ins>
      <w:r w:rsidR="00B93B44" w:rsidRPr="00852B2A">
        <w:rPr>
          <w:rFonts w:hint="eastAsia"/>
        </w:rPr>
        <w:t>【</w:t>
      </w:r>
      <w:r w:rsidR="00B93B44" w:rsidRPr="00852B2A">
        <w:t>ALL HV</w:t>
      </w:r>
      <w:r w:rsidR="00B93B44" w:rsidRPr="00852B2A">
        <w:rPr>
          <w:rFonts w:hint="eastAsia"/>
        </w:rPr>
        <w:t>】</w:t>
      </w:r>
      <w:r w:rsidR="00B93B44" w:rsidRPr="00852B2A">
        <w:t>AND</w:t>
      </w:r>
      <w:ins w:id="1556" w:author="16a" w:date="2025-10-08T16:16:00Z">
        <w:r w:rsidR="00A80CBD" w:rsidRPr="00C53886">
          <w:rPr>
            <w:rFonts w:hint="eastAsia"/>
            <w:shd w:val="clear" w:color="auto" w:fill="00FF00"/>
          </w:rPr>
          <w:t>【ﾃﾞｭｱﾙINJ】)OR</w:t>
        </w:r>
      </w:ins>
      <w:r w:rsidR="00963882" w:rsidRPr="00852B2A">
        <w:rPr>
          <w:rFonts w:hint="eastAsia"/>
        </w:rPr>
        <w:t>【ﾎﾟｰﾄ】</w:t>
      </w:r>
      <w:ins w:id="1557" w:author="16a" w:date="2025-10-21T14:54:00Z">
        <w:r w:rsidR="00997261" w:rsidRPr="00997261">
          <w:rPr>
            <w:rFonts w:hint="eastAsia"/>
            <w:shd w:val="clear" w:color="auto" w:fill="00FF00"/>
          </w:rPr>
          <w:t>)</w:t>
        </w:r>
      </w:ins>
    </w:p>
    <w:p w14:paraId="66E8B319" w14:textId="7E046300" w:rsidR="002826A9" w:rsidRPr="00852B2A" w:rsidRDefault="00997261" w:rsidP="00A80CBD">
      <w:pPr>
        <w:ind w:rightChars="-426" w:right="-852"/>
      </w:pPr>
      <w:ins w:id="1558" w:author="16a" w:date="2025-10-21T14:55:00Z">
        <w:r w:rsidRPr="00852B2A">
          <w:t xml:space="preserve"> </w:t>
        </w:r>
        <w:r>
          <w:rPr>
            <w:rFonts w:hint="eastAsia"/>
          </w:rPr>
          <w:t xml:space="preserve">                                                                            </w:t>
        </w:r>
        <w:r w:rsidRPr="00852B2A">
          <w:t xml:space="preserve"> </w:t>
        </w:r>
      </w:ins>
      <w:ins w:id="1559" w:author="16a" w:date="2025-10-21T14:54:00Z">
        <w:r w:rsidRPr="00997261">
          <w:rPr>
            <w:rFonts w:hint="eastAsia"/>
            <w:color w:val="000000"/>
            <w:szCs w:val="21"/>
            <w:shd w:val="clear" w:color="auto" w:fill="00FF00"/>
          </w:rPr>
          <w:t>AND【</w:t>
        </w:r>
        <w:r w:rsidRPr="00997261">
          <w:rPr>
            <w:color w:val="000000"/>
            <w:szCs w:val="21"/>
            <w:shd w:val="clear" w:color="auto" w:fill="00FF00"/>
          </w:rPr>
          <w:t>PN低減制御要求使用】</w:t>
        </w:r>
      </w:ins>
      <w:del w:id="1560" w:author="16a" w:date="2025-10-21T14:55:00Z">
        <w:r w:rsidR="003A4503" w:rsidRPr="00852B2A" w:rsidDel="00997261">
          <w:rPr>
            <w:rFonts w:hint="eastAsia"/>
          </w:rPr>
          <w:delText xml:space="preserve"> </w:delText>
        </w:r>
        <w:commentRangeStart w:id="1561"/>
        <w:commentRangeStart w:id="1562"/>
        <w:commentRangeStart w:id="1563"/>
        <w:r w:rsidR="003A4503" w:rsidRPr="00852B2A" w:rsidDel="00997261">
          <w:rPr>
            <w:rFonts w:hint="eastAsia"/>
          </w:rPr>
          <w:delText xml:space="preserve"> </w:delText>
        </w:r>
        <w:commentRangeEnd w:id="1561"/>
        <w:commentRangeEnd w:id="1562"/>
        <w:commentRangeEnd w:id="1563"/>
        <w:r w:rsidR="00BB5069" w:rsidRPr="00852B2A" w:rsidDel="00997261">
          <w:rPr>
            <w:rStyle w:val="a8"/>
          </w:rPr>
          <w:commentReference w:id="1561"/>
        </w:r>
        <w:r w:rsidR="00C804A4" w:rsidRPr="00852B2A" w:rsidDel="00997261">
          <w:rPr>
            <w:rStyle w:val="a8"/>
          </w:rPr>
          <w:commentReference w:id="1562"/>
        </w:r>
        <w:r w:rsidR="003A4503" w:rsidRPr="00852B2A" w:rsidDel="00997261">
          <w:rPr>
            <w:rStyle w:val="a8"/>
          </w:rPr>
          <w:commentReference w:id="1563"/>
        </w:r>
      </w:del>
    </w:p>
    <w:p w14:paraId="082BAA6A" w14:textId="77777777" w:rsidR="002826A9" w:rsidRPr="00852B2A" w:rsidRDefault="002826A9" w:rsidP="002826A9">
      <w:r w:rsidRPr="00852B2A">
        <w:lastRenderedPageBreak/>
        <w:t xml:space="preserve">     ek</w:t>
      </w:r>
      <w:r w:rsidR="000E0B53" w:rsidRPr="00852B2A">
        <w:t>1</w:t>
      </w:r>
      <w:r w:rsidR="003A4503" w:rsidRPr="00852B2A">
        <w:rPr>
          <w:rFonts w:hint="eastAsia"/>
        </w:rPr>
        <w:t>fpt</w:t>
      </w:r>
      <w:r w:rsidRPr="00852B2A">
        <w:t xml:space="preserve"> ← e</w:t>
      </w:r>
      <w:r w:rsidR="000E0B53" w:rsidRPr="00852B2A">
        <w:t>rdpn</w:t>
      </w:r>
      <w:r w:rsidRPr="00852B2A">
        <w:t>_ek</w:t>
      </w:r>
      <w:r w:rsidR="000E0B53" w:rsidRPr="00852B2A">
        <w:t>1</w:t>
      </w:r>
      <w:r w:rsidR="00E204B6" w:rsidRPr="00852B2A">
        <w:t>fpt</w:t>
      </w:r>
    </w:p>
    <w:bookmarkEnd w:id="1547"/>
    <w:p w14:paraId="0E35604E" w14:textId="77777777" w:rsidR="00BA6C84" w:rsidRPr="00852B2A" w:rsidRDefault="002826A9">
      <w:r w:rsidRPr="00852B2A">
        <w:t xml:space="preserve">  </w:t>
      </w:r>
      <w:r w:rsidR="00AD3158" w:rsidRPr="00852B2A">
        <w:t>(</w:t>
      </w:r>
      <w:r w:rsidR="00FC49C6" w:rsidRPr="00852B2A">
        <w:t>3</w:t>
      </w:r>
      <w:r w:rsidR="00AD3158" w:rsidRPr="00852B2A">
        <w:t>)</w:t>
      </w:r>
      <w:r w:rsidR="00BA6C84" w:rsidRPr="00852B2A">
        <w:rPr>
          <w:rFonts w:hint="eastAsia"/>
        </w:rPr>
        <w:t>上記不成立時</w:t>
      </w:r>
    </w:p>
    <w:p w14:paraId="30BC41DD" w14:textId="77777777" w:rsidR="00D13DCC" w:rsidRPr="00852B2A" w:rsidRDefault="00D13DCC" w:rsidP="00D13DCC">
      <w:pPr>
        <w:ind w:rightChars="-426" w:right="-852"/>
        <w:rPr>
          <w:szCs w:val="21"/>
        </w:rPr>
      </w:pPr>
      <w:r w:rsidRPr="00852B2A">
        <w:t xml:space="preserve">    </w:t>
      </w:r>
      <w:r w:rsidRPr="00852B2A">
        <w:rPr>
          <w:rFonts w:hint="eastAsia"/>
        </w:rPr>
        <w:t>※上記</w:t>
      </w:r>
      <w:r w:rsidRPr="00852B2A">
        <w:t>以外にポートマルチを使う機能が増えた場合は変更必要</w:t>
      </w:r>
    </w:p>
    <w:p w14:paraId="41379799" w14:textId="3FC135D8" w:rsidR="00C81715" w:rsidRPr="00852B2A" w:rsidRDefault="00BA6C84" w:rsidP="00AD3158">
      <w:r w:rsidRPr="00852B2A">
        <w:rPr>
          <w:szCs w:val="21"/>
        </w:rPr>
        <w:t xml:space="preserve">     </w:t>
      </w:r>
      <w:r w:rsidR="00D13DCC" w:rsidRPr="00852B2A">
        <w:rPr>
          <w:rFonts w:hint="eastAsia"/>
          <w:szCs w:val="21"/>
        </w:rPr>
        <w:t>①</w:t>
      </w:r>
      <w:r w:rsidR="00C43D69" w:rsidRPr="00852B2A">
        <w:rPr>
          <w:szCs w:val="21"/>
        </w:rPr>
        <w:t xml:space="preserve"> </w:t>
      </w:r>
      <w:r w:rsidR="00E24B80" w:rsidRPr="00852B2A">
        <w:rPr>
          <w:rFonts w:hint="eastAsia"/>
        </w:rPr>
        <w:t>ポート１回噴射</w:t>
      </w:r>
      <w:r w:rsidR="00982595" w:rsidRPr="00852B2A">
        <w:rPr>
          <w:rFonts w:hint="eastAsia"/>
        </w:rPr>
        <w:t>含む</w:t>
      </w:r>
      <w:r w:rsidR="00BC40E3" w:rsidRPr="00852B2A">
        <w:rPr>
          <w:rFonts w:hint="eastAsia"/>
        </w:rPr>
        <w:t>噴き分け</w:t>
      </w:r>
      <w:r w:rsidR="00AD3158" w:rsidRPr="00852B2A">
        <w:rPr>
          <w:rFonts w:hint="eastAsia"/>
        </w:rPr>
        <w:t>時</w:t>
      </w:r>
      <w:r w:rsidR="00D13DCC" w:rsidRPr="00852B2A">
        <w:rPr>
          <w:szCs w:val="21"/>
        </w:rPr>
        <w:t xml:space="preserve">(einjmod </w:t>
      </w:r>
      <w:r w:rsidR="00D13DCC" w:rsidRPr="00852B2A">
        <w:rPr>
          <w:rFonts w:hint="eastAsia"/>
          <w:szCs w:val="21"/>
        </w:rPr>
        <w:t>＝</w:t>
      </w:r>
      <w:r w:rsidR="00D13DCC" w:rsidRPr="00852B2A">
        <w:rPr>
          <w:szCs w:val="21"/>
        </w:rPr>
        <w:t xml:space="preserve"> 1</w:t>
      </w:r>
      <w:r w:rsidR="0028725D" w:rsidRPr="00852B2A">
        <w:rPr>
          <w:rFonts w:asciiTheme="majorEastAsia" w:eastAsiaTheme="majorEastAsia" w:hAnsiTheme="majorEastAsia" w:hint="eastAsia"/>
          <w:szCs w:val="21"/>
        </w:rPr>
        <w:t>＄</w:t>
      </w:r>
      <w:r w:rsidR="00D13DCC" w:rsidRPr="00852B2A">
        <w:rPr>
          <w:szCs w:val="21"/>
        </w:rPr>
        <w:t>*)   ※</w:t>
      </w:r>
      <w:r w:rsidR="0028725D" w:rsidRPr="00852B2A">
        <w:rPr>
          <w:rFonts w:hint="eastAsia"/>
          <w:szCs w:val="21"/>
        </w:rPr>
        <w:t xml:space="preserve"> </w:t>
      </w:r>
      <w:r w:rsidR="0028725D" w:rsidRPr="00852B2A">
        <w:rPr>
          <w:rFonts w:asciiTheme="majorEastAsia" w:eastAsiaTheme="majorEastAsia" w:hAnsiTheme="majorEastAsia" w:cs="ＭＳ Ｐゴシック"/>
          <w:spacing w:val="0"/>
          <w:szCs w:val="21"/>
        </w:rPr>
        <w:t>$</w:t>
      </w:r>
      <w:r w:rsidR="0028725D" w:rsidRPr="00852B2A">
        <w:rPr>
          <w:rFonts w:asciiTheme="majorEastAsia" w:eastAsiaTheme="majorEastAsia" w:hAnsiTheme="majorEastAsia" w:cs="ＭＳ Ｐゴシック" w:hint="eastAsia"/>
          <w:spacing w:val="0"/>
          <w:szCs w:val="21"/>
          <w:lang w:val="ja-JP"/>
        </w:rPr>
        <w:t>は</w:t>
      </w:r>
      <w:r w:rsidR="0028725D" w:rsidRPr="00852B2A">
        <w:rPr>
          <w:rFonts w:asciiTheme="majorEastAsia" w:eastAsiaTheme="majorEastAsia" w:hAnsiTheme="majorEastAsia" w:cs="ＭＳ Ｐゴシック"/>
          <w:spacing w:val="0"/>
          <w:szCs w:val="21"/>
        </w:rPr>
        <w:t>0</w:t>
      </w:r>
      <w:r w:rsidR="0028725D" w:rsidRPr="00852B2A">
        <w:rPr>
          <w:rFonts w:asciiTheme="majorEastAsia" w:eastAsiaTheme="majorEastAsia" w:hAnsiTheme="majorEastAsia" w:cs="ＭＳ Ｐゴシック" w:hint="eastAsia"/>
          <w:spacing w:val="0"/>
          <w:szCs w:val="21"/>
          <w:lang w:val="ja-JP"/>
        </w:rPr>
        <w:t>以上の整数</w:t>
      </w:r>
      <w:r w:rsidR="0028725D" w:rsidRPr="00852B2A">
        <w:rPr>
          <w:rFonts w:ascii="ＭＳ Ｐゴシック" w:eastAsia="ＭＳ Ｐゴシック" w:hAnsi="Times New Roman" w:cs="ＭＳ Ｐゴシック" w:hint="eastAsia"/>
          <w:color w:val="000000"/>
          <w:spacing w:val="0"/>
          <w:sz w:val="20"/>
          <w:lang w:val="ja-JP"/>
        </w:rPr>
        <w:t>、</w:t>
      </w:r>
      <w:r w:rsidR="00D13DCC" w:rsidRPr="00852B2A">
        <w:rPr>
          <w:szCs w:val="21"/>
        </w:rPr>
        <w:t>*は1</w:t>
      </w:r>
      <w:r w:rsidR="00D13DCC" w:rsidRPr="00852B2A">
        <w:rPr>
          <w:rFonts w:hint="eastAsia"/>
          <w:szCs w:val="21"/>
        </w:rPr>
        <w:t>以上の整数</w:t>
      </w:r>
      <w:r w:rsidR="0028725D" w:rsidRPr="00852B2A">
        <w:rPr>
          <w:rFonts w:hint="eastAsia"/>
          <w:szCs w:val="21"/>
        </w:rPr>
        <w:t xml:space="preserve"> </w:t>
      </w:r>
      <w:commentRangeStart w:id="1564"/>
      <w:commentRangeStart w:id="1565"/>
      <w:r w:rsidR="0028725D" w:rsidRPr="00852B2A">
        <w:rPr>
          <w:rFonts w:hint="eastAsia"/>
          <w:szCs w:val="21"/>
        </w:rPr>
        <w:t xml:space="preserve"> </w:t>
      </w:r>
      <w:commentRangeEnd w:id="1564"/>
      <w:commentRangeEnd w:id="1565"/>
      <w:r w:rsidR="00982595" w:rsidRPr="00852B2A">
        <w:rPr>
          <w:rStyle w:val="a8"/>
        </w:rPr>
        <w:commentReference w:id="1564"/>
      </w:r>
      <w:r w:rsidR="0028725D" w:rsidRPr="00852B2A">
        <w:rPr>
          <w:rStyle w:val="a8"/>
        </w:rPr>
        <w:commentReference w:id="1565"/>
      </w:r>
    </w:p>
    <w:p w14:paraId="0CBF9A08" w14:textId="77777777" w:rsidR="002826A9" w:rsidRPr="00852B2A" w:rsidRDefault="002826A9" w:rsidP="002826A9">
      <w:r w:rsidRPr="00852B2A">
        <w:t xml:space="preserve">       </w:t>
      </w:r>
      <w:r w:rsidR="001216D1" w:rsidRPr="00852B2A">
        <w:t xml:space="preserve"> </w:t>
      </w:r>
      <w:r w:rsidRPr="00852B2A">
        <w:t>ek</w:t>
      </w:r>
      <w:r w:rsidR="0086777D" w:rsidRPr="00852B2A">
        <w:t>1</w:t>
      </w:r>
      <w:r w:rsidRPr="00852B2A">
        <w:t>f</w:t>
      </w:r>
      <w:r w:rsidR="0086777D" w:rsidRPr="00852B2A">
        <w:t>p</w:t>
      </w:r>
      <w:r w:rsidRPr="00852B2A">
        <w:t xml:space="preserve">t← </w:t>
      </w:r>
      <w:r w:rsidR="00662E54" w:rsidRPr="00852B2A">
        <w:t>1</w:t>
      </w:r>
      <w:r w:rsidR="001C3D5F" w:rsidRPr="00852B2A">
        <w:t>(倍</w:t>
      </w:r>
      <w:r w:rsidR="00C81715" w:rsidRPr="00852B2A">
        <w:t>)</w:t>
      </w:r>
    </w:p>
    <w:p w14:paraId="2D84E964" w14:textId="77777777" w:rsidR="00D13DCC" w:rsidRPr="00852B2A" w:rsidRDefault="00D13DCC" w:rsidP="00D13DCC">
      <w:pPr>
        <w:rPr>
          <w:szCs w:val="21"/>
        </w:rPr>
      </w:pPr>
      <w:r w:rsidRPr="00852B2A">
        <w:rPr>
          <w:szCs w:val="21"/>
        </w:rPr>
        <w:t xml:space="preserve">     </w:t>
      </w:r>
      <w:r w:rsidRPr="00852B2A">
        <w:rPr>
          <w:rFonts w:hint="eastAsia"/>
          <w:szCs w:val="21"/>
        </w:rPr>
        <w:t>②</w:t>
      </w:r>
      <w:r w:rsidRPr="00852B2A">
        <w:rPr>
          <w:szCs w:val="21"/>
        </w:rPr>
        <w:t xml:space="preserve"> </w:t>
      </w:r>
      <w:r w:rsidRPr="00852B2A">
        <w:rPr>
          <w:rFonts w:hint="eastAsia"/>
          <w:szCs w:val="21"/>
        </w:rPr>
        <w:t>噴射要求が直噴</w:t>
      </w:r>
      <w:r w:rsidRPr="00852B2A">
        <w:rPr>
          <w:rFonts w:hint="eastAsia"/>
        </w:rPr>
        <w:t>１００％時</w:t>
      </w:r>
      <w:r w:rsidRPr="00852B2A">
        <w:t xml:space="preserve"> </w:t>
      </w:r>
      <w:r w:rsidRPr="00852B2A">
        <w:rPr>
          <w:szCs w:val="21"/>
        </w:rPr>
        <w:t xml:space="preserve">(einjmod </w:t>
      </w:r>
      <w:r w:rsidRPr="00852B2A">
        <w:rPr>
          <w:rFonts w:hint="eastAsia"/>
          <w:szCs w:val="21"/>
        </w:rPr>
        <w:t>＝</w:t>
      </w:r>
      <w:r w:rsidRPr="00852B2A">
        <w:rPr>
          <w:szCs w:val="21"/>
        </w:rPr>
        <w:t xml:space="preserve"> 0**)   </w:t>
      </w:r>
      <w:r w:rsidRPr="00852B2A">
        <w:rPr>
          <w:rFonts w:hint="eastAsia"/>
          <w:szCs w:val="21"/>
        </w:rPr>
        <w:t>※</w:t>
      </w:r>
      <w:r w:rsidRPr="00852B2A">
        <w:rPr>
          <w:szCs w:val="21"/>
        </w:rPr>
        <w:t xml:space="preserve"> *は1</w:t>
      </w:r>
      <w:r w:rsidRPr="00852B2A">
        <w:rPr>
          <w:rFonts w:hint="eastAsia"/>
          <w:szCs w:val="21"/>
        </w:rPr>
        <w:t>以上の整数</w:t>
      </w:r>
    </w:p>
    <w:p w14:paraId="5EFA7BEA" w14:textId="77777777" w:rsidR="00D13DCC" w:rsidRPr="00852B2A" w:rsidRDefault="00D13DCC" w:rsidP="00D13DCC">
      <w:r w:rsidRPr="00852B2A">
        <w:t xml:space="preserve">        ek1fpt</w:t>
      </w:r>
      <w:r w:rsidRPr="00852B2A">
        <w:rPr>
          <w:rFonts w:hint="eastAsia"/>
        </w:rPr>
        <w:t>←</w:t>
      </w:r>
      <w:r w:rsidRPr="00852B2A">
        <w:t xml:space="preserve"> EMINJ_K1F_VD (0(</w:t>
      </w:r>
      <w:r w:rsidRPr="00852B2A">
        <w:rPr>
          <w:rFonts w:hint="eastAsia"/>
        </w:rPr>
        <w:t>倍</w:t>
      </w:r>
      <w:r w:rsidRPr="00852B2A">
        <w:t>))</w:t>
      </w:r>
    </w:p>
    <w:p w14:paraId="4A70B100" w14:textId="77777777" w:rsidR="00C03335" w:rsidRPr="00852B2A" w:rsidRDefault="00C03335" w:rsidP="00F9637F">
      <w:bookmarkStart w:id="1566" w:name="OLE_LINK29"/>
    </w:p>
    <w:p w14:paraId="6043238A" w14:textId="07F3E54F" w:rsidR="008B1B87" w:rsidRPr="00852B2A" w:rsidRDefault="00795370" w:rsidP="00F9637F">
      <w:r w:rsidRPr="00852B2A">
        <w:rPr>
          <w:rFonts w:hint="eastAsia"/>
        </w:rPr>
        <w:t>９</w:t>
      </w:r>
      <w:r w:rsidR="008B1B87" w:rsidRPr="00852B2A">
        <w:rPr>
          <w:rFonts w:hint="eastAsia"/>
        </w:rPr>
        <w:t>．</w:t>
      </w:r>
      <w:r w:rsidR="008B1B87" w:rsidRPr="00852B2A">
        <w:t>ekpfiegr</w:t>
      </w:r>
      <w:bookmarkStart w:id="1567" w:name="OLE_LINK88"/>
      <w:r w:rsidR="008B1B87" w:rsidRPr="00852B2A">
        <w:t>（EGR-ON時の目標ポート噴射量算出係数）</w:t>
      </w:r>
      <w:bookmarkEnd w:id="1567"/>
      <w:r w:rsidR="008B1B87" w:rsidRPr="00852B2A">
        <w:rPr>
          <w:rFonts w:hint="eastAsia"/>
        </w:rPr>
        <w:t>、</w:t>
      </w:r>
    </w:p>
    <w:p w14:paraId="0AB75D79" w14:textId="77777777" w:rsidR="00F924A4" w:rsidRPr="00852B2A" w:rsidRDefault="008B1B87" w:rsidP="007865BA">
      <w:pPr>
        <w:ind w:rightChars="-497" w:right="-994"/>
      </w:pPr>
      <w:r w:rsidRPr="00852B2A">
        <w:t xml:space="preserve">      ekpfiegrn[NOX]（EGR-ON時の目標ポート噴射量算出係数(バンク別)）の算出（8ms</w:t>
      </w:r>
      <w:r w:rsidR="00F46E5F" w:rsidRPr="00852B2A">
        <w:rPr>
          <w:rFonts w:hint="eastAsia"/>
        </w:rPr>
        <w:t>中</w:t>
      </w:r>
      <w:r w:rsidRPr="00852B2A">
        <w:t>）</w:t>
      </w:r>
    </w:p>
    <w:p w14:paraId="3789937E" w14:textId="32B0C8D0" w:rsidR="008B1B87" w:rsidRPr="00852B2A" w:rsidRDefault="008B1B87" w:rsidP="007865BA">
      <w:pPr>
        <w:ind w:rightChars="-497" w:right="-994"/>
      </w:pPr>
      <w:r w:rsidRPr="00852B2A">
        <w:t xml:space="preserve"> </w:t>
      </w:r>
      <w:bookmarkStart w:id="1568" w:name="OLE_LINK251"/>
      <w:bookmarkStart w:id="1569" w:name="OLE_LINK252"/>
      <w:r w:rsidR="00F924A4" w:rsidRPr="00852B2A">
        <w:t xml:space="preserve">                                                                     </w:t>
      </w:r>
      <w:r w:rsidRPr="00852B2A">
        <w:rPr>
          <w:rFonts w:hint="eastAsia"/>
        </w:rPr>
        <w:t>【ﾃﾞｭｱﾙ</w:t>
      </w:r>
      <w:r w:rsidRPr="00852B2A">
        <w:t>INJ】</w:t>
      </w:r>
      <w:bookmarkEnd w:id="1568"/>
      <w:bookmarkEnd w:id="1569"/>
      <w:r w:rsidRPr="00852B2A">
        <w:t>AND【EGR</w:t>
      </w:r>
      <w:r w:rsidR="009F0975" w:rsidRPr="00852B2A">
        <w:rPr>
          <w:rFonts w:hint="eastAsia"/>
        </w:rPr>
        <w:t>制御有</w:t>
      </w:r>
      <w:r w:rsidRPr="00852B2A">
        <w:t>】</w:t>
      </w:r>
      <w:r w:rsidR="009F0975" w:rsidRPr="00852B2A">
        <w:rPr>
          <w:rFonts w:hint="eastAsia"/>
        </w:rPr>
        <w:t xml:space="preserve"> </w:t>
      </w:r>
      <w:commentRangeStart w:id="1570"/>
      <w:r w:rsidR="009F0975" w:rsidRPr="00852B2A">
        <w:t xml:space="preserve"> </w:t>
      </w:r>
      <w:commentRangeEnd w:id="1570"/>
      <w:r w:rsidR="009F0975" w:rsidRPr="00852B2A">
        <w:rPr>
          <w:rStyle w:val="a8"/>
        </w:rPr>
        <w:commentReference w:id="1570"/>
      </w:r>
    </w:p>
    <w:p w14:paraId="33EC2CE1" w14:textId="77777777" w:rsidR="008B1B87" w:rsidRPr="00852B2A" w:rsidRDefault="008B1B87" w:rsidP="00F9637F">
      <w:r w:rsidRPr="00852B2A">
        <w:t xml:space="preserve">  (1)優先度要求無し時(einjmedislid ＝ EMINJ_NONE_ID)</w:t>
      </w:r>
    </w:p>
    <w:p w14:paraId="068280FE" w14:textId="77777777" w:rsidR="008B1B87" w:rsidRPr="00852B2A" w:rsidRDefault="008B1B87" w:rsidP="00F9637F">
      <w:r w:rsidRPr="00852B2A">
        <w:t xml:space="preserve">    </w:t>
      </w:r>
      <w:bookmarkStart w:id="1571" w:name="OLE_LINK149"/>
      <w:bookmarkStart w:id="1572" w:name="OLE_LINK151"/>
      <w:bookmarkStart w:id="1573" w:name="OLE_LINK89"/>
      <w:r w:rsidRPr="00852B2A">
        <w:t>ekpfiegr</w:t>
      </w:r>
      <w:bookmarkEnd w:id="1571"/>
      <w:bookmarkEnd w:id="1572"/>
      <w:r w:rsidRPr="00852B2A">
        <w:t xml:space="preserve"> ← ebinjctr_ekpfiegr</w:t>
      </w:r>
      <w:bookmarkEnd w:id="1573"/>
    </w:p>
    <w:p w14:paraId="579B4E2A" w14:textId="77777777" w:rsidR="008B1B87" w:rsidRPr="00852B2A" w:rsidRDefault="008B1B87" w:rsidP="00F9637F">
      <w:r w:rsidRPr="00852B2A">
        <w:t xml:space="preserve">    ekpfiegrn[t_mox] ← ebinjctr_ekpfiegr </w:t>
      </w:r>
      <w:bookmarkStart w:id="1574" w:name="OLE_LINK143"/>
      <w:bookmarkStart w:id="1575" w:name="OLE_LINK145"/>
      <w:r w:rsidRPr="00852B2A">
        <w:t xml:space="preserve"> (センサ数繰り返し</w:t>
      </w:r>
      <w:r w:rsidR="00C81715" w:rsidRPr="00852B2A">
        <w:rPr>
          <w:rFonts w:hint="eastAsia"/>
        </w:rPr>
        <w:t>)</w:t>
      </w:r>
      <w:r w:rsidRPr="00852B2A">
        <w:t xml:space="preserve"> </w:t>
      </w:r>
    </w:p>
    <w:bookmarkEnd w:id="1574"/>
    <w:bookmarkEnd w:id="1575"/>
    <w:p w14:paraId="7C127C71" w14:textId="77777777" w:rsidR="008B1B87" w:rsidRPr="00852B2A" w:rsidRDefault="008B1B87" w:rsidP="00F9637F">
      <w:r w:rsidRPr="00852B2A">
        <w:t xml:space="preserve">  (2)上記(1)不成立時</w:t>
      </w:r>
    </w:p>
    <w:p w14:paraId="6C3CFD6C" w14:textId="77777777" w:rsidR="008B1B87" w:rsidRPr="00852B2A" w:rsidRDefault="008B1B87" w:rsidP="00F9637F">
      <w:r w:rsidRPr="00852B2A">
        <w:t xml:space="preserve">    ekpfiegr ← ekpfi</w:t>
      </w:r>
    </w:p>
    <w:p w14:paraId="7AD31A88" w14:textId="77777777" w:rsidR="008B1B87" w:rsidRPr="00852B2A" w:rsidRDefault="008B1B87" w:rsidP="00583402">
      <w:r w:rsidRPr="00852B2A">
        <w:t xml:space="preserve">    ekpfiegrn[t_mox]  ← ekpfin[t_mox]     (センサ数繰り返し</w:t>
      </w:r>
      <w:r w:rsidR="00C81715" w:rsidRPr="00852B2A">
        <w:rPr>
          <w:rFonts w:hint="eastAsia"/>
        </w:rPr>
        <w:t>)</w:t>
      </w:r>
      <w:r w:rsidRPr="00852B2A">
        <w:t xml:space="preserve"> </w:t>
      </w:r>
    </w:p>
    <w:bookmarkEnd w:id="1566"/>
    <w:p w14:paraId="0FADCED1" w14:textId="282C1845" w:rsidR="001B67A1" w:rsidRPr="00852B2A" w:rsidRDefault="001B67A1"/>
    <w:p w14:paraId="3886F183" w14:textId="524B7BC0" w:rsidR="00A62FE6" w:rsidRPr="00852B2A" w:rsidRDefault="00795370" w:rsidP="00A62FE6">
      <w:pPr>
        <w:rPr>
          <w:color w:val="000000"/>
          <w:szCs w:val="21"/>
        </w:rPr>
      </w:pPr>
      <w:r w:rsidRPr="00852B2A">
        <w:rPr>
          <w:rFonts w:hint="eastAsia"/>
          <w:color w:val="000000"/>
          <w:szCs w:val="21"/>
        </w:rPr>
        <w:t>１０</w:t>
      </w:r>
      <w:r w:rsidR="00A62FE6" w:rsidRPr="00852B2A">
        <w:rPr>
          <w:rFonts w:hint="eastAsia"/>
          <w:color w:val="000000"/>
          <w:szCs w:val="21"/>
        </w:rPr>
        <w:t>．</w:t>
      </w:r>
      <w:r w:rsidR="00A62FE6" w:rsidRPr="00852B2A">
        <w:t>ecqinjast_8m</w:t>
      </w:r>
      <w:r w:rsidR="00A62FE6" w:rsidRPr="00852B2A">
        <w:rPr>
          <w:rFonts w:hint="eastAsia"/>
          <w:color w:val="000000"/>
          <w:szCs w:val="21"/>
        </w:rPr>
        <w:t>（始動後噴射量要求後カウンタ）の操作</w:t>
      </w:r>
      <w:r w:rsidR="00A62FE6" w:rsidRPr="00852B2A">
        <w:rPr>
          <w:rFonts w:hint="eastAsia"/>
        </w:rPr>
        <w:t>（</w:t>
      </w:r>
      <w:r w:rsidR="00A62FE6" w:rsidRPr="00852B2A">
        <w:t>8ms</w:t>
      </w:r>
      <w:r w:rsidR="00A62FE6" w:rsidRPr="00852B2A">
        <w:rPr>
          <w:rFonts w:hint="eastAsia"/>
        </w:rPr>
        <w:t>中</w:t>
      </w:r>
      <w:r w:rsidR="00A62FE6" w:rsidRPr="00852B2A">
        <w:t>）</w:t>
      </w:r>
      <w:r w:rsidR="00BB5069" w:rsidRPr="00852B2A">
        <w:rPr>
          <w:rFonts w:hint="eastAsia"/>
        </w:rPr>
        <w:t xml:space="preserve"> </w:t>
      </w:r>
      <w:commentRangeStart w:id="1576"/>
      <w:r w:rsidR="00BB5069" w:rsidRPr="00852B2A">
        <w:rPr>
          <w:rFonts w:hint="eastAsia"/>
        </w:rPr>
        <w:t xml:space="preserve"> </w:t>
      </w:r>
      <w:commentRangeEnd w:id="1576"/>
      <w:r w:rsidR="00BB5069" w:rsidRPr="00852B2A">
        <w:rPr>
          <w:rStyle w:val="a8"/>
        </w:rPr>
        <w:commentReference w:id="1576"/>
      </w:r>
    </w:p>
    <w:p w14:paraId="2BEC05BC" w14:textId="77777777" w:rsidR="00A62FE6" w:rsidRPr="00852B2A" w:rsidRDefault="00A62FE6" w:rsidP="00A62FE6">
      <w:pPr>
        <w:rPr>
          <w:color w:val="000000" w:themeColor="text1"/>
          <w:szCs w:val="21"/>
        </w:rPr>
      </w:pPr>
      <w:r w:rsidRPr="00852B2A">
        <w:rPr>
          <w:color w:val="000000" w:themeColor="text1"/>
          <w:szCs w:val="21"/>
        </w:rPr>
        <w:t xml:space="preserve">    </w:t>
      </w:r>
      <w:r w:rsidRPr="00852B2A">
        <w:rPr>
          <w:rFonts w:hint="eastAsia"/>
          <w:color w:val="000000" w:themeColor="text1"/>
          <w:szCs w:val="21"/>
        </w:rPr>
        <w:t>始動時（</w:t>
      </w:r>
      <w:r w:rsidRPr="00852B2A">
        <w:rPr>
          <w:color w:val="000000" w:themeColor="text1"/>
          <w:szCs w:val="21"/>
        </w:rPr>
        <w:t>exqinjast</w:t>
      </w:r>
      <w:r w:rsidRPr="00852B2A">
        <w:rPr>
          <w:rFonts w:hint="eastAsia"/>
          <w:color w:val="000000" w:themeColor="text1"/>
          <w:szCs w:val="21"/>
        </w:rPr>
        <w:t>＝</w:t>
      </w:r>
      <w:r w:rsidRPr="00852B2A">
        <w:rPr>
          <w:color w:val="000000" w:themeColor="text1"/>
          <w:szCs w:val="21"/>
        </w:rPr>
        <w:t>OFF）クリア</w:t>
      </w:r>
    </w:p>
    <w:p w14:paraId="2BBF5C8F" w14:textId="55E615B8" w:rsidR="00A62FE6" w:rsidRPr="00852B2A" w:rsidDel="00744FFE" w:rsidRDefault="00A62FE6" w:rsidP="004D4C8A">
      <w:pPr>
        <w:rPr>
          <w:del w:id="1577" w:author="16a" w:date="2025-10-20T21:31:00Z"/>
        </w:rPr>
      </w:pPr>
    </w:p>
    <w:p w14:paraId="0DC121C7" w14:textId="77777777" w:rsidR="00090EC9" w:rsidRPr="00852B2A" w:rsidRDefault="00090EC9" w:rsidP="004D4C8A"/>
    <w:p w14:paraId="35FB6A1E" w14:textId="5265281F" w:rsidR="00511FB0" w:rsidRPr="00852B2A" w:rsidRDefault="00795370" w:rsidP="004D4C8A">
      <w:r w:rsidRPr="00852B2A">
        <w:rPr>
          <w:rFonts w:hint="eastAsia"/>
        </w:rPr>
        <w:t>１１</w:t>
      </w:r>
      <w:r w:rsidR="00511FB0" w:rsidRPr="00852B2A">
        <w:rPr>
          <w:rFonts w:hint="eastAsia"/>
        </w:rPr>
        <w:t>．</w:t>
      </w:r>
      <w:r w:rsidR="00511FB0" w:rsidRPr="00852B2A">
        <w:t xml:space="preserve"> </w:t>
      </w:r>
      <w:r w:rsidR="00511FB0" w:rsidRPr="00852B2A">
        <w:rPr>
          <w:rFonts w:hint="eastAsia"/>
        </w:rPr>
        <w:t>噴射ＳＡＣの確定前噴射要求</w:t>
      </w:r>
      <w:r w:rsidR="007B19F3" w:rsidRPr="00852B2A">
        <w:rPr>
          <w:rFonts w:hint="eastAsia"/>
        </w:rPr>
        <w:t>更新</w:t>
      </w:r>
      <w:r w:rsidR="00511FB0" w:rsidRPr="00852B2A">
        <w:rPr>
          <w:rFonts w:hint="eastAsia"/>
        </w:rPr>
        <w:t>処理</w:t>
      </w:r>
      <w:r w:rsidR="00511FB0" w:rsidRPr="00852B2A">
        <w:t>（8ms</w:t>
      </w:r>
      <w:r w:rsidR="00511FB0" w:rsidRPr="00852B2A">
        <w:rPr>
          <w:rFonts w:hint="eastAsia"/>
        </w:rPr>
        <w:t>中</w:t>
      </w:r>
      <w:r w:rsidR="00511FB0" w:rsidRPr="00852B2A">
        <w:t xml:space="preserve">） </w:t>
      </w:r>
      <w:commentRangeStart w:id="1578"/>
      <w:r w:rsidR="00511FB0" w:rsidRPr="00852B2A">
        <w:t xml:space="preserve"> </w:t>
      </w:r>
      <w:commentRangeEnd w:id="1578"/>
      <w:r w:rsidR="00511FB0" w:rsidRPr="00852B2A">
        <w:rPr>
          <w:rStyle w:val="a8"/>
        </w:rPr>
        <w:commentReference w:id="1578"/>
      </w:r>
    </w:p>
    <w:p w14:paraId="5CD4885E" w14:textId="03C1C23B" w:rsidR="00511FB0" w:rsidRPr="00852B2A" w:rsidRDefault="00511FB0" w:rsidP="00511FB0">
      <w:pPr>
        <w:rPr>
          <w:szCs w:val="21"/>
        </w:rPr>
      </w:pPr>
      <w:r w:rsidRPr="00852B2A">
        <w:rPr>
          <w:szCs w:val="21"/>
        </w:rPr>
        <w:t xml:space="preserve">    </w:t>
      </w:r>
      <w:r w:rsidRPr="00852B2A">
        <w:rPr>
          <w:rFonts w:hint="eastAsia"/>
        </w:rPr>
        <w:t>※本処理は、本部品の全ての８ｍｓ中</w:t>
      </w:r>
      <w:r w:rsidR="007B19F3" w:rsidRPr="00852B2A">
        <w:rPr>
          <w:rFonts w:hint="eastAsia"/>
        </w:rPr>
        <w:t>タスク</w:t>
      </w:r>
      <w:r w:rsidRPr="00852B2A">
        <w:rPr>
          <w:rFonts w:hint="eastAsia"/>
        </w:rPr>
        <w:t>処理実施後に行うこと</w:t>
      </w:r>
    </w:p>
    <w:p w14:paraId="60807103" w14:textId="29CE5CD6" w:rsidR="00511FB0" w:rsidRPr="00852B2A" w:rsidRDefault="00511FB0" w:rsidP="00511FB0">
      <w:pPr>
        <w:rPr>
          <w:szCs w:val="21"/>
        </w:rPr>
      </w:pPr>
      <w:r w:rsidRPr="00852B2A">
        <w:rPr>
          <w:szCs w:val="21"/>
        </w:rPr>
        <w:t xml:space="preserve">    </w:t>
      </w:r>
      <w:r w:rsidR="006E5746" w:rsidRPr="00852B2A">
        <w:t>ainjif_renew_injrq</w:t>
      </w:r>
      <w:r w:rsidRPr="00852B2A">
        <w:rPr>
          <w:szCs w:val="21"/>
        </w:rPr>
        <w:t>()</w:t>
      </w:r>
      <w:r w:rsidRPr="00852B2A">
        <w:rPr>
          <w:rFonts w:hint="eastAsia"/>
          <w:szCs w:val="21"/>
        </w:rPr>
        <w:t>コール</w:t>
      </w:r>
    </w:p>
    <w:p w14:paraId="3EABD14E" w14:textId="4A90AB35" w:rsidR="00511FB0" w:rsidRPr="00852B2A" w:rsidRDefault="00511FB0"/>
    <w:p w14:paraId="2B04F004" w14:textId="77777777" w:rsidR="00511FB0" w:rsidRPr="00852B2A" w:rsidRDefault="00511FB0"/>
    <w:p w14:paraId="19E3E1B3" w14:textId="77777777" w:rsidR="00DB3979" w:rsidRPr="00852B2A" w:rsidRDefault="00C25C4E">
      <w:r w:rsidRPr="00852B2A">
        <w:rPr>
          <w:noProof/>
        </w:rPr>
        <mc:AlternateContent>
          <mc:Choice Requires="wps">
            <w:drawing>
              <wp:anchor distT="0" distB="0" distL="114300" distR="114300" simplePos="0" relativeHeight="251657728" behindDoc="0" locked="0" layoutInCell="0" allowOverlap="1" wp14:anchorId="6CF7AC35" wp14:editId="4765D264">
                <wp:simplePos x="0" y="0"/>
                <wp:positionH relativeFrom="column">
                  <wp:posOffset>635</wp:posOffset>
                </wp:positionH>
                <wp:positionV relativeFrom="paragraph">
                  <wp:posOffset>-15875</wp:posOffset>
                </wp:positionV>
                <wp:extent cx="1387475" cy="210820"/>
                <wp:effectExtent l="0" t="0" r="0" b="0"/>
                <wp:wrapNone/>
                <wp:docPr id="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7A7849" w14:textId="77777777" w:rsidR="004200FB" w:rsidRDefault="004200FB">
                            <w:pPr>
                              <w:pStyle w:val="a6"/>
                            </w:pPr>
                            <w:r>
                              <w:rPr>
                                <w:rFonts w:hint="eastAsia"/>
                              </w:rPr>
                              <w:t>Ｅ．初期値</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7AC35" id="Rectangle 22" o:spid="_x0000_s1030" style="position:absolute;left:0;text-align:left;margin-left:.05pt;margin-top:-1.25pt;width:109.25pt;height:16.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" o:allowincell="f" filled="f" strokecolor="blue" strokeweight=".25pt">
                <v:textbox inset="1pt,1pt,1pt,1pt">
                  <w:txbxContent>
                    <w:p w14:paraId="217A7849" w14:textId="77777777" w:rsidR="004200FB" w:rsidRDefault="004200FB">
                      <w:pPr>
                        <w:pStyle w:val="a6"/>
                      </w:pPr>
                      <w:r>
                        <w:rPr>
                          <w:rFonts w:hint="eastAsia"/>
                        </w:rPr>
                        <w:t>Ｅ．初期値</w:t>
                      </w:r>
                    </w:p>
                  </w:txbxContent>
                </v:textbox>
              </v:rect>
            </w:pict>
          </mc:Fallback>
        </mc:AlternateContent>
      </w:r>
    </w:p>
    <w:p w14:paraId="5656453A" w14:textId="77777777" w:rsidR="00DB3979" w:rsidRPr="00852B2A" w:rsidRDefault="00E85C4C">
      <w:pPr>
        <w:rPr>
          <w:lang w:val="nl-NL"/>
        </w:rPr>
      </w:pPr>
      <w:r w:rsidRPr="00852B2A">
        <w:rPr>
          <w:color w:val="000000"/>
          <w:lang w:val="nl-NL"/>
        </w:rPr>
        <w:t>ekrchref</w:t>
      </w:r>
      <w:r w:rsidR="008F5434" w:rsidRPr="00852B2A">
        <w:rPr>
          <w:spacing w:val="-6"/>
          <w:lang w:val="nl-NL"/>
        </w:rPr>
        <w:t>[</w:t>
      </w:r>
      <w:r w:rsidR="00695773" w:rsidRPr="00852B2A">
        <w:rPr>
          <w:lang w:val="nl-NL"/>
        </w:rPr>
        <w:t>t_mox</w:t>
      </w:r>
      <w:r w:rsidR="008F5434" w:rsidRPr="00852B2A">
        <w:rPr>
          <w:spacing w:val="-6"/>
          <w:lang w:val="nl-NL"/>
        </w:rPr>
        <w:t>]</w:t>
      </w:r>
      <w:r w:rsidR="00DB3979" w:rsidRPr="00852B2A">
        <w:rPr>
          <w:spacing w:val="-6"/>
          <w:lang w:val="nl-NL"/>
        </w:rPr>
        <w:t xml:space="preserve"> </w:t>
      </w:r>
      <w:r w:rsidR="00DB3979" w:rsidRPr="00852B2A">
        <w:rPr>
          <w:rFonts w:hint="eastAsia"/>
          <w:spacing w:val="-6"/>
          <w:lang w:val="nl-NL"/>
        </w:rPr>
        <w:t>←</w:t>
      </w:r>
      <w:r w:rsidR="00DB3979" w:rsidRPr="00852B2A">
        <w:rPr>
          <w:spacing w:val="-6"/>
          <w:lang w:val="nl-NL"/>
        </w:rPr>
        <w:t xml:space="preserve"> </w:t>
      </w:r>
      <w:r w:rsidRPr="00852B2A">
        <w:rPr>
          <w:lang w:val="nl-NL"/>
        </w:rPr>
        <w:t>EMINJ</w:t>
      </w:r>
      <w:r w:rsidR="00D709AD" w:rsidRPr="00852B2A">
        <w:rPr>
          <w:lang w:val="nl-NL"/>
        </w:rPr>
        <w:t>_</w:t>
      </w:r>
      <w:r w:rsidR="00DB3979" w:rsidRPr="00852B2A">
        <w:rPr>
          <w:lang w:val="nl-NL"/>
        </w:rPr>
        <w:t>KRICHI(1.0(</w:t>
      </w:r>
      <w:r w:rsidR="00DB3979" w:rsidRPr="00852B2A">
        <w:rPr>
          <w:rFonts w:hint="eastAsia"/>
        </w:rPr>
        <w:t>倍</w:t>
      </w:r>
      <w:r w:rsidR="00DB3979" w:rsidRPr="00852B2A">
        <w:rPr>
          <w:lang w:val="nl-NL"/>
        </w:rPr>
        <w:t>))</w:t>
      </w:r>
      <w:r w:rsidR="00695773" w:rsidRPr="00852B2A">
        <w:rPr>
          <w:lang w:val="nl-NL"/>
        </w:rPr>
        <w:t xml:space="preserve"> </w:t>
      </w:r>
      <w:r w:rsidR="00695773" w:rsidRPr="00852B2A">
        <w:rPr>
          <w:rFonts w:hint="eastAsia"/>
          <w:color w:val="000000"/>
          <w:szCs w:val="21"/>
        </w:rPr>
        <w:t>（センサ数繰り返し）</w:t>
      </w:r>
    </w:p>
    <w:p w14:paraId="46AA9A8F" w14:textId="77777777" w:rsidR="008F5434" w:rsidRPr="00852B2A" w:rsidRDefault="008F5434">
      <w:pPr>
        <w:rPr>
          <w:lang w:val="nl-NL"/>
        </w:rPr>
      </w:pPr>
      <w:r w:rsidRPr="00852B2A">
        <w:rPr>
          <w:lang w:val="nl-NL"/>
        </w:rPr>
        <w:t>ekrichx</w:t>
      </w:r>
      <w:r w:rsidRPr="00852B2A">
        <w:rPr>
          <w:spacing w:val="-6"/>
          <w:lang w:val="nl-NL"/>
        </w:rPr>
        <w:t xml:space="preserve"> </w:t>
      </w:r>
      <w:r w:rsidRPr="00852B2A">
        <w:rPr>
          <w:rFonts w:hint="eastAsia"/>
          <w:spacing w:val="-6"/>
          <w:lang w:val="nl-NL"/>
        </w:rPr>
        <w:t>←</w:t>
      </w:r>
      <w:r w:rsidRPr="00852B2A">
        <w:rPr>
          <w:spacing w:val="-6"/>
          <w:lang w:val="nl-NL"/>
        </w:rPr>
        <w:t xml:space="preserve"> </w:t>
      </w:r>
      <w:r w:rsidR="004929B0" w:rsidRPr="00852B2A">
        <w:rPr>
          <w:lang w:val="nl-NL"/>
        </w:rPr>
        <w:t>EMINJ</w:t>
      </w:r>
      <w:r w:rsidRPr="00852B2A">
        <w:rPr>
          <w:lang w:val="nl-NL"/>
        </w:rPr>
        <w:t>_KRICHI(1.0(</w:t>
      </w:r>
      <w:r w:rsidRPr="00852B2A">
        <w:rPr>
          <w:rFonts w:hint="eastAsia"/>
        </w:rPr>
        <w:t>倍</w:t>
      </w:r>
      <w:r w:rsidRPr="00852B2A">
        <w:rPr>
          <w:lang w:val="nl-NL"/>
        </w:rPr>
        <w:t>))</w:t>
      </w:r>
    </w:p>
    <w:p w14:paraId="19F84DA6" w14:textId="77777777" w:rsidR="00C34994" w:rsidRPr="00852B2A" w:rsidRDefault="00C34994" w:rsidP="00C34994">
      <w:pPr>
        <w:rPr>
          <w:lang w:val="nl-NL"/>
        </w:rPr>
      </w:pPr>
      <w:bookmarkStart w:id="1579" w:name="OLE_LINK394"/>
      <w:bookmarkStart w:id="1580" w:name="OLE_LINK395"/>
      <w:r w:rsidRPr="00852B2A">
        <w:rPr>
          <w:lang w:val="nl-NL"/>
        </w:rPr>
        <w:t xml:space="preserve">ekpfi </w:t>
      </w:r>
      <w:bookmarkStart w:id="1581" w:name="OLE_LINK42"/>
      <w:r w:rsidRPr="00852B2A">
        <w:rPr>
          <w:lang w:val="nl-NL"/>
        </w:rPr>
        <w:t>← 1（</w:t>
      </w:r>
      <w:r w:rsidRPr="00852B2A">
        <w:t>倍</w:t>
      </w:r>
      <w:r w:rsidRPr="00852B2A">
        <w:rPr>
          <w:lang w:val="nl-NL"/>
        </w:rPr>
        <w:t xml:space="preserve">）   </w:t>
      </w:r>
      <w:r w:rsidR="000E123A" w:rsidRPr="00852B2A">
        <w:rPr>
          <w:rFonts w:hint="eastAsia"/>
          <w:lang w:val="nl-NL"/>
        </w:rPr>
        <w:t xml:space="preserve">      </w:t>
      </w:r>
      <w:r w:rsidRPr="00852B2A">
        <w:t>【ﾎﾟｰﾄ】</w:t>
      </w:r>
      <w:bookmarkEnd w:id="1581"/>
    </w:p>
    <w:bookmarkEnd w:id="1579"/>
    <w:bookmarkEnd w:id="1580"/>
    <w:p w14:paraId="65C789C8" w14:textId="77777777" w:rsidR="00D94470" w:rsidRPr="00852B2A" w:rsidRDefault="000E123A" w:rsidP="00C34994">
      <w:pPr>
        <w:rPr>
          <w:lang w:val="nl-NL"/>
        </w:rPr>
      </w:pPr>
      <w:r w:rsidRPr="00852B2A">
        <w:rPr>
          <w:lang w:val="nl-NL"/>
        </w:rPr>
        <w:t>ekpfix ← 1（</w:t>
      </w:r>
      <w:r w:rsidRPr="00852B2A">
        <w:t>倍</w:t>
      </w:r>
      <w:r w:rsidRPr="00852B2A">
        <w:rPr>
          <w:lang w:val="nl-NL"/>
        </w:rPr>
        <w:t xml:space="preserve">）        </w:t>
      </w:r>
      <w:r w:rsidRPr="00852B2A">
        <w:t>【ﾎﾟｰﾄ】</w:t>
      </w:r>
    </w:p>
    <w:p w14:paraId="32FDAB81" w14:textId="77777777" w:rsidR="00734876" w:rsidRPr="00852B2A" w:rsidRDefault="001F7B25" w:rsidP="00C34994">
      <w:pPr>
        <w:rPr>
          <w:lang w:val="nl-NL"/>
        </w:rPr>
      </w:pPr>
      <w:r w:rsidRPr="00852B2A">
        <w:t>ekpfin[t_mox</w:t>
      </w:r>
      <w:r w:rsidR="00734876" w:rsidRPr="00852B2A">
        <w:t xml:space="preserve">] </w:t>
      </w:r>
      <w:r w:rsidR="00734876" w:rsidRPr="00852B2A">
        <w:rPr>
          <w:lang w:val="nl-NL"/>
        </w:rPr>
        <w:t>← 1（</w:t>
      </w:r>
      <w:r w:rsidR="00734876" w:rsidRPr="00852B2A">
        <w:t>倍</w:t>
      </w:r>
      <w:r w:rsidR="00734876" w:rsidRPr="00852B2A">
        <w:rPr>
          <w:lang w:val="nl-NL"/>
        </w:rPr>
        <w:t>）</w:t>
      </w:r>
      <w:r w:rsidR="000E123A" w:rsidRPr="00852B2A">
        <w:rPr>
          <w:rFonts w:hint="eastAsia"/>
          <w:lang w:val="nl-NL"/>
        </w:rPr>
        <w:t xml:space="preserve"> </w:t>
      </w:r>
      <w:r w:rsidR="00734876" w:rsidRPr="00852B2A">
        <w:t>【ﾎﾟｰﾄ】</w:t>
      </w:r>
      <w:r w:rsidRPr="00852B2A">
        <w:rPr>
          <w:rFonts w:hint="eastAsia"/>
          <w:color w:val="000000"/>
          <w:szCs w:val="21"/>
        </w:rPr>
        <w:t>（センサ数繰り返し）</w:t>
      </w:r>
    </w:p>
    <w:p w14:paraId="48A93247" w14:textId="77777777" w:rsidR="00C34994" w:rsidRPr="00852B2A" w:rsidRDefault="00C34994" w:rsidP="00C34994">
      <w:pPr>
        <w:rPr>
          <w:lang w:val="nl-NL"/>
        </w:rPr>
      </w:pPr>
      <w:bookmarkStart w:id="1582" w:name="OLE_LINK396"/>
      <w:bookmarkStart w:id="1583" w:name="OLE_LINK56"/>
      <w:bookmarkStart w:id="1584" w:name="OLE_LINK59"/>
      <w:r w:rsidRPr="00852B2A">
        <w:rPr>
          <w:lang w:val="nl-NL"/>
        </w:rPr>
        <w:t>ekpfi ← 0（</w:t>
      </w:r>
      <w:r w:rsidRPr="00852B2A">
        <w:t>倍</w:t>
      </w:r>
      <w:r w:rsidRPr="00852B2A">
        <w:rPr>
          <w:lang w:val="nl-NL"/>
        </w:rPr>
        <w:t xml:space="preserve">）   </w:t>
      </w:r>
      <w:r w:rsidR="00734876" w:rsidRPr="00852B2A">
        <w:rPr>
          <w:lang w:val="nl-NL"/>
        </w:rPr>
        <w:t xml:space="preserve">      </w:t>
      </w:r>
      <w:r w:rsidR="000E123A" w:rsidRPr="00852B2A">
        <w:rPr>
          <w:rFonts w:hint="eastAsia"/>
          <w:lang w:val="nl-NL"/>
        </w:rPr>
        <w:t xml:space="preserve"> </w:t>
      </w:r>
      <w:r w:rsidRPr="00852B2A">
        <w:t>【ﾎﾟｰﾄ</w:t>
      </w:r>
      <w:r w:rsidR="000E123A" w:rsidRPr="00852B2A">
        <w:t>以外</w:t>
      </w:r>
      <w:r w:rsidRPr="00852B2A">
        <w:t>】</w:t>
      </w:r>
      <w:r w:rsidR="000E123A" w:rsidRPr="00852B2A" w:rsidDel="000E123A">
        <w:rPr>
          <w:lang w:val="nl-NL"/>
        </w:rPr>
        <w:t xml:space="preserve"> </w:t>
      </w:r>
    </w:p>
    <w:bookmarkEnd w:id="1582"/>
    <w:p w14:paraId="1DFAB366" w14:textId="77777777" w:rsidR="000E123A" w:rsidRPr="00852B2A" w:rsidRDefault="000E123A" w:rsidP="00C34994">
      <w:pPr>
        <w:rPr>
          <w:lang w:val="nl-NL"/>
        </w:rPr>
      </w:pPr>
      <w:r w:rsidRPr="00852B2A">
        <w:rPr>
          <w:lang w:val="nl-NL"/>
        </w:rPr>
        <w:t>ekpfix ← 0（</w:t>
      </w:r>
      <w:r w:rsidRPr="00852B2A">
        <w:t>倍</w:t>
      </w:r>
      <w:r w:rsidRPr="00852B2A">
        <w:rPr>
          <w:lang w:val="nl-NL"/>
        </w:rPr>
        <w:t xml:space="preserve">）         </w:t>
      </w:r>
      <w:r w:rsidRPr="00852B2A">
        <w:t>【ﾎﾟｰﾄ以外】</w:t>
      </w:r>
      <w:r w:rsidRPr="00852B2A">
        <w:rPr>
          <w:lang w:val="nl-NL"/>
        </w:rPr>
        <w:t xml:space="preserve"> </w:t>
      </w:r>
    </w:p>
    <w:bookmarkEnd w:id="1583"/>
    <w:bookmarkEnd w:id="1584"/>
    <w:p w14:paraId="35C10F38" w14:textId="77777777" w:rsidR="00734876" w:rsidRPr="00852B2A" w:rsidRDefault="00734876" w:rsidP="00734876">
      <w:pPr>
        <w:rPr>
          <w:lang w:val="nl-NL"/>
        </w:rPr>
      </w:pPr>
      <w:r w:rsidRPr="00852B2A">
        <w:rPr>
          <w:lang w:val="nl-NL"/>
        </w:rPr>
        <w:t>ekpfin[</w:t>
      </w:r>
      <w:r w:rsidR="001F7B25" w:rsidRPr="00852B2A">
        <w:rPr>
          <w:lang w:val="nl-NL"/>
        </w:rPr>
        <w:t>t_mox</w:t>
      </w:r>
      <w:r w:rsidRPr="00852B2A">
        <w:rPr>
          <w:lang w:val="nl-NL"/>
        </w:rPr>
        <w:t>] ← 0（</w:t>
      </w:r>
      <w:r w:rsidRPr="00852B2A">
        <w:t>倍</w:t>
      </w:r>
      <w:r w:rsidRPr="00852B2A">
        <w:rPr>
          <w:lang w:val="nl-NL"/>
        </w:rPr>
        <w:t xml:space="preserve">）  </w:t>
      </w:r>
      <w:r w:rsidRPr="00852B2A">
        <w:t>【ﾎﾟｰﾄ</w:t>
      </w:r>
      <w:r w:rsidR="000E123A" w:rsidRPr="00852B2A">
        <w:t>以外</w:t>
      </w:r>
      <w:r w:rsidRPr="00852B2A">
        <w:t>】</w:t>
      </w:r>
      <w:r w:rsidR="001F7B25" w:rsidRPr="00852B2A">
        <w:t xml:space="preserve"> </w:t>
      </w:r>
      <w:r w:rsidR="001F7B25" w:rsidRPr="00852B2A">
        <w:rPr>
          <w:rFonts w:hint="eastAsia"/>
          <w:color w:val="000000"/>
          <w:szCs w:val="21"/>
        </w:rPr>
        <w:t>（センサ数繰り返し）</w:t>
      </w:r>
    </w:p>
    <w:p w14:paraId="4A71B5E7" w14:textId="77777777" w:rsidR="00254A0C" w:rsidRPr="00852B2A" w:rsidRDefault="002607D8" w:rsidP="00C34994">
      <w:pPr>
        <w:rPr>
          <w:lang w:val="nl-NL"/>
        </w:rPr>
      </w:pPr>
      <w:r w:rsidRPr="00852B2A">
        <w:rPr>
          <w:lang w:val="nl-NL"/>
        </w:rPr>
        <w:t>einjend ← ebinjctr</w:t>
      </w:r>
      <w:r w:rsidR="00254A0C" w:rsidRPr="00852B2A">
        <w:rPr>
          <w:lang w:val="nl-NL"/>
        </w:rPr>
        <w:t>_einjendb【D-4以外</w:t>
      </w:r>
      <w:r w:rsidR="00D23BF1" w:rsidRPr="00852B2A">
        <w:rPr>
          <w:lang w:val="nl-NL"/>
        </w:rPr>
        <w:t>】</w:t>
      </w:r>
    </w:p>
    <w:p w14:paraId="075C419A" w14:textId="77777777" w:rsidR="002B2942" w:rsidRPr="00852B2A" w:rsidRDefault="002B2942" w:rsidP="00C34994">
      <w:pPr>
        <w:rPr>
          <w:lang w:val="nl-NL"/>
        </w:rPr>
      </w:pPr>
      <w:r w:rsidRPr="00852B2A">
        <w:rPr>
          <w:lang w:val="nl-NL"/>
        </w:rPr>
        <w:t>eprreql ← emprlp_eprlp【可変燃圧制御有】</w:t>
      </w:r>
    </w:p>
    <w:p w14:paraId="668DAFF9" w14:textId="77777777" w:rsidR="00A80CBD" w:rsidRPr="00F560A7" w:rsidRDefault="00A80CBD" w:rsidP="00A80CBD">
      <w:pPr>
        <w:rPr>
          <w:ins w:id="1585" w:author="16a" w:date="2025-10-08T16:16:00Z"/>
          <w:shd w:val="clear" w:color="auto" w:fill="00FF00"/>
          <w:lang w:val="nl-NL"/>
        </w:rPr>
      </w:pPr>
      <w:ins w:id="1586" w:author="16a" w:date="2025-10-08T16:16:00Z">
        <w:r w:rsidRPr="00F560A7">
          <w:rPr>
            <w:szCs w:val="21"/>
            <w:shd w:val="clear" w:color="auto" w:fill="00FF00"/>
            <w:lang w:val="nl-NL"/>
          </w:rPr>
          <w:t>e</w:t>
        </w:r>
        <w:r>
          <w:rPr>
            <w:rFonts w:hint="eastAsia"/>
            <w:szCs w:val="21"/>
            <w:shd w:val="clear" w:color="auto" w:fill="00FF00"/>
            <w:lang w:val="nl-NL"/>
          </w:rPr>
          <w:t>stepkcyl</w:t>
        </w:r>
        <w:r w:rsidRPr="00F560A7">
          <w:rPr>
            <w:color w:val="000000"/>
            <w:szCs w:val="21"/>
            <w:shd w:val="clear" w:color="auto" w:fill="00FF00"/>
            <w:lang w:val="nl-NL"/>
          </w:rPr>
          <w:t xml:space="preserve"> ←</w:t>
        </w:r>
        <w:r w:rsidRPr="00F560A7">
          <w:rPr>
            <w:rFonts w:hint="eastAsia"/>
            <w:color w:val="000000"/>
            <w:szCs w:val="21"/>
            <w:shd w:val="clear" w:color="auto" w:fill="00FF00"/>
            <w:lang w:val="nl-NL"/>
          </w:rPr>
          <w:t xml:space="preserve"> </w:t>
        </w:r>
        <w:r w:rsidRPr="00F560A7">
          <w:rPr>
            <w:color w:val="000000"/>
            <w:szCs w:val="21"/>
            <w:shd w:val="clear" w:color="auto" w:fill="00FF00"/>
            <w:lang w:val="nl-NL"/>
          </w:rPr>
          <w:t>EMINJ_</w:t>
        </w:r>
        <w:r>
          <w:rPr>
            <w:rFonts w:hint="eastAsia"/>
            <w:color w:val="000000"/>
            <w:szCs w:val="21"/>
            <w:shd w:val="clear" w:color="auto" w:fill="00FF00"/>
            <w:lang w:val="nl-NL"/>
          </w:rPr>
          <w:t>STEPKCYL</w:t>
        </w:r>
        <w:r w:rsidRPr="00F560A7">
          <w:rPr>
            <w:color w:val="000000"/>
            <w:szCs w:val="21"/>
            <w:shd w:val="clear" w:color="auto" w:fill="00FF00"/>
            <w:lang w:val="nl-NL"/>
          </w:rPr>
          <w:t>_VD(0</w:t>
        </w:r>
        <w:r w:rsidRPr="00F560A7">
          <w:rPr>
            <w:rFonts w:hint="eastAsia"/>
            <w:color w:val="000000"/>
            <w:szCs w:val="21"/>
            <w:shd w:val="clear" w:color="auto" w:fill="00FF00"/>
            <w:lang w:val="nl-NL"/>
          </w:rPr>
          <w:t>b11111111</w:t>
        </w:r>
        <w:r w:rsidRPr="00F560A7">
          <w:rPr>
            <w:color w:val="000000"/>
            <w:szCs w:val="21"/>
            <w:shd w:val="clear" w:color="auto" w:fill="00FF00"/>
            <w:lang w:val="nl-NL"/>
          </w:rPr>
          <w:t>)</w:t>
        </w:r>
      </w:ins>
    </w:p>
    <w:p w14:paraId="64A4C9E2" w14:textId="77777777" w:rsidR="00A80CBD" w:rsidRPr="008129CD" w:rsidRDefault="00A80CBD" w:rsidP="00A80CBD">
      <w:pPr>
        <w:rPr>
          <w:ins w:id="1587" w:author="16a" w:date="2025-10-08T16:16:00Z"/>
          <w:spacing w:val="-6"/>
          <w:shd w:val="clear" w:color="auto" w:fill="00FF00"/>
        </w:rPr>
      </w:pPr>
      <w:ins w:id="1588" w:author="16a" w:date="2025-10-08T16:16:00Z">
        <w:r w:rsidRPr="008129CD">
          <w:rPr>
            <w:shd w:val="clear" w:color="auto" w:fill="00FF00"/>
          </w:rPr>
          <w:t>ek</w:t>
        </w:r>
        <w:r w:rsidRPr="008129CD">
          <w:rPr>
            <w:rFonts w:hint="eastAsia"/>
            <w:shd w:val="clear" w:color="auto" w:fill="00FF00"/>
          </w:rPr>
          <w:t>qcyl</w:t>
        </w:r>
        <w:r w:rsidRPr="008129CD">
          <w:rPr>
            <w:shd w:val="clear" w:color="auto" w:fill="00FF00"/>
          </w:rPr>
          <w:t>[t_</w:t>
        </w:r>
        <w:r w:rsidRPr="008129CD">
          <w:rPr>
            <w:rFonts w:hint="eastAsia"/>
            <w:shd w:val="clear" w:color="auto" w:fill="00FF00"/>
          </w:rPr>
          <w:t>cyl</w:t>
        </w:r>
        <w:r w:rsidRPr="008129CD">
          <w:rPr>
            <w:shd w:val="clear" w:color="auto" w:fill="00FF00"/>
          </w:rPr>
          <w:t xml:space="preserve">] </w:t>
        </w:r>
        <w:r w:rsidRPr="008129CD">
          <w:rPr>
            <w:shd w:val="clear" w:color="auto" w:fill="00FF00"/>
            <w:lang w:val="nl-NL"/>
          </w:rPr>
          <w:t xml:space="preserve">← </w:t>
        </w:r>
        <w:r w:rsidRPr="00E02B03">
          <w:rPr>
            <w:shd w:val="clear" w:color="auto" w:fill="00FF00"/>
            <w:lang w:val="nl-NL"/>
          </w:rPr>
          <w:t>EMINJ_KQCYL_VD</w:t>
        </w:r>
        <w:r>
          <w:rPr>
            <w:rFonts w:hint="eastAsia"/>
            <w:shd w:val="clear" w:color="auto" w:fill="00FF00"/>
            <w:lang w:val="nl-NL"/>
          </w:rPr>
          <w:t>（</w:t>
        </w:r>
        <w:r w:rsidRPr="008129CD">
          <w:rPr>
            <w:shd w:val="clear" w:color="auto" w:fill="00FF00"/>
            <w:lang w:val="nl-NL"/>
          </w:rPr>
          <w:t>1</w:t>
        </w:r>
        <w:r>
          <w:rPr>
            <w:rFonts w:hint="eastAsia"/>
            <w:shd w:val="clear" w:color="auto" w:fill="00FF00"/>
            <w:lang w:val="nl-NL"/>
          </w:rPr>
          <w:t>(</w:t>
        </w:r>
        <w:r w:rsidRPr="008129CD">
          <w:rPr>
            <w:shd w:val="clear" w:color="auto" w:fill="00FF00"/>
          </w:rPr>
          <w:t>倍</w:t>
        </w:r>
        <w:r>
          <w:rPr>
            <w:rFonts w:hint="eastAsia"/>
            <w:shd w:val="clear" w:color="auto" w:fill="00FF00"/>
            <w:lang w:val="nl-NL"/>
          </w:rPr>
          <w:t>)</w:t>
        </w:r>
        <w:r>
          <w:rPr>
            <w:shd w:val="clear" w:color="auto" w:fill="00FF00"/>
            <w:lang w:val="nl-NL"/>
          </w:rPr>
          <w:t>）</w:t>
        </w:r>
        <w:r w:rsidRPr="008129CD">
          <w:rPr>
            <w:rFonts w:hint="eastAsia"/>
            <w:color w:val="000000"/>
            <w:szCs w:val="21"/>
            <w:shd w:val="clear" w:color="auto" w:fill="00FF00"/>
          </w:rPr>
          <w:t>（気筒数繰り返し）</w:t>
        </w:r>
      </w:ins>
    </w:p>
    <w:p w14:paraId="794D6CE3" w14:textId="45D37FDC" w:rsidR="00A81037" w:rsidRPr="00852B2A" w:rsidRDefault="00A81037" w:rsidP="00C34994">
      <w:pPr>
        <w:rPr>
          <w:spacing w:val="-6"/>
        </w:rPr>
      </w:pPr>
      <w:r w:rsidRPr="00852B2A">
        <w:rPr>
          <w:rFonts w:hint="eastAsia"/>
          <w:spacing w:val="-6"/>
        </w:rPr>
        <w:t>上記イニシャル</w:t>
      </w:r>
    </w:p>
    <w:p w14:paraId="2A57264B" w14:textId="77777777" w:rsidR="00DB3979" w:rsidRPr="00852B2A" w:rsidRDefault="00DB3979" w:rsidP="00C34994">
      <w:r w:rsidRPr="00852B2A">
        <w:rPr>
          <w:rFonts w:hint="eastAsia"/>
        </w:rPr>
        <w:lastRenderedPageBreak/>
        <w:t>その他クリア</w:t>
      </w:r>
    </w:p>
    <w:p w14:paraId="7CC38110" w14:textId="39CE21FD" w:rsidR="002B373C" w:rsidDel="00744FFE" w:rsidRDefault="002B373C">
      <w:pPr>
        <w:rPr>
          <w:del w:id="1589" w:author="16a" w:date="2025-10-20T21:31:00Z"/>
        </w:rPr>
      </w:pPr>
    </w:p>
    <w:p w14:paraId="795C450F" w14:textId="77777777" w:rsidR="002B373C" w:rsidRDefault="002B373C"/>
    <w:p w14:paraId="6C64DF63" w14:textId="0AEE771D" w:rsidR="00DB3979" w:rsidRPr="001923C6" w:rsidRDefault="00C25C4E">
      <w:r w:rsidRPr="001923C6">
        <w:rPr>
          <w:noProof/>
        </w:rPr>
        <mc:AlternateContent>
          <mc:Choice Requires="wps">
            <w:drawing>
              <wp:anchor distT="0" distB="0" distL="114300" distR="114300" simplePos="0" relativeHeight="251655680" behindDoc="0" locked="0" layoutInCell="0" allowOverlap="1" wp14:anchorId="4520CACE" wp14:editId="1C6DED8C">
                <wp:simplePos x="0" y="0"/>
                <wp:positionH relativeFrom="column">
                  <wp:posOffset>635</wp:posOffset>
                </wp:positionH>
                <wp:positionV relativeFrom="paragraph">
                  <wp:posOffset>184785</wp:posOffset>
                </wp:positionV>
                <wp:extent cx="1387475" cy="210820"/>
                <wp:effectExtent l="0" t="0" r="0" b="0"/>
                <wp:wrapNone/>
                <wp:docPr id="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34065E" w14:textId="77777777" w:rsidR="004200FB" w:rsidRDefault="004200FB">
                            <w:pPr>
                              <w:pStyle w:val="a6"/>
                            </w:pPr>
                            <w:r>
                              <w:rPr>
                                <w:rFonts w:hint="eastAsia"/>
                              </w:rPr>
                              <w:t>Ｆ．適合モード</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0CACE" id="Rectangle 20" o:spid="_x0000_s1031" style="position:absolute;left:0;text-align:left;margin-left:.05pt;margin-top:14.55pt;width:109.25pt;height:16.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" o:allowincell="f" filled="f" strokecolor="blue" strokeweight=".25pt">
                <v:textbox inset="1pt,1pt,1pt,1pt">
                  <w:txbxContent>
                    <w:p w14:paraId="3234065E" w14:textId="77777777" w:rsidR="004200FB" w:rsidRDefault="004200FB">
                      <w:pPr>
                        <w:pStyle w:val="a6"/>
                      </w:pPr>
                      <w:r>
                        <w:rPr>
                          <w:rFonts w:hint="eastAsia"/>
                        </w:rPr>
                        <w:t>Ｆ．適合モード</w:t>
                      </w:r>
                    </w:p>
                  </w:txbxContent>
                </v:textbox>
              </v:rect>
            </w:pict>
          </mc:Fallback>
        </mc:AlternateContent>
      </w:r>
    </w:p>
    <w:p w14:paraId="74DAD87D" w14:textId="77777777" w:rsidR="00DB3979" w:rsidRPr="001923C6" w:rsidRDefault="00DB3979"/>
    <w:p w14:paraId="0AB0399C" w14:textId="77777777" w:rsidR="000327FA" w:rsidRPr="001923C6" w:rsidRDefault="000327FA"/>
    <w:p w14:paraId="259ED570" w14:textId="77777777" w:rsidR="00DB3979" w:rsidRPr="001923C6" w:rsidRDefault="00C25C4E">
      <w:r w:rsidRPr="001923C6">
        <w:rPr>
          <w:noProof/>
          <w:sz w:val="20"/>
        </w:rPr>
        <mc:AlternateContent>
          <mc:Choice Requires="wps">
            <w:drawing>
              <wp:anchor distT="0" distB="0" distL="114300" distR="114300" simplePos="0" relativeHeight="251658752" behindDoc="0" locked="0" layoutInCell="1" allowOverlap="1" wp14:anchorId="2BBD138D" wp14:editId="284526EA">
                <wp:simplePos x="0" y="0"/>
                <wp:positionH relativeFrom="column">
                  <wp:posOffset>635</wp:posOffset>
                </wp:positionH>
                <wp:positionV relativeFrom="paragraph">
                  <wp:posOffset>174625</wp:posOffset>
                </wp:positionV>
                <wp:extent cx="1387475" cy="210820"/>
                <wp:effectExtent l="0" t="0" r="0" b="0"/>
                <wp:wrapNone/>
                <wp:docPr id="3"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438A04" w14:textId="77777777" w:rsidR="004200FB" w:rsidRDefault="004200FB">
                            <w:pPr>
                              <w:pStyle w:val="a6"/>
                            </w:pPr>
                            <w:bookmarkStart w:id="1590" w:name="OLE_LINK339"/>
                            <w:bookmarkStart w:id="1591" w:name="OLE_LINK340"/>
                            <w:bookmarkStart w:id="1592" w:name="_Hlk450323306"/>
                            <w:r>
                              <w:rPr>
                                <w:rFonts w:hint="eastAsia"/>
                              </w:rPr>
                              <w:t>Ｇ．ＩＦ情報2</w:t>
                            </w:r>
                            <w:bookmarkEnd w:id="1590"/>
                            <w:bookmarkEnd w:id="1591"/>
                            <w:bookmarkEnd w:id="1592"/>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D138D" id="Rectangle 289" o:spid="_x0000_s1032" style="position:absolute;left:0;text-align:left;margin-left:.05pt;margin-top:13.75pt;width:109.25pt;height:1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" filled="f" strokecolor="blue" strokeweight=".25pt">
                <v:textbox inset="1pt,1pt,1pt,1pt">
                  <w:txbxContent>
                    <w:p w14:paraId="40438A04" w14:textId="77777777" w:rsidR="004200FB" w:rsidRDefault="004200FB">
                      <w:pPr>
                        <w:pStyle w:val="a6"/>
                      </w:pPr>
                      <w:bookmarkStart w:id="1593" w:name="OLE_LINK339"/>
                      <w:bookmarkStart w:id="1594" w:name="OLE_LINK340"/>
                      <w:bookmarkStart w:id="1595" w:name="_Hlk450323306"/>
                      <w:r>
                        <w:rPr>
                          <w:rFonts w:hint="eastAsia"/>
                        </w:rPr>
                        <w:t>Ｇ．ＩＦ情報2</w:t>
                      </w:r>
                      <w:bookmarkEnd w:id="1593"/>
                      <w:bookmarkEnd w:id="1594"/>
                      <w:bookmarkEnd w:id="1595"/>
                    </w:p>
                  </w:txbxContent>
                </v:textbox>
              </v:rect>
            </w:pict>
          </mc:Fallback>
        </mc:AlternateContent>
      </w:r>
    </w:p>
    <w:p w14:paraId="596EF344" w14:textId="77777777" w:rsidR="00DB3979" w:rsidRPr="001923C6" w:rsidRDefault="00DB3979"/>
    <w:p w14:paraId="10775FC8" w14:textId="276419D4" w:rsidR="00DB3979" w:rsidRPr="001923C6" w:rsidRDefault="00DB3979">
      <w:r w:rsidRPr="001923C6">
        <w:rPr>
          <w:rFonts w:hint="eastAsia"/>
        </w:rPr>
        <w:t>１．公開定数</w:t>
      </w:r>
      <w:r w:rsidR="00D546D2" w:rsidRPr="001923C6">
        <w:rPr>
          <w:rFonts w:hint="eastAsia"/>
        </w:rPr>
        <w:t xml:space="preserve"> </w:t>
      </w:r>
      <w:commentRangeStart w:id="1596"/>
      <w:commentRangeStart w:id="1597"/>
      <w:r w:rsidR="00D546D2" w:rsidRPr="001923C6">
        <w:rPr>
          <w:rFonts w:hint="eastAsia"/>
        </w:rPr>
        <w:t xml:space="preserve"> </w:t>
      </w:r>
      <w:commentRangeStart w:id="1598"/>
      <w:commentRangeStart w:id="1599"/>
      <w:commentRangeStart w:id="1600"/>
      <w:commentRangeStart w:id="1601"/>
      <w:commentRangeStart w:id="1602"/>
      <w:commentRangeStart w:id="1603"/>
      <w:commentRangeStart w:id="1604"/>
      <w:commentRangeStart w:id="1605"/>
      <w:commentRangeEnd w:id="1596"/>
      <w:commentRangeEnd w:id="1597"/>
      <w:r w:rsidR="003E67C3" w:rsidRPr="001923C6">
        <w:rPr>
          <w:rFonts w:hint="eastAsia"/>
        </w:rPr>
        <w:t xml:space="preserve"> </w:t>
      </w:r>
      <w:commentRangeEnd w:id="1598"/>
      <w:commentRangeEnd w:id="1599"/>
      <w:commentRangeEnd w:id="1600"/>
      <w:commentRangeEnd w:id="1601"/>
      <w:commentRangeEnd w:id="1602"/>
      <w:r w:rsidR="00184F66">
        <w:rPr>
          <w:rStyle w:val="a8"/>
        </w:rPr>
        <w:commentReference w:id="1598"/>
      </w:r>
      <w:r w:rsidR="005976DC">
        <w:rPr>
          <w:rStyle w:val="a8"/>
        </w:rPr>
        <w:commentReference w:id="1599"/>
      </w:r>
      <w:r w:rsidR="00BB5069" w:rsidRPr="001923C6">
        <w:rPr>
          <w:rStyle w:val="a8"/>
        </w:rPr>
        <w:commentReference w:id="1600"/>
      </w:r>
      <w:commentRangeStart w:id="1606"/>
      <w:commentRangeEnd w:id="1606"/>
      <w:r w:rsidR="007F3FD2" w:rsidRPr="001923C6">
        <w:rPr>
          <w:rStyle w:val="a8"/>
        </w:rPr>
        <w:commentReference w:id="1606"/>
      </w:r>
      <w:r w:rsidR="005D01F8" w:rsidRPr="001923C6">
        <w:rPr>
          <w:rStyle w:val="a8"/>
        </w:rPr>
        <w:commentReference w:id="1601"/>
      </w:r>
      <w:r w:rsidR="003E67C3" w:rsidRPr="001923C6">
        <w:rPr>
          <w:rStyle w:val="a8"/>
        </w:rPr>
        <w:commentReference w:id="1602"/>
      </w:r>
      <w:r w:rsidR="00DE2146" w:rsidRPr="001923C6">
        <w:rPr>
          <w:rStyle w:val="a8"/>
        </w:rPr>
        <w:commentReference w:id="1596"/>
      </w:r>
      <w:r w:rsidR="00D546D2" w:rsidRPr="001923C6">
        <w:rPr>
          <w:rStyle w:val="a8"/>
        </w:rPr>
        <w:commentReference w:id="1597"/>
      </w:r>
      <w:commentRangeEnd w:id="1603"/>
      <w:r w:rsidR="00AB12D1" w:rsidRPr="001923C6">
        <w:rPr>
          <w:rStyle w:val="a8"/>
        </w:rPr>
        <w:commentReference w:id="1603"/>
      </w:r>
      <w:commentRangeEnd w:id="1604"/>
      <w:r w:rsidR="006254CF" w:rsidRPr="001923C6">
        <w:rPr>
          <w:rStyle w:val="a8"/>
        </w:rPr>
        <w:commentReference w:id="1604"/>
      </w:r>
      <w:commentRangeEnd w:id="1605"/>
      <w:r w:rsidR="004C2402">
        <w:rPr>
          <w:rStyle w:val="a8"/>
        </w:rPr>
        <w:commentReference w:id="1605"/>
      </w:r>
    </w:p>
    <w:tbl>
      <w:tblPr>
        <w:tblW w:w="9214" w:type="dxa"/>
        <w:tblInd w:w="30" w:type="dxa"/>
        <w:tblLayout w:type="fixed"/>
        <w:tblCellMar>
          <w:left w:w="30" w:type="dxa"/>
          <w:right w:w="30" w:type="dxa"/>
        </w:tblCellMar>
        <w:tblLook w:val="0000" w:firstRow="0" w:lastRow="0" w:firstColumn="0" w:lastColumn="0" w:noHBand="0" w:noVBand="0"/>
      </w:tblPr>
      <w:tblGrid>
        <w:gridCol w:w="2258"/>
        <w:gridCol w:w="10"/>
        <w:gridCol w:w="3686"/>
        <w:gridCol w:w="1134"/>
        <w:gridCol w:w="2118"/>
        <w:gridCol w:w="8"/>
      </w:tblGrid>
      <w:tr w:rsidR="007D51A9" w:rsidRPr="001923C6" w14:paraId="2F142EE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EA23A98" w14:textId="77777777" w:rsidR="007D51A9" w:rsidRPr="001923C6" w:rsidRDefault="007D51A9">
            <w:pPr>
              <w:rPr>
                <w:color w:val="000000"/>
                <w:sz w:val="20"/>
              </w:rPr>
            </w:pPr>
            <w:bookmarkStart w:id="1607" w:name="_Hlk414200300"/>
            <w:r w:rsidRPr="001923C6">
              <w:rPr>
                <w:rFonts w:hint="eastAsia"/>
                <w:color w:val="000000"/>
                <w:sz w:val="20"/>
              </w:rPr>
              <w:t>定数名</w:t>
            </w:r>
          </w:p>
        </w:tc>
        <w:tc>
          <w:tcPr>
            <w:tcW w:w="3686" w:type="dxa"/>
            <w:tcBorders>
              <w:top w:val="single" w:sz="6" w:space="0" w:color="000000"/>
              <w:left w:val="single" w:sz="6" w:space="0" w:color="000000"/>
              <w:bottom w:val="single" w:sz="6" w:space="0" w:color="000000"/>
              <w:right w:val="single" w:sz="6" w:space="0" w:color="000000"/>
            </w:tcBorders>
          </w:tcPr>
          <w:p w14:paraId="40AEC93D" w14:textId="77777777" w:rsidR="007D51A9" w:rsidRPr="001923C6" w:rsidRDefault="007D51A9">
            <w:pPr>
              <w:rPr>
                <w:color w:val="000000"/>
                <w:sz w:val="20"/>
              </w:rPr>
            </w:pPr>
            <w:r w:rsidRPr="001923C6">
              <w:rPr>
                <w:rFonts w:hint="eastAsia"/>
                <w:color w:val="000000"/>
                <w:sz w:val="20"/>
              </w:rPr>
              <w:t>機能名</w:t>
            </w:r>
          </w:p>
        </w:tc>
        <w:tc>
          <w:tcPr>
            <w:tcW w:w="1134" w:type="dxa"/>
            <w:tcBorders>
              <w:top w:val="single" w:sz="6" w:space="0" w:color="000000"/>
              <w:left w:val="single" w:sz="6" w:space="0" w:color="000000"/>
              <w:bottom w:val="single" w:sz="6" w:space="0" w:color="000000"/>
              <w:right w:val="single" w:sz="6" w:space="0" w:color="000000"/>
            </w:tcBorders>
          </w:tcPr>
          <w:p w14:paraId="0C6AF1D8" w14:textId="77777777" w:rsidR="007D51A9" w:rsidRPr="001923C6" w:rsidRDefault="007D51A9" w:rsidP="0050423E">
            <w:pPr>
              <w:rPr>
                <w:color w:val="000000"/>
                <w:sz w:val="20"/>
              </w:rPr>
            </w:pPr>
            <w:r w:rsidRPr="001923C6">
              <w:rPr>
                <w:rFonts w:hint="eastAsia"/>
                <w:color w:val="000000"/>
                <w:sz w:val="20"/>
              </w:rPr>
              <w:t>公開先</w:t>
            </w:r>
          </w:p>
        </w:tc>
        <w:tc>
          <w:tcPr>
            <w:tcW w:w="2118" w:type="dxa"/>
            <w:tcBorders>
              <w:top w:val="single" w:sz="6" w:space="0" w:color="000000"/>
              <w:left w:val="single" w:sz="6" w:space="0" w:color="000000"/>
              <w:bottom w:val="single" w:sz="6" w:space="0" w:color="000000"/>
              <w:right w:val="single" w:sz="6" w:space="0" w:color="000000"/>
            </w:tcBorders>
          </w:tcPr>
          <w:p w14:paraId="7DCCA649" w14:textId="77777777" w:rsidR="007D51A9" w:rsidRPr="001923C6" w:rsidRDefault="007D51A9">
            <w:pPr>
              <w:rPr>
                <w:color w:val="000000"/>
                <w:sz w:val="20"/>
              </w:rPr>
            </w:pPr>
            <w:r w:rsidRPr="001923C6">
              <w:rPr>
                <w:rFonts w:hint="eastAsia"/>
                <w:color w:val="000000"/>
                <w:sz w:val="20"/>
              </w:rPr>
              <w:t>ｺﾝﾊﾟｲﾙ</w:t>
            </w:r>
            <w:r w:rsidRPr="001923C6">
              <w:rPr>
                <w:color w:val="000000"/>
                <w:sz w:val="20"/>
              </w:rPr>
              <w:t>SW</w:t>
            </w:r>
          </w:p>
        </w:tc>
      </w:tr>
      <w:bookmarkEnd w:id="1607"/>
      <w:tr w:rsidR="007D51A9" w:rsidRPr="001923C6" w14:paraId="3F9EBD0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4588C2B" w14:textId="77777777" w:rsidR="007D51A9" w:rsidRPr="001923C6" w:rsidRDefault="002210D9">
            <w:pPr>
              <w:rPr>
                <w:color w:val="000000"/>
                <w:sz w:val="20"/>
              </w:rPr>
            </w:pPr>
            <w:r w:rsidRPr="001923C6">
              <w:rPr>
                <w:color w:val="000000"/>
                <w:sz w:val="20"/>
              </w:rPr>
              <w:t>EMINJ</w:t>
            </w:r>
            <w:r w:rsidR="007D51A9" w:rsidRPr="001923C6">
              <w:rPr>
                <w:color w:val="000000"/>
                <w:sz w:val="20"/>
              </w:rPr>
              <w:t>_PRINORQ</w:t>
            </w:r>
          </w:p>
        </w:tc>
        <w:tc>
          <w:tcPr>
            <w:tcW w:w="3686" w:type="dxa"/>
            <w:tcBorders>
              <w:top w:val="single" w:sz="6" w:space="0" w:color="000000"/>
              <w:left w:val="single" w:sz="6" w:space="0" w:color="000000"/>
              <w:bottom w:val="single" w:sz="6" w:space="0" w:color="000000"/>
              <w:right w:val="single" w:sz="6" w:space="0" w:color="000000"/>
            </w:tcBorders>
          </w:tcPr>
          <w:p w14:paraId="44061A33" w14:textId="77777777" w:rsidR="007D51A9" w:rsidRPr="001923C6" w:rsidRDefault="007D51A9">
            <w:pPr>
              <w:rPr>
                <w:color w:val="000000"/>
                <w:sz w:val="20"/>
              </w:rPr>
            </w:pPr>
            <w:r w:rsidRPr="001923C6">
              <w:rPr>
                <w:rFonts w:hint="eastAsia"/>
                <w:color w:val="000000"/>
                <w:sz w:val="20"/>
              </w:rPr>
              <w:t>優先度要求無し判定値</w:t>
            </w:r>
          </w:p>
        </w:tc>
        <w:tc>
          <w:tcPr>
            <w:tcW w:w="1134" w:type="dxa"/>
            <w:tcBorders>
              <w:top w:val="single" w:sz="6" w:space="0" w:color="000000"/>
              <w:left w:val="single" w:sz="6" w:space="0" w:color="000000"/>
              <w:bottom w:val="single" w:sz="6" w:space="0" w:color="000000"/>
              <w:right w:val="single" w:sz="6" w:space="0" w:color="000000"/>
            </w:tcBorders>
          </w:tcPr>
          <w:p w14:paraId="3927E26E" w14:textId="77777777" w:rsidR="00791A4F" w:rsidRPr="001923C6" w:rsidRDefault="00F46CFD" w:rsidP="00157414">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A266FE0" w14:textId="77777777" w:rsidR="007D51A9" w:rsidRPr="001923C6" w:rsidRDefault="00157414" w:rsidP="006C0C54">
            <w:pPr>
              <w:jc w:val="left"/>
              <w:rPr>
                <w:color w:val="000000"/>
                <w:sz w:val="20"/>
              </w:rPr>
            </w:pPr>
            <w:r w:rsidRPr="001923C6">
              <w:rPr>
                <w:color w:val="000000"/>
                <w:sz w:val="20"/>
              </w:rPr>
              <w:t>-</w:t>
            </w:r>
          </w:p>
        </w:tc>
      </w:tr>
      <w:tr w:rsidR="002607D8" w:rsidRPr="001923C6" w14:paraId="1100436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7C617B9" w14:textId="77777777" w:rsidR="002607D8" w:rsidRPr="001923C6" w:rsidRDefault="002607D8" w:rsidP="00157414">
            <w:pPr>
              <w:rPr>
                <w:sz w:val="20"/>
              </w:rPr>
            </w:pPr>
            <w:r w:rsidRPr="001923C6">
              <w:rPr>
                <w:sz w:val="20"/>
              </w:rPr>
              <w:t>eminj_DEFLAIR_PRI</w:t>
            </w:r>
          </w:p>
        </w:tc>
        <w:tc>
          <w:tcPr>
            <w:tcW w:w="3686" w:type="dxa"/>
            <w:tcBorders>
              <w:top w:val="single" w:sz="6" w:space="0" w:color="000000"/>
              <w:left w:val="single" w:sz="6" w:space="0" w:color="000000"/>
              <w:bottom w:val="single" w:sz="6" w:space="0" w:color="000000"/>
              <w:right w:val="single" w:sz="6" w:space="0" w:color="000000"/>
            </w:tcBorders>
          </w:tcPr>
          <w:p w14:paraId="1588E2CF" w14:textId="77777777" w:rsidR="002607D8" w:rsidRPr="001923C6" w:rsidRDefault="002607D8" w:rsidP="00157414">
            <w:pPr>
              <w:rPr>
                <w:sz w:val="20"/>
              </w:rPr>
            </w:pPr>
            <w:r w:rsidRPr="001923C6">
              <w:rPr>
                <w:rFonts w:hint="eastAsia"/>
                <w:sz w:val="20"/>
              </w:rPr>
              <w:t>工場ｴｱ抜き制御の優先度</w:t>
            </w:r>
          </w:p>
        </w:tc>
        <w:tc>
          <w:tcPr>
            <w:tcW w:w="1134" w:type="dxa"/>
            <w:tcBorders>
              <w:top w:val="single" w:sz="6" w:space="0" w:color="000000"/>
              <w:left w:val="single" w:sz="6" w:space="0" w:color="000000"/>
              <w:bottom w:val="single" w:sz="6" w:space="0" w:color="000000"/>
              <w:right w:val="single" w:sz="6" w:space="0" w:color="000000"/>
            </w:tcBorders>
          </w:tcPr>
          <w:p w14:paraId="3F71E76E" w14:textId="77777777" w:rsidR="002607D8" w:rsidRPr="001923C6" w:rsidRDefault="002607D8" w:rsidP="00130FA0">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FC844B3" w14:textId="77777777" w:rsidR="002607D8" w:rsidRPr="001923C6" w:rsidRDefault="002607D8" w:rsidP="006C0C54">
            <w:pPr>
              <w:jc w:val="left"/>
              <w:rPr>
                <w:color w:val="000000"/>
                <w:sz w:val="20"/>
              </w:rPr>
            </w:pPr>
            <w:r w:rsidRPr="001923C6">
              <w:rPr>
                <w:rFonts w:hint="eastAsia"/>
                <w:sz w:val="20"/>
              </w:rPr>
              <w:t>【ﾃﾞｭｱﾙ</w:t>
            </w:r>
            <w:r w:rsidRPr="001923C6">
              <w:rPr>
                <w:sz w:val="20"/>
              </w:rPr>
              <w:t>INJ】</w:t>
            </w:r>
          </w:p>
        </w:tc>
      </w:tr>
      <w:tr w:rsidR="002607D8" w:rsidRPr="001923C6" w14:paraId="71BFF44B"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2274925" w14:textId="77777777" w:rsidR="002607D8" w:rsidRPr="001923C6" w:rsidRDefault="002607D8" w:rsidP="00157414">
            <w:pPr>
              <w:rPr>
                <w:sz w:val="20"/>
              </w:rPr>
            </w:pPr>
            <w:r w:rsidRPr="001923C6">
              <w:rPr>
                <w:sz w:val="20"/>
              </w:rPr>
              <w:t>eminj_EGSTPVS_PRI</w:t>
            </w:r>
          </w:p>
        </w:tc>
        <w:tc>
          <w:tcPr>
            <w:tcW w:w="3686" w:type="dxa"/>
            <w:tcBorders>
              <w:top w:val="single" w:sz="6" w:space="0" w:color="000000"/>
              <w:left w:val="single" w:sz="6" w:space="0" w:color="000000"/>
              <w:bottom w:val="single" w:sz="6" w:space="0" w:color="000000"/>
              <w:right w:val="single" w:sz="6" w:space="0" w:color="000000"/>
            </w:tcBorders>
          </w:tcPr>
          <w:p w14:paraId="482DF226" w14:textId="77777777" w:rsidR="002607D8" w:rsidRPr="001923C6" w:rsidRDefault="002607D8" w:rsidP="00157414">
            <w:pPr>
              <w:rPr>
                <w:sz w:val="20"/>
              </w:rPr>
            </w:pPr>
            <w:r w:rsidRPr="001923C6">
              <w:rPr>
                <w:rFonts w:hint="eastAsia"/>
                <w:sz w:val="20"/>
              </w:rPr>
              <w:t>噴射停止の優先度</w:t>
            </w:r>
          </w:p>
        </w:tc>
        <w:tc>
          <w:tcPr>
            <w:tcW w:w="1134" w:type="dxa"/>
            <w:tcBorders>
              <w:top w:val="single" w:sz="6" w:space="0" w:color="000000"/>
              <w:left w:val="single" w:sz="6" w:space="0" w:color="000000"/>
              <w:bottom w:val="single" w:sz="6" w:space="0" w:color="000000"/>
              <w:right w:val="single" w:sz="6" w:space="0" w:color="000000"/>
            </w:tcBorders>
          </w:tcPr>
          <w:p w14:paraId="25AF7040" w14:textId="77777777" w:rsidR="002607D8" w:rsidRPr="001923C6" w:rsidRDefault="002607D8" w:rsidP="00130FA0">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67215EC" w14:textId="77777777" w:rsidR="002607D8" w:rsidRPr="001923C6" w:rsidRDefault="002607D8" w:rsidP="006C0C54">
            <w:pPr>
              <w:jc w:val="left"/>
              <w:rPr>
                <w:color w:val="000000"/>
                <w:sz w:val="20"/>
              </w:rPr>
            </w:pPr>
            <w:r w:rsidRPr="001923C6">
              <w:rPr>
                <w:color w:val="000000"/>
                <w:sz w:val="20"/>
              </w:rPr>
              <w:t>-</w:t>
            </w:r>
          </w:p>
        </w:tc>
      </w:tr>
      <w:tr w:rsidR="002607D8" w:rsidRPr="001923C6" w14:paraId="2800865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C0BE139" w14:textId="77777777" w:rsidR="002607D8" w:rsidRPr="001923C6" w:rsidRDefault="002607D8">
            <w:pPr>
              <w:rPr>
                <w:sz w:val="20"/>
              </w:rPr>
            </w:pPr>
            <w:r w:rsidRPr="001923C6">
              <w:rPr>
                <w:sz w:val="20"/>
              </w:rPr>
              <w:t>eminj_STPHV_PRI</w:t>
            </w:r>
          </w:p>
        </w:tc>
        <w:tc>
          <w:tcPr>
            <w:tcW w:w="3686" w:type="dxa"/>
            <w:tcBorders>
              <w:top w:val="single" w:sz="6" w:space="0" w:color="000000"/>
              <w:left w:val="single" w:sz="6" w:space="0" w:color="000000"/>
              <w:bottom w:val="single" w:sz="6" w:space="0" w:color="000000"/>
              <w:right w:val="single" w:sz="6" w:space="0" w:color="000000"/>
            </w:tcBorders>
          </w:tcPr>
          <w:p w14:paraId="1ECC2AD7" w14:textId="77777777" w:rsidR="002607D8" w:rsidRPr="001923C6" w:rsidRDefault="002607D8">
            <w:pPr>
              <w:rPr>
                <w:sz w:val="20"/>
              </w:rPr>
            </w:pPr>
            <w:r w:rsidRPr="001923C6">
              <w:rPr>
                <w:sz w:val="20"/>
              </w:rPr>
              <w:t>HV</w:t>
            </w:r>
            <w:r w:rsidRPr="001923C6">
              <w:rPr>
                <w:rFonts w:hint="eastAsia"/>
                <w:sz w:val="20"/>
              </w:rPr>
              <w:t>停止制御の優先度</w:t>
            </w:r>
          </w:p>
        </w:tc>
        <w:tc>
          <w:tcPr>
            <w:tcW w:w="1134" w:type="dxa"/>
            <w:tcBorders>
              <w:top w:val="single" w:sz="6" w:space="0" w:color="000000"/>
              <w:left w:val="single" w:sz="6" w:space="0" w:color="000000"/>
              <w:bottom w:val="single" w:sz="6" w:space="0" w:color="000000"/>
              <w:right w:val="single" w:sz="6" w:space="0" w:color="000000"/>
            </w:tcBorders>
          </w:tcPr>
          <w:p w14:paraId="19943993" w14:textId="77777777" w:rsidR="002607D8" w:rsidRPr="001923C6" w:rsidRDefault="002607D8" w:rsidP="00130FA0">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6716A1B" w14:textId="32FE108C" w:rsidR="002607D8" w:rsidRPr="001923C6" w:rsidRDefault="005D01F8" w:rsidP="006C0C54">
            <w:pPr>
              <w:jc w:val="left"/>
              <w:rPr>
                <w:color w:val="000000"/>
                <w:sz w:val="20"/>
              </w:rPr>
            </w:pPr>
            <w:r w:rsidRPr="001923C6">
              <w:rPr>
                <w:rFonts w:hint="eastAsia"/>
                <w:color w:val="000000"/>
                <w:sz w:val="20"/>
              </w:rPr>
              <w:t>【</w:t>
            </w:r>
            <w:r w:rsidRPr="001923C6">
              <w:rPr>
                <w:color w:val="000000"/>
                <w:sz w:val="20"/>
              </w:rPr>
              <w:t>EG-MG遊星ｷﾞｱ】OR【EG-MG直結】</w:t>
            </w:r>
          </w:p>
        </w:tc>
      </w:tr>
      <w:tr w:rsidR="002607D8" w:rsidRPr="001923C6" w14:paraId="3E74F96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72FA7F4" w14:textId="77777777" w:rsidR="002607D8" w:rsidRPr="001923C6" w:rsidRDefault="002607D8" w:rsidP="00157414">
            <w:pPr>
              <w:rPr>
                <w:sz w:val="20"/>
              </w:rPr>
            </w:pPr>
            <w:r w:rsidRPr="001923C6">
              <w:rPr>
                <w:sz w:val="20"/>
              </w:rPr>
              <w:t>eminj_STPSS_PRI</w:t>
            </w:r>
          </w:p>
        </w:tc>
        <w:tc>
          <w:tcPr>
            <w:tcW w:w="3686" w:type="dxa"/>
            <w:tcBorders>
              <w:top w:val="single" w:sz="6" w:space="0" w:color="000000"/>
              <w:left w:val="single" w:sz="6" w:space="0" w:color="000000"/>
              <w:bottom w:val="single" w:sz="6" w:space="0" w:color="000000"/>
              <w:right w:val="single" w:sz="6" w:space="0" w:color="000000"/>
            </w:tcBorders>
          </w:tcPr>
          <w:p w14:paraId="3A4B1362" w14:textId="77777777" w:rsidR="002607D8" w:rsidRPr="001923C6" w:rsidRDefault="002607D8" w:rsidP="00157414">
            <w:pPr>
              <w:rPr>
                <w:sz w:val="20"/>
              </w:rPr>
            </w:pPr>
            <w:r w:rsidRPr="001923C6">
              <w:rPr>
                <w:sz w:val="20"/>
              </w:rPr>
              <w:t>SS停止制御の優先度</w:t>
            </w:r>
          </w:p>
        </w:tc>
        <w:tc>
          <w:tcPr>
            <w:tcW w:w="1134" w:type="dxa"/>
            <w:tcBorders>
              <w:top w:val="single" w:sz="6" w:space="0" w:color="000000"/>
              <w:left w:val="single" w:sz="6" w:space="0" w:color="000000"/>
              <w:bottom w:val="single" w:sz="6" w:space="0" w:color="000000"/>
              <w:right w:val="single" w:sz="6" w:space="0" w:color="000000"/>
            </w:tcBorders>
          </w:tcPr>
          <w:p w14:paraId="6D3364F9" w14:textId="77777777" w:rsidR="002607D8" w:rsidRPr="001923C6" w:rsidRDefault="002607D8" w:rsidP="00130FA0">
            <w:pPr>
              <w:rPr>
                <w:color w:val="000000"/>
                <w:sz w:val="20"/>
              </w:rPr>
            </w:pPr>
            <w:bookmarkStart w:id="1608" w:name="OLE_LINK99"/>
            <w:r w:rsidRPr="001923C6">
              <w:rPr>
                <w:color w:val="000000"/>
                <w:sz w:val="20"/>
              </w:rPr>
              <w:t>ENG_dm</w:t>
            </w:r>
            <w:bookmarkEnd w:id="1608"/>
          </w:p>
        </w:tc>
        <w:tc>
          <w:tcPr>
            <w:tcW w:w="2118" w:type="dxa"/>
            <w:tcBorders>
              <w:top w:val="single" w:sz="6" w:space="0" w:color="000000"/>
              <w:left w:val="single" w:sz="6" w:space="0" w:color="000000"/>
              <w:bottom w:val="single" w:sz="6" w:space="0" w:color="000000"/>
              <w:right w:val="single" w:sz="6" w:space="0" w:color="000000"/>
            </w:tcBorders>
          </w:tcPr>
          <w:p w14:paraId="67B5A482" w14:textId="1C871097" w:rsidR="002607D8" w:rsidRPr="001923C6" w:rsidRDefault="002607D8" w:rsidP="006C0C54">
            <w:pPr>
              <w:jc w:val="left"/>
              <w:rPr>
                <w:color w:val="000000"/>
                <w:sz w:val="20"/>
              </w:rPr>
            </w:pPr>
            <w:r w:rsidRPr="001923C6">
              <w:rPr>
                <w:rFonts w:hint="eastAsia"/>
                <w:color w:val="000000"/>
                <w:sz w:val="20"/>
              </w:rPr>
              <w:t>【</w:t>
            </w:r>
            <w:r w:rsidRPr="001923C6">
              <w:rPr>
                <w:color w:val="000000"/>
                <w:sz w:val="20"/>
              </w:rPr>
              <w:t>SS制御有】</w:t>
            </w:r>
            <w:r w:rsidR="00E01492" w:rsidRPr="001923C6">
              <w:rPr>
                <w:rFonts w:hint="eastAsia"/>
                <w:sz w:val="20"/>
              </w:rPr>
              <w:t>OR【EG-MGｸﾗｯﾁ】</w:t>
            </w:r>
          </w:p>
        </w:tc>
      </w:tr>
      <w:tr w:rsidR="00963882" w:rsidRPr="001923C6" w14:paraId="79F70B6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C4FA7E2" w14:textId="68B6C3B4" w:rsidR="00963882" w:rsidRPr="001923C6" w:rsidRDefault="00963882" w:rsidP="00963882">
            <w:pPr>
              <w:rPr>
                <w:sz w:val="20"/>
              </w:rPr>
            </w:pPr>
            <w:r w:rsidRPr="001923C6">
              <w:rPr>
                <w:rFonts w:hint="eastAsia"/>
                <w:sz w:val="20"/>
              </w:rPr>
              <w:t>eminj_</w:t>
            </w:r>
            <w:r w:rsidRPr="001923C6">
              <w:rPr>
                <w:sz w:val="20"/>
              </w:rPr>
              <w:t>RDNVES</w:t>
            </w:r>
            <w:r w:rsidRPr="001923C6">
              <w:rPr>
                <w:rFonts w:hint="eastAsia"/>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6E85A79" w14:textId="467EB29F" w:rsidR="00963882" w:rsidRPr="001923C6" w:rsidRDefault="00963882" w:rsidP="00963882">
            <w:pPr>
              <w:rPr>
                <w:sz w:val="20"/>
              </w:rPr>
            </w:pPr>
            <w:r w:rsidRPr="001923C6">
              <w:rPr>
                <w:rFonts w:hint="eastAsia"/>
                <w:sz w:val="20"/>
              </w:rPr>
              <w:t>ｴﾝｼﾞﾝ停止・始動時の振動低減の優先度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AE3B7D7" w14:textId="05975CA0"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D106B73" w14:textId="1AC917F4" w:rsidR="00963882" w:rsidRPr="001923C6" w:rsidRDefault="00963882" w:rsidP="006C0C54">
            <w:pPr>
              <w:jc w:val="left"/>
              <w:rPr>
                <w:color w:val="000000"/>
                <w:sz w:val="20"/>
              </w:rPr>
            </w:pPr>
            <w:r w:rsidRPr="001923C6">
              <w:rPr>
                <w:rFonts w:hint="eastAsia"/>
                <w:color w:val="000000"/>
                <w:sz w:val="20"/>
              </w:rPr>
              <w:t xml:space="preserve">【ALL </w:t>
            </w:r>
            <w:r w:rsidRPr="001923C6">
              <w:rPr>
                <w:color w:val="000000"/>
                <w:sz w:val="20"/>
              </w:rPr>
              <w:t>HV】</w:t>
            </w:r>
          </w:p>
        </w:tc>
      </w:tr>
      <w:tr w:rsidR="00963882" w:rsidRPr="001923C6" w14:paraId="06612EA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93A63C9" w14:textId="24E405D8" w:rsidR="00963882" w:rsidRPr="001923C6" w:rsidRDefault="00963882" w:rsidP="00963882">
            <w:pPr>
              <w:rPr>
                <w:sz w:val="20"/>
              </w:rPr>
            </w:pPr>
            <w:r w:rsidRPr="001923C6">
              <w:rPr>
                <w:rFonts w:hint="eastAsia"/>
                <w:sz w:val="20"/>
              </w:rPr>
              <w:t>eminj_RDPN_</w:t>
            </w:r>
            <w:r w:rsidRPr="001923C6">
              <w:rPr>
                <w:sz w:val="20"/>
              </w:rPr>
              <w:t>ST_</w:t>
            </w:r>
            <w:r w:rsidRPr="001923C6">
              <w:rPr>
                <w:rFonts w:hint="eastAsia"/>
                <w:sz w:val="20"/>
              </w:rPr>
              <w:t>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0130ECE" w14:textId="5AC0EA96" w:rsidR="00963882" w:rsidRPr="001923C6" w:rsidRDefault="00963882" w:rsidP="00963882">
            <w:pPr>
              <w:rPr>
                <w:sz w:val="20"/>
              </w:rPr>
            </w:pPr>
            <w:r w:rsidRPr="001923C6">
              <w:rPr>
                <w:rFonts w:hint="eastAsia"/>
                <w:sz w:val="20"/>
              </w:rPr>
              <w:t>PN低減制御(始動時)の優先度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62BC730" w14:textId="35F46265"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852173" w14:textId="3532406B" w:rsidR="00963882" w:rsidRPr="001923C6" w:rsidRDefault="00963882" w:rsidP="006C0C54">
            <w:pPr>
              <w:jc w:val="left"/>
              <w:rPr>
                <w:color w:val="000000"/>
                <w:sz w:val="20"/>
              </w:rPr>
            </w:pPr>
            <w:del w:id="1609" w:author="16a" w:date="2025-10-08T16:16:00Z">
              <w:r w:rsidRPr="00A80CBD" w:rsidDel="00A80CBD">
                <w:rPr>
                  <w:rFonts w:hint="eastAsia"/>
                  <w:color w:val="000000"/>
                  <w:sz w:val="20"/>
                  <w:shd w:val="clear" w:color="auto" w:fill="00FF00"/>
                </w:rPr>
                <w:delText>【ALL HV】AND</w:delText>
              </w:r>
            </w:del>
            <w:r w:rsidRPr="001923C6">
              <w:rPr>
                <w:rFonts w:hint="eastAsia"/>
                <w:color w:val="000000"/>
                <w:sz w:val="20"/>
              </w:rPr>
              <w:t>【ﾎﾟｰﾄ】</w:t>
            </w:r>
          </w:p>
        </w:tc>
      </w:tr>
      <w:tr w:rsidR="00963882" w:rsidRPr="001923C6" w14:paraId="6C632F58"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890A6A8" w14:textId="77777777" w:rsidR="00963882" w:rsidRPr="001923C6" w:rsidRDefault="00963882" w:rsidP="00963882">
            <w:pPr>
              <w:rPr>
                <w:sz w:val="20"/>
              </w:rPr>
            </w:pPr>
            <w:r w:rsidRPr="001923C6">
              <w:rPr>
                <w:rFonts w:hint="eastAsia"/>
                <w:sz w:val="20"/>
              </w:rPr>
              <w:t>eminj_RDPN_PRI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0564463" w14:textId="77777777" w:rsidR="00963882" w:rsidRPr="001923C6" w:rsidRDefault="00963882" w:rsidP="00963882">
            <w:pPr>
              <w:rPr>
                <w:sz w:val="20"/>
              </w:rPr>
            </w:pPr>
            <w:r w:rsidRPr="001923C6">
              <w:rPr>
                <w:rFonts w:hint="eastAsia"/>
                <w:sz w:val="20"/>
              </w:rPr>
              <w:t>PN低減制御の優先度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88A5D23"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F23D305" w14:textId="0663AD8A" w:rsidR="00963882" w:rsidRPr="001923C6" w:rsidRDefault="00A80CBD" w:rsidP="006C0C54">
            <w:pPr>
              <w:jc w:val="left"/>
              <w:rPr>
                <w:color w:val="000000"/>
                <w:sz w:val="20"/>
              </w:rPr>
            </w:pPr>
            <w:ins w:id="1610" w:author="16a" w:date="2025-10-08T16:17:00Z">
              <w:r w:rsidRPr="00551C21">
                <w:rPr>
                  <w:rFonts w:hint="eastAsia"/>
                  <w:color w:val="000000"/>
                  <w:sz w:val="20"/>
                  <w:shd w:val="clear" w:color="auto" w:fill="00FF00"/>
                </w:rPr>
                <w:t>(</w:t>
              </w:r>
            </w:ins>
            <w:r w:rsidR="0039474C" w:rsidRPr="001923C6">
              <w:rPr>
                <w:rFonts w:hint="eastAsia"/>
                <w:color w:val="000000"/>
                <w:sz w:val="20"/>
              </w:rPr>
              <w:t>【</w:t>
            </w:r>
            <w:r w:rsidR="0039474C" w:rsidRPr="001923C6">
              <w:rPr>
                <w:color w:val="000000"/>
                <w:sz w:val="20"/>
              </w:rPr>
              <w:t>ALL HV】AND</w:t>
            </w:r>
            <w:ins w:id="1611" w:author="16a" w:date="2025-10-08T16:17:00Z">
              <w:r w:rsidRPr="00551C21">
                <w:rPr>
                  <w:rFonts w:hint="eastAsia"/>
                  <w:color w:val="000000"/>
                  <w:sz w:val="20"/>
                  <w:shd w:val="clear" w:color="auto" w:fill="00FF00"/>
                </w:rPr>
                <w:t>【ﾃﾞｭｱﾙINJ】)OR【ﾎﾟｰﾄ】</w:t>
              </w:r>
            </w:ins>
            <w:del w:id="1612" w:author="16a" w:date="2025-10-08T16:17:00Z">
              <w:r w:rsidR="0039474C" w:rsidRPr="00A80CBD" w:rsidDel="00A80CBD">
                <w:rPr>
                  <w:color w:val="000000"/>
                  <w:sz w:val="20"/>
                  <w:shd w:val="clear" w:color="auto" w:fill="00FF00"/>
                </w:rPr>
                <w:delText>【D-4以外】</w:delText>
              </w:r>
            </w:del>
          </w:p>
        </w:tc>
      </w:tr>
      <w:tr w:rsidR="00963882" w:rsidRPr="001923C6" w14:paraId="61F0215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41C3C94" w14:textId="77777777" w:rsidR="00963882" w:rsidRPr="001923C6" w:rsidRDefault="00963882" w:rsidP="00963882">
            <w:pPr>
              <w:rPr>
                <w:sz w:val="20"/>
              </w:rPr>
            </w:pPr>
            <w:r w:rsidRPr="001923C6">
              <w:rPr>
                <w:sz w:val="20"/>
              </w:rPr>
              <w:t>eminj_STAHV_PRI</w:t>
            </w:r>
          </w:p>
        </w:tc>
        <w:tc>
          <w:tcPr>
            <w:tcW w:w="3686" w:type="dxa"/>
            <w:tcBorders>
              <w:top w:val="single" w:sz="6" w:space="0" w:color="000000"/>
              <w:left w:val="single" w:sz="6" w:space="0" w:color="000000"/>
              <w:bottom w:val="single" w:sz="6" w:space="0" w:color="000000"/>
              <w:right w:val="single" w:sz="6" w:space="0" w:color="000000"/>
            </w:tcBorders>
          </w:tcPr>
          <w:p w14:paraId="3A4CCC1D" w14:textId="77777777" w:rsidR="00963882" w:rsidRPr="001923C6" w:rsidRDefault="00963882" w:rsidP="00963882">
            <w:pPr>
              <w:rPr>
                <w:sz w:val="20"/>
              </w:rPr>
            </w:pPr>
            <w:r w:rsidRPr="001923C6">
              <w:rPr>
                <w:sz w:val="20"/>
              </w:rPr>
              <w:t>HV始動制御</w:t>
            </w:r>
            <w:r w:rsidRPr="001923C6">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tcPr>
          <w:p w14:paraId="2F3F3FEA" w14:textId="77777777" w:rsidR="00963882" w:rsidRPr="001923C6" w:rsidRDefault="00963882" w:rsidP="00963882">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883C382" w14:textId="7E06B798" w:rsidR="00963882" w:rsidRPr="001923C6" w:rsidRDefault="00963882" w:rsidP="006C0C54">
            <w:pPr>
              <w:jc w:val="left"/>
              <w:rPr>
                <w:color w:val="000000"/>
                <w:sz w:val="20"/>
              </w:rPr>
            </w:pPr>
            <w:r w:rsidRPr="001923C6">
              <w:rPr>
                <w:rFonts w:hint="eastAsia"/>
                <w:color w:val="000000"/>
                <w:sz w:val="20"/>
              </w:rPr>
              <w:t>【</w:t>
            </w:r>
            <w:r w:rsidRPr="001923C6">
              <w:rPr>
                <w:color w:val="000000"/>
                <w:sz w:val="20"/>
              </w:rPr>
              <w:t>ALL HV】</w:t>
            </w:r>
          </w:p>
        </w:tc>
      </w:tr>
      <w:tr w:rsidR="00A80CBD" w:rsidRPr="001923C6" w14:paraId="52877124" w14:textId="77777777" w:rsidTr="00A80CBD">
        <w:trPr>
          <w:gridAfter w:val="1"/>
          <w:wAfter w:w="8" w:type="dxa"/>
          <w:trHeight w:val="216"/>
          <w:ins w:id="1613" w:author="16a" w:date="2025-10-08T16:17: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423ABFFF" w14:textId="2B1D47E1" w:rsidR="00A80CBD" w:rsidRPr="001923C6" w:rsidRDefault="00A80CBD" w:rsidP="00A80CBD">
            <w:pPr>
              <w:rPr>
                <w:ins w:id="1614" w:author="16a" w:date="2025-10-08T16:17:00Z"/>
                <w:sz w:val="20"/>
              </w:rPr>
            </w:pPr>
            <w:ins w:id="1615" w:author="16a" w:date="2025-10-08T16:17:00Z">
              <w:r w:rsidRPr="00F560A7">
                <w:rPr>
                  <w:sz w:val="20"/>
                </w:rPr>
                <w:t>eminj_CIMPALC_PRI</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62E46491" w14:textId="1D5B44E7" w:rsidR="00A80CBD" w:rsidRPr="001923C6" w:rsidRDefault="00A80CBD" w:rsidP="00A80CBD">
            <w:pPr>
              <w:rPr>
                <w:ins w:id="1616" w:author="16a" w:date="2025-10-08T16:17:00Z"/>
                <w:sz w:val="20"/>
              </w:rPr>
            </w:pPr>
            <w:ins w:id="1617" w:author="16a" w:date="2025-10-08T16:17:00Z">
              <w:r w:rsidRPr="00F560A7">
                <w:rPr>
                  <w:rFonts w:hint="eastAsia"/>
                  <w:sz w:val="20"/>
                </w:rPr>
                <w:t>ｱﾙｺｰﾙ燃料燃焼改善制御要求時の優先度</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6EF2F1BA" w14:textId="516F144E" w:rsidR="00A80CBD" w:rsidRPr="001923C6" w:rsidRDefault="00A80CBD" w:rsidP="00A80CBD">
            <w:pPr>
              <w:rPr>
                <w:ins w:id="1618" w:author="16a" w:date="2025-10-08T16:17:00Z"/>
                <w:color w:val="000000"/>
                <w:sz w:val="20"/>
              </w:rPr>
            </w:pPr>
            <w:ins w:id="1619" w:author="16a" w:date="2025-10-08T16:17:00Z">
              <w:r w:rsidRPr="00F64515">
                <w:rPr>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00FF00"/>
          </w:tcPr>
          <w:p w14:paraId="793071B7" w14:textId="2D6ACBA1" w:rsidR="00A80CBD" w:rsidRPr="001923C6" w:rsidRDefault="00A80CBD" w:rsidP="00A80CBD">
            <w:pPr>
              <w:jc w:val="left"/>
              <w:rPr>
                <w:ins w:id="1620" w:author="16a" w:date="2025-10-08T16:17:00Z"/>
                <w:color w:val="000000"/>
                <w:sz w:val="20"/>
              </w:rPr>
            </w:pPr>
            <w:ins w:id="1621" w:author="16a" w:date="2025-10-08T16:17:00Z">
              <w:r w:rsidRPr="00F560A7">
                <w:rPr>
                  <w:rFonts w:hint="eastAsia"/>
                  <w:color w:val="000000"/>
                  <w:sz w:val="20"/>
                </w:rPr>
                <w:t>【</w:t>
              </w:r>
              <w:r w:rsidRPr="00F560A7">
                <w:rPr>
                  <w:color w:val="000000"/>
                  <w:sz w:val="20"/>
                </w:rPr>
                <w:t>FFV制御有】AND(【ﾃﾞｭｱﾙINJ】OR【D-4】)AND【EG-MG遊星ｷﾞｱ】AND【MD-VVT有】</w:t>
              </w:r>
            </w:ins>
          </w:p>
        </w:tc>
      </w:tr>
      <w:tr w:rsidR="00A80CBD" w:rsidRPr="001923C6" w14:paraId="3C7FDD1F" w14:textId="77777777" w:rsidTr="00090EC9">
        <w:trPr>
          <w:gridAfter w:val="1"/>
          <w:wAfter w:w="8" w:type="dxa"/>
          <w:trHeight w:val="631"/>
        </w:trPr>
        <w:tc>
          <w:tcPr>
            <w:tcW w:w="2268" w:type="dxa"/>
            <w:gridSpan w:val="2"/>
            <w:tcBorders>
              <w:top w:val="single" w:sz="6" w:space="0" w:color="000000"/>
              <w:left w:val="single" w:sz="6" w:space="0" w:color="000000"/>
              <w:bottom w:val="single" w:sz="6" w:space="0" w:color="000000"/>
              <w:right w:val="single" w:sz="6" w:space="0" w:color="000000"/>
            </w:tcBorders>
          </w:tcPr>
          <w:p w14:paraId="543C4C57" w14:textId="77777777" w:rsidR="00A80CBD" w:rsidRPr="001923C6" w:rsidRDefault="00A80CBD" w:rsidP="00A80CBD">
            <w:pPr>
              <w:rPr>
                <w:sz w:val="20"/>
              </w:rPr>
            </w:pPr>
            <w:r w:rsidRPr="001923C6">
              <w:rPr>
                <w:sz w:val="20"/>
              </w:rPr>
              <w:t>eminj_</w:t>
            </w:r>
            <w:bookmarkStart w:id="1622" w:name="OLE_LINK253"/>
            <w:bookmarkStart w:id="1623" w:name="OLE_LINK254"/>
            <w:bookmarkStart w:id="1624" w:name="OLE_LINK255"/>
            <w:r w:rsidRPr="001923C6">
              <w:rPr>
                <w:sz w:val="20"/>
              </w:rPr>
              <w:t>STASS_</w:t>
            </w:r>
            <w:bookmarkEnd w:id="1622"/>
            <w:bookmarkEnd w:id="1623"/>
            <w:bookmarkEnd w:id="1624"/>
            <w:r w:rsidRPr="001923C6">
              <w:rPr>
                <w:sz w:val="20"/>
              </w:rPr>
              <w:t>PRI</w:t>
            </w:r>
          </w:p>
        </w:tc>
        <w:tc>
          <w:tcPr>
            <w:tcW w:w="3686" w:type="dxa"/>
            <w:tcBorders>
              <w:top w:val="single" w:sz="6" w:space="0" w:color="000000"/>
              <w:left w:val="single" w:sz="6" w:space="0" w:color="000000"/>
              <w:bottom w:val="single" w:sz="6" w:space="0" w:color="000000"/>
              <w:right w:val="single" w:sz="6" w:space="0" w:color="000000"/>
            </w:tcBorders>
          </w:tcPr>
          <w:p w14:paraId="28498CDC" w14:textId="77777777" w:rsidR="00A80CBD" w:rsidRPr="001923C6" w:rsidRDefault="00A80CBD" w:rsidP="00A80CBD">
            <w:pPr>
              <w:rPr>
                <w:sz w:val="20"/>
              </w:rPr>
            </w:pPr>
            <w:r w:rsidRPr="001923C6">
              <w:rPr>
                <w:sz w:val="20"/>
              </w:rPr>
              <w:t>SS始動制御の優先度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28AD92F0"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5EAD1D0" w14:textId="44DFB192" w:rsidR="00A80CBD" w:rsidRPr="001923C6" w:rsidRDefault="00A80CBD" w:rsidP="00A80CBD">
            <w:pPr>
              <w:jc w:val="left"/>
              <w:rPr>
                <w:color w:val="000000"/>
                <w:sz w:val="20"/>
              </w:rPr>
            </w:pPr>
            <w:r w:rsidRPr="001923C6">
              <w:rPr>
                <w:rFonts w:hint="eastAsia"/>
                <w:color w:val="000000"/>
                <w:sz w:val="20"/>
              </w:rPr>
              <w:t>【</w:t>
            </w:r>
            <w:r w:rsidRPr="001923C6">
              <w:rPr>
                <w:color w:val="000000"/>
                <w:sz w:val="20"/>
              </w:rPr>
              <w:t>SS制御有】</w:t>
            </w:r>
            <w:r w:rsidRPr="001923C6">
              <w:rPr>
                <w:rFonts w:hint="eastAsia"/>
                <w:sz w:val="20"/>
              </w:rPr>
              <w:t>OR【EG-MGｸﾗｯﾁ】</w:t>
            </w:r>
          </w:p>
        </w:tc>
      </w:tr>
      <w:tr w:rsidR="00A80CBD" w:rsidRPr="001923C6" w14:paraId="6D62C90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052CFD2" w14:textId="77777777" w:rsidR="00A80CBD" w:rsidRPr="001923C6" w:rsidRDefault="00A80CBD" w:rsidP="00A80CBD">
            <w:pPr>
              <w:rPr>
                <w:sz w:val="20"/>
              </w:rPr>
            </w:pPr>
            <w:r w:rsidRPr="001923C6">
              <w:rPr>
                <w:sz w:val="20"/>
              </w:rPr>
              <w:t>eminj_STAFRG_PRI</w:t>
            </w:r>
          </w:p>
        </w:tc>
        <w:tc>
          <w:tcPr>
            <w:tcW w:w="3686" w:type="dxa"/>
            <w:tcBorders>
              <w:top w:val="single" w:sz="6" w:space="0" w:color="000000"/>
              <w:left w:val="single" w:sz="6" w:space="0" w:color="000000"/>
              <w:bottom w:val="single" w:sz="6" w:space="0" w:color="000000"/>
              <w:right w:val="single" w:sz="6" w:space="0" w:color="000000"/>
            </w:tcBorders>
          </w:tcPr>
          <w:p w14:paraId="53FB71CC" w14:textId="77777777" w:rsidR="00A80CBD" w:rsidRPr="001923C6" w:rsidRDefault="00A80CBD" w:rsidP="00A80CBD">
            <w:pPr>
              <w:rPr>
                <w:sz w:val="20"/>
              </w:rPr>
            </w:pPr>
            <w:r w:rsidRPr="001923C6">
              <w:rPr>
                <w:rFonts w:hint="eastAsia"/>
                <w:sz w:val="20"/>
              </w:rPr>
              <w:t>極低温始動制御の優先度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70497606"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D41B8FE"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w:t>
            </w:r>
          </w:p>
        </w:tc>
      </w:tr>
      <w:tr w:rsidR="00A80CBD" w:rsidRPr="001923C6" w14:paraId="03D819F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1C61850" w14:textId="77777777" w:rsidR="00A80CBD" w:rsidRPr="001923C6" w:rsidRDefault="00A80CBD" w:rsidP="00A80CBD">
            <w:pPr>
              <w:rPr>
                <w:sz w:val="20"/>
              </w:rPr>
            </w:pPr>
            <w:r w:rsidRPr="001923C6">
              <w:rPr>
                <w:sz w:val="20"/>
              </w:rPr>
              <w:t>eminj_RESTAHOT_PRI</w:t>
            </w:r>
          </w:p>
        </w:tc>
        <w:tc>
          <w:tcPr>
            <w:tcW w:w="3686" w:type="dxa"/>
            <w:tcBorders>
              <w:top w:val="single" w:sz="6" w:space="0" w:color="000000"/>
              <w:left w:val="single" w:sz="6" w:space="0" w:color="000000"/>
              <w:bottom w:val="single" w:sz="6" w:space="0" w:color="000000"/>
              <w:right w:val="single" w:sz="6" w:space="0" w:color="000000"/>
            </w:tcBorders>
          </w:tcPr>
          <w:p w14:paraId="279F6CBC" w14:textId="77777777" w:rsidR="00A80CBD" w:rsidRPr="001923C6" w:rsidRDefault="00A80CBD" w:rsidP="00A80CBD">
            <w:pPr>
              <w:rPr>
                <w:sz w:val="20"/>
              </w:rPr>
            </w:pPr>
            <w:r w:rsidRPr="001923C6">
              <w:rPr>
                <w:rFonts w:hint="eastAsia"/>
                <w:sz w:val="20"/>
              </w:rPr>
              <w:t>高温再始動制御の優先度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2A1B4091"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288C41A" w14:textId="77777777" w:rsidR="00A80CBD" w:rsidRPr="001923C6" w:rsidRDefault="00A80CBD" w:rsidP="00A80CBD">
            <w:pPr>
              <w:jc w:val="left"/>
              <w:rPr>
                <w:color w:val="000000"/>
                <w:sz w:val="20"/>
              </w:rPr>
            </w:pPr>
            <w:r w:rsidRPr="001923C6">
              <w:rPr>
                <w:sz w:val="20"/>
              </w:rPr>
              <w:t>(【ﾃﾞｭｱﾙINJ】OR【D-4】)AND【可変燃圧制御無】</w:t>
            </w:r>
          </w:p>
        </w:tc>
      </w:tr>
      <w:tr w:rsidR="00A80CBD" w:rsidRPr="001923C6" w14:paraId="5C525E8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468468A" w14:textId="77777777" w:rsidR="00A80CBD" w:rsidRPr="001923C6" w:rsidRDefault="00A80CBD" w:rsidP="00A80CBD">
            <w:pPr>
              <w:rPr>
                <w:sz w:val="20"/>
              </w:rPr>
            </w:pPr>
            <w:r w:rsidRPr="001923C6">
              <w:rPr>
                <w:sz w:val="20"/>
              </w:rPr>
              <w:t>eminj_ACTAREFUEL_PRI</w:t>
            </w:r>
          </w:p>
        </w:tc>
        <w:tc>
          <w:tcPr>
            <w:tcW w:w="3686" w:type="dxa"/>
            <w:tcBorders>
              <w:top w:val="single" w:sz="6" w:space="0" w:color="000000"/>
              <w:left w:val="single" w:sz="6" w:space="0" w:color="000000"/>
              <w:bottom w:val="single" w:sz="6" w:space="0" w:color="000000"/>
              <w:right w:val="single" w:sz="6" w:space="0" w:color="000000"/>
            </w:tcBorders>
          </w:tcPr>
          <w:p w14:paraId="7F66C5A4" w14:textId="77777777" w:rsidR="00A80CBD" w:rsidRPr="001923C6" w:rsidRDefault="00A80CBD" w:rsidP="00A80CBD">
            <w:pPr>
              <w:rPr>
                <w:sz w:val="20"/>
              </w:rPr>
            </w:pPr>
            <w:r w:rsidRPr="001923C6">
              <w:rPr>
                <w:rFonts w:hint="eastAsia"/>
                <w:sz w:val="20"/>
              </w:rPr>
              <w:t>給油後の噴き分けｱｸﾃｨﾌﾞ制御の優先度</w:t>
            </w:r>
          </w:p>
        </w:tc>
        <w:tc>
          <w:tcPr>
            <w:tcW w:w="1134" w:type="dxa"/>
            <w:tcBorders>
              <w:top w:val="single" w:sz="6" w:space="0" w:color="000000"/>
              <w:left w:val="single" w:sz="6" w:space="0" w:color="000000"/>
              <w:bottom w:val="single" w:sz="6" w:space="0" w:color="000000"/>
              <w:right w:val="single" w:sz="6" w:space="0" w:color="000000"/>
            </w:tcBorders>
          </w:tcPr>
          <w:p w14:paraId="24B9168C"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BA2B6F9" w14:textId="77777777" w:rsidR="00A80CBD" w:rsidRPr="001923C6" w:rsidRDefault="00A80CBD" w:rsidP="00A80CBD">
            <w:pPr>
              <w:jc w:val="left"/>
              <w:rPr>
                <w:color w:val="000000"/>
                <w:sz w:val="20"/>
              </w:rPr>
            </w:pPr>
            <w:r w:rsidRPr="001923C6">
              <w:rPr>
                <w:rFonts w:hint="eastAsia"/>
                <w:sz w:val="20"/>
              </w:rPr>
              <w:t>【ﾃﾞｭｱﾙ</w:t>
            </w:r>
            <w:r w:rsidRPr="001923C6">
              <w:rPr>
                <w:sz w:val="20"/>
              </w:rPr>
              <w:t>INJ】AND【FFV制御有】</w:t>
            </w:r>
          </w:p>
        </w:tc>
      </w:tr>
      <w:tr w:rsidR="00A80CBD" w:rsidRPr="001923C6" w14:paraId="30EF327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F0216DF" w14:textId="77777777" w:rsidR="00A80CBD" w:rsidRPr="001923C6" w:rsidRDefault="00A80CBD" w:rsidP="00A80CBD">
            <w:pPr>
              <w:rPr>
                <w:sz w:val="20"/>
              </w:rPr>
            </w:pPr>
            <w:r w:rsidRPr="001923C6">
              <w:rPr>
                <w:sz w:val="20"/>
              </w:rPr>
              <w:t>eminj_SJC_PRI</w:t>
            </w:r>
          </w:p>
        </w:tc>
        <w:tc>
          <w:tcPr>
            <w:tcW w:w="3686" w:type="dxa"/>
            <w:tcBorders>
              <w:top w:val="single" w:sz="6" w:space="0" w:color="000000"/>
              <w:left w:val="single" w:sz="6" w:space="0" w:color="000000"/>
              <w:bottom w:val="single" w:sz="6" w:space="0" w:color="000000"/>
              <w:right w:val="single" w:sz="6" w:space="0" w:color="000000"/>
            </w:tcBorders>
          </w:tcPr>
          <w:p w14:paraId="6E344612" w14:textId="77777777" w:rsidR="00A80CBD" w:rsidRPr="001923C6" w:rsidRDefault="00A80CBD" w:rsidP="00A80CBD">
            <w:pPr>
              <w:rPr>
                <w:sz w:val="20"/>
              </w:rPr>
            </w:pPr>
            <w:r w:rsidRPr="001923C6">
              <w:rPr>
                <w:rFonts w:hint="eastAsia"/>
                <w:sz w:val="20"/>
              </w:rPr>
              <w:t>触媒急速暖機制御の優先度</w:t>
            </w:r>
          </w:p>
        </w:tc>
        <w:tc>
          <w:tcPr>
            <w:tcW w:w="1134" w:type="dxa"/>
            <w:tcBorders>
              <w:top w:val="single" w:sz="6" w:space="0" w:color="000000"/>
              <w:left w:val="single" w:sz="6" w:space="0" w:color="000000"/>
              <w:bottom w:val="single" w:sz="6" w:space="0" w:color="000000"/>
              <w:right w:val="single" w:sz="6" w:space="0" w:color="000000"/>
            </w:tcBorders>
          </w:tcPr>
          <w:p w14:paraId="6671114E"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AB1C56A" w14:textId="77777777" w:rsidR="00A80CBD" w:rsidRPr="001923C6" w:rsidRDefault="00A80CBD" w:rsidP="00A80CBD">
            <w:pPr>
              <w:jc w:val="left"/>
              <w:rPr>
                <w:sz w:val="20"/>
              </w:rPr>
            </w:pPr>
            <w:r w:rsidRPr="001923C6">
              <w:rPr>
                <w:rFonts w:hint="eastAsia"/>
                <w:color w:val="000000"/>
                <w:sz w:val="20"/>
              </w:rPr>
              <w:t>【ﾃﾞｭｱﾙ</w:t>
            </w:r>
            <w:r w:rsidRPr="001923C6">
              <w:rPr>
                <w:color w:val="000000"/>
                <w:sz w:val="20"/>
              </w:rPr>
              <w:t>INJ】OR【D-4】</w:t>
            </w:r>
          </w:p>
        </w:tc>
      </w:tr>
      <w:tr w:rsidR="00A80CBD" w:rsidRPr="001923C6" w14:paraId="0BCA18F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6F2F6E" w14:textId="77777777" w:rsidR="00A80CBD" w:rsidRPr="001923C6" w:rsidRDefault="00A80CBD" w:rsidP="00A80CBD">
            <w:pPr>
              <w:rPr>
                <w:sz w:val="20"/>
              </w:rPr>
            </w:pPr>
            <w:r w:rsidRPr="001923C6">
              <w:rPr>
                <w:sz w:val="20"/>
              </w:rPr>
              <w:t>eminj_KCST_PRI</w:t>
            </w:r>
          </w:p>
        </w:tc>
        <w:tc>
          <w:tcPr>
            <w:tcW w:w="3686" w:type="dxa"/>
            <w:tcBorders>
              <w:top w:val="single" w:sz="6" w:space="0" w:color="000000"/>
              <w:left w:val="single" w:sz="6" w:space="0" w:color="000000"/>
              <w:bottom w:val="single" w:sz="6" w:space="0" w:color="000000"/>
              <w:right w:val="single" w:sz="6" w:space="0" w:color="000000"/>
            </w:tcBorders>
          </w:tcPr>
          <w:p w14:paraId="3B7B7E01" w14:textId="77777777" w:rsidR="00A80CBD" w:rsidRPr="001923C6" w:rsidRDefault="00A80CBD" w:rsidP="00A80CBD">
            <w:pPr>
              <w:rPr>
                <w:sz w:val="20"/>
              </w:rPr>
            </w:pPr>
            <w:r w:rsidRPr="001923C6">
              <w:rPr>
                <w:rFonts w:hint="eastAsia"/>
                <w:sz w:val="20"/>
              </w:rPr>
              <w:t>始動時ﾉｯｸ防止制御の優先度</w:t>
            </w:r>
          </w:p>
        </w:tc>
        <w:tc>
          <w:tcPr>
            <w:tcW w:w="1134" w:type="dxa"/>
            <w:tcBorders>
              <w:top w:val="single" w:sz="6" w:space="0" w:color="000000"/>
              <w:left w:val="single" w:sz="6" w:space="0" w:color="000000"/>
              <w:bottom w:val="single" w:sz="6" w:space="0" w:color="000000"/>
              <w:right w:val="single" w:sz="6" w:space="0" w:color="000000"/>
            </w:tcBorders>
          </w:tcPr>
          <w:p w14:paraId="0B9DCD8C"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FE33DE4"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INJ】OR【D-4】</w:t>
            </w:r>
          </w:p>
        </w:tc>
      </w:tr>
      <w:tr w:rsidR="00A80CBD" w:rsidRPr="001923C6" w14:paraId="280BAE2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2D6E7C" w14:textId="77777777" w:rsidR="00A80CBD" w:rsidRPr="001923C6" w:rsidRDefault="00A80CBD" w:rsidP="00A80CBD">
            <w:pPr>
              <w:rPr>
                <w:sz w:val="20"/>
              </w:rPr>
            </w:pPr>
            <w:bookmarkStart w:id="1625" w:name="_Hlk450323331"/>
            <w:r w:rsidRPr="001923C6">
              <w:rPr>
                <w:sz w:val="20"/>
              </w:rPr>
              <w:t>eminj_STRATIST_PRI</w:t>
            </w:r>
          </w:p>
        </w:tc>
        <w:tc>
          <w:tcPr>
            <w:tcW w:w="3686" w:type="dxa"/>
            <w:tcBorders>
              <w:top w:val="single" w:sz="6" w:space="0" w:color="000000"/>
              <w:left w:val="single" w:sz="6" w:space="0" w:color="000000"/>
              <w:bottom w:val="single" w:sz="6" w:space="0" w:color="000000"/>
              <w:right w:val="single" w:sz="6" w:space="0" w:color="000000"/>
            </w:tcBorders>
          </w:tcPr>
          <w:p w14:paraId="60F47D50" w14:textId="77777777" w:rsidR="00A80CBD" w:rsidRPr="001923C6" w:rsidRDefault="00A80CBD" w:rsidP="00A80CBD">
            <w:pPr>
              <w:rPr>
                <w:sz w:val="20"/>
              </w:rPr>
            </w:pPr>
            <w:r w:rsidRPr="001923C6">
              <w:rPr>
                <w:rFonts w:hint="eastAsia"/>
                <w:sz w:val="20"/>
              </w:rPr>
              <w:t>成層始動制御の優先度</w:t>
            </w:r>
          </w:p>
        </w:tc>
        <w:tc>
          <w:tcPr>
            <w:tcW w:w="1134" w:type="dxa"/>
            <w:tcBorders>
              <w:top w:val="single" w:sz="6" w:space="0" w:color="000000"/>
              <w:left w:val="single" w:sz="6" w:space="0" w:color="000000"/>
              <w:bottom w:val="single" w:sz="6" w:space="0" w:color="000000"/>
              <w:right w:val="single" w:sz="6" w:space="0" w:color="000000"/>
            </w:tcBorders>
          </w:tcPr>
          <w:p w14:paraId="1E783FFB" w14:textId="77777777" w:rsidR="00A80CBD" w:rsidRPr="001923C6" w:rsidRDefault="00A80CBD" w:rsidP="00A80CBD">
            <w:pPr>
              <w:rPr>
                <w:color w:val="000000"/>
                <w:sz w:val="20"/>
              </w:rPr>
            </w:pPr>
            <w:bookmarkStart w:id="1626" w:name="OLE_LINK256"/>
            <w:r w:rsidRPr="001923C6">
              <w:rPr>
                <w:color w:val="000000"/>
                <w:sz w:val="20"/>
              </w:rPr>
              <w:t>ENG_dm</w:t>
            </w:r>
            <w:bookmarkEnd w:id="1626"/>
          </w:p>
        </w:tc>
        <w:tc>
          <w:tcPr>
            <w:tcW w:w="2118" w:type="dxa"/>
            <w:tcBorders>
              <w:top w:val="single" w:sz="6" w:space="0" w:color="000000"/>
              <w:left w:val="single" w:sz="6" w:space="0" w:color="000000"/>
              <w:bottom w:val="single" w:sz="6" w:space="0" w:color="000000"/>
              <w:right w:val="single" w:sz="6" w:space="0" w:color="000000"/>
            </w:tcBorders>
          </w:tcPr>
          <w:p w14:paraId="063B3277" w14:textId="77777777" w:rsidR="00A80CBD" w:rsidRPr="001923C6" w:rsidRDefault="00A80CBD" w:rsidP="00A80CBD">
            <w:pPr>
              <w:jc w:val="left"/>
              <w:rPr>
                <w:color w:val="000000"/>
                <w:sz w:val="20"/>
              </w:rPr>
            </w:pPr>
            <w:bookmarkStart w:id="1627" w:name="OLE_LINK257"/>
            <w:bookmarkStart w:id="1628" w:name="OLE_LINK258"/>
            <w:r w:rsidRPr="001923C6">
              <w:rPr>
                <w:rFonts w:hint="eastAsia"/>
                <w:color w:val="000000"/>
                <w:sz w:val="20"/>
              </w:rPr>
              <w:t>【ﾃﾞｭｱﾙ</w:t>
            </w:r>
            <w:r w:rsidRPr="001923C6">
              <w:rPr>
                <w:color w:val="000000"/>
                <w:sz w:val="20"/>
              </w:rPr>
              <w:t>INJ】</w:t>
            </w:r>
            <w:bookmarkEnd w:id="1627"/>
            <w:bookmarkEnd w:id="1628"/>
            <w:r w:rsidRPr="001923C6">
              <w:rPr>
                <w:rFonts w:hint="eastAsia"/>
                <w:color w:val="000000"/>
                <w:sz w:val="20"/>
              </w:rPr>
              <w:t>OR【D-4】</w:t>
            </w:r>
          </w:p>
        </w:tc>
      </w:tr>
      <w:bookmarkEnd w:id="1625"/>
      <w:tr w:rsidR="00A80CBD" w:rsidRPr="001923C6" w14:paraId="33156CB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244350" w14:textId="77777777" w:rsidR="00A80CBD" w:rsidRPr="001923C6" w:rsidRDefault="00A80CBD" w:rsidP="00A80CBD">
            <w:pPr>
              <w:rPr>
                <w:sz w:val="20"/>
              </w:rPr>
            </w:pPr>
            <w:r w:rsidRPr="001923C6">
              <w:rPr>
                <w:sz w:val="20"/>
              </w:rPr>
              <w:t>eminj_FCINJCTR_PRI</w:t>
            </w:r>
          </w:p>
        </w:tc>
        <w:tc>
          <w:tcPr>
            <w:tcW w:w="3686" w:type="dxa"/>
            <w:tcBorders>
              <w:top w:val="single" w:sz="6" w:space="0" w:color="000000"/>
              <w:left w:val="single" w:sz="6" w:space="0" w:color="000000"/>
              <w:bottom w:val="single" w:sz="6" w:space="0" w:color="000000"/>
              <w:right w:val="single" w:sz="6" w:space="0" w:color="000000"/>
            </w:tcBorders>
          </w:tcPr>
          <w:p w14:paraId="013742A9" w14:textId="77777777" w:rsidR="00A80CBD" w:rsidRPr="001923C6" w:rsidRDefault="00A80CBD" w:rsidP="00A80CBD">
            <w:pPr>
              <w:rPr>
                <w:sz w:val="20"/>
              </w:rPr>
            </w:pPr>
            <w:r w:rsidRPr="001923C6">
              <w:rPr>
                <w:sz w:val="20"/>
              </w:rPr>
              <w:t>FC中燃料噴射制御の優先度</w:t>
            </w:r>
          </w:p>
        </w:tc>
        <w:tc>
          <w:tcPr>
            <w:tcW w:w="1134" w:type="dxa"/>
            <w:tcBorders>
              <w:top w:val="single" w:sz="6" w:space="0" w:color="000000"/>
              <w:left w:val="single" w:sz="6" w:space="0" w:color="000000"/>
              <w:bottom w:val="single" w:sz="6" w:space="0" w:color="000000"/>
              <w:right w:val="single" w:sz="6" w:space="0" w:color="000000"/>
            </w:tcBorders>
          </w:tcPr>
          <w:p w14:paraId="400504C4"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B94B5F6" w14:textId="77777777" w:rsidR="00A80CBD" w:rsidRPr="001923C6" w:rsidRDefault="00A80CBD" w:rsidP="00A80CBD">
            <w:pPr>
              <w:jc w:val="left"/>
              <w:rPr>
                <w:color w:val="000000"/>
                <w:sz w:val="20"/>
              </w:rPr>
            </w:pPr>
            <w:r w:rsidRPr="001923C6">
              <w:rPr>
                <w:color w:val="000000"/>
                <w:sz w:val="20"/>
              </w:rPr>
              <w:t>-</w:t>
            </w:r>
          </w:p>
        </w:tc>
      </w:tr>
      <w:tr w:rsidR="00A80CBD" w:rsidRPr="001923C6" w14:paraId="506B2D6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7F98EB6" w14:textId="77777777" w:rsidR="00A80CBD" w:rsidRPr="001923C6" w:rsidRDefault="00A80CBD" w:rsidP="00A80CBD">
            <w:pPr>
              <w:rPr>
                <w:sz w:val="20"/>
              </w:rPr>
            </w:pPr>
            <w:r w:rsidRPr="001923C6">
              <w:rPr>
                <w:sz w:val="20"/>
              </w:rPr>
              <w:t>eminj_RTNFC_PRI</w:t>
            </w:r>
          </w:p>
        </w:tc>
        <w:tc>
          <w:tcPr>
            <w:tcW w:w="3686" w:type="dxa"/>
            <w:tcBorders>
              <w:top w:val="single" w:sz="6" w:space="0" w:color="000000"/>
              <w:left w:val="single" w:sz="6" w:space="0" w:color="000000"/>
              <w:bottom w:val="single" w:sz="6" w:space="0" w:color="000000"/>
              <w:right w:val="single" w:sz="6" w:space="0" w:color="000000"/>
            </w:tcBorders>
          </w:tcPr>
          <w:p w14:paraId="1BE4C638" w14:textId="77777777" w:rsidR="00A80CBD" w:rsidRPr="001923C6" w:rsidRDefault="00A80CBD" w:rsidP="00A80CBD">
            <w:pPr>
              <w:rPr>
                <w:sz w:val="20"/>
              </w:rPr>
            </w:pPr>
            <w:r w:rsidRPr="001923C6">
              <w:rPr>
                <w:sz w:val="20"/>
              </w:rPr>
              <w:t>FC復帰制御の優先度</w:t>
            </w:r>
          </w:p>
        </w:tc>
        <w:tc>
          <w:tcPr>
            <w:tcW w:w="1134" w:type="dxa"/>
            <w:tcBorders>
              <w:top w:val="single" w:sz="6" w:space="0" w:color="000000"/>
              <w:left w:val="single" w:sz="6" w:space="0" w:color="000000"/>
              <w:bottom w:val="single" w:sz="6" w:space="0" w:color="000000"/>
              <w:right w:val="single" w:sz="6" w:space="0" w:color="000000"/>
            </w:tcBorders>
          </w:tcPr>
          <w:p w14:paraId="32950D9D"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B380D83" w14:textId="4798236B"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INJ】OR【D-4】</w:t>
            </w:r>
          </w:p>
        </w:tc>
      </w:tr>
      <w:tr w:rsidR="00A80CBD" w:rsidRPr="001923C6" w14:paraId="0653B5A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AB8FDCA" w14:textId="77777777" w:rsidR="00A80CBD" w:rsidRPr="001923C6" w:rsidRDefault="00A80CBD" w:rsidP="00A80CBD">
            <w:pPr>
              <w:rPr>
                <w:sz w:val="20"/>
              </w:rPr>
            </w:pPr>
            <w:r w:rsidRPr="001923C6">
              <w:rPr>
                <w:sz w:val="20"/>
              </w:rPr>
              <w:t>eminj_</w:t>
            </w:r>
            <w:r w:rsidRPr="001923C6">
              <w:rPr>
                <w:color w:val="000000"/>
                <w:sz w:val="20"/>
              </w:rPr>
              <w:t>CLRDEPI</w:t>
            </w:r>
            <w:r w:rsidRPr="001923C6">
              <w:rPr>
                <w:sz w:val="20"/>
              </w:rPr>
              <w:t>_PRI</w:t>
            </w:r>
          </w:p>
        </w:tc>
        <w:tc>
          <w:tcPr>
            <w:tcW w:w="3686" w:type="dxa"/>
            <w:tcBorders>
              <w:top w:val="single" w:sz="6" w:space="0" w:color="000000"/>
              <w:left w:val="single" w:sz="6" w:space="0" w:color="000000"/>
              <w:bottom w:val="single" w:sz="6" w:space="0" w:color="000000"/>
              <w:right w:val="single" w:sz="6" w:space="0" w:color="000000"/>
            </w:tcBorders>
          </w:tcPr>
          <w:p w14:paraId="65ED0B84" w14:textId="77777777" w:rsidR="00A80CBD" w:rsidRPr="001923C6" w:rsidRDefault="00A80CBD" w:rsidP="00A80CBD">
            <w:pPr>
              <w:rPr>
                <w:sz w:val="20"/>
              </w:rPr>
            </w:pPr>
            <w:r w:rsidRPr="001923C6">
              <w:rPr>
                <w:rFonts w:hint="eastAsia"/>
                <w:sz w:val="20"/>
              </w:rPr>
              <w:t>ｱｲﾄﾞﾙ時ｲﾝｼﾞｪｸﾀﾃﾞﾎﾟ除去制御の優先度</w:t>
            </w:r>
          </w:p>
        </w:tc>
        <w:tc>
          <w:tcPr>
            <w:tcW w:w="1134" w:type="dxa"/>
            <w:tcBorders>
              <w:top w:val="single" w:sz="6" w:space="0" w:color="000000"/>
              <w:left w:val="single" w:sz="6" w:space="0" w:color="000000"/>
              <w:bottom w:val="single" w:sz="6" w:space="0" w:color="000000"/>
              <w:right w:val="single" w:sz="6" w:space="0" w:color="000000"/>
            </w:tcBorders>
          </w:tcPr>
          <w:p w14:paraId="51DFBEB0"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FA349D2"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w:t>
            </w:r>
          </w:p>
        </w:tc>
      </w:tr>
      <w:tr w:rsidR="00A80CBD" w:rsidRPr="001923C6" w14:paraId="79D58760"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46BF878" w14:textId="6DB74F1A" w:rsidR="00A80CBD" w:rsidRPr="001923C6" w:rsidRDefault="00A80CBD" w:rsidP="00A80CBD">
            <w:pPr>
              <w:rPr>
                <w:sz w:val="20"/>
              </w:rPr>
            </w:pPr>
            <w:bookmarkStart w:id="1629" w:name="OLE_LINK40"/>
            <w:r w:rsidRPr="001923C6">
              <w:rPr>
                <w:sz w:val="20"/>
              </w:rPr>
              <w:t>eminj_</w:t>
            </w:r>
            <w:bookmarkStart w:id="1630" w:name="OLE_LINK8"/>
            <w:bookmarkStart w:id="1631" w:name="OLE_LINK9"/>
            <w:r w:rsidRPr="001923C6">
              <w:rPr>
                <w:sz w:val="20"/>
              </w:rPr>
              <w:t>FPLDLV_PRI</w:t>
            </w:r>
            <w:bookmarkEnd w:id="1629"/>
            <w:bookmarkEnd w:id="1630"/>
            <w:bookmarkEnd w:id="1631"/>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D27EDA8" w14:textId="77777777" w:rsidR="00A80CBD" w:rsidRPr="001923C6" w:rsidRDefault="00A80CBD" w:rsidP="00A80CBD">
            <w:pPr>
              <w:rPr>
                <w:sz w:val="20"/>
              </w:rPr>
            </w:pPr>
            <w:bookmarkStart w:id="1632" w:name="OLE_LINK36"/>
            <w:bookmarkStart w:id="1633" w:name="OLE_LINK37"/>
            <w:bookmarkStart w:id="1634" w:name="OLE_LINK10"/>
            <w:r w:rsidRPr="001923C6">
              <w:rPr>
                <w:rFonts w:hint="eastAsia"/>
                <w:color w:val="000000"/>
                <w:spacing w:val="-6"/>
                <w:sz w:val="20"/>
              </w:rPr>
              <w:t>低圧ﾃﾞﾘﾊﾞﾘ内燃料脈動回避制御</w:t>
            </w:r>
            <w:r w:rsidRPr="001923C6">
              <w:rPr>
                <w:rFonts w:hint="eastAsia"/>
                <w:spacing w:val="-6"/>
                <w:sz w:val="20"/>
              </w:rPr>
              <w:t>の優先度</w:t>
            </w:r>
            <w:bookmarkEnd w:id="1632"/>
            <w:bookmarkEnd w:id="1633"/>
            <w:bookmarkEnd w:id="1634"/>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FD52C9D"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01D29B4" w14:textId="77777777" w:rsidR="00A80CBD" w:rsidRPr="001923C6" w:rsidRDefault="00A80CBD" w:rsidP="00A80CBD">
            <w:pPr>
              <w:jc w:val="left"/>
              <w:rPr>
                <w:color w:val="000000"/>
                <w:sz w:val="20"/>
              </w:rPr>
            </w:pPr>
            <w:r w:rsidRPr="001923C6">
              <w:rPr>
                <w:rFonts w:hint="eastAsia"/>
                <w:position w:val="-14"/>
                <w:sz w:val="20"/>
              </w:rPr>
              <w:t>【ﾃﾞｭｱﾙ</w:t>
            </w:r>
            <w:r w:rsidRPr="001923C6">
              <w:rPr>
                <w:position w:val="-14"/>
                <w:sz w:val="20"/>
              </w:rPr>
              <w:t>INJ】AND【可変燃圧制御無】</w:t>
            </w:r>
          </w:p>
        </w:tc>
      </w:tr>
      <w:tr w:rsidR="00A80CBD" w:rsidRPr="001923C6" w14:paraId="0105A26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2CD5B56" w14:textId="2FB3BFB2" w:rsidR="00A80CBD" w:rsidRPr="001923C6" w:rsidRDefault="00A80CBD" w:rsidP="00A80CBD">
            <w:pPr>
              <w:rPr>
                <w:sz w:val="20"/>
              </w:rPr>
            </w:pPr>
            <w:r w:rsidRPr="001923C6">
              <w:rPr>
                <w:sz w:val="20"/>
              </w:rPr>
              <w:t>eminj_FCFRCTRL_PRI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B35D512" w14:textId="1DCDD460" w:rsidR="00A80CBD" w:rsidRPr="001923C6" w:rsidRDefault="00A80CBD" w:rsidP="00A80CBD">
            <w:pPr>
              <w:rPr>
                <w:color w:val="000000"/>
                <w:spacing w:val="-6"/>
                <w:sz w:val="20"/>
              </w:rPr>
            </w:pPr>
            <w:r w:rsidRPr="001923C6">
              <w:rPr>
                <w:spacing w:val="-6"/>
                <w:sz w:val="20"/>
              </w:rPr>
              <w:t>1気筒FC制御の優先度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B3C03DB" w14:textId="7C593000" w:rsidR="00A80CBD" w:rsidRPr="001923C6" w:rsidRDefault="00A80CBD" w:rsidP="00A80CBD">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86CCD1C" w14:textId="68BF24C1" w:rsidR="00A80CBD" w:rsidRPr="001923C6" w:rsidRDefault="00A80CBD" w:rsidP="00A80CBD">
            <w:pPr>
              <w:jc w:val="left"/>
              <w:rPr>
                <w:position w:val="-14"/>
                <w:sz w:val="20"/>
              </w:rPr>
            </w:pPr>
            <w:r w:rsidRPr="001923C6">
              <w:rPr>
                <w:position w:val="-14"/>
                <w:sz w:val="20"/>
              </w:rPr>
              <w:t>【GPF</w:t>
            </w:r>
            <w:r w:rsidRPr="001923C6">
              <w:rPr>
                <w:rFonts w:hint="eastAsia"/>
                <w:position w:val="-14"/>
                <w:sz w:val="20"/>
              </w:rPr>
              <w:t>有</w:t>
            </w:r>
            <w:r w:rsidRPr="001923C6">
              <w:rPr>
                <w:position w:val="-14"/>
                <w:sz w:val="20"/>
              </w:rPr>
              <w:t>】</w:t>
            </w:r>
          </w:p>
        </w:tc>
      </w:tr>
      <w:tr w:rsidR="00A80CBD" w:rsidRPr="001923C6" w14:paraId="23DDDE90"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7C362B1" w14:textId="0BC47D77" w:rsidR="00A80CBD" w:rsidRPr="001923C6" w:rsidRDefault="00A80CBD" w:rsidP="00A80CBD">
            <w:pPr>
              <w:rPr>
                <w:sz w:val="20"/>
              </w:rPr>
            </w:pPr>
            <w:r w:rsidRPr="00C2026D">
              <w:rPr>
                <w:sz w:val="20"/>
              </w:rPr>
              <w:t>eminj_STACM_PRI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DADCAEF" w14:textId="5F6F7117" w:rsidR="00A80CBD" w:rsidRPr="001923C6" w:rsidRDefault="00A80CBD" w:rsidP="00A80CBD">
            <w:pPr>
              <w:rPr>
                <w:spacing w:val="-6"/>
                <w:sz w:val="20"/>
              </w:rPr>
            </w:pPr>
            <w:r w:rsidRPr="00852B2A">
              <w:rPr>
                <w:rFonts w:hint="eastAsia"/>
                <w:spacing w:val="-6"/>
                <w:sz w:val="20"/>
              </w:rPr>
              <w:t>始動時吹け上がり制御</w:t>
            </w:r>
            <w:r w:rsidRPr="00C2026D">
              <w:rPr>
                <w:rFonts w:hint="eastAsia"/>
                <w:spacing w:val="-6"/>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F4F1A3A" w14:textId="6B7A8C33" w:rsidR="00A80CBD" w:rsidRPr="001923C6" w:rsidRDefault="00A80CBD" w:rsidP="00A80CBD">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E2C06CE" w14:textId="5152700C" w:rsidR="00A80CBD" w:rsidRPr="00C2026D" w:rsidRDefault="00A80CBD" w:rsidP="00A80CBD">
            <w:pPr>
              <w:jc w:val="left"/>
              <w:rPr>
                <w:position w:val="-14"/>
                <w:sz w:val="20"/>
              </w:rPr>
            </w:pPr>
            <w:r w:rsidRPr="00C2026D">
              <w:rPr>
                <w:position w:val="-14"/>
                <w:sz w:val="20"/>
              </w:rPr>
              <w:t>(</w:t>
            </w:r>
            <w:r w:rsidRPr="00852B2A">
              <w:rPr>
                <w:rFonts w:hint="eastAsia"/>
                <w:position w:val="-14"/>
                <w:sz w:val="20"/>
              </w:rPr>
              <w:t>【ﾘﾓｰﾄｺﾝﾄﾛｰﾙ有】</w:t>
            </w:r>
            <w:r w:rsidRPr="00C2026D">
              <w:rPr>
                <w:position w:val="-14"/>
                <w:sz w:val="20"/>
              </w:rPr>
              <w:t>OR【ﾅﾋﾞｺﾝﾄﾛｰﾙ有】)AND</w:t>
            </w:r>
          </w:p>
          <w:p w14:paraId="58ADF005" w14:textId="3A0DD465" w:rsidR="00A80CBD" w:rsidRPr="001923C6" w:rsidRDefault="00A80CBD" w:rsidP="00A80CBD">
            <w:pPr>
              <w:jc w:val="left"/>
              <w:rPr>
                <w:position w:val="-14"/>
                <w:sz w:val="20"/>
              </w:rPr>
            </w:pPr>
            <w:r w:rsidRPr="00C2026D">
              <w:rPr>
                <w:rFonts w:hint="eastAsia"/>
                <w:position w:val="-14"/>
                <w:sz w:val="20"/>
              </w:rPr>
              <w:t>【</w:t>
            </w:r>
            <w:r w:rsidRPr="00C2026D">
              <w:rPr>
                <w:position w:val="-14"/>
                <w:sz w:val="20"/>
              </w:rPr>
              <w:t>SUB-CPU以外】</w:t>
            </w:r>
          </w:p>
        </w:tc>
      </w:tr>
      <w:tr w:rsidR="00A80CBD" w:rsidRPr="001923C6" w14:paraId="6366978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FB7556E" w14:textId="77777777" w:rsidR="00A80CBD" w:rsidRPr="001923C6" w:rsidRDefault="00A80CBD" w:rsidP="00A80CBD">
            <w:pPr>
              <w:rPr>
                <w:sz w:val="20"/>
              </w:rPr>
            </w:pPr>
            <w:r w:rsidRPr="001923C6">
              <w:rPr>
                <w:sz w:val="20"/>
              </w:rPr>
              <w:lastRenderedPageBreak/>
              <w:t>eminj_DTHRCTRL_PR</w:t>
            </w:r>
            <w:commentRangeStart w:id="1635"/>
            <w:r w:rsidRPr="001923C6">
              <w:rPr>
                <w:sz w:val="20"/>
              </w:rPr>
              <w:t>I</w:t>
            </w:r>
            <w:commentRangeEnd w:id="1635"/>
            <w:r w:rsidRPr="001923C6">
              <w:rPr>
                <w:rStyle w:val="a8"/>
              </w:rPr>
              <w:commentReference w:id="1635"/>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7551FE0" w14:textId="77777777" w:rsidR="00A80CBD" w:rsidRPr="001923C6" w:rsidRDefault="00A80CBD" w:rsidP="00A80CBD">
            <w:pPr>
              <w:rPr>
                <w:color w:val="000000"/>
                <w:spacing w:val="-6"/>
                <w:sz w:val="20"/>
              </w:rPr>
            </w:pPr>
            <w:r w:rsidRPr="001923C6">
              <w:rPr>
                <w:rFonts w:hint="eastAsia"/>
                <w:sz w:val="20"/>
              </w:rPr>
              <w:t>気筒別ﾃﾞｨｻﾞ制御の優先度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7B48FB7"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14FA5A4A" w14:textId="77777777" w:rsidR="00A80CBD" w:rsidRPr="001923C6" w:rsidRDefault="00A80CBD" w:rsidP="00A80CBD">
            <w:pPr>
              <w:jc w:val="left"/>
              <w:rPr>
                <w:position w:val="-14"/>
                <w:sz w:val="20"/>
              </w:rPr>
            </w:pPr>
            <w:r w:rsidRPr="001923C6">
              <w:rPr>
                <w:rFonts w:hint="eastAsia"/>
                <w:color w:val="000000"/>
                <w:sz w:val="20"/>
              </w:rPr>
              <w:t>【ﾃﾞｭｱﾙ</w:t>
            </w:r>
            <w:r w:rsidRPr="001923C6">
              <w:rPr>
                <w:color w:val="000000"/>
                <w:sz w:val="20"/>
              </w:rPr>
              <w:t>INJ】</w:t>
            </w:r>
          </w:p>
        </w:tc>
      </w:tr>
      <w:tr w:rsidR="00A80CBD" w:rsidRPr="001923C6" w14:paraId="321C651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1D11825" w14:textId="77777777" w:rsidR="00A80CBD" w:rsidRPr="001923C6" w:rsidRDefault="00A80CBD" w:rsidP="00A80CBD">
            <w:pPr>
              <w:rPr>
                <w:sz w:val="20"/>
              </w:rPr>
            </w:pPr>
            <w:r w:rsidRPr="001923C6">
              <w:rPr>
                <w:sz w:val="20"/>
              </w:rPr>
              <w:t>eminj_ACTLFG_PRI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D98436A" w14:textId="77777777" w:rsidR="00A80CBD" w:rsidRPr="001923C6" w:rsidRDefault="00A80CBD" w:rsidP="00A80CBD">
            <w:pPr>
              <w:rPr>
                <w:color w:val="000000"/>
                <w:spacing w:val="-6"/>
                <w:sz w:val="20"/>
              </w:rPr>
            </w:pPr>
            <w:r w:rsidRPr="001923C6">
              <w:rPr>
                <w:rFonts w:hint="eastAsia"/>
                <w:color w:val="000000"/>
                <w:spacing w:val="-6"/>
                <w:sz w:val="20"/>
              </w:rPr>
              <w:t>ﾊﾟｰｼｬﾙﾘﾌﾄ学習の為のｱｸﾃｨﾌﾞ制御の優先度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55F4300"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29A3CD4" w14:textId="77777777" w:rsidR="00A80CBD" w:rsidRPr="001923C6" w:rsidRDefault="00A80CBD" w:rsidP="00A80CBD">
            <w:pPr>
              <w:jc w:val="left"/>
              <w:rPr>
                <w:position w:val="-14"/>
                <w:sz w:val="20"/>
              </w:rPr>
            </w:pPr>
            <w:r w:rsidRPr="001923C6">
              <w:rPr>
                <w:rFonts w:hint="eastAsia"/>
                <w:position w:val="-14"/>
                <w:sz w:val="20"/>
              </w:rPr>
              <w:t>【ﾃﾞｭｱﾙ</w:t>
            </w:r>
            <w:r w:rsidRPr="001923C6">
              <w:rPr>
                <w:position w:val="-14"/>
                <w:sz w:val="20"/>
              </w:rPr>
              <w:t>INJ】</w:t>
            </w:r>
            <w:r w:rsidRPr="001923C6">
              <w:rPr>
                <w:rFonts w:hint="eastAsia"/>
                <w:position w:val="-14"/>
                <w:sz w:val="20"/>
              </w:rPr>
              <w:t>OR【D-4】</w:t>
            </w:r>
          </w:p>
        </w:tc>
      </w:tr>
      <w:tr w:rsidR="00A80CBD" w:rsidRPr="001923C6" w14:paraId="153E75D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65ECF31" w14:textId="77777777" w:rsidR="00A80CBD" w:rsidRPr="001923C6" w:rsidRDefault="00A80CBD" w:rsidP="00A80CBD">
            <w:pPr>
              <w:rPr>
                <w:sz w:val="20"/>
              </w:rPr>
            </w:pPr>
            <w:r w:rsidRPr="001923C6">
              <w:rPr>
                <w:sz w:val="20"/>
              </w:rPr>
              <w:t>eminj_INJIMB_PRI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E3F483D" w14:textId="77777777" w:rsidR="00A80CBD" w:rsidRPr="001923C6" w:rsidRDefault="00A80CBD" w:rsidP="00A80CBD">
            <w:pPr>
              <w:rPr>
                <w:sz w:val="20"/>
              </w:rPr>
            </w:pPr>
            <w:bookmarkStart w:id="1637" w:name="OLE_LINK118"/>
            <w:bookmarkStart w:id="1638" w:name="OLE_LINK119"/>
            <w:r w:rsidRPr="001923C6">
              <w:rPr>
                <w:rFonts w:hint="eastAsia"/>
                <w:sz w:val="20"/>
              </w:rPr>
              <w:t>ｲﾝﾊﾞﾗﾝｽ</w:t>
            </w:r>
            <w:r w:rsidRPr="001923C6">
              <w:rPr>
                <w:color w:val="000000"/>
                <w:spacing w:val="-6"/>
                <w:sz w:val="20"/>
              </w:rPr>
              <w:t>時の噴射制御</w:t>
            </w:r>
            <w:bookmarkEnd w:id="1637"/>
            <w:bookmarkEnd w:id="1638"/>
            <w:r w:rsidRPr="001923C6">
              <w:rPr>
                <w:rFonts w:hint="eastAsia"/>
                <w:color w:val="000000"/>
                <w:spacing w:val="-6"/>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CC34A43"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B04E127" w14:textId="12676879" w:rsidR="00A80CBD" w:rsidRPr="001923C6" w:rsidRDefault="00A80CBD" w:rsidP="00A80CBD">
            <w:pPr>
              <w:jc w:val="left"/>
              <w:rPr>
                <w:color w:val="000000"/>
                <w:sz w:val="20"/>
              </w:rPr>
            </w:pPr>
            <w:r w:rsidRPr="001923C6">
              <w:rPr>
                <w:rFonts w:hint="eastAsia"/>
                <w:position w:val="-14"/>
                <w:sz w:val="20"/>
              </w:rPr>
              <w:t>【</w:t>
            </w:r>
            <w:r w:rsidRPr="001923C6">
              <w:rPr>
                <w:position w:val="-14"/>
                <w:sz w:val="20"/>
              </w:rPr>
              <w:t>AF気筒間</w:t>
            </w:r>
            <w:r w:rsidRPr="001923C6">
              <w:rPr>
                <w:rFonts w:hint="eastAsia"/>
                <w:position w:val="-14"/>
                <w:sz w:val="20"/>
              </w:rPr>
              <w:t>ｲﾝﾊﾞﾗﾝｽ</w:t>
            </w:r>
            <w:r w:rsidRPr="001923C6">
              <w:rPr>
                <w:position w:val="-14"/>
                <w:sz w:val="20"/>
              </w:rPr>
              <w:t>有】AND【</w:t>
            </w:r>
            <w:r w:rsidRPr="001923C6">
              <w:rPr>
                <w:rFonts w:hint="eastAsia"/>
                <w:position w:val="-14"/>
                <w:sz w:val="20"/>
              </w:rPr>
              <w:t>ﾃﾞｭｱﾙ</w:t>
            </w:r>
            <w:r w:rsidRPr="001923C6">
              <w:rPr>
                <w:position w:val="-14"/>
                <w:sz w:val="20"/>
              </w:rPr>
              <w:t>INJ】</w:t>
            </w:r>
          </w:p>
        </w:tc>
      </w:tr>
      <w:tr w:rsidR="00A80CBD" w:rsidRPr="001923C6" w14:paraId="1363FA58"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83B05A2" w14:textId="77777777" w:rsidR="00A80CBD" w:rsidRPr="001923C6" w:rsidRDefault="00A80CBD" w:rsidP="00A80CBD">
            <w:pPr>
              <w:rPr>
                <w:sz w:val="20"/>
              </w:rPr>
            </w:pPr>
            <w:r w:rsidRPr="001923C6">
              <w:rPr>
                <w:sz w:val="20"/>
              </w:rPr>
              <w:t>eminj_</w:t>
            </w:r>
            <w:r w:rsidRPr="001923C6">
              <w:rPr>
                <w:color w:val="000000"/>
                <w:sz w:val="20"/>
              </w:rPr>
              <w:t>ACTOBD</w:t>
            </w:r>
            <w:r w:rsidRPr="001923C6">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B53D37F" w14:textId="77777777" w:rsidR="00A80CBD" w:rsidRPr="001923C6" w:rsidRDefault="00A80CBD" w:rsidP="00A80CBD">
            <w:pPr>
              <w:rPr>
                <w:color w:val="000000"/>
                <w:spacing w:val="-6"/>
                <w:sz w:val="20"/>
              </w:rPr>
            </w:pPr>
            <w:r w:rsidRPr="001923C6">
              <w:rPr>
                <w:sz w:val="20"/>
              </w:rPr>
              <w:t>OBD要求によるｱｸﾃｨﾌﾞ制御</w:t>
            </w:r>
            <w:r w:rsidRPr="001923C6">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9E57917"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3634BEA" w14:textId="77777777" w:rsidR="00A80CBD" w:rsidRPr="001923C6" w:rsidRDefault="00A80CBD" w:rsidP="00A80CBD">
            <w:pPr>
              <w:jc w:val="left"/>
              <w:rPr>
                <w:position w:val="-14"/>
                <w:sz w:val="20"/>
              </w:rPr>
            </w:pPr>
            <w:r w:rsidRPr="001923C6">
              <w:rPr>
                <w:rFonts w:hint="eastAsia"/>
                <w:color w:val="000000"/>
                <w:sz w:val="20"/>
              </w:rPr>
              <w:t>【ﾃﾞｭｱﾙ</w:t>
            </w:r>
            <w:r w:rsidRPr="001923C6">
              <w:rPr>
                <w:color w:val="000000"/>
                <w:sz w:val="20"/>
              </w:rPr>
              <w:t>INJ】</w:t>
            </w:r>
          </w:p>
        </w:tc>
      </w:tr>
      <w:tr w:rsidR="00A80CBD" w:rsidRPr="001923C6" w14:paraId="3283CA70"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4DF8016A" w14:textId="66CACC36" w:rsidR="00A80CBD" w:rsidRPr="001923C6" w:rsidRDefault="00A80CBD" w:rsidP="00A80CBD">
            <w:pPr>
              <w:rPr>
                <w:sz w:val="20"/>
              </w:rPr>
            </w:pPr>
            <w:r w:rsidRPr="00D25CDE">
              <w:rPr>
                <w:sz w:val="20"/>
              </w:rPr>
              <w:t>eminj_IMBRQ_PRI</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3E5B2376" w14:textId="6648E07D" w:rsidR="00A80CBD" w:rsidRPr="001923C6" w:rsidRDefault="00A80CBD" w:rsidP="00A80CBD">
            <w:pPr>
              <w:rPr>
                <w:sz w:val="20"/>
              </w:rPr>
            </w:pPr>
            <w:r w:rsidRPr="00D25CDE">
              <w:rPr>
                <w:rFonts w:hint="eastAsia"/>
                <w:sz w:val="20"/>
              </w:rPr>
              <w:t>ｲﾝﾊﾞﾗﾝｽ</w:t>
            </w:r>
            <w:r w:rsidRPr="00D25CDE">
              <w:rPr>
                <w:sz w:val="20"/>
              </w:rPr>
              <w:t>OBD要求によるｱｸﾃｨﾌﾞ制御の優先度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96C4B8B" w14:textId="1C82CBB7" w:rsidR="00A80CBD" w:rsidRPr="001923C6" w:rsidRDefault="00A80CBD" w:rsidP="00A80CBD">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A9AFFFE" w14:textId="7728E43B" w:rsidR="00A80CBD" w:rsidRPr="001923C6" w:rsidRDefault="00A80CBD" w:rsidP="00A80CBD">
            <w:pPr>
              <w:jc w:val="left"/>
              <w:rPr>
                <w:color w:val="000000"/>
                <w:sz w:val="20"/>
              </w:rPr>
            </w:pPr>
            <w:r w:rsidRPr="001923C6">
              <w:rPr>
                <w:rFonts w:hint="eastAsia"/>
                <w:position w:val="-14"/>
                <w:sz w:val="20"/>
              </w:rPr>
              <w:t>【</w:t>
            </w:r>
            <w:r w:rsidRPr="001923C6">
              <w:rPr>
                <w:position w:val="-14"/>
                <w:sz w:val="20"/>
              </w:rPr>
              <w:t>AF気筒間</w:t>
            </w:r>
            <w:r w:rsidRPr="001923C6">
              <w:rPr>
                <w:rFonts w:hint="eastAsia"/>
                <w:position w:val="-14"/>
                <w:sz w:val="20"/>
              </w:rPr>
              <w:t>ｲﾝﾊﾞﾗﾝｽ</w:t>
            </w:r>
            <w:r w:rsidRPr="001923C6">
              <w:rPr>
                <w:position w:val="-14"/>
                <w:sz w:val="20"/>
              </w:rPr>
              <w:t>有】AND【</w:t>
            </w:r>
            <w:r w:rsidRPr="001923C6">
              <w:rPr>
                <w:rFonts w:hint="eastAsia"/>
                <w:position w:val="-14"/>
                <w:sz w:val="20"/>
              </w:rPr>
              <w:t>ﾃﾞｭｱﾙ</w:t>
            </w:r>
            <w:r w:rsidRPr="001923C6">
              <w:rPr>
                <w:position w:val="-14"/>
                <w:sz w:val="20"/>
              </w:rPr>
              <w:t>INJ】</w:t>
            </w:r>
          </w:p>
        </w:tc>
      </w:tr>
      <w:tr w:rsidR="00A80CBD" w:rsidRPr="001923C6" w14:paraId="1F3C2012"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72A6FC1A" w14:textId="34FC1840" w:rsidR="00A80CBD" w:rsidRPr="001923C6" w:rsidRDefault="00A80CBD" w:rsidP="00A80CBD">
            <w:pPr>
              <w:rPr>
                <w:sz w:val="20"/>
              </w:rPr>
            </w:pPr>
            <w:r w:rsidRPr="00D25CDE">
              <w:rPr>
                <w:sz w:val="20"/>
              </w:rPr>
              <w:t>eminj_MFINJRQ_PRI</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0B226151" w14:textId="780EC6B2" w:rsidR="00A80CBD" w:rsidRPr="001923C6" w:rsidRDefault="00A80CBD" w:rsidP="00A80CBD">
            <w:pPr>
              <w:rPr>
                <w:sz w:val="20"/>
              </w:rPr>
            </w:pPr>
            <w:r w:rsidRPr="00D25CDE">
              <w:rPr>
                <w:rFonts w:hint="eastAsia"/>
                <w:sz w:val="20"/>
              </w:rPr>
              <w:t>失火</w:t>
            </w:r>
            <w:r w:rsidRPr="00D25CDE">
              <w:rPr>
                <w:sz w:val="20"/>
              </w:rPr>
              <w:t>OBD要求によるｱｸﾃｨﾌﾞ制御の優先度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0FC1B3F" w14:textId="60CDF00A" w:rsidR="00A80CBD" w:rsidRPr="001923C6" w:rsidRDefault="00A80CBD" w:rsidP="00A80CBD">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2AE09EB" w14:textId="0CC3B355" w:rsidR="00A80CBD" w:rsidRPr="001923C6" w:rsidRDefault="00A80CBD" w:rsidP="00A80CBD">
            <w:pPr>
              <w:jc w:val="left"/>
              <w:rPr>
                <w:color w:val="000000"/>
                <w:sz w:val="20"/>
              </w:rPr>
            </w:pPr>
            <w:r w:rsidRPr="001923C6">
              <w:rPr>
                <w:rFonts w:hint="eastAsia"/>
                <w:position w:val="-14"/>
                <w:sz w:val="20"/>
              </w:rPr>
              <w:t>【</w:t>
            </w:r>
            <w:r>
              <w:rPr>
                <w:rFonts w:hint="eastAsia"/>
                <w:position w:val="-14"/>
                <w:sz w:val="20"/>
              </w:rPr>
              <w:t>失火OBD</w:t>
            </w:r>
            <w:r w:rsidRPr="001923C6">
              <w:rPr>
                <w:position w:val="-14"/>
                <w:sz w:val="20"/>
              </w:rPr>
              <w:t>有】AND【</w:t>
            </w:r>
            <w:r w:rsidRPr="001923C6">
              <w:rPr>
                <w:rFonts w:hint="eastAsia"/>
                <w:position w:val="-14"/>
                <w:sz w:val="20"/>
              </w:rPr>
              <w:t>ﾃﾞｭｱﾙ</w:t>
            </w:r>
            <w:r w:rsidRPr="001923C6">
              <w:rPr>
                <w:position w:val="-14"/>
                <w:sz w:val="20"/>
              </w:rPr>
              <w:t>INJ】</w:t>
            </w:r>
          </w:p>
        </w:tc>
      </w:tr>
      <w:tr w:rsidR="00A80CBD" w:rsidRPr="001923C6" w14:paraId="0BF73F62"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27424AD2" w14:textId="4B8CAA81" w:rsidR="00A80CBD" w:rsidRPr="001923C6" w:rsidRDefault="00A80CBD" w:rsidP="00A80CBD">
            <w:pPr>
              <w:rPr>
                <w:sz w:val="20"/>
              </w:rPr>
            </w:pPr>
            <w:r w:rsidRPr="00D25CDE">
              <w:rPr>
                <w:sz w:val="20"/>
              </w:rPr>
              <w:t>eminj_FKG</w:t>
            </w:r>
            <w:r w:rsidRPr="004470A8">
              <w:rPr>
                <w:sz w:val="20"/>
              </w:rPr>
              <w:t>D</w:t>
            </w:r>
            <w:r w:rsidRPr="00D25CDE">
              <w:rPr>
                <w:sz w:val="20"/>
              </w:rPr>
              <w:t>RQ_PRI</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353D28E4" w14:textId="519CE317" w:rsidR="00A80CBD" w:rsidRPr="001923C6" w:rsidRDefault="00A80CBD" w:rsidP="00A80CBD">
            <w:pPr>
              <w:rPr>
                <w:sz w:val="20"/>
              </w:rPr>
            </w:pPr>
            <w:r w:rsidRPr="00D25CDE">
              <w:rPr>
                <w:rFonts w:hint="eastAsia"/>
                <w:sz w:val="20"/>
              </w:rPr>
              <w:t>燃料系</w:t>
            </w:r>
            <w:r w:rsidRPr="00D25CDE">
              <w:rPr>
                <w:sz w:val="20"/>
              </w:rPr>
              <w:t>OBD要求によるｱｸﾃｨﾌﾞ制御の優先度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6567B10" w14:textId="577E9130" w:rsidR="00A80CBD" w:rsidRPr="001923C6" w:rsidRDefault="00A80CBD" w:rsidP="00A80CBD">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EBBCC2F" w14:textId="00C5DB1A" w:rsidR="00A80CBD" w:rsidRPr="001923C6" w:rsidRDefault="00A80CBD" w:rsidP="00A80CBD">
            <w:pPr>
              <w:jc w:val="left"/>
              <w:rPr>
                <w:color w:val="000000"/>
                <w:sz w:val="20"/>
              </w:rPr>
            </w:pPr>
            <w:r w:rsidRPr="001923C6">
              <w:rPr>
                <w:rFonts w:hint="eastAsia"/>
                <w:position w:val="-14"/>
                <w:sz w:val="20"/>
              </w:rPr>
              <w:t>【</w:t>
            </w:r>
            <w:r>
              <w:rPr>
                <w:rFonts w:hint="eastAsia"/>
                <w:position w:val="-14"/>
                <w:sz w:val="20"/>
              </w:rPr>
              <w:t>燃料OBD</w:t>
            </w:r>
            <w:r w:rsidRPr="001923C6">
              <w:rPr>
                <w:position w:val="-14"/>
                <w:sz w:val="20"/>
              </w:rPr>
              <w:t>有】AND【</w:t>
            </w:r>
            <w:r w:rsidRPr="001923C6">
              <w:rPr>
                <w:rFonts w:hint="eastAsia"/>
                <w:position w:val="-14"/>
                <w:sz w:val="20"/>
              </w:rPr>
              <w:t>ﾃﾞｭｱﾙ</w:t>
            </w:r>
            <w:r w:rsidRPr="001923C6">
              <w:rPr>
                <w:position w:val="-14"/>
                <w:sz w:val="20"/>
              </w:rPr>
              <w:t>INJ】</w:t>
            </w:r>
          </w:p>
        </w:tc>
      </w:tr>
      <w:tr w:rsidR="00A80CBD" w:rsidRPr="001923C6" w14:paraId="0B54C64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D87CD7E" w14:textId="77777777" w:rsidR="00A80CBD" w:rsidRPr="001923C6" w:rsidRDefault="00A80CBD" w:rsidP="00A80CBD">
            <w:pPr>
              <w:rPr>
                <w:sz w:val="20"/>
              </w:rPr>
            </w:pPr>
            <w:r w:rsidRPr="001923C6">
              <w:rPr>
                <w:sz w:val="20"/>
              </w:rPr>
              <w:t>eminj_</w:t>
            </w:r>
            <w:r w:rsidRPr="001923C6">
              <w:rPr>
                <w:color w:val="000000"/>
                <w:sz w:val="20"/>
              </w:rPr>
              <w:t>ACTGAF</w:t>
            </w:r>
            <w:r w:rsidRPr="001923C6">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DE35E92" w14:textId="77777777" w:rsidR="00A80CBD" w:rsidRPr="001923C6" w:rsidRDefault="00A80CBD" w:rsidP="00A80CBD">
            <w:pPr>
              <w:rPr>
                <w:sz w:val="20"/>
              </w:rPr>
            </w:pPr>
            <w:r w:rsidRPr="001923C6">
              <w:rPr>
                <w:sz w:val="20"/>
              </w:rPr>
              <w:t>A/F学習の為のｱｸﾃｨﾌﾞ制御</w:t>
            </w:r>
            <w:r w:rsidRPr="001923C6">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6AFF45B"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73E47C9"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w:t>
            </w:r>
          </w:p>
        </w:tc>
      </w:tr>
      <w:tr w:rsidR="00A80CBD" w:rsidRPr="001923C6" w14:paraId="22FB34C2"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E469C74" w14:textId="77777777" w:rsidR="00A80CBD" w:rsidRPr="001923C6" w:rsidRDefault="00A80CBD" w:rsidP="00A80CBD">
            <w:pPr>
              <w:rPr>
                <w:sz w:val="20"/>
              </w:rPr>
            </w:pPr>
            <w:r w:rsidRPr="001923C6">
              <w:rPr>
                <w:sz w:val="20"/>
              </w:rPr>
              <w:t>eminj_KCTRN_PRI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5ECFD1D" w14:textId="77777777" w:rsidR="00A80CBD" w:rsidRPr="001923C6" w:rsidRDefault="00A80CBD" w:rsidP="00A80CBD">
            <w:pPr>
              <w:rPr>
                <w:sz w:val="20"/>
              </w:rPr>
            </w:pPr>
            <w:r w:rsidRPr="001923C6">
              <w:rPr>
                <w:rFonts w:hint="eastAsia"/>
                <w:sz w:val="20"/>
              </w:rPr>
              <w:t>発進ﾉｯｸ防止制御の優先度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FB6F562"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F0A51D"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INJ】OR【D-4】</w:t>
            </w:r>
          </w:p>
        </w:tc>
      </w:tr>
      <w:tr w:rsidR="00A80CBD" w:rsidRPr="001923C6" w14:paraId="35C2D72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A23CD8C" w14:textId="77777777" w:rsidR="00A80CBD" w:rsidRPr="001923C6" w:rsidRDefault="00A80CBD" w:rsidP="00A80CBD">
            <w:pPr>
              <w:rPr>
                <w:sz w:val="20"/>
              </w:rPr>
            </w:pPr>
            <w:r w:rsidRPr="001923C6">
              <w:rPr>
                <w:sz w:val="20"/>
              </w:rPr>
              <w:t>eminj_PWRUP_PRI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A9129E1" w14:textId="77777777" w:rsidR="00A80CBD" w:rsidRPr="001923C6" w:rsidRDefault="00A80CBD" w:rsidP="00A80CBD">
            <w:pPr>
              <w:rPr>
                <w:sz w:val="20"/>
              </w:rPr>
            </w:pPr>
            <w:r w:rsidRPr="001923C6">
              <w:rPr>
                <w:rFonts w:hint="eastAsia"/>
                <w:sz w:val="20"/>
              </w:rPr>
              <w:t>出力性能向上制御の優先度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E009B84"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5AFDAE" w14:textId="5D431CF8" w:rsidR="00A80CBD" w:rsidRPr="001923C6" w:rsidRDefault="00A80CBD" w:rsidP="00A80CBD">
            <w:pPr>
              <w:jc w:val="left"/>
              <w:rPr>
                <w:color w:val="000000"/>
                <w:sz w:val="20"/>
              </w:rPr>
            </w:pPr>
            <w:r w:rsidRPr="001923C6">
              <w:rPr>
                <w:color w:val="000000"/>
                <w:sz w:val="20"/>
              </w:rPr>
              <w:t>-</w:t>
            </w:r>
          </w:p>
        </w:tc>
      </w:tr>
      <w:tr w:rsidR="00A80CBD" w:rsidRPr="001923C6" w14:paraId="3FC196A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EC5A075" w14:textId="77777777" w:rsidR="00A80CBD" w:rsidRPr="001923C6" w:rsidRDefault="00A80CBD" w:rsidP="00A80CBD">
            <w:pPr>
              <w:rPr>
                <w:sz w:val="20"/>
              </w:rPr>
            </w:pPr>
            <w:bookmarkStart w:id="1639" w:name="_Hlk414626642"/>
            <w:r w:rsidRPr="001923C6">
              <w:rPr>
                <w:sz w:val="20"/>
              </w:rPr>
              <w:t>eminj_DWNPR_PRI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EA96A71" w14:textId="77777777" w:rsidR="00A80CBD" w:rsidRPr="001923C6" w:rsidRDefault="00A80CBD" w:rsidP="00A80CBD">
            <w:pPr>
              <w:rPr>
                <w:sz w:val="20"/>
              </w:rPr>
            </w:pPr>
            <w:r w:rsidRPr="001923C6">
              <w:rPr>
                <w:rFonts w:hint="eastAsia"/>
                <w:sz w:val="20"/>
              </w:rPr>
              <w:t>燃圧低減制御の優先度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46544E5"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C10E8D8"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w:t>
            </w:r>
          </w:p>
        </w:tc>
      </w:tr>
      <w:bookmarkEnd w:id="1639"/>
      <w:tr w:rsidR="00A80CBD" w:rsidRPr="001923C6" w14:paraId="0B2D707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0BCC1D6" w14:textId="77777777" w:rsidR="00A80CBD" w:rsidRPr="001923C6" w:rsidRDefault="00A80CBD" w:rsidP="00A80CBD">
            <w:pPr>
              <w:rPr>
                <w:sz w:val="20"/>
              </w:rPr>
            </w:pPr>
            <w:r w:rsidRPr="001923C6">
              <w:rPr>
                <w:sz w:val="20"/>
              </w:rPr>
              <w:t>eminj_BENCH_PRI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464E151" w14:textId="77777777" w:rsidR="00A80CBD" w:rsidRPr="001923C6" w:rsidRDefault="00A80CBD" w:rsidP="00A80CBD">
            <w:pPr>
              <w:rPr>
                <w:sz w:val="20"/>
              </w:rPr>
            </w:pPr>
            <w:r w:rsidRPr="001923C6">
              <w:rPr>
                <w:rFonts w:hint="eastAsia"/>
                <w:sz w:val="20"/>
              </w:rPr>
              <w:t>ﾍﾞﾝﾁ適合用噴射要求の優先度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D24D192"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888979E" w14:textId="6107EF26" w:rsidR="00A80CBD" w:rsidRPr="001923C6" w:rsidRDefault="00A80CBD" w:rsidP="00A80CBD">
            <w:pPr>
              <w:jc w:val="left"/>
              <w:rPr>
                <w:color w:val="000000"/>
                <w:sz w:val="20"/>
              </w:rPr>
            </w:pPr>
            <w:r w:rsidRPr="001923C6">
              <w:rPr>
                <w:rFonts w:hint="eastAsia"/>
                <w:color w:val="000000"/>
                <w:sz w:val="20"/>
              </w:rPr>
              <w:t>【ﾍﾞﾝﾁ適合用ｿﾌﾄ有】OR【ﾍﾞﾝﾁ適合ﾓｰﾄﾞ有】</w:t>
            </w:r>
          </w:p>
        </w:tc>
      </w:tr>
      <w:tr w:rsidR="00A80CBD" w:rsidRPr="001923C6" w14:paraId="08E61B72"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940B742" w14:textId="77777777" w:rsidR="00A80CBD" w:rsidRPr="001923C6" w:rsidRDefault="00A80CBD" w:rsidP="00A80CBD">
            <w:pPr>
              <w:rPr>
                <w:sz w:val="20"/>
              </w:rPr>
            </w:pPr>
            <w:r w:rsidRPr="001923C6">
              <w:rPr>
                <w:sz w:val="20"/>
              </w:rPr>
              <w:t>eminj_RDVAP_PRI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2C34EFE" w14:textId="77777777" w:rsidR="00A80CBD" w:rsidRPr="001923C6" w:rsidRDefault="00A80CBD" w:rsidP="00A80CBD">
            <w:pPr>
              <w:rPr>
                <w:sz w:val="20"/>
              </w:rPr>
            </w:pPr>
            <w:r w:rsidRPr="001923C6">
              <w:rPr>
                <w:rFonts w:hint="eastAsia"/>
                <w:sz w:val="20"/>
              </w:rPr>
              <w:t>ﾍﾞｰﾊﾟｰ抑制制御の優先度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9BA5551"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0C67E5C3" w14:textId="77777777" w:rsidR="00A80CBD" w:rsidRPr="001923C6" w:rsidRDefault="00A80CBD" w:rsidP="00A80CBD">
            <w:pPr>
              <w:jc w:val="left"/>
              <w:rPr>
                <w:color w:val="000000"/>
                <w:sz w:val="20"/>
              </w:rPr>
            </w:pPr>
            <w:r w:rsidRPr="001923C6">
              <w:rPr>
                <w:rFonts w:hint="eastAsia"/>
                <w:color w:val="000000"/>
                <w:sz w:val="20"/>
              </w:rPr>
              <w:t>【ﾃﾞｭｱﾙ</w:t>
            </w:r>
            <w:r w:rsidRPr="001923C6">
              <w:rPr>
                <w:color w:val="000000"/>
                <w:sz w:val="20"/>
              </w:rPr>
              <w:t>INJ】</w:t>
            </w:r>
          </w:p>
        </w:tc>
      </w:tr>
      <w:tr w:rsidR="00A80CBD" w:rsidRPr="001923C6" w14:paraId="03FE0C7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EB7A154" w14:textId="77777777" w:rsidR="00A80CBD" w:rsidRPr="001923C6" w:rsidRDefault="00A80CBD" w:rsidP="00A80CBD">
            <w:pPr>
              <w:rPr>
                <w:sz w:val="20"/>
              </w:rPr>
            </w:pPr>
            <w:r w:rsidRPr="001923C6">
              <w:rPr>
                <w:sz w:val="20"/>
              </w:rPr>
              <w:t>eminj_WUPCAT_PRI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5B50734" w14:textId="77777777" w:rsidR="00A80CBD" w:rsidRPr="001923C6" w:rsidRDefault="00A80CBD" w:rsidP="00A80CBD">
            <w:pPr>
              <w:rPr>
                <w:sz w:val="20"/>
              </w:rPr>
            </w:pPr>
            <w:r w:rsidRPr="001923C6">
              <w:rPr>
                <w:sz w:val="20"/>
              </w:rPr>
              <w:t>触媒暖機制御の優先度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CE2411C"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EE8CC9A" w14:textId="2E9A1829" w:rsidR="00A80CBD" w:rsidRPr="001923C6" w:rsidRDefault="00A80CBD" w:rsidP="00A80CBD">
            <w:pPr>
              <w:jc w:val="left"/>
              <w:rPr>
                <w:color w:val="000000"/>
                <w:sz w:val="20"/>
              </w:rPr>
            </w:pPr>
            <w:bookmarkStart w:id="1640" w:name="OLE_LINK265"/>
            <w:bookmarkStart w:id="1641" w:name="OLE_LINK268"/>
            <w:r w:rsidRPr="001923C6">
              <w:rPr>
                <w:rFonts w:hint="eastAsia"/>
                <w:color w:val="000000"/>
                <w:sz w:val="20"/>
              </w:rPr>
              <w:t xml:space="preserve">【ALL </w:t>
            </w:r>
            <w:r w:rsidRPr="001923C6">
              <w:rPr>
                <w:color w:val="000000"/>
                <w:sz w:val="20"/>
              </w:rPr>
              <w:t>HV】</w:t>
            </w:r>
            <w:bookmarkEnd w:id="1640"/>
            <w:bookmarkEnd w:id="1641"/>
          </w:p>
        </w:tc>
      </w:tr>
      <w:tr w:rsidR="00A80CBD" w:rsidRPr="001923C6" w14:paraId="7CBA08B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431B109" w14:textId="77777777" w:rsidR="00A80CBD" w:rsidRPr="001923C6" w:rsidRDefault="00A80CBD" w:rsidP="00A80CBD">
            <w:pPr>
              <w:rPr>
                <w:sz w:val="20"/>
              </w:rPr>
            </w:pPr>
            <w:r w:rsidRPr="001923C6">
              <w:rPr>
                <w:sz w:val="20"/>
              </w:rPr>
              <w:t>eminj_PRVDIL_PRI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16184C1" w14:textId="77777777" w:rsidR="00A80CBD" w:rsidRPr="001923C6" w:rsidRDefault="00A80CBD" w:rsidP="00A80CBD">
            <w:pPr>
              <w:rPr>
                <w:sz w:val="20"/>
              </w:rPr>
            </w:pPr>
            <w:r w:rsidRPr="001923C6">
              <w:rPr>
                <w:rFonts w:hint="eastAsia"/>
                <w:sz w:val="20"/>
              </w:rPr>
              <w:t>冷間時希釈防止制御の優先度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52EBBD3" w14:textId="77777777" w:rsidR="00A80CBD" w:rsidRPr="001923C6" w:rsidRDefault="00A80CBD" w:rsidP="00A80CBD">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CE87413" w14:textId="77777777" w:rsidR="00A80CBD" w:rsidRPr="001923C6" w:rsidRDefault="00A80CBD" w:rsidP="00A80CBD">
            <w:pPr>
              <w:jc w:val="left"/>
              <w:rPr>
                <w:color w:val="000000"/>
                <w:sz w:val="20"/>
              </w:rPr>
            </w:pPr>
            <w:r w:rsidRPr="001923C6">
              <w:rPr>
                <w:rFonts w:hint="eastAsia"/>
                <w:color w:val="000000"/>
                <w:sz w:val="20"/>
              </w:rPr>
              <w:t>【ﾃﾞｭｱﾙINJ】</w:t>
            </w:r>
          </w:p>
        </w:tc>
      </w:tr>
      <w:tr w:rsidR="00765A27" w:rsidRPr="005733C6" w14:paraId="2859D37D" w14:textId="77777777" w:rsidTr="001103C8">
        <w:trPr>
          <w:gridAfter w:val="1"/>
          <w:wAfter w:w="8" w:type="dxa"/>
          <w:trHeight w:val="216"/>
          <w:ins w:id="1642" w:author="16a" w:date="2025-10-08T16:17: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4BFA1AB0" w14:textId="5975B94F" w:rsidR="00765A27" w:rsidRPr="001923C6" w:rsidRDefault="00765A27" w:rsidP="00765A27">
            <w:pPr>
              <w:rPr>
                <w:ins w:id="1643" w:author="16a" w:date="2025-10-08T16:17:00Z"/>
                <w:sz w:val="20"/>
              </w:rPr>
            </w:pPr>
            <w:ins w:id="1644" w:author="16a" w:date="2025-10-08T16:18:00Z">
              <w:r w:rsidRPr="00E30C12">
                <w:rPr>
                  <w:rFonts w:hint="eastAsia"/>
                  <w:sz w:val="20"/>
                </w:rPr>
                <w:t>eminj_GORO_PRI</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54DEA7A8" w14:textId="1452F2CE" w:rsidR="00765A27" w:rsidRPr="001923C6" w:rsidRDefault="00765A27" w:rsidP="00765A27">
            <w:pPr>
              <w:rPr>
                <w:ins w:id="1645" w:author="16a" w:date="2025-10-08T16:17:00Z"/>
                <w:sz w:val="20"/>
              </w:rPr>
            </w:pPr>
            <w:ins w:id="1646" w:author="16a" w:date="2025-10-08T16:18:00Z">
              <w:r w:rsidRPr="00E30C12">
                <w:rPr>
                  <w:rFonts w:hint="eastAsia"/>
                  <w:sz w:val="20"/>
                </w:rPr>
                <w:t>ｺﾞﾛｺﾞﾛ音対策実現部要求</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7CD2AA13" w14:textId="4D3979EA" w:rsidR="00765A27" w:rsidRPr="001923C6" w:rsidRDefault="00765A27" w:rsidP="00765A27">
            <w:pPr>
              <w:rPr>
                <w:ins w:id="1647" w:author="16a" w:date="2025-10-08T16:17:00Z"/>
                <w:color w:val="000000"/>
                <w:sz w:val="20"/>
              </w:rPr>
            </w:pPr>
            <w:ins w:id="1648" w:author="16a" w:date="2025-10-08T16:18:00Z">
              <w:r w:rsidRPr="00E30C12">
                <w:rPr>
                  <w:rFonts w:hint="eastAsia"/>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00FF00"/>
          </w:tcPr>
          <w:p w14:paraId="38D39722" w14:textId="3FEF2E97" w:rsidR="00765A27" w:rsidRPr="001923C6" w:rsidRDefault="00765A27" w:rsidP="00765A27">
            <w:pPr>
              <w:jc w:val="left"/>
              <w:rPr>
                <w:ins w:id="1649" w:author="16a" w:date="2025-10-08T16:17:00Z"/>
                <w:color w:val="000000"/>
                <w:sz w:val="20"/>
              </w:rPr>
            </w:pPr>
            <w:ins w:id="1650" w:author="16a" w:date="2025-10-08T16:18:00Z">
              <w:r w:rsidRPr="00765A27">
                <w:rPr>
                  <w:rFonts w:hint="eastAsia"/>
                  <w:color w:val="000000"/>
                  <w:sz w:val="20"/>
                  <w:szCs w:val="18"/>
                </w:rPr>
                <w:t>【ｺﾞﾛｺﾞﾛ音対策仕様適用】</w:t>
              </w:r>
            </w:ins>
          </w:p>
        </w:tc>
      </w:tr>
      <w:tr w:rsidR="00765A27" w:rsidRPr="001923C6" w14:paraId="6C59D409" w14:textId="77777777" w:rsidTr="00852B2A">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3108719" w14:textId="4D332871" w:rsidR="00765A27" w:rsidRPr="001923C6" w:rsidRDefault="00765A27" w:rsidP="00765A27">
            <w:pPr>
              <w:rPr>
                <w:sz w:val="20"/>
              </w:rPr>
            </w:pPr>
            <w:r w:rsidRPr="00072445">
              <w:rPr>
                <w:sz w:val="20"/>
              </w:rPr>
              <w:t>eminj_BINJPLCTR_</w:t>
            </w:r>
            <w:r>
              <w:rPr>
                <w:rFonts w:hint="eastAsia"/>
                <w:sz w:val="20"/>
              </w:rPr>
              <w:t>WC_</w:t>
            </w:r>
            <w:r w:rsidRPr="00072445">
              <w:rPr>
                <w:sz w:val="20"/>
              </w:rPr>
              <w:t>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C1B99E2" w14:textId="3EA35E4D" w:rsidR="00765A27" w:rsidRPr="001923C6" w:rsidRDefault="00765A27" w:rsidP="00765A27">
            <w:pPr>
              <w:rPr>
                <w:sz w:val="20"/>
              </w:rPr>
            </w:pPr>
            <w:r w:rsidRPr="00072445">
              <w:rPr>
                <w:rFonts w:hint="eastAsia"/>
                <w:sz w:val="20"/>
              </w:rPr>
              <w:t>ﾊﾟｰｼｬﾙﾘﾌﾄ噴射を用いた基本噴射制御</w:t>
            </w:r>
            <w:r>
              <w:rPr>
                <w:rFonts w:hint="eastAsia"/>
                <w:sz w:val="20"/>
              </w:rPr>
              <w:t>(触媒暖機時</w:t>
            </w:r>
            <w:r>
              <w:rPr>
                <w:sz w:val="20"/>
              </w:rPr>
              <w:t>)</w:t>
            </w:r>
            <w:r w:rsidRPr="00072445">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9EB37BC" w14:textId="1C65955A" w:rsidR="00765A27" w:rsidRPr="001923C6" w:rsidRDefault="00765A27" w:rsidP="00765A27">
            <w:pPr>
              <w:rPr>
                <w:color w:val="000000"/>
                <w:sz w:val="20"/>
              </w:rPr>
            </w:pPr>
            <w:r w:rsidRPr="00072445">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FC60FD1" w14:textId="182C7427" w:rsidR="00765A27" w:rsidRPr="001923C6" w:rsidRDefault="00765A27" w:rsidP="00765A27">
            <w:pPr>
              <w:jc w:val="left"/>
              <w:rPr>
                <w:color w:val="000000"/>
                <w:sz w:val="20"/>
              </w:rPr>
            </w:pPr>
            <w:r>
              <w:rPr>
                <w:rFonts w:hint="eastAsia"/>
                <w:color w:val="000000"/>
                <w:sz w:val="20"/>
              </w:rPr>
              <w:t>【A</w:t>
            </w:r>
            <w:r>
              <w:rPr>
                <w:color w:val="000000"/>
                <w:sz w:val="20"/>
              </w:rPr>
              <w:t>LL HV</w:t>
            </w:r>
            <w:r>
              <w:rPr>
                <w:rFonts w:hint="eastAsia"/>
                <w:color w:val="000000"/>
                <w:sz w:val="20"/>
              </w:rPr>
              <w:t>】A</w:t>
            </w:r>
            <w:r>
              <w:rPr>
                <w:color w:val="000000"/>
                <w:sz w:val="20"/>
              </w:rPr>
              <w:t>ND</w:t>
            </w:r>
            <w:r>
              <w:rPr>
                <w:rFonts w:hint="eastAsia"/>
                <w:color w:val="000000"/>
                <w:sz w:val="20"/>
              </w:rPr>
              <w:t>【PLﾏﾙﾁ噴射有】</w:t>
            </w:r>
          </w:p>
        </w:tc>
      </w:tr>
      <w:tr w:rsidR="00765A27" w:rsidRPr="001923C6" w14:paraId="05522314" w14:textId="77777777" w:rsidTr="00852B2A">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F9F5EC7" w14:textId="3D44D1F7" w:rsidR="00765A27" w:rsidRPr="001923C6" w:rsidRDefault="00765A27" w:rsidP="00765A27">
            <w:pPr>
              <w:rPr>
                <w:sz w:val="20"/>
              </w:rPr>
            </w:pPr>
            <w:r w:rsidRPr="00072445">
              <w:rPr>
                <w:sz w:val="20"/>
              </w:rPr>
              <w:t>eminj_BINJPLCTR_</w:t>
            </w:r>
            <w:r>
              <w:rPr>
                <w:sz w:val="20"/>
              </w:rPr>
              <w:t>STAHV_</w:t>
            </w:r>
            <w:r w:rsidRPr="00072445">
              <w:rPr>
                <w:sz w:val="20"/>
              </w:rPr>
              <w:t>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003E2B1" w14:textId="6B95F3CE" w:rsidR="00765A27" w:rsidRPr="001923C6" w:rsidRDefault="00765A27" w:rsidP="00765A27">
            <w:pPr>
              <w:rPr>
                <w:sz w:val="20"/>
              </w:rPr>
            </w:pPr>
            <w:r w:rsidRPr="00072445">
              <w:rPr>
                <w:rFonts w:hint="eastAsia"/>
                <w:sz w:val="20"/>
              </w:rPr>
              <w:t>ﾊﾟｰｼｬﾙﾘﾌﾄ噴射を用いた基本噴射制御</w:t>
            </w:r>
            <w:r>
              <w:rPr>
                <w:rFonts w:hint="eastAsia"/>
                <w:sz w:val="20"/>
              </w:rPr>
              <w:t>(</w:t>
            </w:r>
            <w:r>
              <w:rPr>
                <w:sz w:val="20"/>
              </w:rPr>
              <w:t>HV</w:t>
            </w:r>
            <w:r>
              <w:rPr>
                <w:rFonts w:hint="eastAsia"/>
                <w:sz w:val="20"/>
              </w:rPr>
              <w:t>始動制御時</w:t>
            </w:r>
            <w:r>
              <w:rPr>
                <w:sz w:val="20"/>
              </w:rPr>
              <w:t>)</w:t>
            </w:r>
            <w:r w:rsidRPr="00072445">
              <w:rPr>
                <w:rFonts w:hint="eastAsia"/>
                <w:sz w:val="20"/>
              </w:rPr>
              <w:t>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01C7771" w14:textId="789C1F4D" w:rsidR="00765A27" w:rsidRPr="001923C6" w:rsidRDefault="00765A27" w:rsidP="00765A27">
            <w:pPr>
              <w:rPr>
                <w:color w:val="000000"/>
                <w:sz w:val="20"/>
              </w:rPr>
            </w:pPr>
            <w:r w:rsidRPr="00072445">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1F1F0D68" w14:textId="0DE59C98" w:rsidR="00765A27" w:rsidRPr="00BB289C" w:rsidRDefault="00765A27" w:rsidP="00765A27">
            <w:pPr>
              <w:jc w:val="left"/>
              <w:rPr>
                <w:color w:val="000000"/>
                <w:sz w:val="18"/>
                <w:szCs w:val="18"/>
              </w:rPr>
            </w:pPr>
            <w:r w:rsidRPr="00BB289C">
              <w:rPr>
                <w:rFonts w:hint="eastAsia"/>
                <w:sz w:val="20"/>
              </w:rPr>
              <w:t>【E</w:t>
            </w:r>
            <w:r w:rsidRPr="00BB289C">
              <w:rPr>
                <w:sz w:val="20"/>
              </w:rPr>
              <w:t>G-MG</w:t>
            </w:r>
            <w:r w:rsidRPr="00BB289C">
              <w:rPr>
                <w:rFonts w:hint="eastAsia"/>
                <w:sz w:val="20"/>
              </w:rPr>
              <w:t>遊星ｷﾞｱ】A</w:t>
            </w:r>
            <w:r w:rsidRPr="00BB289C">
              <w:rPr>
                <w:sz w:val="20"/>
              </w:rPr>
              <w:t>ND</w:t>
            </w:r>
            <w:r w:rsidRPr="00BB289C">
              <w:rPr>
                <w:rFonts w:hint="eastAsia"/>
                <w:sz w:val="20"/>
              </w:rPr>
              <w:t>【FFV制御無</w:t>
            </w:r>
            <w:r w:rsidRPr="00BB289C">
              <w:rPr>
                <w:sz w:val="20"/>
              </w:rPr>
              <w:t>】</w:t>
            </w:r>
            <w:r w:rsidRPr="00BB289C">
              <w:rPr>
                <w:rFonts w:hint="eastAsia"/>
                <w:color w:val="000000"/>
                <w:sz w:val="20"/>
              </w:rPr>
              <w:t>A</w:t>
            </w:r>
            <w:r w:rsidRPr="00BB289C">
              <w:rPr>
                <w:color w:val="000000"/>
                <w:sz w:val="20"/>
              </w:rPr>
              <w:t>ND</w:t>
            </w:r>
            <w:r w:rsidRPr="00BB289C">
              <w:rPr>
                <w:rFonts w:hint="eastAsia"/>
                <w:color w:val="000000"/>
                <w:sz w:val="20"/>
              </w:rPr>
              <w:t>【PLﾏﾙﾁ噴射有】</w:t>
            </w:r>
          </w:p>
        </w:tc>
      </w:tr>
      <w:tr w:rsidR="00765A27" w:rsidRPr="001923C6" w14:paraId="192D0393"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D72C888" w14:textId="48DD9060" w:rsidR="00765A27" w:rsidRPr="00072445" w:rsidRDefault="00765A27" w:rsidP="00765A27">
            <w:pPr>
              <w:rPr>
                <w:sz w:val="20"/>
              </w:rPr>
            </w:pPr>
            <w:r w:rsidRPr="00072445">
              <w:rPr>
                <w:sz w:val="20"/>
              </w:rPr>
              <w:t>eminj_BINJPLCTR_PRI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783E291" w14:textId="21718306" w:rsidR="00765A27" w:rsidRPr="00072445" w:rsidRDefault="00765A27" w:rsidP="00765A27">
            <w:pPr>
              <w:rPr>
                <w:sz w:val="20"/>
              </w:rPr>
            </w:pPr>
            <w:r w:rsidRPr="00072445">
              <w:rPr>
                <w:rFonts w:hint="eastAsia"/>
                <w:sz w:val="20"/>
              </w:rPr>
              <w:t>ﾊﾟｰｼｬﾙﾘﾌﾄ噴射を用いた基本噴射制御の優先度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997DABA" w14:textId="4D141913"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71AEC365" w14:textId="77E7D1EC" w:rsidR="00765A27" w:rsidRPr="00072445" w:rsidRDefault="00765A27" w:rsidP="00765A27">
            <w:pPr>
              <w:rPr>
                <w:color w:val="000000"/>
                <w:sz w:val="20"/>
              </w:rPr>
            </w:pPr>
            <w:r w:rsidRPr="00852B2A">
              <w:rPr>
                <w:rFonts w:hint="eastAsia"/>
                <w:color w:val="000000"/>
                <w:sz w:val="20"/>
              </w:rPr>
              <w:t>【PLﾏﾙﾁ噴射有】</w:t>
            </w:r>
          </w:p>
        </w:tc>
      </w:tr>
      <w:tr w:rsidR="00765A27" w:rsidRPr="001923C6" w14:paraId="4B3D21A1"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7AE96C8" w14:textId="3C10076D" w:rsidR="00765A27" w:rsidRPr="00072445" w:rsidRDefault="00765A27" w:rsidP="00765A27">
            <w:pPr>
              <w:rPr>
                <w:sz w:val="20"/>
              </w:rPr>
            </w:pPr>
            <w:r w:rsidRPr="00563C87">
              <w:rPr>
                <w:sz w:val="20"/>
              </w:rPr>
              <w:t>eminj_FREE0_PRI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FDB2E1A" w14:textId="32ED262A" w:rsidR="00765A27" w:rsidRPr="00072445" w:rsidRDefault="00765A27" w:rsidP="00765A27">
            <w:pPr>
              <w:rPr>
                <w:sz w:val="20"/>
              </w:rPr>
            </w:pPr>
            <w:r w:rsidRPr="00563C87">
              <w:rPr>
                <w:rFonts w:hint="eastAsia"/>
                <w:sz w:val="20"/>
              </w:rPr>
              <w:t>ﾌﾘｰﾎﾟｰﾄ</w:t>
            </w:r>
            <w:r w:rsidRPr="00563C87">
              <w:rPr>
                <w:sz w:val="20"/>
              </w:rPr>
              <w:t>0用制御の優先度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684852B" w14:textId="52DDB164"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4F5A7D9" w14:textId="0220B7F7" w:rsidR="00765A27" w:rsidRPr="00072445" w:rsidRDefault="00765A27" w:rsidP="00765A27">
            <w:pPr>
              <w:rPr>
                <w:color w:val="000000"/>
                <w:sz w:val="20"/>
              </w:rPr>
            </w:pPr>
            <w:r w:rsidRPr="001923C6">
              <w:rPr>
                <w:rFonts w:hint="eastAsia"/>
                <w:sz w:val="20"/>
              </w:rPr>
              <w:t>【ﾌﾘｰﾎﾟｰﾄ</w:t>
            </w:r>
            <w:r w:rsidRPr="001923C6">
              <w:rPr>
                <w:sz w:val="20"/>
              </w:rPr>
              <w:t>0使用】</w:t>
            </w:r>
          </w:p>
        </w:tc>
      </w:tr>
      <w:tr w:rsidR="00765A27" w:rsidRPr="001923C6" w14:paraId="5B4F1521"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C8F473E" w14:textId="502921C2" w:rsidR="00765A27" w:rsidRPr="00072445" w:rsidRDefault="00765A27" w:rsidP="00765A27">
            <w:pPr>
              <w:rPr>
                <w:sz w:val="20"/>
              </w:rPr>
            </w:pPr>
            <w:r w:rsidRPr="00563C87">
              <w:rPr>
                <w:sz w:val="20"/>
              </w:rPr>
              <w:t>eminj_FREE</w:t>
            </w:r>
            <w:r>
              <w:rPr>
                <w:sz w:val="20"/>
              </w:rPr>
              <w:t>1</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FAD1979" w14:textId="3CF8C00A" w:rsidR="00765A27" w:rsidRPr="00072445" w:rsidRDefault="00765A27" w:rsidP="00765A27">
            <w:pPr>
              <w:rPr>
                <w:sz w:val="20"/>
              </w:rPr>
            </w:pPr>
            <w:r w:rsidRPr="00563C87">
              <w:rPr>
                <w:rFonts w:hint="eastAsia"/>
                <w:sz w:val="20"/>
              </w:rPr>
              <w:t>ﾌﾘｰﾎﾟｰﾄ</w:t>
            </w:r>
            <w:r>
              <w:rPr>
                <w:sz w:val="20"/>
              </w:rPr>
              <w:t>1</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EB70BDA" w14:textId="1DEB1F0C"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F4E7C51" w14:textId="45676592" w:rsidR="00765A27" w:rsidRPr="00072445" w:rsidRDefault="00765A27" w:rsidP="00765A27">
            <w:pPr>
              <w:rPr>
                <w:color w:val="000000"/>
                <w:sz w:val="20"/>
              </w:rPr>
            </w:pPr>
            <w:r w:rsidRPr="001923C6">
              <w:rPr>
                <w:rFonts w:hint="eastAsia"/>
                <w:sz w:val="20"/>
              </w:rPr>
              <w:t>【ﾌﾘｰﾎﾟｰﾄ</w:t>
            </w:r>
            <w:r>
              <w:rPr>
                <w:sz w:val="20"/>
              </w:rPr>
              <w:t>1</w:t>
            </w:r>
            <w:r w:rsidRPr="001923C6">
              <w:rPr>
                <w:sz w:val="20"/>
              </w:rPr>
              <w:t>使用】</w:t>
            </w:r>
          </w:p>
        </w:tc>
      </w:tr>
      <w:tr w:rsidR="00765A27" w:rsidRPr="001923C6" w14:paraId="1933BD62"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36236F9" w14:textId="44FFEEAA" w:rsidR="00765A27" w:rsidRPr="00072445" w:rsidRDefault="00765A27" w:rsidP="00765A27">
            <w:pPr>
              <w:rPr>
                <w:sz w:val="20"/>
              </w:rPr>
            </w:pPr>
            <w:r w:rsidRPr="00563C87">
              <w:rPr>
                <w:sz w:val="20"/>
              </w:rPr>
              <w:t>eminj_FREE</w:t>
            </w:r>
            <w:r>
              <w:rPr>
                <w:sz w:val="20"/>
              </w:rPr>
              <w:t>2</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9E3F029" w14:textId="520511E2" w:rsidR="00765A27" w:rsidRPr="00072445" w:rsidRDefault="00765A27" w:rsidP="00765A27">
            <w:pPr>
              <w:rPr>
                <w:sz w:val="20"/>
              </w:rPr>
            </w:pPr>
            <w:r w:rsidRPr="00563C87">
              <w:rPr>
                <w:rFonts w:hint="eastAsia"/>
                <w:sz w:val="20"/>
              </w:rPr>
              <w:t>ﾌﾘｰﾎﾟｰﾄ</w:t>
            </w:r>
            <w:r>
              <w:rPr>
                <w:sz w:val="20"/>
              </w:rPr>
              <w:t>2</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881188E" w14:textId="6012E167"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B97DA3F" w14:textId="4B475E02" w:rsidR="00765A27" w:rsidRPr="00072445" w:rsidRDefault="00765A27" w:rsidP="00765A27">
            <w:pPr>
              <w:rPr>
                <w:color w:val="000000"/>
                <w:sz w:val="20"/>
              </w:rPr>
            </w:pPr>
            <w:r w:rsidRPr="001923C6">
              <w:rPr>
                <w:rFonts w:hint="eastAsia"/>
                <w:sz w:val="20"/>
              </w:rPr>
              <w:t>【ﾌﾘｰﾎﾟｰﾄ</w:t>
            </w:r>
            <w:r>
              <w:rPr>
                <w:sz w:val="20"/>
              </w:rPr>
              <w:t>2</w:t>
            </w:r>
            <w:r w:rsidRPr="001923C6">
              <w:rPr>
                <w:sz w:val="20"/>
              </w:rPr>
              <w:t>使用】</w:t>
            </w:r>
          </w:p>
        </w:tc>
      </w:tr>
      <w:tr w:rsidR="00765A27" w:rsidRPr="00563C87" w14:paraId="51E35950"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3E8093F" w14:textId="0C2F12A4" w:rsidR="00765A27" w:rsidRPr="00072445" w:rsidRDefault="00765A27" w:rsidP="00765A27">
            <w:pPr>
              <w:rPr>
                <w:sz w:val="20"/>
              </w:rPr>
            </w:pPr>
            <w:r w:rsidRPr="00563C87">
              <w:rPr>
                <w:sz w:val="20"/>
              </w:rPr>
              <w:t>eminj_FREE</w:t>
            </w:r>
            <w:r>
              <w:rPr>
                <w:sz w:val="20"/>
              </w:rPr>
              <w:t>3</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7B772A7" w14:textId="3E535248" w:rsidR="00765A27" w:rsidRPr="00072445" w:rsidRDefault="00765A27" w:rsidP="00765A27">
            <w:pPr>
              <w:rPr>
                <w:sz w:val="20"/>
              </w:rPr>
            </w:pPr>
            <w:r w:rsidRPr="00563C87">
              <w:rPr>
                <w:rFonts w:hint="eastAsia"/>
                <w:sz w:val="20"/>
              </w:rPr>
              <w:t>ﾌﾘｰﾎﾟｰﾄ</w:t>
            </w:r>
            <w:r>
              <w:rPr>
                <w:sz w:val="20"/>
              </w:rPr>
              <w:t>3</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3B6566D" w14:textId="4F5E28A6"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51E3A57" w14:textId="4F91CD22" w:rsidR="00765A27" w:rsidRPr="00072445" w:rsidRDefault="00765A27" w:rsidP="00765A27">
            <w:pPr>
              <w:rPr>
                <w:color w:val="000000"/>
                <w:sz w:val="20"/>
              </w:rPr>
            </w:pPr>
            <w:r w:rsidRPr="001923C6">
              <w:rPr>
                <w:rFonts w:hint="eastAsia"/>
                <w:sz w:val="20"/>
              </w:rPr>
              <w:t>【ﾌﾘｰﾎﾟｰﾄ</w:t>
            </w:r>
            <w:r>
              <w:rPr>
                <w:sz w:val="20"/>
              </w:rPr>
              <w:t>3</w:t>
            </w:r>
            <w:r w:rsidRPr="001923C6">
              <w:rPr>
                <w:sz w:val="20"/>
              </w:rPr>
              <w:t>使用】</w:t>
            </w:r>
          </w:p>
        </w:tc>
      </w:tr>
      <w:tr w:rsidR="00765A27" w:rsidRPr="00563C87" w14:paraId="73F9A21F"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08179BB" w14:textId="2F89C04E" w:rsidR="00765A27" w:rsidRPr="00563C87" w:rsidRDefault="00765A27" w:rsidP="00765A27">
            <w:pPr>
              <w:rPr>
                <w:sz w:val="20"/>
              </w:rPr>
            </w:pPr>
            <w:r w:rsidRPr="00563C87">
              <w:rPr>
                <w:sz w:val="20"/>
              </w:rPr>
              <w:t>eminj_FREE</w:t>
            </w:r>
            <w:r>
              <w:rPr>
                <w:sz w:val="20"/>
              </w:rPr>
              <w:t>4</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227BDB2" w14:textId="26789CCB" w:rsidR="00765A27" w:rsidRPr="00563C87" w:rsidRDefault="00765A27" w:rsidP="00765A27">
            <w:pPr>
              <w:rPr>
                <w:sz w:val="20"/>
              </w:rPr>
            </w:pPr>
            <w:r w:rsidRPr="00563C87">
              <w:rPr>
                <w:rFonts w:hint="eastAsia"/>
                <w:sz w:val="20"/>
              </w:rPr>
              <w:t>ﾌﾘｰﾎﾟｰﾄ</w:t>
            </w:r>
            <w:r>
              <w:rPr>
                <w:rFonts w:hint="eastAsia"/>
                <w:sz w:val="20"/>
              </w:rPr>
              <w:t>4</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9A5296F" w14:textId="037AF51E"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0336403" w14:textId="6173FC67" w:rsidR="00765A27" w:rsidRPr="001923C6" w:rsidRDefault="00765A27" w:rsidP="00765A27">
            <w:pPr>
              <w:rPr>
                <w:sz w:val="20"/>
              </w:rPr>
            </w:pPr>
            <w:r w:rsidRPr="001923C6">
              <w:rPr>
                <w:rFonts w:hint="eastAsia"/>
                <w:sz w:val="20"/>
              </w:rPr>
              <w:t>【ﾌﾘｰﾎﾟｰﾄ</w:t>
            </w:r>
            <w:r>
              <w:rPr>
                <w:rFonts w:hint="eastAsia"/>
                <w:sz w:val="20"/>
              </w:rPr>
              <w:t>4</w:t>
            </w:r>
            <w:r w:rsidRPr="001923C6">
              <w:rPr>
                <w:sz w:val="20"/>
              </w:rPr>
              <w:t>使用】</w:t>
            </w:r>
          </w:p>
        </w:tc>
      </w:tr>
      <w:tr w:rsidR="00765A27" w:rsidRPr="00563C87" w14:paraId="7B956AEA"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1026ACC" w14:textId="033D5BCE" w:rsidR="00765A27" w:rsidRPr="00563C87" w:rsidRDefault="00765A27" w:rsidP="00765A27">
            <w:pPr>
              <w:rPr>
                <w:sz w:val="20"/>
              </w:rPr>
            </w:pPr>
            <w:r w:rsidRPr="00563C87">
              <w:rPr>
                <w:sz w:val="20"/>
              </w:rPr>
              <w:t>eminj_FREE</w:t>
            </w:r>
            <w:r>
              <w:rPr>
                <w:sz w:val="20"/>
              </w:rPr>
              <w:t>5</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4C7C590" w14:textId="311B753F" w:rsidR="00765A27" w:rsidRPr="00563C87" w:rsidRDefault="00765A27" w:rsidP="00765A27">
            <w:pPr>
              <w:rPr>
                <w:sz w:val="20"/>
              </w:rPr>
            </w:pPr>
            <w:r w:rsidRPr="00563C87">
              <w:rPr>
                <w:rFonts w:hint="eastAsia"/>
                <w:sz w:val="20"/>
              </w:rPr>
              <w:t>ﾌﾘｰﾎﾟｰﾄ</w:t>
            </w:r>
            <w:r>
              <w:rPr>
                <w:sz w:val="20"/>
              </w:rPr>
              <w:t>5</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EF2FAA9" w14:textId="6900D4A0"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1A86E011" w14:textId="22A042AE" w:rsidR="00765A27" w:rsidRPr="001923C6" w:rsidRDefault="00765A27" w:rsidP="00765A27">
            <w:pPr>
              <w:rPr>
                <w:sz w:val="20"/>
              </w:rPr>
            </w:pPr>
            <w:r w:rsidRPr="001923C6">
              <w:rPr>
                <w:rFonts w:hint="eastAsia"/>
                <w:sz w:val="20"/>
              </w:rPr>
              <w:t>【ﾌﾘｰﾎﾟｰﾄ</w:t>
            </w:r>
            <w:r>
              <w:rPr>
                <w:sz w:val="20"/>
              </w:rPr>
              <w:t>5</w:t>
            </w:r>
            <w:r w:rsidRPr="001923C6">
              <w:rPr>
                <w:sz w:val="20"/>
              </w:rPr>
              <w:t>使用】</w:t>
            </w:r>
          </w:p>
        </w:tc>
      </w:tr>
      <w:tr w:rsidR="00765A27" w:rsidRPr="00563C87" w14:paraId="3A876B66"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A228FEC" w14:textId="46527A70" w:rsidR="00765A27" w:rsidRPr="00563C87" w:rsidRDefault="00765A27" w:rsidP="00765A27">
            <w:pPr>
              <w:rPr>
                <w:sz w:val="20"/>
              </w:rPr>
            </w:pPr>
            <w:r w:rsidRPr="00563C87">
              <w:rPr>
                <w:sz w:val="20"/>
              </w:rPr>
              <w:t>eminj_FREE</w:t>
            </w:r>
            <w:r>
              <w:rPr>
                <w:sz w:val="20"/>
              </w:rPr>
              <w:t>6</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AF82E52" w14:textId="12DCCADB" w:rsidR="00765A27" w:rsidRPr="00563C87" w:rsidRDefault="00765A27" w:rsidP="00765A27">
            <w:pPr>
              <w:rPr>
                <w:sz w:val="20"/>
              </w:rPr>
            </w:pPr>
            <w:r w:rsidRPr="00563C87">
              <w:rPr>
                <w:rFonts w:hint="eastAsia"/>
                <w:sz w:val="20"/>
              </w:rPr>
              <w:t>ﾌﾘｰﾎﾟｰﾄ</w:t>
            </w:r>
            <w:r>
              <w:rPr>
                <w:sz w:val="20"/>
              </w:rPr>
              <w:t>6</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E15D49C" w14:textId="4C68BA02"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168A2FD4" w14:textId="23601E06" w:rsidR="00765A27" w:rsidRPr="001923C6" w:rsidRDefault="00765A27" w:rsidP="00765A27">
            <w:pPr>
              <w:rPr>
                <w:sz w:val="20"/>
              </w:rPr>
            </w:pPr>
            <w:r w:rsidRPr="001923C6">
              <w:rPr>
                <w:rFonts w:hint="eastAsia"/>
                <w:sz w:val="20"/>
              </w:rPr>
              <w:t>【ﾌﾘｰﾎﾟｰﾄ</w:t>
            </w:r>
            <w:r>
              <w:rPr>
                <w:sz w:val="20"/>
              </w:rPr>
              <w:t>6</w:t>
            </w:r>
            <w:r w:rsidRPr="001923C6">
              <w:rPr>
                <w:sz w:val="20"/>
              </w:rPr>
              <w:t>使用】</w:t>
            </w:r>
          </w:p>
        </w:tc>
      </w:tr>
      <w:tr w:rsidR="00765A27" w:rsidRPr="00563C87" w14:paraId="157C1E05"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C4E67EF" w14:textId="193F23EB" w:rsidR="00765A27" w:rsidRPr="00563C87" w:rsidRDefault="00765A27" w:rsidP="00765A27">
            <w:pPr>
              <w:rPr>
                <w:sz w:val="20"/>
              </w:rPr>
            </w:pPr>
            <w:r w:rsidRPr="00563C87">
              <w:rPr>
                <w:sz w:val="20"/>
              </w:rPr>
              <w:t>eminj_FREE</w:t>
            </w:r>
            <w:r>
              <w:rPr>
                <w:sz w:val="20"/>
              </w:rPr>
              <w:t>7</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6F619C9" w14:textId="343A3ADC" w:rsidR="00765A27" w:rsidRPr="00563C87" w:rsidRDefault="00765A27" w:rsidP="00765A27">
            <w:pPr>
              <w:rPr>
                <w:sz w:val="20"/>
              </w:rPr>
            </w:pPr>
            <w:r w:rsidRPr="00563C87">
              <w:rPr>
                <w:rFonts w:hint="eastAsia"/>
                <w:sz w:val="20"/>
              </w:rPr>
              <w:t>ﾌﾘｰﾎﾟｰﾄ</w:t>
            </w:r>
            <w:r>
              <w:rPr>
                <w:sz w:val="20"/>
              </w:rPr>
              <w:t>7</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A480551" w14:textId="4B973E07"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800D156" w14:textId="0137A61D" w:rsidR="00765A27" w:rsidRPr="001923C6" w:rsidRDefault="00765A27" w:rsidP="00765A27">
            <w:pPr>
              <w:rPr>
                <w:sz w:val="20"/>
              </w:rPr>
            </w:pPr>
            <w:r w:rsidRPr="001923C6">
              <w:rPr>
                <w:rFonts w:hint="eastAsia"/>
                <w:sz w:val="20"/>
              </w:rPr>
              <w:t>【ﾌﾘｰﾎﾟｰﾄ</w:t>
            </w:r>
            <w:r>
              <w:rPr>
                <w:sz w:val="20"/>
              </w:rPr>
              <w:t>7</w:t>
            </w:r>
            <w:r w:rsidRPr="001923C6">
              <w:rPr>
                <w:sz w:val="20"/>
              </w:rPr>
              <w:t>使用】</w:t>
            </w:r>
          </w:p>
        </w:tc>
      </w:tr>
      <w:tr w:rsidR="00765A27" w:rsidRPr="00563C87" w14:paraId="1953FB79"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4C639D9" w14:textId="7BD417E0" w:rsidR="00765A27" w:rsidRPr="00563C87" w:rsidRDefault="00765A27" w:rsidP="00765A27">
            <w:pPr>
              <w:rPr>
                <w:sz w:val="20"/>
              </w:rPr>
            </w:pPr>
            <w:r w:rsidRPr="00563C87">
              <w:rPr>
                <w:sz w:val="20"/>
              </w:rPr>
              <w:t>eminj_FREE</w:t>
            </w:r>
            <w:r>
              <w:rPr>
                <w:sz w:val="20"/>
              </w:rPr>
              <w:t>8</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3A60103" w14:textId="12A4E40A" w:rsidR="00765A27" w:rsidRPr="00563C87" w:rsidRDefault="00765A27" w:rsidP="00765A27">
            <w:pPr>
              <w:rPr>
                <w:sz w:val="20"/>
              </w:rPr>
            </w:pPr>
            <w:r w:rsidRPr="00563C87">
              <w:rPr>
                <w:rFonts w:hint="eastAsia"/>
                <w:sz w:val="20"/>
              </w:rPr>
              <w:t>ﾌﾘｰﾎﾟｰﾄ</w:t>
            </w:r>
            <w:r>
              <w:rPr>
                <w:sz w:val="20"/>
              </w:rPr>
              <w:t>8</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281BF5B" w14:textId="5ACD0A41"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7696FC24" w14:textId="070F496A" w:rsidR="00765A27" w:rsidRPr="001923C6" w:rsidRDefault="00765A27" w:rsidP="00765A27">
            <w:pPr>
              <w:rPr>
                <w:sz w:val="20"/>
              </w:rPr>
            </w:pPr>
            <w:r w:rsidRPr="001923C6">
              <w:rPr>
                <w:rFonts w:hint="eastAsia"/>
                <w:sz w:val="20"/>
              </w:rPr>
              <w:t>【ﾌﾘｰﾎﾟｰﾄ</w:t>
            </w:r>
            <w:r>
              <w:rPr>
                <w:sz w:val="20"/>
              </w:rPr>
              <w:t>8</w:t>
            </w:r>
            <w:r w:rsidRPr="001923C6">
              <w:rPr>
                <w:sz w:val="20"/>
              </w:rPr>
              <w:t>使用】</w:t>
            </w:r>
          </w:p>
        </w:tc>
      </w:tr>
      <w:tr w:rsidR="00765A27" w:rsidRPr="00563C87" w14:paraId="2F967A4D"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E095215" w14:textId="70802D43" w:rsidR="00765A27" w:rsidRPr="00563C87" w:rsidRDefault="00765A27" w:rsidP="00765A27">
            <w:pPr>
              <w:rPr>
                <w:sz w:val="20"/>
              </w:rPr>
            </w:pPr>
            <w:r w:rsidRPr="00563C87">
              <w:rPr>
                <w:sz w:val="20"/>
              </w:rPr>
              <w:t>eminj_FREE</w:t>
            </w:r>
            <w:r>
              <w:rPr>
                <w:sz w:val="20"/>
              </w:rPr>
              <w:t>9</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69EBD67" w14:textId="005567AB" w:rsidR="00765A27" w:rsidRPr="00563C87" w:rsidRDefault="00765A27" w:rsidP="00765A27">
            <w:pPr>
              <w:rPr>
                <w:sz w:val="20"/>
              </w:rPr>
            </w:pPr>
            <w:r w:rsidRPr="00563C87">
              <w:rPr>
                <w:rFonts w:hint="eastAsia"/>
                <w:sz w:val="20"/>
              </w:rPr>
              <w:t>ﾌﾘｰﾎﾟｰﾄ</w:t>
            </w:r>
            <w:r>
              <w:rPr>
                <w:sz w:val="20"/>
              </w:rPr>
              <w:t>9</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2D50717" w14:textId="6776B634"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17DBBB2" w14:textId="5038D3BD" w:rsidR="00765A27" w:rsidRPr="001923C6" w:rsidRDefault="00765A27" w:rsidP="00765A27">
            <w:pPr>
              <w:rPr>
                <w:sz w:val="20"/>
              </w:rPr>
            </w:pPr>
            <w:r w:rsidRPr="001923C6">
              <w:rPr>
                <w:rFonts w:hint="eastAsia"/>
                <w:sz w:val="20"/>
              </w:rPr>
              <w:t>【ﾌﾘｰﾎﾟｰﾄ</w:t>
            </w:r>
            <w:r>
              <w:rPr>
                <w:sz w:val="20"/>
              </w:rPr>
              <w:t>9</w:t>
            </w:r>
            <w:r w:rsidRPr="001923C6">
              <w:rPr>
                <w:sz w:val="20"/>
              </w:rPr>
              <w:t>使用】</w:t>
            </w:r>
          </w:p>
        </w:tc>
      </w:tr>
      <w:tr w:rsidR="00765A27" w:rsidRPr="00563C87" w14:paraId="68844168"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5B9F002" w14:textId="2F1FE2A3" w:rsidR="00765A27" w:rsidRPr="00563C87" w:rsidRDefault="00765A27" w:rsidP="00765A27">
            <w:pPr>
              <w:rPr>
                <w:sz w:val="20"/>
              </w:rPr>
            </w:pPr>
            <w:r w:rsidRPr="00563C87">
              <w:rPr>
                <w:sz w:val="20"/>
              </w:rPr>
              <w:t>eminj_FREE</w:t>
            </w:r>
            <w:r>
              <w:rPr>
                <w:sz w:val="20"/>
              </w:rPr>
              <w:t>10</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9395B5D" w14:textId="75464D0C" w:rsidR="00765A27" w:rsidRPr="00563C87" w:rsidRDefault="00765A27" w:rsidP="00765A27">
            <w:pPr>
              <w:rPr>
                <w:sz w:val="20"/>
              </w:rPr>
            </w:pPr>
            <w:r w:rsidRPr="00563C87">
              <w:rPr>
                <w:rFonts w:hint="eastAsia"/>
                <w:sz w:val="20"/>
              </w:rPr>
              <w:t>ﾌﾘｰﾎﾟｰﾄ</w:t>
            </w:r>
            <w:r>
              <w:rPr>
                <w:sz w:val="20"/>
              </w:rPr>
              <w:t>10</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872C213" w14:textId="2506AA4A"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58C0ABA" w14:textId="0BBFA623" w:rsidR="00765A27" w:rsidRPr="001923C6" w:rsidRDefault="00765A27" w:rsidP="00765A27">
            <w:pPr>
              <w:rPr>
                <w:sz w:val="20"/>
              </w:rPr>
            </w:pPr>
            <w:r w:rsidRPr="001923C6">
              <w:rPr>
                <w:rFonts w:hint="eastAsia"/>
                <w:sz w:val="20"/>
              </w:rPr>
              <w:t>【ﾌﾘｰﾎﾟｰﾄ</w:t>
            </w:r>
            <w:r>
              <w:rPr>
                <w:sz w:val="20"/>
              </w:rPr>
              <w:t>10</w:t>
            </w:r>
            <w:r w:rsidRPr="001923C6">
              <w:rPr>
                <w:sz w:val="20"/>
              </w:rPr>
              <w:t>使用】</w:t>
            </w:r>
          </w:p>
        </w:tc>
      </w:tr>
      <w:tr w:rsidR="00765A27" w:rsidRPr="00563C87" w14:paraId="4BBD9684"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00D425C" w14:textId="52554A9B" w:rsidR="00765A27" w:rsidRPr="00563C87" w:rsidRDefault="00765A27" w:rsidP="00765A27">
            <w:pPr>
              <w:rPr>
                <w:sz w:val="20"/>
              </w:rPr>
            </w:pPr>
            <w:r w:rsidRPr="00563C87">
              <w:rPr>
                <w:sz w:val="20"/>
              </w:rPr>
              <w:t>eminj_FREE</w:t>
            </w:r>
            <w:r>
              <w:rPr>
                <w:sz w:val="20"/>
              </w:rPr>
              <w:t>11</w:t>
            </w:r>
            <w:r w:rsidRPr="00563C87">
              <w:rPr>
                <w:sz w:val="20"/>
              </w:rPr>
              <w:t>_PRI</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7B79D7C" w14:textId="2D1BF77F" w:rsidR="00765A27" w:rsidRPr="00563C87" w:rsidRDefault="00765A27" w:rsidP="00765A27">
            <w:pPr>
              <w:rPr>
                <w:sz w:val="20"/>
              </w:rPr>
            </w:pPr>
            <w:r w:rsidRPr="00563C87">
              <w:rPr>
                <w:rFonts w:hint="eastAsia"/>
                <w:sz w:val="20"/>
              </w:rPr>
              <w:t>ﾌﾘｰﾎﾟｰﾄ</w:t>
            </w:r>
            <w:r>
              <w:rPr>
                <w:sz w:val="20"/>
              </w:rPr>
              <w:t>11</w:t>
            </w:r>
            <w:r w:rsidRPr="00563C87">
              <w:rPr>
                <w:sz w:val="20"/>
              </w:rPr>
              <w:t>用制御の優先度</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A2184A0" w14:textId="24F29F27"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2E9BB27" w14:textId="0AD050BF" w:rsidR="00765A27" w:rsidRPr="001923C6" w:rsidRDefault="00765A27" w:rsidP="00765A27">
            <w:pPr>
              <w:rPr>
                <w:sz w:val="20"/>
              </w:rPr>
            </w:pPr>
            <w:r w:rsidRPr="001923C6">
              <w:rPr>
                <w:rFonts w:hint="eastAsia"/>
                <w:sz w:val="20"/>
              </w:rPr>
              <w:t>【ﾌﾘｰﾎﾟｰﾄ</w:t>
            </w:r>
            <w:r>
              <w:rPr>
                <w:sz w:val="20"/>
              </w:rPr>
              <w:t>11</w:t>
            </w:r>
            <w:r w:rsidRPr="001923C6">
              <w:rPr>
                <w:sz w:val="20"/>
              </w:rPr>
              <w:t>使用】</w:t>
            </w:r>
          </w:p>
        </w:tc>
      </w:tr>
      <w:tr w:rsidR="00765A27" w:rsidRPr="001923C6" w14:paraId="37385A7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1BF4F49" w14:textId="6B40D76D" w:rsidR="00765A27" w:rsidRPr="001923C6" w:rsidRDefault="00765A27" w:rsidP="00765A27">
            <w:pPr>
              <w:rPr>
                <w:sz w:val="20"/>
              </w:rPr>
            </w:pPr>
            <w:r w:rsidRPr="001923C6">
              <w:rPr>
                <w:sz w:val="20"/>
              </w:rPr>
              <w:t>EMINJ_NONE_ID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3516A2E" w14:textId="7337D0D0" w:rsidR="00765A27" w:rsidRPr="001923C6" w:rsidRDefault="00765A27" w:rsidP="00765A27">
            <w:pPr>
              <w:rPr>
                <w:sz w:val="20"/>
              </w:rPr>
            </w:pPr>
            <w:r w:rsidRPr="001923C6">
              <w:rPr>
                <w:rFonts w:hint="eastAsia"/>
                <w:sz w:val="20"/>
              </w:rPr>
              <w:t>噴射制御の優先調停要求無し</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5632534" w14:textId="5E70E438"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7970219" w14:textId="289452B2" w:rsidR="00765A27" w:rsidRPr="001923C6" w:rsidRDefault="00765A27" w:rsidP="00765A27">
            <w:pPr>
              <w:jc w:val="left"/>
              <w:rPr>
                <w:color w:val="000000"/>
                <w:sz w:val="20"/>
              </w:rPr>
            </w:pPr>
            <w:r w:rsidRPr="001923C6">
              <w:rPr>
                <w:rFonts w:hint="eastAsia"/>
                <w:color w:val="000000"/>
                <w:sz w:val="20"/>
              </w:rPr>
              <w:t>-</w:t>
            </w:r>
          </w:p>
        </w:tc>
      </w:tr>
      <w:tr w:rsidR="00765A27" w:rsidRPr="001923C6" w14:paraId="0309CD4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82914BA" w14:textId="6248B7AE" w:rsidR="00765A27" w:rsidRPr="001923C6" w:rsidRDefault="00765A27" w:rsidP="00765A27">
            <w:pPr>
              <w:rPr>
                <w:sz w:val="20"/>
              </w:rPr>
            </w:pPr>
            <w:r w:rsidRPr="001923C6">
              <w:rPr>
                <w:sz w:val="20"/>
              </w:rPr>
              <w:t>EMINJ_BENCH_ID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B0CE248" w14:textId="65777FAF" w:rsidR="00765A27" w:rsidRPr="001923C6" w:rsidRDefault="00765A27" w:rsidP="00765A27">
            <w:pPr>
              <w:rPr>
                <w:sz w:val="20"/>
              </w:rPr>
            </w:pPr>
            <w:r w:rsidRPr="001923C6">
              <w:rPr>
                <w:rFonts w:hint="eastAsia"/>
                <w:sz w:val="20"/>
              </w:rPr>
              <w:t>ﾍﾞﾝﾁ適合用噴射要求</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851E5A2" w14:textId="43467095"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8E34CE5" w14:textId="3B8BBFCD" w:rsidR="00765A27" w:rsidRPr="001923C6" w:rsidRDefault="00765A27" w:rsidP="00765A27">
            <w:pPr>
              <w:jc w:val="left"/>
              <w:rPr>
                <w:color w:val="000000"/>
                <w:sz w:val="20"/>
              </w:rPr>
            </w:pPr>
            <w:r w:rsidRPr="001923C6">
              <w:rPr>
                <w:rFonts w:hint="eastAsia"/>
                <w:color w:val="000000"/>
                <w:sz w:val="20"/>
              </w:rPr>
              <w:t>【ﾍﾞﾝﾁ適合ﾓｰﾄﾞ有】OR【ﾍﾞﾝﾁ適合ﾓｰﾄﾞ有】</w:t>
            </w:r>
          </w:p>
        </w:tc>
      </w:tr>
      <w:tr w:rsidR="00765A27" w:rsidRPr="001923C6" w14:paraId="353D9C7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7ED5297" w14:textId="77777777" w:rsidR="00765A27" w:rsidRPr="001923C6" w:rsidRDefault="00765A27" w:rsidP="00765A27">
            <w:pPr>
              <w:autoSpaceDE w:val="0"/>
              <w:autoSpaceDN w:val="0"/>
              <w:jc w:val="left"/>
              <w:textAlignment w:val="auto"/>
              <w:rPr>
                <w:rFonts w:asciiTheme="majorEastAsia" w:eastAsiaTheme="majorEastAsia" w:hAnsiTheme="majorEastAsia" w:cs="ＭＳ Ｐゴシック"/>
                <w:spacing w:val="0"/>
                <w:sz w:val="20"/>
              </w:rPr>
            </w:pPr>
            <w:r w:rsidRPr="001923C6">
              <w:rPr>
                <w:rFonts w:asciiTheme="majorEastAsia" w:eastAsiaTheme="majorEastAsia" w:hAnsiTheme="majorEastAsia" w:cs="ＭＳ Ｐゴシック"/>
                <w:spacing w:val="0"/>
                <w:sz w:val="20"/>
              </w:rPr>
              <w:t>EMINJ_DEFLAIR_ID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368612F1" w14:textId="77777777" w:rsidR="00765A27" w:rsidRPr="001923C6" w:rsidRDefault="00765A27" w:rsidP="00765A27">
            <w:pPr>
              <w:rPr>
                <w:sz w:val="20"/>
              </w:rPr>
            </w:pPr>
            <w:r w:rsidRPr="001923C6">
              <w:rPr>
                <w:rFonts w:hint="eastAsia"/>
                <w:sz w:val="20"/>
              </w:rPr>
              <w:t>工場ｴｱ抜き制御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0918835"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A233F3A" w14:textId="77777777" w:rsidR="00765A27" w:rsidRPr="001923C6" w:rsidRDefault="00765A27" w:rsidP="00765A27">
            <w:pPr>
              <w:jc w:val="left"/>
              <w:rPr>
                <w:color w:val="000000"/>
                <w:sz w:val="20"/>
              </w:rPr>
            </w:pPr>
            <w:r w:rsidRPr="001923C6">
              <w:rPr>
                <w:rFonts w:hint="eastAsia"/>
                <w:color w:val="000000"/>
                <w:sz w:val="20"/>
              </w:rPr>
              <w:t>【ﾃﾞｭｱﾙINJ】</w:t>
            </w:r>
          </w:p>
        </w:tc>
      </w:tr>
      <w:tr w:rsidR="00765A27" w:rsidRPr="001923C6" w14:paraId="41601E9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7A76502" w14:textId="77777777" w:rsidR="00765A27" w:rsidRPr="001923C6" w:rsidRDefault="00765A27" w:rsidP="00765A27">
            <w:pPr>
              <w:autoSpaceDE w:val="0"/>
              <w:autoSpaceDN w:val="0"/>
              <w:jc w:val="left"/>
              <w:textAlignment w:val="auto"/>
              <w:rPr>
                <w:rFonts w:asciiTheme="majorEastAsia" w:eastAsiaTheme="majorEastAsia" w:hAnsiTheme="majorEastAsia" w:cs="ＭＳ Ｐゴシック"/>
                <w:spacing w:val="0"/>
                <w:sz w:val="20"/>
              </w:rPr>
            </w:pPr>
            <w:r w:rsidRPr="001923C6">
              <w:rPr>
                <w:sz w:val="20"/>
              </w:rPr>
              <w:t>EMINJ_EGSTPVS_ID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BDABBEC" w14:textId="77777777" w:rsidR="00765A27" w:rsidRPr="001923C6" w:rsidRDefault="00765A27" w:rsidP="00765A27">
            <w:pPr>
              <w:rPr>
                <w:sz w:val="20"/>
              </w:rPr>
            </w:pPr>
            <w:r w:rsidRPr="001923C6">
              <w:rPr>
                <w:rFonts w:hint="eastAsia"/>
                <w:sz w:val="20"/>
              </w:rPr>
              <w:t>噴射停止</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167F711" w14:textId="77777777" w:rsidR="00765A27" w:rsidRPr="001923C6" w:rsidRDefault="00765A27" w:rsidP="00765A27">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6C7E3910" w14:textId="77777777" w:rsidR="00765A27" w:rsidRPr="001923C6" w:rsidRDefault="00765A27" w:rsidP="00765A27">
            <w:pPr>
              <w:jc w:val="left"/>
              <w:rPr>
                <w:color w:val="000000"/>
                <w:sz w:val="20"/>
              </w:rPr>
            </w:pPr>
            <w:r w:rsidRPr="001923C6">
              <w:rPr>
                <w:color w:val="000000"/>
                <w:sz w:val="20"/>
              </w:rPr>
              <w:t>-</w:t>
            </w:r>
          </w:p>
        </w:tc>
      </w:tr>
      <w:tr w:rsidR="00765A27" w:rsidRPr="001923C6" w14:paraId="71B14A9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F8333FF" w14:textId="77777777" w:rsidR="00765A27" w:rsidRPr="001923C6" w:rsidRDefault="00765A27" w:rsidP="00765A27">
            <w:pPr>
              <w:rPr>
                <w:sz w:val="20"/>
              </w:rPr>
            </w:pPr>
            <w:r w:rsidRPr="001923C6">
              <w:rPr>
                <w:sz w:val="20"/>
              </w:rPr>
              <w:t>EMINJ_STPHV_ID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76E71A4" w14:textId="77777777" w:rsidR="00765A27" w:rsidRPr="001923C6" w:rsidRDefault="00765A27" w:rsidP="00765A27">
            <w:pPr>
              <w:rPr>
                <w:sz w:val="20"/>
              </w:rPr>
            </w:pPr>
            <w:r w:rsidRPr="001923C6">
              <w:rPr>
                <w:sz w:val="20"/>
              </w:rPr>
              <w:t>HV</w:t>
            </w:r>
            <w:r w:rsidRPr="001923C6">
              <w:rPr>
                <w:rFonts w:hint="eastAsia"/>
                <w:sz w:val="20"/>
              </w:rPr>
              <w:t>停止制御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30A564E"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E9DAAE1" w14:textId="57038354" w:rsidR="00765A27" w:rsidRPr="001923C6" w:rsidRDefault="00765A27" w:rsidP="00765A27">
            <w:pPr>
              <w:jc w:val="left"/>
              <w:rPr>
                <w:color w:val="000000"/>
                <w:sz w:val="20"/>
              </w:rPr>
            </w:pPr>
            <w:r w:rsidRPr="001923C6">
              <w:rPr>
                <w:rFonts w:hint="eastAsia"/>
                <w:color w:val="000000"/>
                <w:sz w:val="20"/>
              </w:rPr>
              <w:t>【</w:t>
            </w:r>
            <w:r w:rsidRPr="001923C6">
              <w:rPr>
                <w:color w:val="000000"/>
                <w:sz w:val="20"/>
              </w:rPr>
              <w:t>EG-MG遊星ｷﾞｱ】OR</w:t>
            </w:r>
            <w:r w:rsidRPr="001923C6">
              <w:rPr>
                <w:color w:val="000000"/>
                <w:sz w:val="20"/>
              </w:rPr>
              <w:lastRenderedPageBreak/>
              <w:t>【EG-MG直結】</w:t>
            </w:r>
          </w:p>
        </w:tc>
      </w:tr>
      <w:tr w:rsidR="00765A27" w:rsidRPr="001923C6" w14:paraId="512848A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98735F5" w14:textId="77777777" w:rsidR="00765A27" w:rsidRPr="001923C6" w:rsidRDefault="00765A27" w:rsidP="00765A27">
            <w:pPr>
              <w:rPr>
                <w:sz w:val="20"/>
              </w:rPr>
            </w:pPr>
            <w:r w:rsidRPr="001923C6">
              <w:rPr>
                <w:sz w:val="20"/>
              </w:rPr>
              <w:lastRenderedPageBreak/>
              <w:t>EMINJ_STPSS_ID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32DCD5A" w14:textId="77777777" w:rsidR="00765A27" w:rsidRPr="001923C6" w:rsidRDefault="00765A27" w:rsidP="00765A27">
            <w:pPr>
              <w:rPr>
                <w:sz w:val="20"/>
              </w:rPr>
            </w:pPr>
            <w:r w:rsidRPr="001923C6">
              <w:rPr>
                <w:sz w:val="20"/>
              </w:rPr>
              <w:t>SS停止制御(ID)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F2BA4E6"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861F608" w14:textId="7B97D00D" w:rsidR="00765A27" w:rsidRPr="001923C6" w:rsidRDefault="00765A27" w:rsidP="00765A27">
            <w:pPr>
              <w:jc w:val="left"/>
              <w:rPr>
                <w:color w:val="000000"/>
                <w:sz w:val="20"/>
              </w:rPr>
            </w:pPr>
            <w:r w:rsidRPr="001923C6">
              <w:rPr>
                <w:rFonts w:hint="eastAsia"/>
                <w:color w:val="000000"/>
                <w:sz w:val="20"/>
              </w:rPr>
              <w:t>【</w:t>
            </w:r>
            <w:r w:rsidRPr="001923C6">
              <w:rPr>
                <w:color w:val="000000"/>
                <w:sz w:val="20"/>
              </w:rPr>
              <w:t>SS制御有】</w:t>
            </w:r>
            <w:r w:rsidRPr="001923C6">
              <w:rPr>
                <w:rFonts w:hint="eastAsia"/>
                <w:sz w:val="20"/>
              </w:rPr>
              <w:t>OR【EG-MGｸﾗｯﾁ】</w:t>
            </w:r>
          </w:p>
        </w:tc>
      </w:tr>
      <w:tr w:rsidR="00765A27" w:rsidRPr="001923C6" w14:paraId="16869C6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233116C" w14:textId="4718A466" w:rsidR="00765A27" w:rsidRPr="001923C6" w:rsidRDefault="00765A27" w:rsidP="00765A27">
            <w:pPr>
              <w:rPr>
                <w:sz w:val="20"/>
              </w:rPr>
            </w:pPr>
            <w:r w:rsidRPr="001923C6">
              <w:rPr>
                <w:rFonts w:hint="eastAsia"/>
                <w:sz w:val="20"/>
              </w:rPr>
              <w:t>EMINJ_</w:t>
            </w:r>
            <w:r w:rsidRPr="001923C6">
              <w:rPr>
                <w:sz w:val="20"/>
              </w:rPr>
              <w:t>RDNVES</w:t>
            </w:r>
            <w:r w:rsidRPr="001923C6">
              <w:rPr>
                <w:rFonts w:hint="eastAsia"/>
                <w:sz w:val="20"/>
              </w:rPr>
              <w:t>_</w:t>
            </w:r>
            <w:r w:rsidRPr="001923C6">
              <w:rPr>
                <w:sz w:val="20"/>
              </w:rPr>
              <w:t>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C305D6A" w14:textId="179D51ED" w:rsidR="00765A27" w:rsidRPr="001923C6" w:rsidRDefault="00765A27" w:rsidP="00765A27">
            <w:pPr>
              <w:rPr>
                <w:sz w:val="20"/>
              </w:rPr>
            </w:pPr>
            <w:r w:rsidRPr="001923C6">
              <w:rPr>
                <w:rFonts w:hint="eastAsia"/>
                <w:sz w:val="20"/>
              </w:rPr>
              <w:t>ｴﾝｼﾞﾝ停止・始動時の振動低減(ID)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67C64AD" w14:textId="095C9C8F"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D2F3163" w14:textId="40EEDAEA" w:rsidR="00765A27" w:rsidRPr="001923C6" w:rsidRDefault="00765A27" w:rsidP="00765A27">
            <w:pPr>
              <w:jc w:val="left"/>
              <w:rPr>
                <w:color w:val="000000"/>
                <w:sz w:val="20"/>
              </w:rPr>
            </w:pPr>
            <w:r w:rsidRPr="001923C6">
              <w:rPr>
                <w:rFonts w:hint="eastAsia"/>
                <w:color w:val="000000"/>
                <w:sz w:val="20"/>
              </w:rPr>
              <w:t xml:space="preserve">【ALL </w:t>
            </w:r>
            <w:r w:rsidRPr="001923C6">
              <w:rPr>
                <w:color w:val="000000"/>
                <w:sz w:val="20"/>
              </w:rPr>
              <w:t>HV】</w:t>
            </w:r>
          </w:p>
        </w:tc>
      </w:tr>
      <w:tr w:rsidR="00765A27" w:rsidRPr="001923C6" w14:paraId="0D3C216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1780DE8" w14:textId="77777777" w:rsidR="00765A27" w:rsidRPr="001923C6" w:rsidRDefault="00765A27" w:rsidP="00765A27">
            <w:pPr>
              <w:rPr>
                <w:sz w:val="20"/>
              </w:rPr>
            </w:pPr>
            <w:r w:rsidRPr="001923C6">
              <w:rPr>
                <w:sz w:val="20"/>
              </w:rPr>
              <w:t>EMINJ_STAFRG_ID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5BA2B96" w14:textId="77777777" w:rsidR="00765A27" w:rsidRPr="001923C6" w:rsidRDefault="00765A27" w:rsidP="00765A27">
            <w:pPr>
              <w:rPr>
                <w:sz w:val="20"/>
              </w:rPr>
            </w:pPr>
            <w:r w:rsidRPr="001923C6">
              <w:rPr>
                <w:rFonts w:hint="eastAsia"/>
                <w:sz w:val="20"/>
              </w:rPr>
              <w:t>極低温始動制御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226FD13"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CC784BC" w14:textId="77777777" w:rsidR="00765A27" w:rsidRPr="001923C6" w:rsidRDefault="00765A27" w:rsidP="00765A27">
            <w:pPr>
              <w:jc w:val="left"/>
              <w:rPr>
                <w:color w:val="000000"/>
                <w:sz w:val="20"/>
              </w:rPr>
            </w:pPr>
            <w:r w:rsidRPr="001923C6">
              <w:rPr>
                <w:rFonts w:hint="eastAsia"/>
                <w:color w:val="000000"/>
                <w:sz w:val="20"/>
              </w:rPr>
              <w:t>【ﾃﾞｭｱﾙ</w:t>
            </w:r>
            <w:r w:rsidRPr="001923C6">
              <w:rPr>
                <w:color w:val="000000"/>
                <w:sz w:val="20"/>
              </w:rPr>
              <w:t>INJ】</w:t>
            </w:r>
          </w:p>
        </w:tc>
      </w:tr>
      <w:tr w:rsidR="00765A27" w:rsidRPr="001923C6" w14:paraId="186797F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07CC3D4" w14:textId="5480F8BC" w:rsidR="00765A27" w:rsidRPr="001923C6" w:rsidRDefault="00765A27" w:rsidP="00765A27">
            <w:pPr>
              <w:rPr>
                <w:sz w:val="20"/>
              </w:rPr>
            </w:pPr>
            <w:r w:rsidRPr="001923C6">
              <w:rPr>
                <w:rFonts w:hint="eastAsia"/>
                <w:sz w:val="20"/>
              </w:rPr>
              <w:t>EMINJ_RDPN_</w:t>
            </w:r>
            <w:r w:rsidRPr="001923C6">
              <w:rPr>
                <w:sz w:val="20"/>
              </w:rPr>
              <w:t>ST_ID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D71787B" w14:textId="72D32E05" w:rsidR="00765A27" w:rsidRPr="001923C6" w:rsidRDefault="00765A27" w:rsidP="00765A27">
            <w:pPr>
              <w:rPr>
                <w:sz w:val="20"/>
              </w:rPr>
            </w:pPr>
            <w:r w:rsidRPr="001923C6">
              <w:rPr>
                <w:rFonts w:hint="eastAsia"/>
                <w:sz w:val="20"/>
              </w:rPr>
              <w:t>PN低減制御(始動時)(ID)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527BFB4" w14:textId="2A995AF9"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70F23EFE" w14:textId="0BC80DBB" w:rsidR="00765A27" w:rsidRPr="001923C6" w:rsidRDefault="00765A27" w:rsidP="00765A27">
            <w:pPr>
              <w:jc w:val="left"/>
              <w:rPr>
                <w:color w:val="000000"/>
                <w:sz w:val="20"/>
              </w:rPr>
            </w:pPr>
            <w:del w:id="1651" w:author="16a" w:date="2025-10-08T16:18:00Z">
              <w:r w:rsidRPr="00765A27" w:rsidDel="00765A27">
                <w:rPr>
                  <w:rFonts w:hint="eastAsia"/>
                  <w:color w:val="000000"/>
                  <w:sz w:val="20"/>
                  <w:shd w:val="clear" w:color="auto" w:fill="00FF00"/>
                </w:rPr>
                <w:delText>【ALL HV】AND</w:delText>
              </w:r>
            </w:del>
            <w:r w:rsidRPr="001923C6">
              <w:rPr>
                <w:rFonts w:hint="eastAsia"/>
                <w:color w:val="000000"/>
                <w:sz w:val="20"/>
              </w:rPr>
              <w:t>【ﾎﾟｰﾄ】</w:t>
            </w:r>
          </w:p>
        </w:tc>
      </w:tr>
      <w:tr w:rsidR="00765A27" w:rsidRPr="001923C6" w14:paraId="485005C0"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6DA1EB2" w14:textId="77777777" w:rsidR="00765A27" w:rsidRPr="001923C6" w:rsidRDefault="00765A27" w:rsidP="00765A27">
            <w:pPr>
              <w:rPr>
                <w:sz w:val="20"/>
              </w:rPr>
            </w:pPr>
            <w:r w:rsidRPr="001923C6">
              <w:rPr>
                <w:sz w:val="20"/>
              </w:rPr>
              <w:t>EMINJ_RDPN_ID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8D867F0" w14:textId="77777777" w:rsidR="00765A27" w:rsidRPr="001923C6" w:rsidRDefault="00765A27" w:rsidP="00765A27">
            <w:pPr>
              <w:rPr>
                <w:sz w:val="20"/>
              </w:rPr>
            </w:pPr>
            <w:r w:rsidRPr="001923C6">
              <w:rPr>
                <w:sz w:val="20"/>
              </w:rPr>
              <w:t>PN低減制御(ID)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1180A6C"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4254BFD4" w14:textId="710B9435" w:rsidR="00765A27" w:rsidRPr="001923C6" w:rsidRDefault="00765A27" w:rsidP="00765A27">
            <w:pPr>
              <w:jc w:val="left"/>
              <w:rPr>
                <w:color w:val="000000"/>
                <w:sz w:val="20"/>
              </w:rPr>
            </w:pPr>
            <w:ins w:id="1652" w:author="16a" w:date="2025-10-08T16:18:00Z">
              <w:r w:rsidRPr="00551C21">
                <w:rPr>
                  <w:rFonts w:hint="eastAsia"/>
                  <w:color w:val="000000"/>
                  <w:sz w:val="20"/>
                  <w:shd w:val="clear" w:color="auto" w:fill="00FF00"/>
                </w:rPr>
                <w:t>(</w:t>
              </w:r>
            </w:ins>
            <w:r w:rsidRPr="001923C6">
              <w:rPr>
                <w:rFonts w:hint="eastAsia"/>
                <w:color w:val="000000"/>
                <w:sz w:val="20"/>
              </w:rPr>
              <w:t>【</w:t>
            </w:r>
            <w:r w:rsidRPr="001923C6">
              <w:rPr>
                <w:color w:val="000000"/>
                <w:sz w:val="20"/>
              </w:rPr>
              <w:t>ALL HV】AND</w:t>
            </w:r>
            <w:ins w:id="1653" w:author="16a" w:date="2025-10-08T16:18:00Z">
              <w:r w:rsidRPr="00551C21">
                <w:rPr>
                  <w:rFonts w:hint="eastAsia"/>
                  <w:color w:val="000000"/>
                  <w:sz w:val="20"/>
                  <w:shd w:val="clear" w:color="auto" w:fill="00FF00"/>
                </w:rPr>
                <w:t>【ﾃﾞｭｱﾙINJ】)OR【ﾎﾟｰﾄ】</w:t>
              </w:r>
            </w:ins>
            <w:del w:id="1654" w:author="16a" w:date="2025-10-08T16:18:00Z">
              <w:r w:rsidRPr="00765A27" w:rsidDel="00765A27">
                <w:rPr>
                  <w:color w:val="000000"/>
                  <w:sz w:val="20"/>
                  <w:shd w:val="clear" w:color="auto" w:fill="00FF00"/>
                </w:rPr>
                <w:delText>【D-4以外】</w:delText>
              </w:r>
            </w:del>
          </w:p>
        </w:tc>
      </w:tr>
      <w:tr w:rsidR="00765A27" w:rsidRPr="001923C6" w14:paraId="236A17E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0F97981" w14:textId="77777777" w:rsidR="00765A27" w:rsidRPr="001923C6" w:rsidRDefault="00765A27" w:rsidP="00765A27">
            <w:pPr>
              <w:rPr>
                <w:sz w:val="20"/>
              </w:rPr>
            </w:pPr>
            <w:r w:rsidRPr="001923C6">
              <w:rPr>
                <w:sz w:val="20"/>
              </w:rPr>
              <w:t>EMINJ_STAHV_ID</w:t>
            </w:r>
          </w:p>
        </w:tc>
        <w:tc>
          <w:tcPr>
            <w:tcW w:w="3686" w:type="dxa"/>
            <w:tcBorders>
              <w:top w:val="single" w:sz="6" w:space="0" w:color="000000"/>
              <w:left w:val="single" w:sz="6" w:space="0" w:color="000000"/>
              <w:bottom w:val="single" w:sz="6" w:space="0" w:color="000000"/>
              <w:right w:val="single" w:sz="6" w:space="0" w:color="000000"/>
            </w:tcBorders>
          </w:tcPr>
          <w:p w14:paraId="3DB73323" w14:textId="77777777" w:rsidR="00765A27" w:rsidRPr="001923C6" w:rsidRDefault="00765A27" w:rsidP="00765A27">
            <w:pPr>
              <w:rPr>
                <w:sz w:val="20"/>
              </w:rPr>
            </w:pPr>
            <w:r w:rsidRPr="001923C6">
              <w:rPr>
                <w:sz w:val="20"/>
              </w:rPr>
              <w:t>HV</w:t>
            </w:r>
            <w:r w:rsidRPr="001923C6">
              <w:rPr>
                <w:rFonts w:hint="eastAsia"/>
                <w:sz w:val="20"/>
              </w:rPr>
              <w:t>始動制御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tcPr>
          <w:p w14:paraId="3831A76C"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3F0AEAD" w14:textId="4221EB84" w:rsidR="00765A27" w:rsidRPr="001923C6" w:rsidRDefault="00765A27" w:rsidP="00765A27">
            <w:pPr>
              <w:jc w:val="left"/>
              <w:rPr>
                <w:color w:val="000000"/>
                <w:sz w:val="20"/>
              </w:rPr>
            </w:pPr>
            <w:r w:rsidRPr="001923C6">
              <w:rPr>
                <w:rFonts w:hint="eastAsia"/>
                <w:color w:val="000000"/>
                <w:sz w:val="20"/>
              </w:rPr>
              <w:t>【</w:t>
            </w:r>
            <w:r w:rsidRPr="001923C6">
              <w:rPr>
                <w:color w:val="000000"/>
                <w:sz w:val="20"/>
              </w:rPr>
              <w:t>ALL HV】</w:t>
            </w:r>
          </w:p>
        </w:tc>
      </w:tr>
      <w:tr w:rsidR="00765A27" w:rsidRPr="001923C6" w14:paraId="233DD227" w14:textId="77777777" w:rsidTr="00765A27">
        <w:trPr>
          <w:gridAfter w:val="1"/>
          <w:wAfter w:w="8" w:type="dxa"/>
          <w:trHeight w:val="216"/>
          <w:ins w:id="1655" w:author="16a" w:date="2025-10-08T16:18: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220EEEF3" w14:textId="30A0204F" w:rsidR="00765A27" w:rsidRPr="001923C6" w:rsidRDefault="00765A27" w:rsidP="00765A27">
            <w:pPr>
              <w:rPr>
                <w:ins w:id="1656" w:author="16a" w:date="2025-10-08T16:18:00Z"/>
                <w:sz w:val="20"/>
              </w:rPr>
            </w:pPr>
            <w:ins w:id="1657" w:author="16a" w:date="2025-10-08T16:19:00Z">
              <w:r w:rsidRPr="00F560A7">
                <w:rPr>
                  <w:sz w:val="20"/>
                </w:rPr>
                <w:t>EMINJ_CIMPALC_ID</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31F19E05" w14:textId="0A0445C1" w:rsidR="00765A27" w:rsidRPr="001923C6" w:rsidRDefault="00765A27" w:rsidP="00765A27">
            <w:pPr>
              <w:rPr>
                <w:ins w:id="1658" w:author="16a" w:date="2025-10-08T16:18:00Z"/>
                <w:sz w:val="20"/>
              </w:rPr>
            </w:pPr>
            <w:ins w:id="1659" w:author="16a" w:date="2025-10-08T16:19:00Z">
              <w:r w:rsidRPr="00945E35">
                <w:rPr>
                  <w:rFonts w:hint="eastAsia"/>
                  <w:sz w:val="20"/>
                </w:rPr>
                <w:t>ｱﾙｺｰﾙ燃料燃焼改善制御</w:t>
              </w:r>
              <w:r w:rsidRPr="00945E35">
                <w:rPr>
                  <w:sz w:val="20"/>
                </w:rPr>
                <w:t>(ID)</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1D47F312" w14:textId="60F4A26D" w:rsidR="00765A27" w:rsidRPr="001923C6" w:rsidRDefault="00765A27" w:rsidP="00765A27">
            <w:pPr>
              <w:rPr>
                <w:ins w:id="1660" w:author="16a" w:date="2025-10-08T16:18:00Z"/>
                <w:color w:val="000000"/>
                <w:sz w:val="20"/>
              </w:rPr>
            </w:pPr>
            <w:ins w:id="1661" w:author="16a" w:date="2025-10-08T16:19:00Z">
              <w:r w:rsidRPr="00F64515">
                <w:rPr>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00FF00"/>
          </w:tcPr>
          <w:p w14:paraId="6C44B76D" w14:textId="24081AF9" w:rsidR="00765A27" w:rsidRPr="001923C6" w:rsidRDefault="00765A27" w:rsidP="00765A27">
            <w:pPr>
              <w:jc w:val="left"/>
              <w:rPr>
                <w:ins w:id="1662" w:author="16a" w:date="2025-10-08T16:18:00Z"/>
                <w:color w:val="000000"/>
                <w:sz w:val="20"/>
              </w:rPr>
            </w:pPr>
            <w:ins w:id="1663" w:author="16a" w:date="2025-10-08T16:19:00Z">
              <w:r w:rsidRPr="00F560A7">
                <w:rPr>
                  <w:rFonts w:hint="eastAsia"/>
                  <w:color w:val="000000"/>
                  <w:sz w:val="20"/>
                </w:rPr>
                <w:t>【</w:t>
              </w:r>
              <w:r w:rsidRPr="00F560A7">
                <w:rPr>
                  <w:color w:val="000000"/>
                  <w:sz w:val="20"/>
                </w:rPr>
                <w:t>FFV制御有】AND(【ﾃﾞｭｱﾙINJ】OR【D-4】)AND【EG-MG遊星ｷﾞｱ】AND【MD-VVT有】</w:t>
              </w:r>
            </w:ins>
          </w:p>
        </w:tc>
      </w:tr>
      <w:tr w:rsidR="00765A27" w:rsidRPr="001923C6" w14:paraId="14AD02F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8232EAA" w14:textId="77777777" w:rsidR="00765A27" w:rsidRPr="001923C6" w:rsidRDefault="00765A27" w:rsidP="00765A27">
            <w:pPr>
              <w:rPr>
                <w:sz w:val="20"/>
              </w:rPr>
            </w:pPr>
            <w:r w:rsidRPr="001923C6">
              <w:rPr>
                <w:sz w:val="20"/>
              </w:rPr>
              <w:t>EMINJ_STASS_ID</w:t>
            </w:r>
          </w:p>
        </w:tc>
        <w:tc>
          <w:tcPr>
            <w:tcW w:w="3686" w:type="dxa"/>
            <w:tcBorders>
              <w:top w:val="single" w:sz="6" w:space="0" w:color="000000"/>
              <w:left w:val="single" w:sz="6" w:space="0" w:color="000000"/>
              <w:bottom w:val="single" w:sz="6" w:space="0" w:color="000000"/>
              <w:right w:val="single" w:sz="6" w:space="0" w:color="000000"/>
            </w:tcBorders>
          </w:tcPr>
          <w:p w14:paraId="38C2095F" w14:textId="77777777" w:rsidR="00765A27" w:rsidRPr="001923C6" w:rsidRDefault="00765A27" w:rsidP="00765A27">
            <w:pPr>
              <w:rPr>
                <w:sz w:val="20"/>
              </w:rPr>
            </w:pPr>
            <w:r w:rsidRPr="001923C6">
              <w:rPr>
                <w:sz w:val="20"/>
              </w:rPr>
              <w:t>SS始動制御(ID)</w:t>
            </w:r>
          </w:p>
        </w:tc>
        <w:tc>
          <w:tcPr>
            <w:tcW w:w="1134" w:type="dxa"/>
            <w:tcBorders>
              <w:top w:val="single" w:sz="6" w:space="0" w:color="000000"/>
              <w:left w:val="single" w:sz="6" w:space="0" w:color="000000"/>
              <w:bottom w:val="single" w:sz="6" w:space="0" w:color="000000"/>
              <w:right w:val="single" w:sz="6" w:space="0" w:color="000000"/>
            </w:tcBorders>
          </w:tcPr>
          <w:p w14:paraId="06EE64A5"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297CD56" w14:textId="08C5783F" w:rsidR="00765A27" w:rsidRPr="001923C6" w:rsidRDefault="00765A27" w:rsidP="00765A27">
            <w:pPr>
              <w:jc w:val="left"/>
              <w:rPr>
                <w:color w:val="000000"/>
                <w:sz w:val="20"/>
              </w:rPr>
            </w:pPr>
            <w:r w:rsidRPr="001923C6">
              <w:rPr>
                <w:rFonts w:hint="eastAsia"/>
                <w:color w:val="000000"/>
                <w:sz w:val="20"/>
              </w:rPr>
              <w:t>【</w:t>
            </w:r>
            <w:r w:rsidRPr="001923C6">
              <w:rPr>
                <w:color w:val="000000"/>
                <w:sz w:val="20"/>
              </w:rPr>
              <w:t>SS制御有】</w:t>
            </w:r>
            <w:r w:rsidRPr="001923C6">
              <w:rPr>
                <w:rFonts w:hint="eastAsia"/>
                <w:sz w:val="20"/>
              </w:rPr>
              <w:t>OR【EG-MGｸﾗｯﾁ】</w:t>
            </w:r>
          </w:p>
        </w:tc>
      </w:tr>
      <w:tr w:rsidR="00765A27" w:rsidRPr="001923C6" w14:paraId="60CD425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C582D81" w14:textId="77777777" w:rsidR="00765A27" w:rsidRPr="001923C6" w:rsidRDefault="00765A27" w:rsidP="00765A27">
            <w:pPr>
              <w:rPr>
                <w:sz w:val="20"/>
              </w:rPr>
            </w:pPr>
            <w:bookmarkStart w:id="1664" w:name="_Hlk450323357"/>
            <w:r w:rsidRPr="001923C6">
              <w:rPr>
                <w:color w:val="000000"/>
                <w:sz w:val="20"/>
              </w:rPr>
              <w:t>EMINJ_STRATIST_ID</w:t>
            </w:r>
          </w:p>
        </w:tc>
        <w:tc>
          <w:tcPr>
            <w:tcW w:w="3686" w:type="dxa"/>
            <w:tcBorders>
              <w:top w:val="single" w:sz="6" w:space="0" w:color="000000"/>
              <w:left w:val="single" w:sz="6" w:space="0" w:color="000000"/>
              <w:bottom w:val="single" w:sz="6" w:space="0" w:color="000000"/>
              <w:right w:val="single" w:sz="6" w:space="0" w:color="000000"/>
            </w:tcBorders>
          </w:tcPr>
          <w:p w14:paraId="6DD681EE" w14:textId="77777777" w:rsidR="00765A27" w:rsidRPr="001923C6" w:rsidRDefault="00765A27" w:rsidP="00765A27">
            <w:pPr>
              <w:rPr>
                <w:sz w:val="20"/>
              </w:rPr>
            </w:pPr>
            <w:r w:rsidRPr="001923C6">
              <w:rPr>
                <w:rFonts w:hint="eastAsia"/>
                <w:sz w:val="20"/>
              </w:rPr>
              <w:t>成層始動制御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tcPr>
          <w:p w14:paraId="59438005" w14:textId="77777777" w:rsidR="00765A27" w:rsidRPr="001923C6" w:rsidRDefault="00765A27" w:rsidP="00765A27">
            <w:pPr>
              <w:rPr>
                <w:color w:val="000000"/>
                <w:sz w:val="20"/>
              </w:rPr>
            </w:pPr>
            <w:bookmarkStart w:id="1665" w:name="OLE_LINK259"/>
            <w:bookmarkStart w:id="1666" w:name="OLE_LINK264"/>
            <w:r w:rsidRPr="001923C6">
              <w:rPr>
                <w:color w:val="000000"/>
                <w:sz w:val="20"/>
              </w:rPr>
              <w:t>ENG_dm</w:t>
            </w:r>
            <w:bookmarkEnd w:id="1665"/>
            <w:bookmarkEnd w:id="1666"/>
          </w:p>
        </w:tc>
        <w:tc>
          <w:tcPr>
            <w:tcW w:w="2118" w:type="dxa"/>
            <w:tcBorders>
              <w:top w:val="single" w:sz="6" w:space="0" w:color="000000"/>
              <w:left w:val="single" w:sz="6" w:space="0" w:color="000000"/>
              <w:bottom w:val="single" w:sz="6" w:space="0" w:color="000000"/>
              <w:right w:val="single" w:sz="6" w:space="0" w:color="000000"/>
            </w:tcBorders>
          </w:tcPr>
          <w:p w14:paraId="0D9323B3" w14:textId="77777777" w:rsidR="00765A27" w:rsidRPr="001923C6" w:rsidRDefault="00765A27" w:rsidP="00765A27">
            <w:pPr>
              <w:jc w:val="left"/>
              <w:rPr>
                <w:color w:val="000000"/>
                <w:sz w:val="20"/>
              </w:rPr>
            </w:pPr>
            <w:r w:rsidRPr="001923C6">
              <w:rPr>
                <w:rFonts w:hint="eastAsia"/>
                <w:sz w:val="20"/>
              </w:rPr>
              <w:t>【ﾃﾞｭｱﾙ</w:t>
            </w:r>
            <w:r w:rsidRPr="001923C6">
              <w:rPr>
                <w:sz w:val="20"/>
              </w:rPr>
              <w:t>INJ】</w:t>
            </w:r>
            <w:r w:rsidRPr="001923C6">
              <w:rPr>
                <w:rFonts w:hint="eastAsia"/>
                <w:sz w:val="20"/>
              </w:rPr>
              <w:t>OR【D-4】</w:t>
            </w:r>
          </w:p>
        </w:tc>
      </w:tr>
      <w:bookmarkEnd w:id="1664"/>
      <w:tr w:rsidR="00765A27" w:rsidRPr="001923C6" w14:paraId="252D9E5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D782721" w14:textId="77777777" w:rsidR="00765A27" w:rsidRPr="001923C6" w:rsidRDefault="00765A27" w:rsidP="00765A27">
            <w:pPr>
              <w:rPr>
                <w:color w:val="000000"/>
                <w:sz w:val="20"/>
              </w:rPr>
            </w:pPr>
            <w:r w:rsidRPr="001923C6">
              <w:rPr>
                <w:color w:val="000000"/>
                <w:sz w:val="20"/>
              </w:rPr>
              <w:t>EMINJ_WUPCAT_ID</w:t>
            </w:r>
          </w:p>
        </w:tc>
        <w:tc>
          <w:tcPr>
            <w:tcW w:w="3686" w:type="dxa"/>
            <w:tcBorders>
              <w:top w:val="single" w:sz="6" w:space="0" w:color="000000"/>
              <w:left w:val="single" w:sz="6" w:space="0" w:color="000000"/>
              <w:bottom w:val="single" w:sz="6" w:space="0" w:color="000000"/>
              <w:right w:val="single" w:sz="6" w:space="0" w:color="000000"/>
            </w:tcBorders>
          </w:tcPr>
          <w:p w14:paraId="4581F70D" w14:textId="77777777" w:rsidR="00765A27" w:rsidRPr="001923C6" w:rsidRDefault="00765A27" w:rsidP="00765A27">
            <w:pPr>
              <w:rPr>
                <w:sz w:val="20"/>
              </w:rPr>
            </w:pPr>
            <w:r w:rsidRPr="001923C6">
              <w:rPr>
                <w:sz w:val="20"/>
              </w:rPr>
              <w:t>触媒暖機制御(ID)</w:t>
            </w:r>
          </w:p>
        </w:tc>
        <w:tc>
          <w:tcPr>
            <w:tcW w:w="1134" w:type="dxa"/>
            <w:tcBorders>
              <w:top w:val="single" w:sz="6" w:space="0" w:color="000000"/>
              <w:left w:val="single" w:sz="6" w:space="0" w:color="000000"/>
              <w:bottom w:val="single" w:sz="6" w:space="0" w:color="000000"/>
              <w:right w:val="single" w:sz="6" w:space="0" w:color="000000"/>
            </w:tcBorders>
          </w:tcPr>
          <w:p w14:paraId="25EF944D"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3191AFF" w14:textId="1494F0B0" w:rsidR="00765A27" w:rsidRPr="001923C6" w:rsidRDefault="00765A27" w:rsidP="00765A27">
            <w:pPr>
              <w:jc w:val="left"/>
              <w:rPr>
                <w:sz w:val="20"/>
              </w:rPr>
            </w:pPr>
            <w:r w:rsidRPr="001923C6">
              <w:rPr>
                <w:rFonts w:hint="eastAsia"/>
                <w:color w:val="000000"/>
                <w:sz w:val="20"/>
              </w:rPr>
              <w:t>【</w:t>
            </w:r>
            <w:r w:rsidRPr="001923C6">
              <w:rPr>
                <w:color w:val="000000"/>
                <w:sz w:val="20"/>
              </w:rPr>
              <w:t>ALL</w:t>
            </w:r>
            <w:r w:rsidRPr="001923C6">
              <w:rPr>
                <w:rFonts w:hint="eastAsia"/>
                <w:color w:val="000000"/>
                <w:sz w:val="20"/>
              </w:rPr>
              <w:t xml:space="preserve"> </w:t>
            </w:r>
            <w:r w:rsidRPr="001923C6">
              <w:rPr>
                <w:color w:val="000000"/>
                <w:sz w:val="20"/>
              </w:rPr>
              <w:t>HV】</w:t>
            </w:r>
          </w:p>
        </w:tc>
      </w:tr>
      <w:tr w:rsidR="00765A27" w:rsidRPr="001923C6" w14:paraId="1875688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220A3F5" w14:textId="77777777" w:rsidR="00765A27" w:rsidRPr="001923C6" w:rsidRDefault="00765A27" w:rsidP="00765A27">
            <w:pPr>
              <w:rPr>
                <w:color w:val="000000"/>
                <w:sz w:val="20"/>
              </w:rPr>
            </w:pPr>
            <w:bookmarkStart w:id="1667" w:name="_Hlk362615827"/>
            <w:r w:rsidRPr="001923C6">
              <w:rPr>
                <w:color w:val="000000"/>
                <w:sz w:val="20"/>
              </w:rPr>
              <w:t>EMINJ_SJC_ID</w:t>
            </w:r>
          </w:p>
        </w:tc>
        <w:tc>
          <w:tcPr>
            <w:tcW w:w="3686" w:type="dxa"/>
            <w:tcBorders>
              <w:top w:val="single" w:sz="6" w:space="0" w:color="000000"/>
              <w:left w:val="single" w:sz="6" w:space="0" w:color="000000"/>
              <w:bottom w:val="single" w:sz="6" w:space="0" w:color="000000"/>
              <w:right w:val="single" w:sz="6" w:space="0" w:color="000000"/>
            </w:tcBorders>
          </w:tcPr>
          <w:p w14:paraId="193ECFDD" w14:textId="77777777" w:rsidR="00765A27" w:rsidRPr="001923C6" w:rsidRDefault="00765A27" w:rsidP="00765A27">
            <w:pPr>
              <w:rPr>
                <w:sz w:val="20"/>
              </w:rPr>
            </w:pPr>
            <w:r w:rsidRPr="001923C6">
              <w:rPr>
                <w:rFonts w:hint="eastAsia"/>
                <w:sz w:val="20"/>
              </w:rPr>
              <w:t>触媒急速暖機制御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tcPr>
          <w:p w14:paraId="19B90D4E" w14:textId="77777777" w:rsidR="00765A27" w:rsidRPr="001923C6" w:rsidRDefault="00765A27" w:rsidP="00765A27">
            <w:pPr>
              <w:rPr>
                <w:color w:val="000000"/>
                <w:sz w:val="20"/>
              </w:rPr>
            </w:pPr>
            <w:bookmarkStart w:id="1668" w:name="OLE_LINK299"/>
            <w:r w:rsidRPr="001923C6">
              <w:rPr>
                <w:color w:val="000000"/>
                <w:sz w:val="20"/>
              </w:rPr>
              <w:t>ENG_dm</w:t>
            </w:r>
            <w:bookmarkEnd w:id="1668"/>
          </w:p>
        </w:tc>
        <w:tc>
          <w:tcPr>
            <w:tcW w:w="2118" w:type="dxa"/>
            <w:tcBorders>
              <w:top w:val="single" w:sz="6" w:space="0" w:color="000000"/>
              <w:left w:val="single" w:sz="6" w:space="0" w:color="000000"/>
              <w:bottom w:val="single" w:sz="6" w:space="0" w:color="000000"/>
              <w:right w:val="single" w:sz="6" w:space="0" w:color="000000"/>
            </w:tcBorders>
          </w:tcPr>
          <w:p w14:paraId="6B402FC4" w14:textId="77777777" w:rsidR="00765A27" w:rsidRPr="001923C6" w:rsidRDefault="00765A27" w:rsidP="00765A27">
            <w:pPr>
              <w:jc w:val="left"/>
              <w:rPr>
                <w:color w:val="000000"/>
                <w:sz w:val="20"/>
              </w:rPr>
            </w:pPr>
            <w:r w:rsidRPr="001923C6">
              <w:rPr>
                <w:rFonts w:hint="eastAsia"/>
                <w:sz w:val="20"/>
              </w:rPr>
              <w:t>【ﾃﾞｭｱﾙ</w:t>
            </w:r>
            <w:r w:rsidRPr="001923C6">
              <w:rPr>
                <w:sz w:val="20"/>
              </w:rPr>
              <w:t>INJ】OR【D-4】</w:t>
            </w:r>
          </w:p>
        </w:tc>
      </w:tr>
      <w:bookmarkEnd w:id="1667"/>
      <w:tr w:rsidR="00765A27" w:rsidRPr="001923C6" w14:paraId="7B3E6AE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B376299" w14:textId="77777777" w:rsidR="00765A27" w:rsidRPr="001923C6" w:rsidRDefault="00765A27" w:rsidP="00765A27">
            <w:pPr>
              <w:rPr>
                <w:color w:val="000000"/>
                <w:sz w:val="20"/>
              </w:rPr>
            </w:pPr>
            <w:r w:rsidRPr="001923C6">
              <w:rPr>
                <w:sz w:val="20"/>
              </w:rPr>
              <w:t>EMINJ_FCINJCTR_ID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6CE6ED5" w14:textId="77777777" w:rsidR="00765A27" w:rsidRPr="001923C6" w:rsidRDefault="00765A27" w:rsidP="00765A27">
            <w:pPr>
              <w:rPr>
                <w:sz w:val="20"/>
              </w:rPr>
            </w:pPr>
            <w:r w:rsidRPr="001923C6">
              <w:rPr>
                <w:sz w:val="20"/>
              </w:rPr>
              <w:t>FC中燃料噴射制御(ID)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87EC6E7"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2A190D8" w14:textId="77777777" w:rsidR="00765A27" w:rsidRPr="001923C6" w:rsidRDefault="00765A27" w:rsidP="00765A27">
            <w:pPr>
              <w:jc w:val="left"/>
              <w:rPr>
                <w:sz w:val="20"/>
              </w:rPr>
            </w:pPr>
            <w:r w:rsidRPr="001923C6">
              <w:rPr>
                <w:rFonts w:hint="eastAsia"/>
                <w:color w:val="000000"/>
                <w:sz w:val="20"/>
              </w:rPr>
              <w:t>-</w:t>
            </w:r>
          </w:p>
        </w:tc>
      </w:tr>
      <w:tr w:rsidR="00765A27" w:rsidRPr="001923C6" w14:paraId="58713FA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0281C3A" w14:textId="6513A5CC" w:rsidR="00765A27" w:rsidRPr="001923C6" w:rsidRDefault="00765A27" w:rsidP="00765A27">
            <w:pPr>
              <w:rPr>
                <w:sz w:val="20"/>
              </w:rPr>
            </w:pPr>
            <w:r w:rsidRPr="001923C6">
              <w:rPr>
                <w:sz w:val="20"/>
              </w:rPr>
              <w:t>EMINJ_FCFRCTRL_ID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DCF7B59" w14:textId="3DCC6A10" w:rsidR="00765A27" w:rsidRPr="001923C6" w:rsidRDefault="00765A27" w:rsidP="00765A27">
            <w:pPr>
              <w:rPr>
                <w:sz w:val="20"/>
              </w:rPr>
            </w:pPr>
            <w:r w:rsidRPr="001923C6">
              <w:rPr>
                <w:sz w:val="20"/>
              </w:rPr>
              <w:t>1気筒FC制御(ID)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BBBB821" w14:textId="660DB151" w:rsidR="00765A27" w:rsidRPr="001923C6" w:rsidRDefault="00765A27" w:rsidP="00765A27">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B93996A" w14:textId="7DC19B09" w:rsidR="00765A27" w:rsidRPr="001923C6" w:rsidRDefault="00765A27" w:rsidP="00765A27">
            <w:pPr>
              <w:jc w:val="left"/>
              <w:rPr>
                <w:color w:val="000000"/>
                <w:sz w:val="20"/>
              </w:rPr>
            </w:pPr>
            <w:r w:rsidRPr="001923C6">
              <w:rPr>
                <w:sz w:val="20"/>
              </w:rPr>
              <w:t>【GPF有】</w:t>
            </w:r>
          </w:p>
        </w:tc>
      </w:tr>
      <w:tr w:rsidR="00765A27" w:rsidRPr="001923C6" w14:paraId="0956B689"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07BDC3C2" w14:textId="73E734F8" w:rsidR="00765A27" w:rsidRPr="001923C6" w:rsidRDefault="00765A27" w:rsidP="00765A27">
            <w:pPr>
              <w:rPr>
                <w:sz w:val="20"/>
              </w:rPr>
            </w:pPr>
            <w:r w:rsidRPr="001923C6">
              <w:rPr>
                <w:sz w:val="20"/>
              </w:rPr>
              <w:t>EMINJ_</w:t>
            </w:r>
            <w:r>
              <w:rPr>
                <w:sz w:val="20"/>
              </w:rPr>
              <w:t>STAC</w:t>
            </w:r>
            <w:r w:rsidRPr="004470A8">
              <w:rPr>
                <w:sz w:val="20"/>
              </w:rPr>
              <w:t>M_ID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160B9084" w14:textId="136D3F1A" w:rsidR="00765A27" w:rsidRPr="001923C6" w:rsidRDefault="00765A27" w:rsidP="00765A27">
            <w:pPr>
              <w:rPr>
                <w:sz w:val="20"/>
              </w:rPr>
            </w:pPr>
            <w:r w:rsidRPr="00852B2A">
              <w:rPr>
                <w:rFonts w:hint="eastAsia"/>
                <w:sz w:val="20"/>
              </w:rPr>
              <w:t>始動時吹け上がり制御</w:t>
            </w:r>
            <w:r w:rsidRPr="001923C6">
              <w:rPr>
                <w:sz w:val="20"/>
              </w:rPr>
              <w:t>(I</w:t>
            </w:r>
            <w:r w:rsidRPr="004470A8">
              <w:rPr>
                <w:sz w:val="20"/>
              </w:rPr>
              <w:t>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4B3E3C8" w14:textId="284B88AB" w:rsidR="00765A27" w:rsidRPr="001923C6" w:rsidRDefault="00765A27" w:rsidP="00765A27">
            <w:pPr>
              <w:rPr>
                <w:sz w:val="20"/>
              </w:rPr>
            </w:pPr>
            <w:r w:rsidRPr="001923C6">
              <w:rPr>
                <w:color w:val="000000"/>
                <w:sz w:val="20"/>
              </w:rPr>
              <w:t>ENG_</w:t>
            </w:r>
            <w:r w:rsidRPr="004470A8">
              <w:rPr>
                <w:color w:val="000000"/>
                <w:sz w:val="20"/>
              </w:rPr>
              <w:t>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DDA404D" w14:textId="02D81C25" w:rsidR="00765A27" w:rsidRPr="00392DBB" w:rsidRDefault="00765A27" w:rsidP="00765A27">
            <w:pPr>
              <w:jc w:val="left"/>
              <w:rPr>
                <w:position w:val="-14"/>
                <w:sz w:val="20"/>
              </w:rPr>
            </w:pPr>
            <w:r w:rsidRPr="00392DBB">
              <w:rPr>
                <w:position w:val="-14"/>
                <w:sz w:val="20"/>
              </w:rPr>
              <w:t>(</w:t>
            </w:r>
            <w:r w:rsidRPr="00852B2A">
              <w:rPr>
                <w:rFonts w:hint="eastAsia"/>
                <w:position w:val="-14"/>
                <w:sz w:val="20"/>
              </w:rPr>
              <w:t>【ﾘﾓｰﾄｺﾝﾄﾛｰﾙ有】</w:t>
            </w:r>
            <w:r w:rsidRPr="00392DBB">
              <w:rPr>
                <w:position w:val="-14"/>
                <w:sz w:val="20"/>
              </w:rPr>
              <w:t>OR【ﾅﾋﾞｺﾝﾄﾛｰﾙ有】)AND</w:t>
            </w:r>
          </w:p>
          <w:p w14:paraId="1436429B" w14:textId="67C78F88" w:rsidR="00765A27" w:rsidRPr="001923C6" w:rsidRDefault="00765A27" w:rsidP="00765A27">
            <w:pPr>
              <w:jc w:val="left"/>
              <w:rPr>
                <w:sz w:val="20"/>
              </w:rPr>
            </w:pPr>
            <w:r w:rsidRPr="00392DBB">
              <w:rPr>
                <w:position w:val="-14"/>
                <w:sz w:val="20"/>
              </w:rPr>
              <w:t>【SUB-CPU以外】</w:t>
            </w:r>
          </w:p>
        </w:tc>
      </w:tr>
      <w:tr w:rsidR="00765A27" w:rsidRPr="001923C6" w14:paraId="410E573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4994312" w14:textId="77777777" w:rsidR="00765A27" w:rsidRPr="001923C6" w:rsidRDefault="00765A27" w:rsidP="00765A27">
            <w:pPr>
              <w:rPr>
                <w:color w:val="000000"/>
                <w:sz w:val="20"/>
              </w:rPr>
            </w:pPr>
            <w:r w:rsidRPr="001923C6">
              <w:rPr>
                <w:color w:val="000000"/>
                <w:sz w:val="20"/>
              </w:rPr>
              <w:t>EMINJ_DTHRCTRL_I</w:t>
            </w:r>
            <w:commentRangeStart w:id="1669"/>
            <w:r w:rsidRPr="001923C6">
              <w:rPr>
                <w:color w:val="000000"/>
                <w:sz w:val="20"/>
              </w:rPr>
              <w:t>D</w:t>
            </w:r>
            <w:commentRangeEnd w:id="1669"/>
            <w:r w:rsidRPr="001923C6">
              <w:rPr>
                <w:rStyle w:val="a8"/>
              </w:rPr>
              <w:commentReference w:id="1669"/>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6AEC0EA" w14:textId="77777777" w:rsidR="00765A27" w:rsidRPr="001923C6" w:rsidRDefault="00765A27" w:rsidP="00765A27">
            <w:pPr>
              <w:rPr>
                <w:sz w:val="20"/>
              </w:rPr>
            </w:pPr>
            <w:r w:rsidRPr="001923C6">
              <w:rPr>
                <w:rFonts w:hint="eastAsia"/>
                <w:sz w:val="20"/>
              </w:rPr>
              <w:t>気筒別ﾃﾞｨｻﾞ制御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92B8D67" w14:textId="77777777" w:rsidR="00765A27" w:rsidRPr="001923C6" w:rsidRDefault="00765A27" w:rsidP="00765A27">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36DC6B54" w14:textId="77777777" w:rsidR="00765A27" w:rsidRPr="001923C6" w:rsidRDefault="00765A27" w:rsidP="00765A27">
            <w:pPr>
              <w:jc w:val="left"/>
              <w:rPr>
                <w:sz w:val="20"/>
              </w:rPr>
            </w:pPr>
            <w:r w:rsidRPr="001923C6">
              <w:rPr>
                <w:rFonts w:hint="eastAsia"/>
                <w:color w:val="000000"/>
                <w:sz w:val="20"/>
              </w:rPr>
              <w:t>【ﾃﾞｭｱﾙ</w:t>
            </w:r>
            <w:r w:rsidRPr="001923C6">
              <w:rPr>
                <w:color w:val="000000"/>
                <w:sz w:val="20"/>
              </w:rPr>
              <w:t>INJ】</w:t>
            </w:r>
          </w:p>
        </w:tc>
      </w:tr>
      <w:tr w:rsidR="00765A27" w:rsidRPr="001923C6" w14:paraId="56ADB16D"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E34FA26" w14:textId="77777777" w:rsidR="00765A27" w:rsidRPr="001923C6" w:rsidRDefault="00765A27" w:rsidP="00765A27">
            <w:pPr>
              <w:rPr>
                <w:color w:val="000000"/>
                <w:sz w:val="20"/>
              </w:rPr>
            </w:pPr>
            <w:r w:rsidRPr="001923C6">
              <w:rPr>
                <w:color w:val="000000"/>
                <w:sz w:val="20"/>
              </w:rPr>
              <w:t>EMINJ_ACTLFG_ID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316D78D8" w14:textId="77777777" w:rsidR="00765A27" w:rsidRPr="001923C6" w:rsidRDefault="00765A27" w:rsidP="00765A27">
            <w:pPr>
              <w:rPr>
                <w:sz w:val="20"/>
              </w:rPr>
            </w:pPr>
            <w:r w:rsidRPr="001923C6">
              <w:rPr>
                <w:rFonts w:hint="eastAsia"/>
                <w:sz w:val="20"/>
              </w:rPr>
              <w:t>ﾊﾟｰｼｬﾙﾘﾌﾄ学習の為のｱｸﾃｨﾌﾞ制御</w:t>
            </w:r>
            <w:r w:rsidRPr="001923C6">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FC1C5AB"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7C90ABC" w14:textId="77777777" w:rsidR="00765A27" w:rsidRPr="001923C6" w:rsidRDefault="00765A27" w:rsidP="00765A27">
            <w:pPr>
              <w:jc w:val="left"/>
              <w:rPr>
                <w:sz w:val="20"/>
              </w:rPr>
            </w:pPr>
            <w:r w:rsidRPr="001923C6">
              <w:rPr>
                <w:rFonts w:hint="eastAsia"/>
                <w:position w:val="-14"/>
                <w:sz w:val="20"/>
              </w:rPr>
              <w:t>【ﾃﾞｭｱﾙ</w:t>
            </w:r>
            <w:r w:rsidRPr="001923C6">
              <w:rPr>
                <w:position w:val="-14"/>
                <w:sz w:val="20"/>
              </w:rPr>
              <w:t>INJ】</w:t>
            </w:r>
            <w:r w:rsidRPr="001923C6">
              <w:rPr>
                <w:rFonts w:hint="eastAsia"/>
                <w:position w:val="-14"/>
                <w:sz w:val="20"/>
              </w:rPr>
              <w:t>OR【D-4】</w:t>
            </w:r>
          </w:p>
        </w:tc>
      </w:tr>
      <w:tr w:rsidR="00765A27" w:rsidRPr="001923C6" w14:paraId="5FECB9CE"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07C8859" w14:textId="77777777" w:rsidR="00765A27" w:rsidRPr="001923C6" w:rsidRDefault="00765A27" w:rsidP="00765A27">
            <w:pPr>
              <w:rPr>
                <w:color w:val="000000"/>
                <w:sz w:val="20"/>
              </w:rPr>
            </w:pPr>
            <w:r w:rsidRPr="001923C6">
              <w:rPr>
                <w:color w:val="000000"/>
                <w:sz w:val="20"/>
              </w:rPr>
              <w:t>EMINJ_ACTOBD_ID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487B1CC" w14:textId="77777777" w:rsidR="00765A27" w:rsidRPr="001923C6" w:rsidRDefault="00765A27" w:rsidP="00765A27">
            <w:pPr>
              <w:rPr>
                <w:sz w:val="20"/>
              </w:rPr>
            </w:pPr>
            <w:r w:rsidRPr="001923C6">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4BCB56E" w14:textId="77777777" w:rsidR="00765A27" w:rsidRPr="001923C6" w:rsidRDefault="00765A27" w:rsidP="00765A27">
            <w:pPr>
              <w:rPr>
                <w:color w:val="000000"/>
                <w:sz w:val="20"/>
              </w:rPr>
            </w:pPr>
            <w:bookmarkStart w:id="1671" w:name="OLE_LINK269"/>
            <w:bookmarkStart w:id="1672" w:name="OLE_LINK270"/>
            <w:r w:rsidRPr="001923C6">
              <w:rPr>
                <w:color w:val="000000"/>
                <w:sz w:val="20"/>
              </w:rPr>
              <w:t>ENG_dm</w:t>
            </w:r>
            <w:bookmarkEnd w:id="1671"/>
            <w:bookmarkEnd w:id="1672"/>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688FA07" w14:textId="77777777" w:rsidR="00765A27" w:rsidRPr="001923C6" w:rsidRDefault="00765A27" w:rsidP="00765A27">
            <w:pPr>
              <w:jc w:val="left"/>
              <w:rPr>
                <w:sz w:val="20"/>
              </w:rPr>
            </w:pPr>
            <w:r w:rsidRPr="001923C6">
              <w:rPr>
                <w:rFonts w:hint="eastAsia"/>
                <w:sz w:val="20"/>
              </w:rPr>
              <w:t>【ﾃﾞｭｱﾙ</w:t>
            </w:r>
            <w:r w:rsidRPr="001923C6">
              <w:rPr>
                <w:sz w:val="20"/>
              </w:rPr>
              <w:t>INJ】</w:t>
            </w:r>
          </w:p>
        </w:tc>
      </w:tr>
      <w:tr w:rsidR="00765A27" w:rsidRPr="001923C6" w14:paraId="4735E2E9"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674C4B75" w14:textId="02D3F756" w:rsidR="00765A27" w:rsidRPr="001923C6" w:rsidRDefault="00765A27" w:rsidP="00765A27">
            <w:pPr>
              <w:rPr>
                <w:color w:val="000000"/>
                <w:sz w:val="20"/>
              </w:rPr>
            </w:pPr>
            <w:r w:rsidRPr="00C82393">
              <w:rPr>
                <w:color w:val="000000"/>
                <w:sz w:val="20"/>
              </w:rPr>
              <w:t>EMINJ_IMBRQ_ID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74F7AE87" w14:textId="10B298C9" w:rsidR="00765A27" w:rsidRPr="001923C6" w:rsidRDefault="00765A27" w:rsidP="00765A27">
            <w:pPr>
              <w:rPr>
                <w:sz w:val="20"/>
              </w:rPr>
            </w:pPr>
            <w:r w:rsidRPr="00C82393">
              <w:rPr>
                <w:rFonts w:hint="eastAsia"/>
                <w:sz w:val="20"/>
              </w:rPr>
              <w:t>ｲﾝﾊﾞﾗﾝｽ</w:t>
            </w:r>
            <w:r w:rsidRPr="00C82393">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CEF67E1" w14:textId="58462D02" w:rsidR="00765A27" w:rsidRPr="001923C6" w:rsidRDefault="00765A27" w:rsidP="00765A27">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770FFDF" w14:textId="275A7C67" w:rsidR="00765A27" w:rsidRPr="001923C6" w:rsidRDefault="00765A27" w:rsidP="00765A27">
            <w:pPr>
              <w:jc w:val="left"/>
              <w:rPr>
                <w:sz w:val="20"/>
              </w:rPr>
            </w:pPr>
            <w:r w:rsidRPr="004470A8">
              <w:rPr>
                <w:rFonts w:hint="eastAsia"/>
                <w:position w:val="-14"/>
                <w:sz w:val="20"/>
              </w:rPr>
              <w:t>【</w:t>
            </w:r>
            <w:r w:rsidRPr="004470A8">
              <w:rPr>
                <w:position w:val="-14"/>
                <w:sz w:val="20"/>
              </w:rPr>
              <w:t>AF気筒間</w:t>
            </w:r>
            <w:r w:rsidRPr="004470A8">
              <w:rPr>
                <w:rFonts w:hint="eastAsia"/>
                <w:position w:val="-14"/>
                <w:sz w:val="20"/>
              </w:rPr>
              <w:t>ｲﾝﾊﾞﾗﾝｽ</w:t>
            </w:r>
            <w:r w:rsidRPr="004470A8">
              <w:rPr>
                <w:position w:val="-14"/>
                <w:sz w:val="20"/>
              </w:rPr>
              <w:t>有】AND【</w:t>
            </w:r>
            <w:r w:rsidRPr="004470A8">
              <w:rPr>
                <w:rFonts w:hint="eastAsia"/>
                <w:position w:val="-14"/>
                <w:sz w:val="20"/>
              </w:rPr>
              <w:t>ﾃﾞｭｱﾙ</w:t>
            </w:r>
            <w:r w:rsidRPr="004470A8">
              <w:rPr>
                <w:position w:val="-14"/>
                <w:sz w:val="20"/>
              </w:rPr>
              <w:t>INJ】</w:t>
            </w:r>
          </w:p>
        </w:tc>
      </w:tr>
      <w:tr w:rsidR="00765A27" w:rsidRPr="001923C6" w14:paraId="69D63F87"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7468C11D" w14:textId="0BFF37D2" w:rsidR="00765A27" w:rsidRPr="001923C6" w:rsidRDefault="00765A27" w:rsidP="00765A27">
            <w:pPr>
              <w:rPr>
                <w:color w:val="000000"/>
                <w:sz w:val="20"/>
              </w:rPr>
            </w:pPr>
            <w:r w:rsidRPr="00C82393">
              <w:rPr>
                <w:color w:val="000000"/>
                <w:sz w:val="20"/>
              </w:rPr>
              <w:t>EMINJ_</w:t>
            </w:r>
            <w:r>
              <w:rPr>
                <w:color w:val="000000"/>
                <w:sz w:val="20"/>
              </w:rPr>
              <w:t>MFINJRQ</w:t>
            </w:r>
            <w:r w:rsidRPr="00C82393">
              <w:rPr>
                <w:color w:val="000000"/>
                <w:sz w:val="20"/>
              </w:rPr>
              <w:t>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71C55E6F" w14:textId="3177DAED" w:rsidR="00765A27" w:rsidRPr="001923C6" w:rsidRDefault="00765A27" w:rsidP="00765A27">
            <w:pPr>
              <w:rPr>
                <w:sz w:val="20"/>
              </w:rPr>
            </w:pPr>
            <w:r w:rsidRPr="00C82393">
              <w:rPr>
                <w:rFonts w:hint="eastAsia"/>
                <w:sz w:val="20"/>
              </w:rPr>
              <w:t>失火</w:t>
            </w:r>
            <w:r w:rsidRPr="00C82393">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BC4AD8E" w14:textId="17399573" w:rsidR="00765A27" w:rsidRPr="001923C6" w:rsidRDefault="00765A27" w:rsidP="00765A27">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342E35A" w14:textId="55633FD4" w:rsidR="00765A27" w:rsidRPr="001923C6" w:rsidRDefault="00765A27" w:rsidP="00765A27">
            <w:pPr>
              <w:jc w:val="left"/>
              <w:rPr>
                <w:sz w:val="20"/>
              </w:rPr>
            </w:pPr>
            <w:r w:rsidRPr="004470A8">
              <w:rPr>
                <w:rFonts w:hint="eastAsia"/>
                <w:position w:val="-14"/>
                <w:sz w:val="20"/>
              </w:rPr>
              <w:t>【失火OBD</w:t>
            </w:r>
            <w:r w:rsidRPr="004470A8">
              <w:rPr>
                <w:position w:val="-14"/>
                <w:sz w:val="20"/>
              </w:rPr>
              <w:t>有】AND【</w:t>
            </w:r>
            <w:r w:rsidRPr="004470A8">
              <w:rPr>
                <w:rFonts w:hint="eastAsia"/>
                <w:position w:val="-14"/>
                <w:sz w:val="20"/>
              </w:rPr>
              <w:t>ﾃﾞｭｱﾙ</w:t>
            </w:r>
            <w:r w:rsidRPr="004470A8">
              <w:rPr>
                <w:position w:val="-14"/>
                <w:sz w:val="20"/>
              </w:rPr>
              <w:t>INJ】</w:t>
            </w:r>
          </w:p>
        </w:tc>
      </w:tr>
      <w:tr w:rsidR="00765A27" w:rsidRPr="001923C6" w14:paraId="4F69507D" w14:textId="77777777" w:rsidTr="004470A8">
        <w:trPr>
          <w:trHeight w:val="216"/>
        </w:trPr>
        <w:tc>
          <w:tcPr>
            <w:tcW w:w="2258" w:type="dxa"/>
            <w:tcBorders>
              <w:top w:val="single" w:sz="6" w:space="0" w:color="000000"/>
              <w:left w:val="single" w:sz="6" w:space="0" w:color="000000"/>
              <w:bottom w:val="single" w:sz="6" w:space="0" w:color="000000"/>
              <w:right w:val="single" w:sz="6" w:space="0" w:color="000000"/>
            </w:tcBorders>
            <w:shd w:val="clear" w:color="auto" w:fill="auto"/>
          </w:tcPr>
          <w:p w14:paraId="66D549B2" w14:textId="6E75E131" w:rsidR="00765A27" w:rsidRPr="001923C6" w:rsidRDefault="00765A27" w:rsidP="00765A27">
            <w:pPr>
              <w:rPr>
                <w:color w:val="000000"/>
                <w:sz w:val="20"/>
              </w:rPr>
            </w:pPr>
            <w:r w:rsidRPr="00C82393">
              <w:rPr>
                <w:color w:val="000000"/>
                <w:sz w:val="20"/>
              </w:rPr>
              <w:t>EMINJ_</w:t>
            </w:r>
            <w:r>
              <w:rPr>
                <w:color w:val="000000"/>
                <w:sz w:val="20"/>
              </w:rPr>
              <w:t>FK</w:t>
            </w:r>
            <w:r w:rsidRPr="004470A8">
              <w:rPr>
                <w:color w:val="000000"/>
                <w:sz w:val="20"/>
              </w:rPr>
              <w:t>GD</w:t>
            </w:r>
            <w:r>
              <w:rPr>
                <w:color w:val="000000"/>
                <w:sz w:val="20"/>
              </w:rPr>
              <w:t>RQ</w:t>
            </w:r>
            <w:r w:rsidRPr="00C82393">
              <w:rPr>
                <w:color w:val="000000"/>
                <w:sz w:val="20"/>
              </w:rPr>
              <w:t>_ID</w:t>
            </w:r>
          </w:p>
        </w:tc>
        <w:tc>
          <w:tcPr>
            <w:tcW w:w="3696" w:type="dxa"/>
            <w:gridSpan w:val="2"/>
            <w:tcBorders>
              <w:top w:val="single" w:sz="6" w:space="0" w:color="000000"/>
              <w:left w:val="single" w:sz="6" w:space="0" w:color="000000"/>
              <w:bottom w:val="single" w:sz="6" w:space="0" w:color="000000"/>
              <w:right w:val="single" w:sz="6" w:space="0" w:color="000000"/>
            </w:tcBorders>
            <w:shd w:val="clear" w:color="auto" w:fill="auto"/>
          </w:tcPr>
          <w:p w14:paraId="1F792189" w14:textId="009FF14D" w:rsidR="00765A27" w:rsidRPr="001923C6" w:rsidRDefault="00765A27" w:rsidP="00765A27">
            <w:pPr>
              <w:rPr>
                <w:sz w:val="20"/>
              </w:rPr>
            </w:pPr>
            <w:r w:rsidRPr="00C82393">
              <w:rPr>
                <w:rFonts w:hint="eastAsia"/>
                <w:sz w:val="20"/>
              </w:rPr>
              <w:t>燃料系</w:t>
            </w:r>
            <w:r w:rsidRPr="00C82393">
              <w:rPr>
                <w:sz w:val="20"/>
              </w:rPr>
              <w:t>OBD要求によるｱｸﾃｨﾌﾞ制御(ID)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5083F84" w14:textId="17270996" w:rsidR="00765A27" w:rsidRPr="001923C6" w:rsidRDefault="00765A27" w:rsidP="00765A27">
            <w:pPr>
              <w:rPr>
                <w:color w:val="000000"/>
                <w:sz w:val="20"/>
              </w:rPr>
            </w:pPr>
            <w:r w:rsidRPr="001923C6">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8796E04" w14:textId="5B947BA2" w:rsidR="00765A27" w:rsidRPr="001923C6" w:rsidRDefault="00765A27" w:rsidP="00765A27">
            <w:pPr>
              <w:jc w:val="left"/>
              <w:rPr>
                <w:sz w:val="20"/>
              </w:rPr>
            </w:pPr>
            <w:r w:rsidRPr="001923C6">
              <w:rPr>
                <w:rFonts w:hint="eastAsia"/>
                <w:position w:val="-14"/>
                <w:sz w:val="20"/>
              </w:rPr>
              <w:t>【</w:t>
            </w:r>
            <w:r w:rsidRPr="004470A8">
              <w:rPr>
                <w:rFonts w:hint="eastAsia"/>
                <w:position w:val="-14"/>
                <w:sz w:val="20"/>
              </w:rPr>
              <w:t>燃料OBD</w:t>
            </w:r>
            <w:r w:rsidRPr="004470A8">
              <w:rPr>
                <w:position w:val="-14"/>
                <w:sz w:val="20"/>
              </w:rPr>
              <w:t>有】AND【</w:t>
            </w:r>
            <w:r w:rsidRPr="004470A8">
              <w:rPr>
                <w:rFonts w:hint="eastAsia"/>
                <w:position w:val="-14"/>
                <w:sz w:val="20"/>
              </w:rPr>
              <w:t>ﾃﾞｭｱﾙ</w:t>
            </w:r>
            <w:r w:rsidRPr="004470A8">
              <w:rPr>
                <w:position w:val="-14"/>
                <w:sz w:val="20"/>
              </w:rPr>
              <w:t>INJ】</w:t>
            </w:r>
          </w:p>
        </w:tc>
      </w:tr>
      <w:tr w:rsidR="00765A27" w:rsidRPr="001923C6" w14:paraId="171D971B" w14:textId="77777777" w:rsidTr="004470A8">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7A0F6D2" w14:textId="77777777" w:rsidR="00765A27" w:rsidRPr="001923C6" w:rsidRDefault="00765A27" w:rsidP="00765A27">
            <w:pPr>
              <w:rPr>
                <w:color w:val="000000"/>
                <w:sz w:val="20"/>
              </w:rPr>
            </w:pPr>
            <w:r w:rsidRPr="001923C6">
              <w:rPr>
                <w:rFonts w:hint="eastAsia"/>
                <w:color w:val="000000"/>
                <w:sz w:val="20"/>
              </w:rPr>
              <w:t>EMINJ_PRVDIL_ID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52987BF" w14:textId="77777777" w:rsidR="00765A27" w:rsidRPr="001923C6" w:rsidRDefault="00765A27" w:rsidP="00765A27">
            <w:pPr>
              <w:rPr>
                <w:sz w:val="20"/>
              </w:rPr>
            </w:pPr>
            <w:r w:rsidRPr="001923C6">
              <w:rPr>
                <w:rFonts w:hint="eastAsia"/>
                <w:sz w:val="20"/>
              </w:rPr>
              <w:t>冷間時希釈防止制御(ID)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549595D"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19F640B8" w14:textId="77777777" w:rsidR="00765A27" w:rsidRPr="001923C6" w:rsidRDefault="00765A27" w:rsidP="00765A27">
            <w:pPr>
              <w:jc w:val="left"/>
              <w:rPr>
                <w:sz w:val="20"/>
              </w:rPr>
            </w:pPr>
            <w:r w:rsidRPr="001923C6">
              <w:rPr>
                <w:rFonts w:hint="eastAsia"/>
                <w:sz w:val="20"/>
              </w:rPr>
              <w:t>【ﾃﾞｭｱﾙ</w:t>
            </w:r>
            <w:r w:rsidRPr="001923C6">
              <w:rPr>
                <w:sz w:val="20"/>
              </w:rPr>
              <w:t>INJ】</w:t>
            </w:r>
          </w:p>
        </w:tc>
      </w:tr>
      <w:tr w:rsidR="00765A27" w:rsidRPr="001923C6" w14:paraId="3BBA5CDF" w14:textId="77777777" w:rsidTr="001103C8">
        <w:trPr>
          <w:gridAfter w:val="1"/>
          <w:wAfter w:w="8" w:type="dxa"/>
          <w:trHeight w:val="216"/>
          <w:ins w:id="1673"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452027FE" w14:textId="2343880E" w:rsidR="00765A27" w:rsidRPr="001923C6" w:rsidRDefault="00765A27" w:rsidP="00765A27">
            <w:pPr>
              <w:rPr>
                <w:ins w:id="1674" w:author="16a" w:date="2025-10-08T16:19:00Z"/>
                <w:color w:val="000000"/>
                <w:sz w:val="20"/>
              </w:rPr>
            </w:pPr>
            <w:ins w:id="1675" w:author="16a" w:date="2025-10-08T16:19:00Z">
              <w:r>
                <w:rPr>
                  <w:rFonts w:hint="eastAsia"/>
                  <w:color w:val="000000"/>
                  <w:sz w:val="20"/>
                </w:rPr>
                <w:t>EMINJ_GORO_ID</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7DAB20DF" w14:textId="70C7463E" w:rsidR="00765A27" w:rsidRPr="001923C6" w:rsidRDefault="00765A27" w:rsidP="00765A27">
            <w:pPr>
              <w:rPr>
                <w:ins w:id="1676" w:author="16a" w:date="2025-10-08T16:19:00Z"/>
                <w:sz w:val="20"/>
              </w:rPr>
            </w:pPr>
            <w:ins w:id="1677" w:author="16a" w:date="2025-10-08T16:19:00Z">
              <w:r>
                <w:rPr>
                  <w:rFonts w:hint="eastAsia"/>
                  <w:sz w:val="20"/>
                </w:rPr>
                <w:t>ｺﾞﾛｺﾞﾛ音対策実現部要求(ID)</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291916E8" w14:textId="27DEAB77" w:rsidR="00765A27" w:rsidRPr="001923C6" w:rsidRDefault="00765A27" w:rsidP="00765A27">
            <w:pPr>
              <w:rPr>
                <w:ins w:id="1678" w:author="16a" w:date="2025-10-08T16:19:00Z"/>
                <w:color w:val="000000"/>
                <w:sz w:val="20"/>
              </w:rPr>
            </w:pPr>
            <w:ins w:id="1679" w:author="16a" w:date="2025-10-08T16:19:00Z">
              <w:r>
                <w:rPr>
                  <w:rFonts w:hint="eastAsia"/>
                  <w:color w:val="000000"/>
                  <w:sz w:val="20"/>
                </w:rPr>
                <w:t>ENG_dm</w:t>
              </w:r>
            </w:ins>
          </w:p>
        </w:tc>
        <w:tc>
          <w:tcPr>
            <w:tcW w:w="2118" w:type="dxa"/>
            <w:tcBorders>
              <w:top w:val="single" w:sz="6" w:space="0" w:color="000000"/>
              <w:left w:val="single" w:sz="6" w:space="0" w:color="000000"/>
              <w:bottom w:val="single" w:sz="6" w:space="0" w:color="000000"/>
              <w:right w:val="single" w:sz="6" w:space="0" w:color="000000"/>
            </w:tcBorders>
            <w:shd w:val="clear" w:color="auto" w:fill="00FF00"/>
          </w:tcPr>
          <w:p w14:paraId="42907A8D" w14:textId="6BF57E1F" w:rsidR="00765A27" w:rsidRPr="001923C6" w:rsidRDefault="00765A27" w:rsidP="00765A27">
            <w:pPr>
              <w:jc w:val="left"/>
              <w:rPr>
                <w:ins w:id="1680" w:author="16a" w:date="2025-10-08T16:19:00Z"/>
                <w:sz w:val="20"/>
              </w:rPr>
            </w:pPr>
            <w:ins w:id="1681" w:author="16a" w:date="2025-10-08T16:19:00Z">
              <w:r w:rsidRPr="00765A27">
                <w:rPr>
                  <w:rFonts w:hint="eastAsia"/>
                  <w:color w:val="000000"/>
                  <w:sz w:val="20"/>
                  <w:szCs w:val="18"/>
                </w:rPr>
                <w:t>【ｺﾞﾛｺﾞﾛ音対策仕様適用】</w:t>
              </w:r>
            </w:ins>
          </w:p>
        </w:tc>
      </w:tr>
      <w:tr w:rsidR="00765A27" w:rsidRPr="001923C6" w14:paraId="5BF6ED4F" w14:textId="77777777" w:rsidTr="00852B2A">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E28EC10" w14:textId="43D2DB2F" w:rsidR="00765A27" w:rsidRPr="001923C6" w:rsidRDefault="00765A27" w:rsidP="00765A27">
            <w:pPr>
              <w:rPr>
                <w:color w:val="000000"/>
                <w:sz w:val="20"/>
              </w:rPr>
            </w:pPr>
            <w:r w:rsidRPr="00072445">
              <w:rPr>
                <w:color w:val="000000"/>
                <w:sz w:val="20"/>
              </w:rPr>
              <w:t>EMINJ_BINJPLCTR_</w:t>
            </w:r>
            <w:r>
              <w:rPr>
                <w:color w:val="000000"/>
                <w:sz w:val="20"/>
              </w:rPr>
              <w:t>WC_</w:t>
            </w:r>
            <w:r w:rsidRPr="00072445">
              <w:rPr>
                <w:color w:val="000000"/>
                <w:sz w:val="20"/>
              </w:rPr>
              <w:t>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2F50D30" w14:textId="0B2F6F45" w:rsidR="00765A27" w:rsidRPr="001923C6" w:rsidRDefault="00765A27" w:rsidP="00765A27">
            <w:pPr>
              <w:rPr>
                <w:sz w:val="20"/>
              </w:rPr>
            </w:pPr>
            <w:r w:rsidRPr="00072445">
              <w:rPr>
                <w:rFonts w:hint="eastAsia"/>
                <w:sz w:val="20"/>
              </w:rPr>
              <w:t>ﾊﾟｰｼｬﾙﾘﾌﾄ噴射を用いた基本噴射制御</w:t>
            </w:r>
            <w:r>
              <w:rPr>
                <w:rFonts w:hint="eastAsia"/>
                <w:sz w:val="20"/>
              </w:rPr>
              <w:t>(触媒暖機時</w:t>
            </w:r>
            <w:r>
              <w:rPr>
                <w:sz w:val="20"/>
              </w:rPr>
              <w:t>)</w:t>
            </w:r>
            <w:r w:rsidRPr="00072445">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E07A913" w14:textId="35CC71B3" w:rsidR="00765A27" w:rsidRPr="001923C6" w:rsidRDefault="00765A27" w:rsidP="00765A27">
            <w:pPr>
              <w:rPr>
                <w:color w:val="000000"/>
                <w:sz w:val="20"/>
              </w:rPr>
            </w:pPr>
            <w:r w:rsidRPr="00072445">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66EE3868" w14:textId="1A9D9BAB" w:rsidR="00765A27" w:rsidRPr="001923C6" w:rsidRDefault="00765A27" w:rsidP="00765A27">
            <w:pPr>
              <w:rPr>
                <w:sz w:val="20"/>
              </w:rPr>
            </w:pPr>
            <w:r>
              <w:rPr>
                <w:rFonts w:hint="eastAsia"/>
                <w:position w:val="-14"/>
                <w:sz w:val="20"/>
              </w:rPr>
              <w:t>【ALL</w:t>
            </w:r>
            <w:r>
              <w:rPr>
                <w:position w:val="-14"/>
                <w:sz w:val="20"/>
              </w:rPr>
              <w:t xml:space="preserve"> </w:t>
            </w:r>
            <w:r>
              <w:rPr>
                <w:rFonts w:hint="eastAsia"/>
                <w:position w:val="-14"/>
                <w:sz w:val="20"/>
              </w:rPr>
              <w:t>HV】A</w:t>
            </w:r>
            <w:r>
              <w:rPr>
                <w:position w:val="-14"/>
                <w:sz w:val="20"/>
              </w:rPr>
              <w:t>ND</w:t>
            </w:r>
            <w:r>
              <w:rPr>
                <w:rFonts w:hint="eastAsia"/>
                <w:position w:val="-14"/>
                <w:sz w:val="20"/>
              </w:rPr>
              <w:t>【PLﾏﾙﾁ噴射有】</w:t>
            </w:r>
          </w:p>
        </w:tc>
      </w:tr>
      <w:tr w:rsidR="00765A27" w:rsidRPr="001923C6" w14:paraId="717BF1E8" w14:textId="77777777" w:rsidTr="00852B2A">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6388132" w14:textId="67FA7E93" w:rsidR="00765A27" w:rsidRPr="000F0458" w:rsidRDefault="00765A27" w:rsidP="00765A27">
            <w:pPr>
              <w:rPr>
                <w:color w:val="000000"/>
                <w:sz w:val="20"/>
              </w:rPr>
            </w:pPr>
            <w:r w:rsidRPr="00072445">
              <w:rPr>
                <w:color w:val="000000"/>
                <w:sz w:val="20"/>
              </w:rPr>
              <w:t>EMINJ_BINJPLCTR_</w:t>
            </w:r>
            <w:r>
              <w:rPr>
                <w:color w:val="000000"/>
                <w:sz w:val="20"/>
              </w:rPr>
              <w:t>STAHV_</w:t>
            </w:r>
            <w:r w:rsidRPr="00072445">
              <w:rPr>
                <w:color w:val="000000"/>
                <w:sz w:val="20"/>
              </w:rPr>
              <w:t>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0C13CDF" w14:textId="55B4EA47" w:rsidR="00765A27" w:rsidRPr="001923C6" w:rsidRDefault="00765A27" w:rsidP="00765A27">
            <w:pPr>
              <w:rPr>
                <w:sz w:val="20"/>
              </w:rPr>
            </w:pPr>
            <w:r w:rsidRPr="00072445">
              <w:rPr>
                <w:rFonts w:hint="eastAsia"/>
                <w:sz w:val="20"/>
              </w:rPr>
              <w:t>ﾊﾟｰｼｬﾙﾘﾌﾄ噴射を用いた基本噴射制御</w:t>
            </w:r>
            <w:r>
              <w:rPr>
                <w:rFonts w:hint="eastAsia"/>
                <w:sz w:val="20"/>
              </w:rPr>
              <w:t>(</w:t>
            </w:r>
            <w:r>
              <w:rPr>
                <w:sz w:val="20"/>
              </w:rPr>
              <w:t>HV</w:t>
            </w:r>
            <w:r>
              <w:rPr>
                <w:rFonts w:hint="eastAsia"/>
                <w:sz w:val="20"/>
              </w:rPr>
              <w:t>始動制御時</w:t>
            </w:r>
            <w:r>
              <w:rPr>
                <w:sz w:val="20"/>
              </w:rPr>
              <w:t>)</w:t>
            </w:r>
            <w:r w:rsidRPr="00072445">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0490B75" w14:textId="4F32D971" w:rsidR="00765A27" w:rsidRPr="001923C6" w:rsidRDefault="00765A27" w:rsidP="00765A27">
            <w:pPr>
              <w:rPr>
                <w:color w:val="000000"/>
                <w:sz w:val="20"/>
              </w:rPr>
            </w:pPr>
            <w:r w:rsidRPr="00072445">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D49562E" w14:textId="0D0F5007" w:rsidR="00765A27" w:rsidRPr="001923C6" w:rsidRDefault="00765A27" w:rsidP="00765A27">
            <w:pPr>
              <w:rPr>
                <w:sz w:val="20"/>
              </w:rPr>
            </w:pPr>
            <w:r>
              <w:rPr>
                <w:rFonts w:hint="eastAsia"/>
                <w:position w:val="-14"/>
                <w:sz w:val="20"/>
              </w:rPr>
              <w:t>【EG-MG遊星ｷﾞｱ】A</w:t>
            </w:r>
            <w:r>
              <w:rPr>
                <w:position w:val="-14"/>
                <w:sz w:val="20"/>
              </w:rPr>
              <w:t>ND</w:t>
            </w:r>
            <w:r>
              <w:rPr>
                <w:rFonts w:hint="eastAsia"/>
                <w:position w:val="-14"/>
                <w:sz w:val="20"/>
              </w:rPr>
              <w:t>【F</w:t>
            </w:r>
            <w:r>
              <w:rPr>
                <w:position w:val="-14"/>
                <w:sz w:val="20"/>
              </w:rPr>
              <w:t>FV</w:t>
            </w:r>
            <w:r>
              <w:rPr>
                <w:rFonts w:hint="eastAsia"/>
                <w:position w:val="-14"/>
                <w:sz w:val="20"/>
              </w:rPr>
              <w:t>制御無】A</w:t>
            </w:r>
            <w:r>
              <w:rPr>
                <w:position w:val="-14"/>
                <w:sz w:val="20"/>
              </w:rPr>
              <w:t>ND</w:t>
            </w:r>
            <w:r>
              <w:rPr>
                <w:rFonts w:hint="eastAsia"/>
                <w:position w:val="-14"/>
                <w:sz w:val="20"/>
              </w:rPr>
              <w:t>【PLﾏﾙﾁ噴射有】</w:t>
            </w:r>
          </w:p>
        </w:tc>
      </w:tr>
      <w:tr w:rsidR="00765A27" w:rsidRPr="001923C6" w14:paraId="731C4640"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A8C6A9D" w14:textId="09343AA1" w:rsidR="00765A27" w:rsidRPr="00072445" w:rsidRDefault="00765A27" w:rsidP="00765A27">
            <w:pPr>
              <w:rPr>
                <w:color w:val="000000"/>
                <w:sz w:val="20"/>
              </w:rPr>
            </w:pPr>
            <w:r w:rsidRPr="00072445">
              <w:rPr>
                <w:color w:val="000000"/>
                <w:sz w:val="20"/>
              </w:rPr>
              <w:t>EMINJ_BINJPLCTR_ID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37E2E7F8" w14:textId="64B09D47" w:rsidR="00765A27" w:rsidRPr="00072445" w:rsidRDefault="00765A27" w:rsidP="00765A27">
            <w:pPr>
              <w:rPr>
                <w:sz w:val="20"/>
              </w:rPr>
            </w:pPr>
            <w:r w:rsidRPr="00072445">
              <w:rPr>
                <w:rFonts w:hint="eastAsia"/>
                <w:sz w:val="20"/>
              </w:rPr>
              <w:t>ﾊﾟｰｼｬﾙﾘﾌﾄ噴射を用いた基本噴射制御</w:t>
            </w:r>
            <w:r w:rsidRPr="00072445">
              <w:rPr>
                <w:sz w:val="20"/>
              </w:rPr>
              <w:t>(ID)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6E9F441" w14:textId="7682DC03"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84C2F51" w14:textId="0625FB11" w:rsidR="00765A27" w:rsidRPr="00072445" w:rsidRDefault="00765A27" w:rsidP="00765A27">
            <w:pPr>
              <w:rPr>
                <w:sz w:val="20"/>
              </w:rPr>
            </w:pPr>
            <w:r>
              <w:rPr>
                <w:rFonts w:hint="eastAsia"/>
                <w:position w:val="-14"/>
                <w:sz w:val="20"/>
              </w:rPr>
              <w:t>【PLﾏﾙﾁ噴射有】</w:t>
            </w:r>
          </w:p>
        </w:tc>
      </w:tr>
      <w:tr w:rsidR="00765A27" w:rsidRPr="001923C6" w14:paraId="698C11F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53AAC7D" w14:textId="77777777" w:rsidR="00765A27" w:rsidRPr="001923C6" w:rsidRDefault="00765A27" w:rsidP="00765A27">
            <w:pPr>
              <w:rPr>
                <w:color w:val="000000"/>
                <w:sz w:val="20"/>
              </w:rPr>
            </w:pPr>
            <w:bookmarkStart w:id="1682" w:name="_Hlk440291969"/>
            <w:r w:rsidRPr="001923C6">
              <w:rPr>
                <w:color w:val="000000"/>
                <w:sz w:val="20"/>
              </w:rPr>
              <w:t>EMINJ_FREE0_ID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6F834C5" w14:textId="77777777" w:rsidR="00765A27" w:rsidRPr="001923C6" w:rsidRDefault="00765A27" w:rsidP="00765A27">
            <w:pPr>
              <w:rPr>
                <w:sz w:val="20"/>
              </w:rPr>
            </w:pPr>
            <w:r w:rsidRPr="001923C6">
              <w:rPr>
                <w:rFonts w:hint="eastAsia"/>
                <w:sz w:val="20"/>
              </w:rPr>
              <w:t>ﾌﾘｰﾎﾟｰﾄ</w:t>
            </w:r>
            <w:r w:rsidRPr="001923C6">
              <w:rPr>
                <w:sz w:val="20"/>
              </w:rPr>
              <w:t>0用制御(ID)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B0D189F"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5076684C" w14:textId="77777777" w:rsidR="00765A27" w:rsidRPr="001923C6" w:rsidRDefault="00765A27" w:rsidP="00765A27">
            <w:pPr>
              <w:rPr>
                <w:sz w:val="20"/>
              </w:rPr>
            </w:pPr>
            <w:r w:rsidRPr="001923C6">
              <w:rPr>
                <w:rFonts w:hint="eastAsia"/>
                <w:sz w:val="20"/>
              </w:rPr>
              <w:t>【ﾌﾘｰﾎﾟｰﾄ</w:t>
            </w:r>
            <w:r w:rsidRPr="001923C6">
              <w:rPr>
                <w:sz w:val="20"/>
              </w:rPr>
              <w:t>0使用】</w:t>
            </w:r>
          </w:p>
        </w:tc>
      </w:tr>
      <w:bookmarkEnd w:id="1682"/>
      <w:tr w:rsidR="00765A27" w:rsidRPr="001923C6" w14:paraId="09DD19D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D99E8DA" w14:textId="77777777" w:rsidR="00765A27" w:rsidRPr="001923C6" w:rsidRDefault="00765A27" w:rsidP="00765A27">
            <w:pPr>
              <w:rPr>
                <w:color w:val="000000"/>
                <w:sz w:val="20"/>
              </w:rPr>
            </w:pPr>
            <w:r w:rsidRPr="001923C6">
              <w:rPr>
                <w:color w:val="000000"/>
                <w:sz w:val="20"/>
              </w:rPr>
              <w:t>EMINJ_FREE1_ID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486CEE8" w14:textId="77777777" w:rsidR="00765A27" w:rsidRPr="001923C6" w:rsidRDefault="00765A27" w:rsidP="00765A27">
            <w:pPr>
              <w:rPr>
                <w:sz w:val="20"/>
              </w:rPr>
            </w:pPr>
            <w:r w:rsidRPr="001923C6">
              <w:rPr>
                <w:rFonts w:hint="eastAsia"/>
                <w:sz w:val="20"/>
              </w:rPr>
              <w:t>ﾌﾘｰﾎﾟｰﾄ</w:t>
            </w:r>
            <w:r w:rsidRPr="001923C6">
              <w:rPr>
                <w:sz w:val="20"/>
              </w:rPr>
              <w:t>1用制御(ID)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2BC80B5"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shd w:val="clear" w:color="auto" w:fill="auto"/>
          </w:tcPr>
          <w:p w14:paraId="24A28535" w14:textId="77777777" w:rsidR="00765A27" w:rsidRPr="001923C6" w:rsidRDefault="00765A27" w:rsidP="00765A27">
            <w:pPr>
              <w:rPr>
                <w:sz w:val="20"/>
              </w:rPr>
            </w:pPr>
            <w:r w:rsidRPr="001923C6">
              <w:rPr>
                <w:rFonts w:hint="eastAsia"/>
                <w:sz w:val="20"/>
              </w:rPr>
              <w:t>【ﾌﾘｰﾎﾟｰﾄ</w:t>
            </w:r>
            <w:r w:rsidRPr="001923C6">
              <w:rPr>
                <w:sz w:val="20"/>
              </w:rPr>
              <w:t>1使用】</w:t>
            </w:r>
          </w:p>
        </w:tc>
      </w:tr>
      <w:tr w:rsidR="00765A27" w:rsidRPr="001923C6" w14:paraId="452B7664"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79049EC" w14:textId="5243122B" w:rsidR="00765A27" w:rsidRPr="00072445" w:rsidRDefault="00765A27" w:rsidP="00765A27">
            <w:pPr>
              <w:rPr>
                <w:color w:val="000000"/>
                <w:sz w:val="20"/>
              </w:rPr>
            </w:pPr>
            <w:r w:rsidRPr="00072445">
              <w:rPr>
                <w:color w:val="000000"/>
                <w:sz w:val="20"/>
              </w:rPr>
              <w:t>EMINJ_FREE</w:t>
            </w:r>
            <w:r w:rsidRPr="00072445">
              <w:rPr>
                <w:rFonts w:hint="eastAsia"/>
                <w:color w:val="000000"/>
                <w:sz w:val="20"/>
              </w:rPr>
              <w:t>2</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570D9DF" w14:textId="032B064E" w:rsidR="00765A27" w:rsidRPr="00072445" w:rsidRDefault="00765A27" w:rsidP="00765A27">
            <w:pPr>
              <w:rPr>
                <w:sz w:val="20"/>
              </w:rPr>
            </w:pPr>
            <w:r w:rsidRPr="00072445">
              <w:rPr>
                <w:rFonts w:hint="eastAsia"/>
                <w:sz w:val="20"/>
              </w:rPr>
              <w:t>ﾌﾘｰﾎﾟｰﾄ2</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5631281" w14:textId="3753B1FE"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4C9DE8B" w14:textId="3F3F905B" w:rsidR="00765A27" w:rsidRPr="00072445" w:rsidRDefault="00765A27" w:rsidP="00765A27">
            <w:pPr>
              <w:rPr>
                <w:sz w:val="20"/>
              </w:rPr>
            </w:pPr>
            <w:r w:rsidRPr="00072445">
              <w:rPr>
                <w:rFonts w:hint="eastAsia"/>
                <w:sz w:val="20"/>
              </w:rPr>
              <w:t>【ﾌﾘｰﾎﾟｰﾄ2</w:t>
            </w:r>
            <w:r w:rsidRPr="00072445">
              <w:rPr>
                <w:sz w:val="20"/>
              </w:rPr>
              <w:t>使用】</w:t>
            </w:r>
          </w:p>
        </w:tc>
      </w:tr>
      <w:tr w:rsidR="00765A27" w:rsidRPr="001923C6" w14:paraId="591A3D64"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35BCC71" w14:textId="0721F5FD" w:rsidR="00765A27" w:rsidRPr="00072445" w:rsidRDefault="00765A27" w:rsidP="00765A27">
            <w:pPr>
              <w:rPr>
                <w:color w:val="000000"/>
                <w:sz w:val="20"/>
              </w:rPr>
            </w:pPr>
            <w:r w:rsidRPr="00072445">
              <w:rPr>
                <w:color w:val="000000"/>
                <w:sz w:val="20"/>
              </w:rPr>
              <w:t>EMINJ_FREE</w:t>
            </w:r>
            <w:r w:rsidRPr="00072445">
              <w:rPr>
                <w:rFonts w:hint="eastAsia"/>
                <w:color w:val="000000"/>
                <w:sz w:val="20"/>
              </w:rPr>
              <w:t>3</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3BEF66C" w14:textId="270ABE58" w:rsidR="00765A27" w:rsidRPr="00072445" w:rsidRDefault="00765A27" w:rsidP="00765A27">
            <w:pPr>
              <w:rPr>
                <w:sz w:val="20"/>
              </w:rPr>
            </w:pPr>
            <w:r w:rsidRPr="00072445">
              <w:rPr>
                <w:rFonts w:hint="eastAsia"/>
                <w:sz w:val="20"/>
              </w:rPr>
              <w:t>ﾌﾘｰﾎﾟｰﾄ3</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000723C" w14:textId="7BE070A3"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C2B624F" w14:textId="1F7BD576" w:rsidR="00765A27" w:rsidRPr="00072445" w:rsidRDefault="00765A27" w:rsidP="00765A27">
            <w:pPr>
              <w:rPr>
                <w:sz w:val="20"/>
              </w:rPr>
            </w:pPr>
            <w:r w:rsidRPr="00072445">
              <w:rPr>
                <w:rFonts w:hint="eastAsia"/>
                <w:sz w:val="20"/>
              </w:rPr>
              <w:t>【ﾌﾘｰﾎﾟｰﾄ3</w:t>
            </w:r>
            <w:r w:rsidRPr="00072445">
              <w:rPr>
                <w:sz w:val="20"/>
              </w:rPr>
              <w:t>使用】</w:t>
            </w:r>
          </w:p>
        </w:tc>
      </w:tr>
      <w:tr w:rsidR="00765A27" w:rsidRPr="001923C6" w14:paraId="34BA4A8E"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60666FD" w14:textId="4F9E0071" w:rsidR="00765A27" w:rsidRPr="00072445" w:rsidRDefault="00765A27" w:rsidP="00765A27">
            <w:pPr>
              <w:rPr>
                <w:color w:val="000000"/>
                <w:sz w:val="20"/>
              </w:rPr>
            </w:pPr>
            <w:r w:rsidRPr="00072445">
              <w:rPr>
                <w:color w:val="000000"/>
                <w:sz w:val="20"/>
              </w:rPr>
              <w:t>EMINJ_FREE</w:t>
            </w:r>
            <w:r>
              <w:rPr>
                <w:color w:val="000000"/>
                <w:sz w:val="20"/>
              </w:rPr>
              <w:t>4</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2EA9CFBA" w14:textId="2A180823" w:rsidR="00765A27" w:rsidRPr="00072445" w:rsidRDefault="00765A27" w:rsidP="00765A27">
            <w:pPr>
              <w:rPr>
                <w:sz w:val="20"/>
              </w:rPr>
            </w:pPr>
            <w:r w:rsidRPr="00072445">
              <w:rPr>
                <w:rFonts w:hint="eastAsia"/>
                <w:sz w:val="20"/>
              </w:rPr>
              <w:t>ﾌﾘｰﾎﾟｰﾄ</w:t>
            </w:r>
            <w:r>
              <w:rPr>
                <w:sz w:val="20"/>
              </w:rPr>
              <w:t>4</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4392E7EA" w14:textId="1E3675DF"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75D7D193" w14:textId="78B92695" w:rsidR="00765A27" w:rsidRPr="00072445" w:rsidRDefault="00765A27" w:rsidP="00765A27">
            <w:pPr>
              <w:rPr>
                <w:sz w:val="20"/>
              </w:rPr>
            </w:pPr>
            <w:r w:rsidRPr="00072445">
              <w:rPr>
                <w:rFonts w:hint="eastAsia"/>
                <w:sz w:val="20"/>
              </w:rPr>
              <w:t>【ﾌﾘｰﾎﾟｰﾄ</w:t>
            </w:r>
            <w:r>
              <w:rPr>
                <w:sz w:val="20"/>
              </w:rPr>
              <w:t>4</w:t>
            </w:r>
            <w:r w:rsidRPr="00072445">
              <w:rPr>
                <w:sz w:val="20"/>
              </w:rPr>
              <w:t>使用】</w:t>
            </w:r>
          </w:p>
        </w:tc>
      </w:tr>
      <w:tr w:rsidR="00765A27" w:rsidRPr="001923C6" w14:paraId="4B469EF4"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9AD9E18" w14:textId="762FFDC8" w:rsidR="00765A27" w:rsidRPr="00072445" w:rsidRDefault="00765A27" w:rsidP="00765A27">
            <w:pPr>
              <w:rPr>
                <w:color w:val="000000"/>
                <w:sz w:val="20"/>
              </w:rPr>
            </w:pPr>
            <w:r w:rsidRPr="00072445">
              <w:rPr>
                <w:color w:val="000000"/>
                <w:sz w:val="20"/>
              </w:rPr>
              <w:t>EMINJ_FREE</w:t>
            </w:r>
            <w:r>
              <w:rPr>
                <w:color w:val="000000"/>
                <w:sz w:val="20"/>
              </w:rPr>
              <w:t>5</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496EDC2" w14:textId="08135538" w:rsidR="00765A27" w:rsidRPr="00072445" w:rsidRDefault="00765A27" w:rsidP="00765A27">
            <w:pPr>
              <w:rPr>
                <w:sz w:val="20"/>
              </w:rPr>
            </w:pPr>
            <w:r w:rsidRPr="00072445">
              <w:rPr>
                <w:rFonts w:hint="eastAsia"/>
                <w:sz w:val="20"/>
              </w:rPr>
              <w:t>ﾌﾘｰﾎﾟｰﾄ</w:t>
            </w:r>
            <w:r>
              <w:rPr>
                <w:sz w:val="20"/>
              </w:rPr>
              <w:t>5</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D2C3305" w14:textId="463AD5E6"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3AE374A" w14:textId="64ACA0DE" w:rsidR="00765A27" w:rsidRPr="00072445" w:rsidRDefault="00765A27" w:rsidP="00765A27">
            <w:pPr>
              <w:rPr>
                <w:sz w:val="20"/>
              </w:rPr>
            </w:pPr>
            <w:r w:rsidRPr="00072445">
              <w:rPr>
                <w:rFonts w:hint="eastAsia"/>
                <w:sz w:val="20"/>
              </w:rPr>
              <w:t>【ﾌﾘｰﾎﾟｰﾄ</w:t>
            </w:r>
            <w:r>
              <w:rPr>
                <w:sz w:val="20"/>
              </w:rPr>
              <w:t>5</w:t>
            </w:r>
            <w:r w:rsidRPr="00072445">
              <w:rPr>
                <w:sz w:val="20"/>
              </w:rPr>
              <w:t>使用】</w:t>
            </w:r>
          </w:p>
        </w:tc>
      </w:tr>
      <w:tr w:rsidR="00765A27" w:rsidRPr="001923C6" w14:paraId="5B35730C"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EFC892A" w14:textId="221E5706" w:rsidR="00765A27" w:rsidRPr="00072445" w:rsidRDefault="00765A27" w:rsidP="00765A27">
            <w:pPr>
              <w:rPr>
                <w:color w:val="000000"/>
                <w:sz w:val="20"/>
              </w:rPr>
            </w:pPr>
            <w:r w:rsidRPr="00072445">
              <w:rPr>
                <w:color w:val="000000"/>
                <w:sz w:val="20"/>
              </w:rPr>
              <w:lastRenderedPageBreak/>
              <w:t>EMINJ_FREE</w:t>
            </w:r>
            <w:r>
              <w:rPr>
                <w:color w:val="000000"/>
                <w:sz w:val="20"/>
              </w:rPr>
              <w:t>6</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9270D03" w14:textId="22789004" w:rsidR="00765A27" w:rsidRPr="00072445" w:rsidRDefault="00765A27" w:rsidP="00765A27">
            <w:pPr>
              <w:rPr>
                <w:sz w:val="20"/>
              </w:rPr>
            </w:pPr>
            <w:r w:rsidRPr="00072445">
              <w:rPr>
                <w:rFonts w:hint="eastAsia"/>
                <w:sz w:val="20"/>
              </w:rPr>
              <w:t>ﾌﾘｰﾎﾟｰﾄ</w:t>
            </w:r>
            <w:r>
              <w:rPr>
                <w:sz w:val="20"/>
              </w:rPr>
              <w:t>6</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A2B1691" w14:textId="5B5EECB7"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20D706D" w14:textId="3ADB13AB" w:rsidR="00765A27" w:rsidRPr="00072445" w:rsidRDefault="00765A27" w:rsidP="00765A27">
            <w:pPr>
              <w:rPr>
                <w:sz w:val="20"/>
              </w:rPr>
            </w:pPr>
            <w:r w:rsidRPr="00072445">
              <w:rPr>
                <w:rFonts w:hint="eastAsia"/>
                <w:sz w:val="20"/>
              </w:rPr>
              <w:t>【ﾌﾘｰﾎﾟｰﾄ</w:t>
            </w:r>
            <w:r>
              <w:rPr>
                <w:sz w:val="20"/>
              </w:rPr>
              <w:t>6</w:t>
            </w:r>
            <w:r w:rsidRPr="00072445">
              <w:rPr>
                <w:sz w:val="20"/>
              </w:rPr>
              <w:t>使用】</w:t>
            </w:r>
          </w:p>
        </w:tc>
      </w:tr>
      <w:tr w:rsidR="00765A27" w:rsidRPr="001923C6" w14:paraId="0E09EEE5"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527A56B" w14:textId="1C368EB0" w:rsidR="00765A27" w:rsidRPr="00072445" w:rsidRDefault="00765A27" w:rsidP="00765A27">
            <w:pPr>
              <w:rPr>
                <w:color w:val="000000"/>
                <w:sz w:val="20"/>
              </w:rPr>
            </w:pPr>
            <w:r w:rsidRPr="00072445">
              <w:rPr>
                <w:color w:val="000000"/>
                <w:sz w:val="20"/>
              </w:rPr>
              <w:t>EMINJ_FREE</w:t>
            </w:r>
            <w:r>
              <w:rPr>
                <w:color w:val="000000"/>
                <w:sz w:val="20"/>
              </w:rPr>
              <w:t>7</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4D01C254" w14:textId="1A45A49D" w:rsidR="00765A27" w:rsidRPr="00072445" w:rsidRDefault="00765A27" w:rsidP="00765A27">
            <w:pPr>
              <w:rPr>
                <w:sz w:val="20"/>
              </w:rPr>
            </w:pPr>
            <w:r w:rsidRPr="00072445">
              <w:rPr>
                <w:rFonts w:hint="eastAsia"/>
                <w:sz w:val="20"/>
              </w:rPr>
              <w:t>ﾌﾘｰﾎﾟｰﾄ</w:t>
            </w:r>
            <w:r>
              <w:rPr>
                <w:sz w:val="20"/>
              </w:rPr>
              <w:t>7</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788DCCB" w14:textId="49708DBC"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88B2E24" w14:textId="05BE36C7" w:rsidR="00765A27" w:rsidRPr="00072445" w:rsidRDefault="00765A27" w:rsidP="00765A27">
            <w:pPr>
              <w:rPr>
                <w:sz w:val="20"/>
              </w:rPr>
            </w:pPr>
            <w:r w:rsidRPr="00072445">
              <w:rPr>
                <w:rFonts w:hint="eastAsia"/>
                <w:sz w:val="20"/>
              </w:rPr>
              <w:t>【ﾌﾘｰﾎﾟｰﾄ</w:t>
            </w:r>
            <w:r>
              <w:rPr>
                <w:sz w:val="20"/>
              </w:rPr>
              <w:t>7</w:t>
            </w:r>
            <w:r w:rsidRPr="00072445">
              <w:rPr>
                <w:sz w:val="20"/>
              </w:rPr>
              <w:t>使用】</w:t>
            </w:r>
          </w:p>
        </w:tc>
      </w:tr>
      <w:tr w:rsidR="00765A27" w:rsidRPr="001923C6" w14:paraId="7BE378D9"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63DB094" w14:textId="1B5D1F41" w:rsidR="00765A27" w:rsidRPr="00072445" w:rsidRDefault="00765A27" w:rsidP="00765A27">
            <w:pPr>
              <w:rPr>
                <w:color w:val="000000"/>
                <w:sz w:val="20"/>
              </w:rPr>
            </w:pPr>
            <w:r w:rsidRPr="00072445">
              <w:rPr>
                <w:color w:val="000000"/>
                <w:sz w:val="20"/>
              </w:rPr>
              <w:t>EMINJ_FREE</w:t>
            </w:r>
            <w:r>
              <w:rPr>
                <w:color w:val="000000"/>
                <w:sz w:val="20"/>
              </w:rPr>
              <w:t>8</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7ABC21C" w14:textId="5E84B7FC" w:rsidR="00765A27" w:rsidRPr="00072445" w:rsidRDefault="00765A27" w:rsidP="00765A27">
            <w:pPr>
              <w:rPr>
                <w:sz w:val="20"/>
              </w:rPr>
            </w:pPr>
            <w:r w:rsidRPr="00072445">
              <w:rPr>
                <w:rFonts w:hint="eastAsia"/>
                <w:sz w:val="20"/>
              </w:rPr>
              <w:t>ﾌﾘｰﾎﾟｰﾄ</w:t>
            </w:r>
            <w:r>
              <w:rPr>
                <w:sz w:val="20"/>
              </w:rPr>
              <w:t>8</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3426351" w14:textId="2493214E"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4E90EA5" w14:textId="3B71703F" w:rsidR="00765A27" w:rsidRPr="00072445" w:rsidRDefault="00765A27" w:rsidP="00765A27">
            <w:pPr>
              <w:rPr>
                <w:sz w:val="20"/>
              </w:rPr>
            </w:pPr>
            <w:r w:rsidRPr="00072445">
              <w:rPr>
                <w:rFonts w:hint="eastAsia"/>
                <w:sz w:val="20"/>
              </w:rPr>
              <w:t>【ﾌﾘｰﾎﾟｰﾄ</w:t>
            </w:r>
            <w:r>
              <w:rPr>
                <w:sz w:val="20"/>
              </w:rPr>
              <w:t>8</w:t>
            </w:r>
            <w:r w:rsidRPr="00072445">
              <w:rPr>
                <w:sz w:val="20"/>
              </w:rPr>
              <w:t>使用】</w:t>
            </w:r>
          </w:p>
        </w:tc>
      </w:tr>
      <w:tr w:rsidR="00765A27" w:rsidRPr="001923C6" w14:paraId="21190D64"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E4C946B" w14:textId="09EC0299" w:rsidR="00765A27" w:rsidRPr="00072445" w:rsidRDefault="00765A27" w:rsidP="00765A27">
            <w:pPr>
              <w:rPr>
                <w:color w:val="000000"/>
                <w:sz w:val="20"/>
              </w:rPr>
            </w:pPr>
            <w:r w:rsidRPr="00072445">
              <w:rPr>
                <w:color w:val="000000"/>
                <w:sz w:val="20"/>
              </w:rPr>
              <w:t>EMINJ_FREE</w:t>
            </w:r>
            <w:r>
              <w:rPr>
                <w:color w:val="000000"/>
                <w:sz w:val="20"/>
              </w:rPr>
              <w:t>9</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AE6BACA" w14:textId="3E2C55AA" w:rsidR="00765A27" w:rsidRPr="00072445" w:rsidRDefault="00765A27" w:rsidP="00765A27">
            <w:pPr>
              <w:rPr>
                <w:sz w:val="20"/>
              </w:rPr>
            </w:pPr>
            <w:r w:rsidRPr="00072445">
              <w:rPr>
                <w:rFonts w:hint="eastAsia"/>
                <w:sz w:val="20"/>
              </w:rPr>
              <w:t>ﾌﾘｰﾎﾟｰﾄ</w:t>
            </w:r>
            <w:r>
              <w:rPr>
                <w:sz w:val="20"/>
              </w:rPr>
              <w:t>9</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6098C334" w14:textId="45DF296F"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F858A57" w14:textId="1D455687" w:rsidR="00765A27" w:rsidRPr="00072445" w:rsidRDefault="00765A27" w:rsidP="00765A27">
            <w:pPr>
              <w:rPr>
                <w:sz w:val="20"/>
              </w:rPr>
            </w:pPr>
            <w:r w:rsidRPr="00072445">
              <w:rPr>
                <w:rFonts w:hint="eastAsia"/>
                <w:sz w:val="20"/>
              </w:rPr>
              <w:t>【ﾌﾘｰﾎﾟｰﾄ</w:t>
            </w:r>
            <w:r>
              <w:rPr>
                <w:sz w:val="20"/>
              </w:rPr>
              <w:t>9</w:t>
            </w:r>
            <w:r w:rsidRPr="00072445">
              <w:rPr>
                <w:sz w:val="20"/>
              </w:rPr>
              <w:t>使用】</w:t>
            </w:r>
          </w:p>
        </w:tc>
      </w:tr>
      <w:tr w:rsidR="00765A27" w:rsidRPr="001923C6" w14:paraId="0C98AF7D"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88EEC41" w14:textId="08152C4C" w:rsidR="00765A27" w:rsidRPr="00072445" w:rsidRDefault="00765A27" w:rsidP="00765A27">
            <w:pPr>
              <w:rPr>
                <w:color w:val="000000"/>
                <w:sz w:val="20"/>
              </w:rPr>
            </w:pPr>
            <w:r w:rsidRPr="00072445">
              <w:rPr>
                <w:color w:val="000000"/>
                <w:sz w:val="20"/>
              </w:rPr>
              <w:t>EMINJ_FREE</w:t>
            </w:r>
            <w:r>
              <w:rPr>
                <w:color w:val="000000"/>
                <w:sz w:val="20"/>
              </w:rPr>
              <w:t>10</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E0A64C3" w14:textId="2F511C61" w:rsidR="00765A27" w:rsidRPr="00072445" w:rsidRDefault="00765A27" w:rsidP="00765A27">
            <w:pPr>
              <w:rPr>
                <w:sz w:val="20"/>
              </w:rPr>
            </w:pPr>
            <w:r w:rsidRPr="00072445">
              <w:rPr>
                <w:rFonts w:hint="eastAsia"/>
                <w:sz w:val="20"/>
              </w:rPr>
              <w:t>ﾌﾘｰﾎﾟｰﾄ</w:t>
            </w:r>
            <w:r>
              <w:rPr>
                <w:sz w:val="20"/>
              </w:rPr>
              <w:t>10</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0FC85D17" w14:textId="55BA74A0"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14A80371" w14:textId="6D191196" w:rsidR="00765A27" w:rsidRPr="00072445" w:rsidRDefault="00765A27" w:rsidP="00765A27">
            <w:pPr>
              <w:rPr>
                <w:sz w:val="20"/>
              </w:rPr>
            </w:pPr>
            <w:r w:rsidRPr="00072445">
              <w:rPr>
                <w:rFonts w:hint="eastAsia"/>
                <w:sz w:val="20"/>
              </w:rPr>
              <w:t>【ﾌﾘｰﾎﾟｰﾄ</w:t>
            </w:r>
            <w:r>
              <w:rPr>
                <w:sz w:val="20"/>
              </w:rPr>
              <w:t>10</w:t>
            </w:r>
            <w:r w:rsidRPr="00072445">
              <w:rPr>
                <w:sz w:val="20"/>
              </w:rPr>
              <w:t>使用】</w:t>
            </w:r>
          </w:p>
        </w:tc>
      </w:tr>
      <w:tr w:rsidR="00765A27" w:rsidRPr="001923C6" w14:paraId="356987AC" w14:textId="77777777" w:rsidTr="00852B2A">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31616A0" w14:textId="75C4A42B" w:rsidR="00765A27" w:rsidRPr="00072445" w:rsidRDefault="00765A27" w:rsidP="00765A27">
            <w:pPr>
              <w:rPr>
                <w:color w:val="000000"/>
                <w:sz w:val="20"/>
              </w:rPr>
            </w:pPr>
            <w:r w:rsidRPr="00072445">
              <w:rPr>
                <w:color w:val="000000"/>
                <w:sz w:val="20"/>
              </w:rPr>
              <w:t>EMINJ_FREE</w:t>
            </w:r>
            <w:r>
              <w:rPr>
                <w:color w:val="000000"/>
                <w:sz w:val="20"/>
              </w:rPr>
              <w:t>11</w:t>
            </w:r>
            <w:r w:rsidRPr="00072445">
              <w:rPr>
                <w:color w:val="000000"/>
                <w:sz w:val="20"/>
              </w:rPr>
              <w:t>_ID</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16EB830" w14:textId="13DB0F6B" w:rsidR="00765A27" w:rsidRPr="00072445" w:rsidRDefault="00765A27" w:rsidP="00765A27">
            <w:pPr>
              <w:rPr>
                <w:sz w:val="20"/>
              </w:rPr>
            </w:pPr>
            <w:r w:rsidRPr="00072445">
              <w:rPr>
                <w:rFonts w:hint="eastAsia"/>
                <w:sz w:val="20"/>
              </w:rPr>
              <w:t>ﾌﾘｰﾎﾟｰﾄ</w:t>
            </w:r>
            <w:r>
              <w:rPr>
                <w:sz w:val="20"/>
              </w:rPr>
              <w:t>11</w:t>
            </w:r>
            <w:r w:rsidRPr="00072445">
              <w:rPr>
                <w:sz w:val="20"/>
              </w:rPr>
              <w:t>用制御(ID)</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F9CEEE5" w14:textId="55EB30D8" w:rsidR="00765A27" w:rsidRPr="00072445" w:rsidRDefault="00765A27" w:rsidP="00765A27">
            <w:pPr>
              <w:rPr>
                <w:color w:val="000000"/>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6285786B" w14:textId="3ABDB86B" w:rsidR="00765A27" w:rsidRPr="00072445" w:rsidRDefault="00765A27" w:rsidP="00765A27">
            <w:pPr>
              <w:rPr>
                <w:sz w:val="20"/>
              </w:rPr>
            </w:pPr>
            <w:r w:rsidRPr="00072445">
              <w:rPr>
                <w:rFonts w:hint="eastAsia"/>
                <w:sz w:val="20"/>
              </w:rPr>
              <w:t>【ﾌﾘｰﾎﾟｰﾄ</w:t>
            </w:r>
            <w:r>
              <w:rPr>
                <w:sz w:val="20"/>
              </w:rPr>
              <w:t>11</w:t>
            </w:r>
            <w:r w:rsidRPr="00072445">
              <w:rPr>
                <w:sz w:val="20"/>
              </w:rPr>
              <w:t>使用】</w:t>
            </w:r>
          </w:p>
        </w:tc>
      </w:tr>
      <w:tr w:rsidR="00765A27" w:rsidRPr="001923C6" w14:paraId="1777385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2355A46" w14:textId="77777777" w:rsidR="00765A27" w:rsidRPr="001923C6" w:rsidRDefault="00765A27" w:rsidP="00765A27">
            <w:pPr>
              <w:rPr>
                <w:color w:val="000000"/>
                <w:sz w:val="20"/>
              </w:rPr>
            </w:pPr>
            <w:r w:rsidRPr="001923C6">
              <w:rPr>
                <w:color w:val="000000"/>
                <w:sz w:val="20"/>
              </w:rPr>
              <w:t>EMINJ_RQID_VD</w:t>
            </w:r>
          </w:p>
        </w:tc>
        <w:tc>
          <w:tcPr>
            <w:tcW w:w="3686" w:type="dxa"/>
            <w:tcBorders>
              <w:top w:val="single" w:sz="6" w:space="0" w:color="000000"/>
              <w:left w:val="single" w:sz="6" w:space="0" w:color="000000"/>
              <w:bottom w:val="single" w:sz="6" w:space="0" w:color="000000"/>
              <w:right w:val="single" w:sz="6" w:space="0" w:color="000000"/>
            </w:tcBorders>
          </w:tcPr>
          <w:p w14:paraId="53D4EAFF" w14:textId="77777777" w:rsidR="00765A27" w:rsidRPr="001923C6" w:rsidRDefault="00765A27" w:rsidP="00765A27">
            <w:pPr>
              <w:rPr>
                <w:sz w:val="20"/>
              </w:rPr>
            </w:pPr>
            <w:r w:rsidRPr="001923C6">
              <w:rPr>
                <w:rFonts w:hint="eastAsia"/>
                <w:sz w:val="20"/>
              </w:rPr>
              <w:t>要求有識別子無効値</w:t>
            </w:r>
          </w:p>
        </w:tc>
        <w:tc>
          <w:tcPr>
            <w:tcW w:w="1134" w:type="dxa"/>
            <w:tcBorders>
              <w:top w:val="single" w:sz="6" w:space="0" w:color="000000"/>
              <w:left w:val="single" w:sz="6" w:space="0" w:color="000000"/>
              <w:bottom w:val="single" w:sz="6" w:space="0" w:color="000000"/>
              <w:right w:val="single" w:sz="6" w:space="0" w:color="000000"/>
            </w:tcBorders>
          </w:tcPr>
          <w:p w14:paraId="2A4821FD" w14:textId="77777777" w:rsidR="00765A27" w:rsidRPr="001923C6" w:rsidRDefault="00765A27" w:rsidP="00765A27">
            <w:pPr>
              <w:rPr>
                <w:color w:val="000000"/>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C4CC03A" w14:textId="77777777" w:rsidR="00765A27" w:rsidRPr="001923C6" w:rsidRDefault="00765A27" w:rsidP="00765A27">
            <w:pPr>
              <w:rPr>
                <w:sz w:val="20"/>
              </w:rPr>
            </w:pPr>
            <w:r w:rsidRPr="001923C6">
              <w:rPr>
                <w:sz w:val="20"/>
              </w:rPr>
              <w:t>-</w:t>
            </w:r>
          </w:p>
        </w:tc>
      </w:tr>
      <w:tr w:rsidR="00765A27" w:rsidRPr="001923C6" w14:paraId="221C99F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3B8BE63" w14:textId="77777777" w:rsidR="00765A27" w:rsidRPr="001923C6" w:rsidRDefault="00765A27" w:rsidP="00765A27">
            <w:pPr>
              <w:rPr>
                <w:color w:val="000000"/>
                <w:sz w:val="20"/>
              </w:rPr>
            </w:pPr>
            <w:r w:rsidRPr="001923C6">
              <w:rPr>
                <w:sz w:val="20"/>
              </w:rPr>
              <w:t>EMINJ_RQINJMODE</w:t>
            </w:r>
          </w:p>
        </w:tc>
        <w:tc>
          <w:tcPr>
            <w:tcW w:w="3686" w:type="dxa"/>
            <w:tcBorders>
              <w:top w:val="single" w:sz="6" w:space="0" w:color="000000"/>
              <w:left w:val="single" w:sz="6" w:space="0" w:color="000000"/>
              <w:bottom w:val="single" w:sz="6" w:space="0" w:color="000000"/>
              <w:right w:val="single" w:sz="6" w:space="0" w:color="000000"/>
            </w:tcBorders>
          </w:tcPr>
          <w:p w14:paraId="716CCDEE" w14:textId="77777777" w:rsidR="00765A27" w:rsidRPr="001923C6" w:rsidRDefault="00765A27" w:rsidP="00765A27">
            <w:pPr>
              <w:rPr>
                <w:sz w:val="20"/>
              </w:rPr>
            </w:pPr>
            <w:r w:rsidRPr="001923C6">
              <w:rPr>
                <w:rFonts w:hint="eastAsia"/>
                <w:sz w:val="20"/>
              </w:rPr>
              <w:t>噴射ﾓｰﾄﾞ要求有</w:t>
            </w:r>
          </w:p>
        </w:tc>
        <w:tc>
          <w:tcPr>
            <w:tcW w:w="1134" w:type="dxa"/>
            <w:tcBorders>
              <w:top w:val="single" w:sz="6" w:space="0" w:color="000000"/>
              <w:left w:val="single" w:sz="6" w:space="0" w:color="000000"/>
              <w:bottom w:val="single" w:sz="6" w:space="0" w:color="000000"/>
              <w:right w:val="single" w:sz="6" w:space="0" w:color="000000"/>
            </w:tcBorders>
          </w:tcPr>
          <w:p w14:paraId="762507DD"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5AB926A" w14:textId="77777777" w:rsidR="00765A27" w:rsidRPr="001923C6" w:rsidRDefault="00765A27" w:rsidP="00765A27">
            <w:pPr>
              <w:rPr>
                <w:sz w:val="20"/>
              </w:rPr>
            </w:pPr>
            <w:r w:rsidRPr="001923C6">
              <w:rPr>
                <w:color w:val="000000"/>
                <w:sz w:val="20"/>
              </w:rPr>
              <w:t>-</w:t>
            </w:r>
          </w:p>
        </w:tc>
      </w:tr>
      <w:tr w:rsidR="00765A27" w:rsidRPr="001923C6" w14:paraId="10AC38CB"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E4C6291" w14:textId="77777777" w:rsidR="00765A27" w:rsidRPr="001923C6" w:rsidRDefault="00765A27" w:rsidP="00765A27">
            <w:pPr>
              <w:rPr>
                <w:sz w:val="20"/>
              </w:rPr>
            </w:pPr>
            <w:r w:rsidRPr="001923C6">
              <w:rPr>
                <w:sz w:val="20"/>
              </w:rPr>
              <w:t>EMINJ_RQAINJP</w:t>
            </w:r>
          </w:p>
        </w:tc>
        <w:tc>
          <w:tcPr>
            <w:tcW w:w="3686" w:type="dxa"/>
            <w:tcBorders>
              <w:top w:val="single" w:sz="6" w:space="0" w:color="000000"/>
              <w:left w:val="single" w:sz="6" w:space="0" w:color="000000"/>
              <w:bottom w:val="single" w:sz="6" w:space="0" w:color="000000"/>
              <w:right w:val="single" w:sz="6" w:space="0" w:color="000000"/>
            </w:tcBorders>
          </w:tcPr>
          <w:p w14:paraId="136E1E7C" w14:textId="77777777" w:rsidR="00765A27" w:rsidRPr="001923C6" w:rsidRDefault="00765A27" w:rsidP="00765A27">
            <w:pPr>
              <w:rPr>
                <w:sz w:val="20"/>
              </w:rPr>
            </w:pPr>
            <w:r w:rsidRPr="001923C6">
              <w:rPr>
                <w:rFonts w:hint="eastAsia"/>
                <w:sz w:val="20"/>
              </w:rPr>
              <w:t>ﾎﾟｰﾄ噴射開始時期要求有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02942B4E"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94E01EB" w14:textId="77777777" w:rsidR="00765A27" w:rsidRPr="001923C6" w:rsidRDefault="00765A27" w:rsidP="00765A27">
            <w:pPr>
              <w:rPr>
                <w:color w:val="000000"/>
                <w:sz w:val="20"/>
              </w:rPr>
            </w:pPr>
            <w:r w:rsidRPr="001923C6">
              <w:rPr>
                <w:color w:val="000000"/>
                <w:sz w:val="20"/>
              </w:rPr>
              <w:t>-</w:t>
            </w:r>
          </w:p>
        </w:tc>
      </w:tr>
      <w:tr w:rsidR="00765A27" w:rsidRPr="001923C6" w14:paraId="1325CD2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A0B727E" w14:textId="77777777" w:rsidR="00765A27" w:rsidRPr="001923C6" w:rsidRDefault="00765A27" w:rsidP="00765A27">
            <w:pPr>
              <w:rPr>
                <w:sz w:val="20"/>
              </w:rPr>
            </w:pPr>
            <w:r w:rsidRPr="001923C6">
              <w:rPr>
                <w:sz w:val="20"/>
              </w:rPr>
              <w:t>EMINJ_RQAINJP1</w:t>
            </w:r>
          </w:p>
        </w:tc>
        <w:tc>
          <w:tcPr>
            <w:tcW w:w="3686" w:type="dxa"/>
            <w:tcBorders>
              <w:top w:val="single" w:sz="6" w:space="0" w:color="000000"/>
              <w:left w:val="single" w:sz="6" w:space="0" w:color="000000"/>
              <w:bottom w:val="single" w:sz="6" w:space="0" w:color="000000"/>
              <w:right w:val="single" w:sz="6" w:space="0" w:color="000000"/>
            </w:tcBorders>
          </w:tcPr>
          <w:p w14:paraId="6434238D" w14:textId="77777777" w:rsidR="00765A27" w:rsidRPr="001923C6" w:rsidRDefault="00765A27" w:rsidP="00765A27">
            <w:pPr>
              <w:rPr>
                <w:sz w:val="20"/>
              </w:rPr>
            </w:pPr>
            <w:r w:rsidRPr="001923C6">
              <w:rPr>
                <w:rFonts w:hint="eastAsia"/>
                <w:sz w:val="20"/>
              </w:rPr>
              <w:t>ﾎﾟｰﾄ</w:t>
            </w:r>
            <w:r w:rsidRPr="001923C6">
              <w:rPr>
                <w:sz w:val="20"/>
              </w:rPr>
              <w:t>1回目</w:t>
            </w:r>
            <w:r w:rsidRPr="001923C6">
              <w:rPr>
                <w:rFonts w:hint="eastAsia"/>
                <w:sz w:val="20"/>
              </w:rPr>
              <w:t>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3F44BD3A"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B1C2E37" w14:textId="77777777" w:rsidR="00765A27" w:rsidRPr="001923C6" w:rsidRDefault="00765A27" w:rsidP="00765A27">
            <w:pPr>
              <w:rPr>
                <w:color w:val="000000"/>
                <w:sz w:val="20"/>
              </w:rPr>
            </w:pPr>
            <w:r w:rsidRPr="001923C6">
              <w:rPr>
                <w:color w:val="000000"/>
                <w:sz w:val="20"/>
              </w:rPr>
              <w:t>-</w:t>
            </w:r>
          </w:p>
        </w:tc>
      </w:tr>
      <w:tr w:rsidR="00765A27" w:rsidRPr="001923C6" w14:paraId="05A55E4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C3BE420" w14:textId="77777777" w:rsidR="00765A27" w:rsidRPr="001923C6" w:rsidRDefault="00765A27" w:rsidP="00765A27">
            <w:pPr>
              <w:rPr>
                <w:sz w:val="20"/>
              </w:rPr>
            </w:pPr>
            <w:r w:rsidRPr="001923C6">
              <w:rPr>
                <w:sz w:val="20"/>
              </w:rPr>
              <w:t>EMINJ_RQAINJP2</w:t>
            </w:r>
          </w:p>
        </w:tc>
        <w:tc>
          <w:tcPr>
            <w:tcW w:w="3686" w:type="dxa"/>
            <w:tcBorders>
              <w:top w:val="single" w:sz="6" w:space="0" w:color="000000"/>
              <w:left w:val="single" w:sz="6" w:space="0" w:color="000000"/>
              <w:bottom w:val="single" w:sz="6" w:space="0" w:color="000000"/>
              <w:right w:val="single" w:sz="6" w:space="0" w:color="000000"/>
            </w:tcBorders>
          </w:tcPr>
          <w:p w14:paraId="10AB77BE" w14:textId="77777777" w:rsidR="00765A27" w:rsidRPr="001923C6" w:rsidRDefault="00765A27" w:rsidP="00765A27">
            <w:pPr>
              <w:rPr>
                <w:sz w:val="20"/>
              </w:rPr>
            </w:pPr>
            <w:r w:rsidRPr="001923C6">
              <w:rPr>
                <w:rFonts w:hint="eastAsia"/>
                <w:sz w:val="20"/>
              </w:rPr>
              <w:t>ﾎﾟｰﾄ</w:t>
            </w:r>
            <w:r w:rsidRPr="001923C6">
              <w:rPr>
                <w:sz w:val="20"/>
              </w:rPr>
              <w:t>2回目噴射開始時期要求有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1D1D7EE1"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F9942D3" w14:textId="77777777" w:rsidR="00765A27" w:rsidRPr="001923C6" w:rsidRDefault="00765A27" w:rsidP="00765A27">
            <w:pPr>
              <w:rPr>
                <w:color w:val="000000"/>
                <w:sz w:val="20"/>
              </w:rPr>
            </w:pPr>
            <w:r w:rsidRPr="001923C6">
              <w:rPr>
                <w:color w:val="000000"/>
                <w:sz w:val="20"/>
              </w:rPr>
              <w:t>-</w:t>
            </w:r>
          </w:p>
        </w:tc>
      </w:tr>
      <w:tr w:rsidR="00765A27" w:rsidRPr="001923C6" w14:paraId="0B6AAAB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41E005D" w14:textId="77777777" w:rsidR="00765A27" w:rsidRPr="001923C6" w:rsidRDefault="00765A27" w:rsidP="00765A27">
            <w:pPr>
              <w:rPr>
                <w:sz w:val="20"/>
              </w:rPr>
            </w:pPr>
            <w:r w:rsidRPr="001923C6">
              <w:rPr>
                <w:sz w:val="20"/>
              </w:rPr>
              <w:t>EMINJ_RQAINJP3</w:t>
            </w:r>
          </w:p>
        </w:tc>
        <w:tc>
          <w:tcPr>
            <w:tcW w:w="3686" w:type="dxa"/>
            <w:tcBorders>
              <w:top w:val="single" w:sz="6" w:space="0" w:color="000000"/>
              <w:left w:val="single" w:sz="6" w:space="0" w:color="000000"/>
              <w:bottom w:val="single" w:sz="6" w:space="0" w:color="000000"/>
              <w:right w:val="single" w:sz="6" w:space="0" w:color="000000"/>
            </w:tcBorders>
          </w:tcPr>
          <w:p w14:paraId="7E00C952" w14:textId="77777777" w:rsidR="00765A27" w:rsidRPr="001923C6" w:rsidRDefault="00765A27" w:rsidP="00765A27">
            <w:pPr>
              <w:rPr>
                <w:sz w:val="20"/>
              </w:rPr>
            </w:pPr>
            <w:r w:rsidRPr="001923C6">
              <w:rPr>
                <w:rFonts w:hint="eastAsia"/>
                <w:sz w:val="20"/>
              </w:rPr>
              <w:t>ﾎﾟｰﾄ</w:t>
            </w:r>
            <w:r w:rsidRPr="001923C6">
              <w:rPr>
                <w:sz w:val="20"/>
              </w:rPr>
              <w:t>3回目噴射開始時期要求有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7F385150"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E945416" w14:textId="77777777" w:rsidR="00765A27" w:rsidRPr="001923C6" w:rsidRDefault="00765A27" w:rsidP="00765A27">
            <w:pPr>
              <w:rPr>
                <w:color w:val="000000"/>
                <w:sz w:val="20"/>
              </w:rPr>
            </w:pPr>
            <w:r w:rsidRPr="001923C6">
              <w:rPr>
                <w:color w:val="000000"/>
                <w:sz w:val="20"/>
              </w:rPr>
              <w:t>-</w:t>
            </w:r>
          </w:p>
        </w:tc>
      </w:tr>
      <w:tr w:rsidR="00765A27" w:rsidRPr="001923C6" w14:paraId="2C64BE1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624A080" w14:textId="77777777" w:rsidR="00765A27" w:rsidRPr="001923C6" w:rsidRDefault="00765A27" w:rsidP="00765A27">
            <w:pPr>
              <w:rPr>
                <w:sz w:val="20"/>
              </w:rPr>
            </w:pPr>
            <w:r w:rsidRPr="001923C6">
              <w:rPr>
                <w:sz w:val="20"/>
              </w:rPr>
              <w:t>EMINJ_RQAINJP4</w:t>
            </w:r>
          </w:p>
        </w:tc>
        <w:tc>
          <w:tcPr>
            <w:tcW w:w="3686" w:type="dxa"/>
            <w:tcBorders>
              <w:top w:val="single" w:sz="6" w:space="0" w:color="000000"/>
              <w:left w:val="single" w:sz="6" w:space="0" w:color="000000"/>
              <w:bottom w:val="single" w:sz="6" w:space="0" w:color="000000"/>
              <w:right w:val="single" w:sz="6" w:space="0" w:color="000000"/>
            </w:tcBorders>
          </w:tcPr>
          <w:p w14:paraId="162E1CCE" w14:textId="77777777" w:rsidR="00765A27" w:rsidRPr="001923C6" w:rsidRDefault="00765A27" w:rsidP="00765A27">
            <w:pPr>
              <w:rPr>
                <w:sz w:val="20"/>
              </w:rPr>
            </w:pPr>
            <w:r w:rsidRPr="001923C6">
              <w:rPr>
                <w:rFonts w:hint="eastAsia"/>
                <w:sz w:val="20"/>
              </w:rPr>
              <w:t>ﾎﾟｰﾄ</w:t>
            </w:r>
            <w:r w:rsidRPr="001923C6">
              <w:rPr>
                <w:sz w:val="20"/>
              </w:rPr>
              <w:t>4回目噴射開始時期要求有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0213B733"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967C105" w14:textId="77777777" w:rsidR="00765A27" w:rsidRPr="001923C6" w:rsidRDefault="00765A27" w:rsidP="00765A27">
            <w:pPr>
              <w:rPr>
                <w:color w:val="000000"/>
                <w:sz w:val="20"/>
              </w:rPr>
            </w:pPr>
            <w:r w:rsidRPr="001923C6">
              <w:rPr>
                <w:color w:val="000000"/>
                <w:sz w:val="20"/>
              </w:rPr>
              <w:t>-</w:t>
            </w:r>
          </w:p>
        </w:tc>
      </w:tr>
      <w:tr w:rsidR="00765A27" w:rsidRPr="001923C6" w14:paraId="2D5A948F"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FDCC6E7" w14:textId="77777777" w:rsidR="00765A27" w:rsidRPr="001923C6" w:rsidRDefault="00765A27" w:rsidP="00765A27">
            <w:pPr>
              <w:rPr>
                <w:sz w:val="20"/>
              </w:rPr>
            </w:pPr>
            <w:r w:rsidRPr="001923C6">
              <w:rPr>
                <w:sz w:val="20"/>
              </w:rPr>
              <w:t>EMINJ_RQINJEND</w:t>
            </w:r>
          </w:p>
        </w:tc>
        <w:tc>
          <w:tcPr>
            <w:tcW w:w="3686" w:type="dxa"/>
            <w:tcBorders>
              <w:top w:val="single" w:sz="6" w:space="0" w:color="000000"/>
              <w:left w:val="single" w:sz="6" w:space="0" w:color="000000"/>
              <w:bottom w:val="single" w:sz="6" w:space="0" w:color="000000"/>
              <w:right w:val="single" w:sz="6" w:space="0" w:color="000000"/>
            </w:tcBorders>
          </w:tcPr>
          <w:p w14:paraId="43C76A41" w14:textId="77777777" w:rsidR="00765A27" w:rsidRPr="001923C6" w:rsidRDefault="00765A27" w:rsidP="00765A27">
            <w:pPr>
              <w:rPr>
                <w:sz w:val="20"/>
              </w:rPr>
            </w:pPr>
            <w:r w:rsidRPr="001923C6">
              <w:rPr>
                <w:rFonts w:hint="eastAsia"/>
                <w:sz w:val="20"/>
              </w:rPr>
              <w:t>ﾎﾟｰﾄ噴射終了時期要求有</w:t>
            </w:r>
          </w:p>
        </w:tc>
        <w:tc>
          <w:tcPr>
            <w:tcW w:w="1134" w:type="dxa"/>
            <w:tcBorders>
              <w:top w:val="single" w:sz="6" w:space="0" w:color="000000"/>
              <w:left w:val="single" w:sz="6" w:space="0" w:color="000000"/>
              <w:bottom w:val="single" w:sz="6" w:space="0" w:color="000000"/>
              <w:right w:val="single" w:sz="6" w:space="0" w:color="000000"/>
            </w:tcBorders>
          </w:tcPr>
          <w:p w14:paraId="54440D63"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1C27DA2" w14:textId="77777777" w:rsidR="00765A27" w:rsidRPr="001923C6" w:rsidRDefault="00765A27" w:rsidP="00765A27">
            <w:pPr>
              <w:rPr>
                <w:color w:val="000000"/>
                <w:sz w:val="20"/>
              </w:rPr>
            </w:pPr>
            <w:r w:rsidRPr="001923C6">
              <w:rPr>
                <w:color w:val="000000"/>
                <w:sz w:val="20"/>
              </w:rPr>
              <w:t>-</w:t>
            </w:r>
          </w:p>
        </w:tc>
      </w:tr>
      <w:tr w:rsidR="00765A27" w:rsidRPr="001923C6" w14:paraId="60882F2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701EA39" w14:textId="77777777" w:rsidR="00765A27" w:rsidRPr="001923C6" w:rsidRDefault="00765A27" w:rsidP="00765A27">
            <w:pPr>
              <w:rPr>
                <w:sz w:val="20"/>
              </w:rPr>
            </w:pPr>
            <w:r w:rsidRPr="001923C6">
              <w:rPr>
                <w:sz w:val="20"/>
              </w:rPr>
              <w:t>EMINJ_RQAIN</w:t>
            </w:r>
            <w:r w:rsidRPr="001923C6">
              <w:rPr>
                <w:rFonts w:hint="eastAsia"/>
                <w:sz w:val="20"/>
              </w:rPr>
              <w:t>J</w:t>
            </w:r>
            <w:r w:rsidRPr="001923C6">
              <w:rPr>
                <w:sz w:val="20"/>
              </w:rPr>
              <w:t>CUTP</w:t>
            </w:r>
          </w:p>
        </w:tc>
        <w:tc>
          <w:tcPr>
            <w:tcW w:w="3686" w:type="dxa"/>
            <w:tcBorders>
              <w:top w:val="single" w:sz="6" w:space="0" w:color="000000"/>
              <w:left w:val="single" w:sz="6" w:space="0" w:color="000000"/>
              <w:bottom w:val="single" w:sz="6" w:space="0" w:color="000000"/>
              <w:right w:val="single" w:sz="6" w:space="0" w:color="000000"/>
            </w:tcBorders>
          </w:tcPr>
          <w:p w14:paraId="6F834FFD" w14:textId="77777777" w:rsidR="00765A27" w:rsidRPr="001923C6" w:rsidRDefault="00765A27" w:rsidP="00765A27">
            <w:pPr>
              <w:rPr>
                <w:sz w:val="20"/>
              </w:rPr>
            </w:pPr>
            <w:r w:rsidRPr="001923C6">
              <w:rPr>
                <w:rFonts w:hint="eastAsia"/>
                <w:sz w:val="20"/>
              </w:rPr>
              <w:t>ﾎﾟｰﾄ噴射強制ｶｯﾄ時期要求有</w:t>
            </w:r>
          </w:p>
        </w:tc>
        <w:tc>
          <w:tcPr>
            <w:tcW w:w="1134" w:type="dxa"/>
            <w:tcBorders>
              <w:top w:val="single" w:sz="6" w:space="0" w:color="000000"/>
              <w:left w:val="single" w:sz="6" w:space="0" w:color="000000"/>
              <w:bottom w:val="single" w:sz="6" w:space="0" w:color="000000"/>
              <w:right w:val="single" w:sz="6" w:space="0" w:color="000000"/>
            </w:tcBorders>
          </w:tcPr>
          <w:p w14:paraId="1BA0A176" w14:textId="77777777" w:rsidR="00765A27" w:rsidRPr="001923C6" w:rsidRDefault="00765A27" w:rsidP="00765A27">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C5EEBC7" w14:textId="77777777" w:rsidR="00765A27" w:rsidRPr="001923C6" w:rsidRDefault="00765A27" w:rsidP="00765A27">
            <w:pPr>
              <w:rPr>
                <w:color w:val="000000"/>
                <w:sz w:val="20"/>
              </w:rPr>
            </w:pPr>
            <w:r w:rsidRPr="001923C6">
              <w:rPr>
                <w:rFonts w:hint="eastAsia"/>
                <w:color w:val="000000"/>
                <w:sz w:val="20"/>
              </w:rPr>
              <w:t>-</w:t>
            </w:r>
          </w:p>
        </w:tc>
      </w:tr>
      <w:tr w:rsidR="00765A27" w:rsidRPr="001923C6" w14:paraId="5EBAF17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63868AD1" w14:textId="77777777" w:rsidR="00765A27" w:rsidRPr="001923C6" w:rsidRDefault="00765A27" w:rsidP="00765A27">
            <w:pPr>
              <w:rPr>
                <w:sz w:val="20"/>
              </w:rPr>
            </w:pPr>
            <w:r w:rsidRPr="001923C6">
              <w:rPr>
                <w:sz w:val="20"/>
              </w:rPr>
              <w:t>EMINJ_RQAINJD1</w:t>
            </w:r>
          </w:p>
        </w:tc>
        <w:tc>
          <w:tcPr>
            <w:tcW w:w="3686" w:type="dxa"/>
            <w:tcBorders>
              <w:top w:val="single" w:sz="6" w:space="0" w:color="000000"/>
              <w:left w:val="single" w:sz="6" w:space="0" w:color="000000"/>
              <w:bottom w:val="single" w:sz="6" w:space="0" w:color="000000"/>
              <w:right w:val="single" w:sz="6" w:space="0" w:color="000000"/>
            </w:tcBorders>
          </w:tcPr>
          <w:p w14:paraId="3B8859FB" w14:textId="77777777" w:rsidR="00765A27" w:rsidRPr="001923C6" w:rsidRDefault="00765A27" w:rsidP="00765A27">
            <w:pPr>
              <w:rPr>
                <w:sz w:val="20"/>
              </w:rPr>
            </w:pPr>
            <w:r w:rsidRPr="001923C6">
              <w:rPr>
                <w:rFonts w:hint="eastAsia"/>
                <w:sz w:val="20"/>
              </w:rPr>
              <w:t>筒内</w:t>
            </w:r>
            <w:r w:rsidRPr="001923C6">
              <w:rPr>
                <w:sz w:val="20"/>
              </w:rPr>
              <w:t>1回目噴射開始時期要求有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78F0B4CB"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554BBF1" w14:textId="77777777" w:rsidR="00765A27" w:rsidRPr="001923C6" w:rsidRDefault="00765A27" w:rsidP="00765A27">
            <w:pPr>
              <w:rPr>
                <w:color w:val="000000"/>
                <w:sz w:val="20"/>
              </w:rPr>
            </w:pPr>
            <w:r w:rsidRPr="001923C6">
              <w:rPr>
                <w:color w:val="000000"/>
                <w:sz w:val="20"/>
              </w:rPr>
              <w:t>-</w:t>
            </w:r>
          </w:p>
        </w:tc>
      </w:tr>
      <w:tr w:rsidR="00765A27" w:rsidRPr="001923C6" w14:paraId="28AB5DBD"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4CEC8DC" w14:textId="77777777" w:rsidR="00765A27" w:rsidRPr="001923C6" w:rsidRDefault="00765A27" w:rsidP="00765A27">
            <w:pPr>
              <w:rPr>
                <w:sz w:val="20"/>
              </w:rPr>
            </w:pPr>
            <w:r w:rsidRPr="001923C6">
              <w:rPr>
                <w:sz w:val="20"/>
              </w:rPr>
              <w:t>EMINJ_RQAINJD2</w:t>
            </w:r>
          </w:p>
        </w:tc>
        <w:tc>
          <w:tcPr>
            <w:tcW w:w="3686" w:type="dxa"/>
            <w:tcBorders>
              <w:top w:val="single" w:sz="6" w:space="0" w:color="000000"/>
              <w:left w:val="single" w:sz="6" w:space="0" w:color="000000"/>
              <w:bottom w:val="single" w:sz="6" w:space="0" w:color="000000"/>
              <w:right w:val="single" w:sz="6" w:space="0" w:color="000000"/>
            </w:tcBorders>
          </w:tcPr>
          <w:p w14:paraId="4BFC7D35" w14:textId="77777777" w:rsidR="00765A27" w:rsidRPr="001923C6" w:rsidRDefault="00765A27" w:rsidP="00765A27">
            <w:pPr>
              <w:rPr>
                <w:sz w:val="20"/>
              </w:rPr>
            </w:pPr>
            <w:r w:rsidRPr="001923C6">
              <w:rPr>
                <w:rFonts w:hint="eastAsia"/>
                <w:sz w:val="20"/>
              </w:rPr>
              <w:t>筒内</w:t>
            </w:r>
            <w:r w:rsidRPr="001923C6">
              <w:rPr>
                <w:sz w:val="20"/>
              </w:rPr>
              <w:t>2回目噴射開始時期要求有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305C3990"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D1924F3" w14:textId="77777777" w:rsidR="00765A27" w:rsidRPr="001923C6" w:rsidRDefault="00765A27" w:rsidP="00765A27">
            <w:pPr>
              <w:rPr>
                <w:color w:val="000000"/>
                <w:sz w:val="20"/>
              </w:rPr>
            </w:pPr>
            <w:r w:rsidRPr="001923C6">
              <w:rPr>
                <w:color w:val="000000"/>
                <w:sz w:val="20"/>
              </w:rPr>
              <w:t>-</w:t>
            </w:r>
          </w:p>
        </w:tc>
      </w:tr>
      <w:tr w:rsidR="00765A27" w:rsidRPr="001923C6" w14:paraId="110C2AE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137DEDF" w14:textId="77777777" w:rsidR="00765A27" w:rsidRPr="001923C6" w:rsidRDefault="00765A27" w:rsidP="00765A27">
            <w:pPr>
              <w:rPr>
                <w:sz w:val="20"/>
              </w:rPr>
            </w:pPr>
            <w:r w:rsidRPr="001923C6">
              <w:rPr>
                <w:sz w:val="20"/>
              </w:rPr>
              <w:t>EMINJ_RQAINJD3</w:t>
            </w:r>
          </w:p>
        </w:tc>
        <w:tc>
          <w:tcPr>
            <w:tcW w:w="3686" w:type="dxa"/>
            <w:tcBorders>
              <w:top w:val="single" w:sz="6" w:space="0" w:color="000000"/>
              <w:left w:val="single" w:sz="6" w:space="0" w:color="000000"/>
              <w:bottom w:val="single" w:sz="6" w:space="0" w:color="000000"/>
              <w:right w:val="single" w:sz="6" w:space="0" w:color="000000"/>
            </w:tcBorders>
          </w:tcPr>
          <w:p w14:paraId="676DE83A" w14:textId="77777777" w:rsidR="00765A27" w:rsidRPr="001923C6" w:rsidRDefault="00765A27" w:rsidP="00765A27">
            <w:pPr>
              <w:rPr>
                <w:sz w:val="20"/>
              </w:rPr>
            </w:pPr>
            <w:r w:rsidRPr="001923C6">
              <w:rPr>
                <w:rFonts w:hint="eastAsia"/>
                <w:sz w:val="20"/>
              </w:rPr>
              <w:t>筒内</w:t>
            </w:r>
            <w:r w:rsidRPr="001923C6">
              <w:rPr>
                <w:sz w:val="20"/>
              </w:rPr>
              <w:t>3回目噴射開始時期要求有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7E72E364"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88A69DE" w14:textId="77777777" w:rsidR="00765A27" w:rsidRPr="001923C6" w:rsidRDefault="00765A27" w:rsidP="00765A27">
            <w:pPr>
              <w:rPr>
                <w:color w:val="000000"/>
                <w:sz w:val="20"/>
              </w:rPr>
            </w:pPr>
            <w:r w:rsidRPr="001923C6">
              <w:rPr>
                <w:color w:val="000000"/>
                <w:sz w:val="20"/>
              </w:rPr>
              <w:t>-</w:t>
            </w:r>
          </w:p>
        </w:tc>
      </w:tr>
      <w:tr w:rsidR="00765A27" w:rsidRPr="001923C6" w14:paraId="0036826C"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AD70E81" w14:textId="77777777" w:rsidR="00765A27" w:rsidRPr="001923C6" w:rsidRDefault="00765A27" w:rsidP="00765A27">
            <w:pPr>
              <w:rPr>
                <w:sz w:val="20"/>
              </w:rPr>
            </w:pPr>
            <w:r w:rsidRPr="001923C6">
              <w:rPr>
                <w:sz w:val="20"/>
              </w:rPr>
              <w:t>EMINJ_RQAINJD4</w:t>
            </w:r>
          </w:p>
        </w:tc>
        <w:tc>
          <w:tcPr>
            <w:tcW w:w="3686" w:type="dxa"/>
            <w:tcBorders>
              <w:top w:val="single" w:sz="6" w:space="0" w:color="000000"/>
              <w:left w:val="single" w:sz="6" w:space="0" w:color="000000"/>
              <w:bottom w:val="single" w:sz="6" w:space="0" w:color="000000"/>
              <w:right w:val="single" w:sz="6" w:space="0" w:color="000000"/>
            </w:tcBorders>
          </w:tcPr>
          <w:p w14:paraId="475426E1" w14:textId="77777777" w:rsidR="00765A27" w:rsidRPr="001923C6" w:rsidRDefault="00765A27" w:rsidP="00765A27">
            <w:pPr>
              <w:rPr>
                <w:sz w:val="20"/>
              </w:rPr>
            </w:pPr>
            <w:r w:rsidRPr="001923C6">
              <w:rPr>
                <w:rFonts w:hint="eastAsia"/>
                <w:sz w:val="20"/>
              </w:rPr>
              <w:t>筒内</w:t>
            </w:r>
            <w:r w:rsidRPr="001923C6">
              <w:rPr>
                <w:sz w:val="20"/>
              </w:rPr>
              <w:t>4回目噴射開始時期要求有</w:t>
            </w:r>
          </w:p>
        </w:tc>
        <w:tc>
          <w:tcPr>
            <w:tcW w:w="1134" w:type="dxa"/>
            <w:tcBorders>
              <w:top w:val="single" w:sz="6" w:space="0" w:color="000000"/>
              <w:left w:val="single" w:sz="6" w:space="0" w:color="000000"/>
              <w:bottom w:val="single" w:sz="6" w:space="0" w:color="000000"/>
              <w:right w:val="single" w:sz="6" w:space="0" w:color="000000"/>
            </w:tcBorders>
          </w:tcPr>
          <w:p w14:paraId="0264728A"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28AC1B7" w14:textId="77777777" w:rsidR="00765A27" w:rsidRPr="001923C6" w:rsidRDefault="00765A27" w:rsidP="00765A27">
            <w:pPr>
              <w:rPr>
                <w:color w:val="000000"/>
                <w:sz w:val="20"/>
              </w:rPr>
            </w:pPr>
            <w:r w:rsidRPr="001923C6">
              <w:rPr>
                <w:color w:val="000000"/>
                <w:sz w:val="20"/>
              </w:rPr>
              <w:t>-</w:t>
            </w:r>
          </w:p>
        </w:tc>
      </w:tr>
      <w:tr w:rsidR="00765A27" w:rsidRPr="001923C6" w14:paraId="59DA476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63613CB" w14:textId="77777777" w:rsidR="00765A27" w:rsidRPr="001923C6" w:rsidRDefault="00765A27" w:rsidP="00765A27">
            <w:pPr>
              <w:rPr>
                <w:sz w:val="20"/>
              </w:rPr>
            </w:pPr>
            <w:r w:rsidRPr="001923C6">
              <w:rPr>
                <w:sz w:val="20"/>
              </w:rPr>
              <w:t>EMINJ_RQAIN</w:t>
            </w:r>
            <w:r w:rsidRPr="001923C6">
              <w:rPr>
                <w:rFonts w:hint="eastAsia"/>
                <w:sz w:val="20"/>
              </w:rPr>
              <w:t>J</w:t>
            </w:r>
            <w:r w:rsidRPr="001923C6">
              <w:rPr>
                <w:sz w:val="20"/>
              </w:rPr>
              <w:t>CUTD</w:t>
            </w:r>
          </w:p>
        </w:tc>
        <w:tc>
          <w:tcPr>
            <w:tcW w:w="3686" w:type="dxa"/>
            <w:tcBorders>
              <w:top w:val="single" w:sz="6" w:space="0" w:color="000000"/>
              <w:left w:val="single" w:sz="6" w:space="0" w:color="000000"/>
              <w:bottom w:val="single" w:sz="6" w:space="0" w:color="000000"/>
              <w:right w:val="single" w:sz="6" w:space="0" w:color="000000"/>
            </w:tcBorders>
          </w:tcPr>
          <w:p w14:paraId="23A2332F" w14:textId="77777777" w:rsidR="00765A27" w:rsidRPr="001923C6" w:rsidRDefault="00765A27" w:rsidP="00765A27">
            <w:pPr>
              <w:rPr>
                <w:sz w:val="20"/>
              </w:rPr>
            </w:pPr>
            <w:r w:rsidRPr="001923C6">
              <w:rPr>
                <w:rFonts w:hint="eastAsia"/>
                <w:sz w:val="20"/>
              </w:rPr>
              <w:t>筒内噴射強制ｶｯﾄ時期要求有</w:t>
            </w:r>
          </w:p>
        </w:tc>
        <w:tc>
          <w:tcPr>
            <w:tcW w:w="1134" w:type="dxa"/>
            <w:tcBorders>
              <w:top w:val="single" w:sz="6" w:space="0" w:color="000000"/>
              <w:left w:val="single" w:sz="6" w:space="0" w:color="000000"/>
              <w:bottom w:val="single" w:sz="6" w:space="0" w:color="000000"/>
              <w:right w:val="single" w:sz="6" w:space="0" w:color="000000"/>
            </w:tcBorders>
          </w:tcPr>
          <w:p w14:paraId="20924B2C" w14:textId="77777777" w:rsidR="00765A27" w:rsidRPr="001923C6" w:rsidRDefault="00765A27" w:rsidP="00765A27">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75A9A32" w14:textId="77777777" w:rsidR="00765A27" w:rsidRPr="001923C6" w:rsidRDefault="00765A27" w:rsidP="00765A27">
            <w:pPr>
              <w:rPr>
                <w:color w:val="000000"/>
                <w:sz w:val="20"/>
              </w:rPr>
            </w:pPr>
            <w:r w:rsidRPr="001923C6">
              <w:rPr>
                <w:rFonts w:hint="eastAsia"/>
                <w:color w:val="000000"/>
                <w:sz w:val="20"/>
              </w:rPr>
              <w:t>-</w:t>
            </w:r>
          </w:p>
        </w:tc>
      </w:tr>
      <w:tr w:rsidR="00765A27" w:rsidRPr="001923C6" w14:paraId="027E0E3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5F13E90" w14:textId="77777777" w:rsidR="00765A27" w:rsidRPr="001923C6" w:rsidRDefault="00765A27" w:rsidP="00765A27">
            <w:pPr>
              <w:rPr>
                <w:sz w:val="20"/>
              </w:rPr>
            </w:pPr>
            <w:r w:rsidRPr="001923C6">
              <w:rPr>
                <w:sz w:val="20"/>
              </w:rPr>
              <w:t>EMINJ_RQQINJSTP</w:t>
            </w:r>
          </w:p>
        </w:tc>
        <w:tc>
          <w:tcPr>
            <w:tcW w:w="3686" w:type="dxa"/>
            <w:tcBorders>
              <w:top w:val="single" w:sz="6" w:space="0" w:color="000000"/>
              <w:left w:val="single" w:sz="6" w:space="0" w:color="000000"/>
              <w:bottom w:val="single" w:sz="6" w:space="0" w:color="000000"/>
              <w:right w:val="single" w:sz="6" w:space="0" w:color="000000"/>
            </w:tcBorders>
          </w:tcPr>
          <w:p w14:paraId="32F9EA7D" w14:textId="77777777" w:rsidR="00765A27" w:rsidRPr="001923C6" w:rsidRDefault="00765A27" w:rsidP="00765A27">
            <w:pPr>
              <w:rPr>
                <w:sz w:val="20"/>
              </w:rPr>
            </w:pPr>
            <w:r w:rsidRPr="001923C6">
              <w:rPr>
                <w:rFonts w:hint="eastAsia"/>
                <w:sz w:val="20"/>
              </w:rPr>
              <w:t>ﾎﾟｰﾄ始動時噴射量要求有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38A57E86"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FF3AE9A" w14:textId="77777777" w:rsidR="00765A27" w:rsidRPr="001923C6" w:rsidRDefault="00765A27" w:rsidP="00765A27">
            <w:pPr>
              <w:rPr>
                <w:color w:val="000000"/>
                <w:sz w:val="20"/>
              </w:rPr>
            </w:pPr>
            <w:r w:rsidRPr="001923C6">
              <w:rPr>
                <w:color w:val="000000"/>
                <w:sz w:val="20"/>
              </w:rPr>
              <w:t>-</w:t>
            </w:r>
          </w:p>
        </w:tc>
      </w:tr>
      <w:tr w:rsidR="00765A27" w:rsidRPr="001923C6" w14:paraId="7571495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8F3CCF0" w14:textId="77777777" w:rsidR="00765A27" w:rsidRPr="001923C6" w:rsidRDefault="00765A27" w:rsidP="00765A27">
            <w:pPr>
              <w:rPr>
                <w:sz w:val="20"/>
              </w:rPr>
            </w:pPr>
            <w:bookmarkStart w:id="1683" w:name="_Hlk504126172"/>
            <w:r w:rsidRPr="001923C6">
              <w:rPr>
                <w:sz w:val="20"/>
              </w:rPr>
              <w:t>EMINJ_RQQINJSTP1</w:t>
            </w:r>
          </w:p>
        </w:tc>
        <w:tc>
          <w:tcPr>
            <w:tcW w:w="3686" w:type="dxa"/>
            <w:tcBorders>
              <w:top w:val="single" w:sz="6" w:space="0" w:color="000000"/>
              <w:left w:val="single" w:sz="6" w:space="0" w:color="000000"/>
              <w:bottom w:val="single" w:sz="6" w:space="0" w:color="000000"/>
              <w:right w:val="single" w:sz="6" w:space="0" w:color="000000"/>
            </w:tcBorders>
          </w:tcPr>
          <w:p w14:paraId="7C09EA2E" w14:textId="77777777" w:rsidR="00765A27" w:rsidRPr="001923C6" w:rsidRDefault="00765A27" w:rsidP="00765A27">
            <w:pPr>
              <w:rPr>
                <w:sz w:val="20"/>
              </w:rPr>
            </w:pPr>
            <w:r w:rsidRPr="001923C6">
              <w:rPr>
                <w:rFonts w:hint="eastAsia"/>
                <w:sz w:val="20"/>
              </w:rPr>
              <w:t>ﾎﾟｰﾄ</w:t>
            </w:r>
            <w:r w:rsidRPr="001923C6">
              <w:rPr>
                <w:sz w:val="20"/>
              </w:rPr>
              <w:t>1回目</w:t>
            </w:r>
            <w:r w:rsidRPr="001923C6">
              <w:rPr>
                <w:rFonts w:hint="eastAsia"/>
                <w:sz w:val="20"/>
              </w:rPr>
              <w:t>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2369D322"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DD592E6" w14:textId="77777777" w:rsidR="00765A27" w:rsidRPr="001923C6" w:rsidRDefault="00765A27" w:rsidP="00765A27">
            <w:pPr>
              <w:rPr>
                <w:color w:val="000000"/>
                <w:sz w:val="20"/>
              </w:rPr>
            </w:pPr>
            <w:r w:rsidRPr="001923C6">
              <w:rPr>
                <w:color w:val="000000"/>
                <w:sz w:val="20"/>
              </w:rPr>
              <w:t>-</w:t>
            </w:r>
          </w:p>
        </w:tc>
      </w:tr>
      <w:bookmarkEnd w:id="1683"/>
      <w:tr w:rsidR="00765A27" w:rsidRPr="001923C6" w14:paraId="75191142"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6174289" w14:textId="77777777" w:rsidR="00765A27" w:rsidRPr="001923C6" w:rsidRDefault="00765A27" w:rsidP="00765A27">
            <w:pPr>
              <w:rPr>
                <w:sz w:val="20"/>
              </w:rPr>
            </w:pPr>
            <w:r w:rsidRPr="001923C6">
              <w:rPr>
                <w:sz w:val="20"/>
              </w:rPr>
              <w:t>EMINJ_RQQINJSTP2</w:t>
            </w:r>
          </w:p>
        </w:tc>
        <w:tc>
          <w:tcPr>
            <w:tcW w:w="3686" w:type="dxa"/>
            <w:tcBorders>
              <w:top w:val="single" w:sz="6" w:space="0" w:color="000000"/>
              <w:left w:val="single" w:sz="6" w:space="0" w:color="000000"/>
              <w:bottom w:val="single" w:sz="6" w:space="0" w:color="000000"/>
              <w:right w:val="single" w:sz="6" w:space="0" w:color="000000"/>
            </w:tcBorders>
          </w:tcPr>
          <w:p w14:paraId="1560309A" w14:textId="77777777" w:rsidR="00765A27" w:rsidRPr="001923C6" w:rsidRDefault="00765A27" w:rsidP="00765A27">
            <w:pPr>
              <w:rPr>
                <w:sz w:val="20"/>
              </w:rPr>
            </w:pPr>
            <w:r w:rsidRPr="001923C6">
              <w:rPr>
                <w:rFonts w:hint="eastAsia"/>
                <w:sz w:val="20"/>
              </w:rPr>
              <w:t>ﾎﾟｰﾄ</w:t>
            </w:r>
            <w:r w:rsidRPr="001923C6">
              <w:rPr>
                <w:sz w:val="20"/>
              </w:rPr>
              <w:t>2回目始動時噴射量要求有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26354B94"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5A1391E" w14:textId="77777777" w:rsidR="00765A27" w:rsidRPr="001923C6" w:rsidRDefault="00765A27" w:rsidP="00765A27">
            <w:pPr>
              <w:rPr>
                <w:color w:val="000000"/>
                <w:sz w:val="20"/>
              </w:rPr>
            </w:pPr>
            <w:r w:rsidRPr="001923C6">
              <w:rPr>
                <w:color w:val="000000"/>
                <w:sz w:val="20"/>
              </w:rPr>
              <w:t>-</w:t>
            </w:r>
          </w:p>
        </w:tc>
      </w:tr>
      <w:tr w:rsidR="00765A27" w:rsidRPr="001923C6" w14:paraId="4D2D11DB"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DB7F741" w14:textId="77777777" w:rsidR="00765A27" w:rsidRPr="001923C6" w:rsidRDefault="00765A27" w:rsidP="00765A27">
            <w:pPr>
              <w:rPr>
                <w:sz w:val="20"/>
              </w:rPr>
            </w:pPr>
            <w:r w:rsidRPr="001923C6">
              <w:rPr>
                <w:sz w:val="20"/>
              </w:rPr>
              <w:t>EMINJ_RQQINJSTP3</w:t>
            </w:r>
          </w:p>
        </w:tc>
        <w:tc>
          <w:tcPr>
            <w:tcW w:w="3686" w:type="dxa"/>
            <w:tcBorders>
              <w:top w:val="single" w:sz="6" w:space="0" w:color="000000"/>
              <w:left w:val="single" w:sz="6" w:space="0" w:color="000000"/>
              <w:bottom w:val="single" w:sz="6" w:space="0" w:color="000000"/>
              <w:right w:val="single" w:sz="6" w:space="0" w:color="000000"/>
            </w:tcBorders>
          </w:tcPr>
          <w:p w14:paraId="75955034" w14:textId="77777777" w:rsidR="00765A27" w:rsidRPr="001923C6" w:rsidRDefault="00765A27" w:rsidP="00765A27">
            <w:pPr>
              <w:rPr>
                <w:sz w:val="20"/>
              </w:rPr>
            </w:pPr>
            <w:r w:rsidRPr="001923C6">
              <w:rPr>
                <w:rFonts w:hint="eastAsia"/>
                <w:sz w:val="20"/>
              </w:rPr>
              <w:t>ﾎﾟｰﾄ</w:t>
            </w:r>
            <w:r w:rsidRPr="001923C6">
              <w:rPr>
                <w:sz w:val="20"/>
              </w:rPr>
              <w:t>3回目始動時噴射量要求有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7C32C1B0"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23D853B" w14:textId="77777777" w:rsidR="00765A27" w:rsidRPr="001923C6" w:rsidRDefault="00765A27" w:rsidP="00765A27">
            <w:pPr>
              <w:rPr>
                <w:color w:val="000000"/>
                <w:sz w:val="20"/>
              </w:rPr>
            </w:pPr>
            <w:r w:rsidRPr="001923C6">
              <w:rPr>
                <w:color w:val="000000"/>
                <w:sz w:val="20"/>
              </w:rPr>
              <w:t>-</w:t>
            </w:r>
          </w:p>
        </w:tc>
      </w:tr>
      <w:tr w:rsidR="00765A27" w:rsidRPr="001923C6" w14:paraId="025CD45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512EE33" w14:textId="77777777" w:rsidR="00765A27" w:rsidRPr="001923C6" w:rsidRDefault="00765A27" w:rsidP="00765A27">
            <w:pPr>
              <w:rPr>
                <w:sz w:val="20"/>
              </w:rPr>
            </w:pPr>
            <w:r w:rsidRPr="001923C6">
              <w:rPr>
                <w:sz w:val="20"/>
              </w:rPr>
              <w:t>EMINJ_RQQINJSTP4</w:t>
            </w:r>
          </w:p>
        </w:tc>
        <w:tc>
          <w:tcPr>
            <w:tcW w:w="3686" w:type="dxa"/>
            <w:tcBorders>
              <w:top w:val="single" w:sz="6" w:space="0" w:color="000000"/>
              <w:left w:val="single" w:sz="6" w:space="0" w:color="000000"/>
              <w:bottom w:val="single" w:sz="6" w:space="0" w:color="000000"/>
              <w:right w:val="single" w:sz="6" w:space="0" w:color="000000"/>
            </w:tcBorders>
          </w:tcPr>
          <w:p w14:paraId="52490D18" w14:textId="77777777" w:rsidR="00765A27" w:rsidRPr="001923C6" w:rsidRDefault="00765A27" w:rsidP="00765A27">
            <w:pPr>
              <w:rPr>
                <w:sz w:val="20"/>
              </w:rPr>
            </w:pPr>
            <w:r w:rsidRPr="001923C6">
              <w:rPr>
                <w:rFonts w:hint="eastAsia"/>
                <w:sz w:val="20"/>
              </w:rPr>
              <w:t>ﾎﾟｰﾄ</w:t>
            </w:r>
            <w:r w:rsidRPr="001923C6">
              <w:rPr>
                <w:sz w:val="20"/>
              </w:rPr>
              <w:t>4回目始動時噴射量要求有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57882124"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C6C509A" w14:textId="77777777" w:rsidR="00765A27" w:rsidRPr="001923C6" w:rsidRDefault="00765A27" w:rsidP="00765A27">
            <w:pPr>
              <w:rPr>
                <w:color w:val="000000"/>
                <w:sz w:val="20"/>
              </w:rPr>
            </w:pPr>
            <w:r w:rsidRPr="001923C6">
              <w:rPr>
                <w:color w:val="000000"/>
                <w:sz w:val="20"/>
              </w:rPr>
              <w:t>-</w:t>
            </w:r>
          </w:p>
        </w:tc>
      </w:tr>
      <w:tr w:rsidR="00765A27" w:rsidRPr="001923C6" w14:paraId="38FAF94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E4B4136" w14:textId="77777777" w:rsidR="00765A27" w:rsidRPr="001923C6" w:rsidRDefault="00765A27" w:rsidP="00765A27">
            <w:pPr>
              <w:rPr>
                <w:sz w:val="20"/>
              </w:rPr>
            </w:pPr>
            <w:r w:rsidRPr="001923C6">
              <w:rPr>
                <w:sz w:val="20"/>
              </w:rPr>
              <w:t>EMINJ_RQQINJSTD1</w:t>
            </w:r>
          </w:p>
        </w:tc>
        <w:tc>
          <w:tcPr>
            <w:tcW w:w="3686" w:type="dxa"/>
            <w:tcBorders>
              <w:top w:val="single" w:sz="6" w:space="0" w:color="000000"/>
              <w:left w:val="single" w:sz="6" w:space="0" w:color="000000"/>
              <w:bottom w:val="single" w:sz="6" w:space="0" w:color="000000"/>
              <w:right w:val="single" w:sz="6" w:space="0" w:color="000000"/>
            </w:tcBorders>
          </w:tcPr>
          <w:p w14:paraId="68117727" w14:textId="77777777" w:rsidR="00765A27" w:rsidRPr="001923C6" w:rsidRDefault="00765A27" w:rsidP="00765A27">
            <w:pPr>
              <w:rPr>
                <w:sz w:val="20"/>
              </w:rPr>
            </w:pPr>
            <w:r w:rsidRPr="001923C6">
              <w:rPr>
                <w:rFonts w:hint="eastAsia"/>
                <w:sz w:val="20"/>
              </w:rPr>
              <w:t>筒内</w:t>
            </w:r>
            <w:r w:rsidRPr="001923C6">
              <w:rPr>
                <w:sz w:val="20"/>
              </w:rPr>
              <w:t>1回目始動時噴射量要求有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01150F67"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FFC9C0A" w14:textId="77777777" w:rsidR="00765A27" w:rsidRPr="001923C6" w:rsidRDefault="00765A27" w:rsidP="00765A27">
            <w:pPr>
              <w:rPr>
                <w:color w:val="000000"/>
                <w:sz w:val="20"/>
              </w:rPr>
            </w:pPr>
            <w:r w:rsidRPr="001923C6">
              <w:rPr>
                <w:color w:val="000000"/>
                <w:sz w:val="20"/>
              </w:rPr>
              <w:t>-</w:t>
            </w:r>
          </w:p>
        </w:tc>
      </w:tr>
      <w:tr w:rsidR="00765A27" w:rsidRPr="001923C6" w14:paraId="08FD938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F394537" w14:textId="77777777" w:rsidR="00765A27" w:rsidRPr="001923C6" w:rsidRDefault="00765A27" w:rsidP="00765A27">
            <w:pPr>
              <w:rPr>
                <w:sz w:val="20"/>
              </w:rPr>
            </w:pPr>
            <w:r w:rsidRPr="001923C6">
              <w:rPr>
                <w:sz w:val="20"/>
              </w:rPr>
              <w:t>EMINJ_RQQINJSTD2</w:t>
            </w:r>
          </w:p>
        </w:tc>
        <w:tc>
          <w:tcPr>
            <w:tcW w:w="3686" w:type="dxa"/>
            <w:tcBorders>
              <w:top w:val="single" w:sz="6" w:space="0" w:color="000000"/>
              <w:left w:val="single" w:sz="6" w:space="0" w:color="000000"/>
              <w:bottom w:val="single" w:sz="6" w:space="0" w:color="000000"/>
              <w:right w:val="single" w:sz="6" w:space="0" w:color="000000"/>
            </w:tcBorders>
          </w:tcPr>
          <w:p w14:paraId="2320FDE3" w14:textId="77777777" w:rsidR="00765A27" w:rsidRPr="001923C6" w:rsidRDefault="00765A27" w:rsidP="00765A27">
            <w:pPr>
              <w:rPr>
                <w:sz w:val="20"/>
              </w:rPr>
            </w:pPr>
            <w:r w:rsidRPr="001923C6">
              <w:rPr>
                <w:rFonts w:hint="eastAsia"/>
                <w:sz w:val="20"/>
              </w:rPr>
              <w:t>筒内</w:t>
            </w:r>
            <w:r w:rsidRPr="001923C6">
              <w:rPr>
                <w:sz w:val="20"/>
              </w:rPr>
              <w:t>2回目始動時噴射量要求有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43B8BC11"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113A069" w14:textId="77777777" w:rsidR="00765A27" w:rsidRPr="001923C6" w:rsidRDefault="00765A27" w:rsidP="00765A27">
            <w:pPr>
              <w:rPr>
                <w:color w:val="000000"/>
                <w:sz w:val="20"/>
              </w:rPr>
            </w:pPr>
            <w:r w:rsidRPr="001923C6">
              <w:rPr>
                <w:color w:val="000000"/>
                <w:sz w:val="20"/>
              </w:rPr>
              <w:t>-</w:t>
            </w:r>
          </w:p>
        </w:tc>
      </w:tr>
      <w:tr w:rsidR="00765A27" w:rsidRPr="001923C6" w14:paraId="1ADCBEA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031111B6" w14:textId="77777777" w:rsidR="00765A27" w:rsidRPr="001923C6" w:rsidRDefault="00765A27" w:rsidP="00765A27">
            <w:pPr>
              <w:rPr>
                <w:sz w:val="20"/>
              </w:rPr>
            </w:pPr>
            <w:r w:rsidRPr="001923C6">
              <w:rPr>
                <w:sz w:val="20"/>
              </w:rPr>
              <w:t>EMINJ_RQQINJSTD3</w:t>
            </w:r>
          </w:p>
        </w:tc>
        <w:tc>
          <w:tcPr>
            <w:tcW w:w="3686" w:type="dxa"/>
            <w:tcBorders>
              <w:top w:val="single" w:sz="6" w:space="0" w:color="000000"/>
              <w:left w:val="single" w:sz="6" w:space="0" w:color="000000"/>
              <w:bottom w:val="single" w:sz="6" w:space="0" w:color="000000"/>
              <w:right w:val="single" w:sz="6" w:space="0" w:color="000000"/>
            </w:tcBorders>
          </w:tcPr>
          <w:p w14:paraId="40E13607" w14:textId="77777777" w:rsidR="00765A27" w:rsidRPr="001923C6" w:rsidRDefault="00765A27" w:rsidP="00765A27">
            <w:pPr>
              <w:rPr>
                <w:sz w:val="20"/>
              </w:rPr>
            </w:pPr>
            <w:r w:rsidRPr="001923C6">
              <w:rPr>
                <w:rFonts w:hint="eastAsia"/>
                <w:sz w:val="20"/>
              </w:rPr>
              <w:t>筒内</w:t>
            </w:r>
            <w:r w:rsidRPr="001923C6">
              <w:rPr>
                <w:sz w:val="20"/>
              </w:rPr>
              <w:t>3回目始動時噴射量要求有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1AE28C41"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02B5EB4" w14:textId="77777777" w:rsidR="00765A27" w:rsidRPr="001923C6" w:rsidRDefault="00765A27" w:rsidP="00765A27">
            <w:pPr>
              <w:rPr>
                <w:color w:val="000000"/>
                <w:sz w:val="20"/>
              </w:rPr>
            </w:pPr>
            <w:r w:rsidRPr="001923C6">
              <w:rPr>
                <w:color w:val="000000"/>
                <w:sz w:val="20"/>
              </w:rPr>
              <w:t>-</w:t>
            </w:r>
          </w:p>
        </w:tc>
      </w:tr>
      <w:tr w:rsidR="00765A27" w:rsidRPr="001923C6" w14:paraId="34EBCAB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18A433E" w14:textId="77777777" w:rsidR="00765A27" w:rsidRPr="001923C6" w:rsidRDefault="00765A27" w:rsidP="00765A27">
            <w:pPr>
              <w:rPr>
                <w:sz w:val="20"/>
              </w:rPr>
            </w:pPr>
            <w:r w:rsidRPr="001923C6">
              <w:rPr>
                <w:sz w:val="20"/>
              </w:rPr>
              <w:t>EMINJ_RQQINJSTD4</w:t>
            </w:r>
          </w:p>
        </w:tc>
        <w:tc>
          <w:tcPr>
            <w:tcW w:w="3686" w:type="dxa"/>
            <w:tcBorders>
              <w:top w:val="single" w:sz="6" w:space="0" w:color="000000"/>
              <w:left w:val="single" w:sz="6" w:space="0" w:color="000000"/>
              <w:bottom w:val="single" w:sz="6" w:space="0" w:color="000000"/>
              <w:right w:val="single" w:sz="6" w:space="0" w:color="000000"/>
            </w:tcBorders>
          </w:tcPr>
          <w:p w14:paraId="50426316" w14:textId="77777777" w:rsidR="00765A27" w:rsidRPr="001923C6" w:rsidRDefault="00765A27" w:rsidP="00765A27">
            <w:pPr>
              <w:rPr>
                <w:sz w:val="20"/>
              </w:rPr>
            </w:pPr>
            <w:r w:rsidRPr="001923C6">
              <w:rPr>
                <w:rFonts w:hint="eastAsia"/>
                <w:sz w:val="20"/>
              </w:rPr>
              <w:t>筒内</w:t>
            </w:r>
            <w:r w:rsidRPr="001923C6">
              <w:rPr>
                <w:sz w:val="20"/>
              </w:rPr>
              <w:t>4回目始動時噴射量要求有</w:t>
            </w:r>
          </w:p>
        </w:tc>
        <w:tc>
          <w:tcPr>
            <w:tcW w:w="1134" w:type="dxa"/>
            <w:tcBorders>
              <w:top w:val="single" w:sz="6" w:space="0" w:color="000000"/>
              <w:left w:val="single" w:sz="6" w:space="0" w:color="000000"/>
              <w:bottom w:val="single" w:sz="6" w:space="0" w:color="000000"/>
              <w:right w:val="single" w:sz="6" w:space="0" w:color="000000"/>
            </w:tcBorders>
          </w:tcPr>
          <w:p w14:paraId="1DE01A5C"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9600D52" w14:textId="77777777" w:rsidR="00765A27" w:rsidRPr="001923C6" w:rsidRDefault="00765A27" w:rsidP="00765A27">
            <w:pPr>
              <w:rPr>
                <w:color w:val="000000"/>
                <w:sz w:val="20"/>
              </w:rPr>
            </w:pPr>
            <w:r w:rsidRPr="001923C6">
              <w:rPr>
                <w:color w:val="000000"/>
                <w:sz w:val="20"/>
              </w:rPr>
              <w:t>-</w:t>
            </w:r>
          </w:p>
        </w:tc>
      </w:tr>
      <w:tr w:rsidR="00765A27" w:rsidRPr="001923C6" w14:paraId="50B2FB6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4CCDD11" w14:textId="77777777" w:rsidR="00765A27" w:rsidRPr="001923C6" w:rsidRDefault="00765A27" w:rsidP="00765A27">
            <w:pPr>
              <w:rPr>
                <w:sz w:val="20"/>
              </w:rPr>
            </w:pPr>
            <w:r w:rsidRPr="001923C6">
              <w:rPr>
                <w:sz w:val="20"/>
              </w:rPr>
              <w:t>EMINJ_RQQFC</w:t>
            </w:r>
          </w:p>
        </w:tc>
        <w:tc>
          <w:tcPr>
            <w:tcW w:w="3686" w:type="dxa"/>
            <w:tcBorders>
              <w:top w:val="single" w:sz="6" w:space="0" w:color="000000"/>
              <w:left w:val="single" w:sz="6" w:space="0" w:color="000000"/>
              <w:bottom w:val="single" w:sz="6" w:space="0" w:color="000000"/>
              <w:right w:val="single" w:sz="6" w:space="0" w:color="000000"/>
            </w:tcBorders>
          </w:tcPr>
          <w:p w14:paraId="5249C86A" w14:textId="77777777" w:rsidR="00765A27" w:rsidRPr="001923C6" w:rsidRDefault="00765A27" w:rsidP="00765A27">
            <w:pPr>
              <w:rPr>
                <w:sz w:val="20"/>
              </w:rPr>
            </w:pPr>
            <w:r w:rsidRPr="001923C6">
              <w:rPr>
                <w:sz w:val="20"/>
              </w:rPr>
              <w:t>FC中噴射量要求有</w:t>
            </w:r>
          </w:p>
        </w:tc>
        <w:tc>
          <w:tcPr>
            <w:tcW w:w="1134" w:type="dxa"/>
            <w:tcBorders>
              <w:top w:val="single" w:sz="6" w:space="0" w:color="000000"/>
              <w:left w:val="single" w:sz="6" w:space="0" w:color="000000"/>
              <w:bottom w:val="single" w:sz="6" w:space="0" w:color="000000"/>
              <w:right w:val="single" w:sz="6" w:space="0" w:color="000000"/>
            </w:tcBorders>
          </w:tcPr>
          <w:p w14:paraId="739A7248"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71F23F4" w14:textId="77777777" w:rsidR="00765A27" w:rsidRPr="001923C6" w:rsidRDefault="00765A27" w:rsidP="00765A27">
            <w:pPr>
              <w:rPr>
                <w:color w:val="000000"/>
                <w:sz w:val="20"/>
              </w:rPr>
            </w:pPr>
            <w:r w:rsidRPr="001923C6">
              <w:rPr>
                <w:color w:val="000000"/>
                <w:sz w:val="20"/>
              </w:rPr>
              <w:t>-</w:t>
            </w:r>
          </w:p>
        </w:tc>
      </w:tr>
      <w:tr w:rsidR="00765A27" w:rsidRPr="001923C6" w14:paraId="5FBBFBA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D63FF0D" w14:textId="77777777" w:rsidR="00765A27" w:rsidRPr="001923C6" w:rsidRDefault="00765A27" w:rsidP="00765A27">
            <w:pPr>
              <w:rPr>
                <w:sz w:val="20"/>
              </w:rPr>
            </w:pPr>
            <w:r w:rsidRPr="001923C6">
              <w:rPr>
                <w:sz w:val="20"/>
              </w:rPr>
              <w:t>EMINJ_RQQINJEXP</w:t>
            </w:r>
          </w:p>
        </w:tc>
        <w:tc>
          <w:tcPr>
            <w:tcW w:w="3686" w:type="dxa"/>
            <w:tcBorders>
              <w:top w:val="single" w:sz="6" w:space="0" w:color="000000"/>
              <w:left w:val="single" w:sz="6" w:space="0" w:color="000000"/>
              <w:bottom w:val="single" w:sz="6" w:space="0" w:color="000000"/>
              <w:right w:val="single" w:sz="6" w:space="0" w:color="000000"/>
            </w:tcBorders>
          </w:tcPr>
          <w:p w14:paraId="003C84FF" w14:textId="77777777" w:rsidR="00765A27" w:rsidRPr="001923C6" w:rsidRDefault="00765A27" w:rsidP="00765A27">
            <w:pPr>
              <w:rPr>
                <w:sz w:val="20"/>
              </w:rPr>
            </w:pPr>
            <w:r w:rsidRPr="001923C6">
              <w:rPr>
                <w:rFonts w:hint="eastAsia"/>
                <w:sz w:val="20"/>
              </w:rPr>
              <w:t>膨張行程噴射量要求有</w:t>
            </w:r>
          </w:p>
        </w:tc>
        <w:tc>
          <w:tcPr>
            <w:tcW w:w="1134" w:type="dxa"/>
            <w:tcBorders>
              <w:top w:val="single" w:sz="6" w:space="0" w:color="000000"/>
              <w:left w:val="single" w:sz="6" w:space="0" w:color="000000"/>
              <w:bottom w:val="single" w:sz="6" w:space="0" w:color="000000"/>
              <w:right w:val="single" w:sz="6" w:space="0" w:color="000000"/>
            </w:tcBorders>
          </w:tcPr>
          <w:p w14:paraId="2CC6D413" w14:textId="77777777" w:rsidR="00765A27" w:rsidRPr="001923C6" w:rsidRDefault="00765A27" w:rsidP="00765A27">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2C2A189" w14:textId="77777777" w:rsidR="00765A27" w:rsidRPr="001923C6" w:rsidRDefault="00765A27" w:rsidP="00765A27">
            <w:pPr>
              <w:rPr>
                <w:color w:val="000000"/>
                <w:sz w:val="20"/>
              </w:rPr>
            </w:pPr>
            <w:r w:rsidRPr="001923C6">
              <w:rPr>
                <w:rFonts w:hint="eastAsia"/>
                <w:color w:val="000000"/>
                <w:sz w:val="20"/>
              </w:rPr>
              <w:t>-</w:t>
            </w:r>
          </w:p>
        </w:tc>
      </w:tr>
      <w:tr w:rsidR="00765A27" w:rsidRPr="001923C6" w14:paraId="1AC90321"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49B3262A" w14:textId="77777777" w:rsidR="00765A27" w:rsidRPr="001923C6" w:rsidRDefault="00765A27" w:rsidP="00765A27">
            <w:pPr>
              <w:rPr>
                <w:sz w:val="20"/>
              </w:rPr>
            </w:pPr>
            <w:r w:rsidRPr="001923C6">
              <w:rPr>
                <w:sz w:val="20"/>
              </w:rPr>
              <w:t>EMINJ_RQK1F</w:t>
            </w:r>
          </w:p>
        </w:tc>
        <w:tc>
          <w:tcPr>
            <w:tcW w:w="3686" w:type="dxa"/>
            <w:tcBorders>
              <w:top w:val="single" w:sz="6" w:space="0" w:color="000000"/>
              <w:left w:val="single" w:sz="6" w:space="0" w:color="000000"/>
              <w:bottom w:val="single" w:sz="6" w:space="0" w:color="000000"/>
              <w:right w:val="single" w:sz="6" w:space="0" w:color="000000"/>
            </w:tcBorders>
          </w:tcPr>
          <w:p w14:paraId="78CBFEEF" w14:textId="77777777" w:rsidR="00765A27" w:rsidRPr="001923C6" w:rsidRDefault="00765A27" w:rsidP="00765A27">
            <w:pPr>
              <w:rPr>
                <w:sz w:val="20"/>
              </w:rPr>
            </w:pPr>
            <w:r w:rsidRPr="001923C6">
              <w:rPr>
                <w:sz w:val="20"/>
              </w:rPr>
              <w:t>1回目噴射量算出係数要求有</w:t>
            </w:r>
          </w:p>
        </w:tc>
        <w:tc>
          <w:tcPr>
            <w:tcW w:w="1134" w:type="dxa"/>
            <w:tcBorders>
              <w:top w:val="single" w:sz="6" w:space="0" w:color="000000"/>
              <w:left w:val="single" w:sz="6" w:space="0" w:color="000000"/>
              <w:bottom w:val="single" w:sz="6" w:space="0" w:color="000000"/>
              <w:right w:val="single" w:sz="6" w:space="0" w:color="000000"/>
            </w:tcBorders>
          </w:tcPr>
          <w:p w14:paraId="45000352"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C8C3B3B" w14:textId="77777777" w:rsidR="00765A27" w:rsidRPr="001923C6" w:rsidRDefault="00765A27" w:rsidP="00765A27">
            <w:pPr>
              <w:rPr>
                <w:color w:val="000000"/>
                <w:sz w:val="20"/>
              </w:rPr>
            </w:pPr>
            <w:r w:rsidRPr="001923C6">
              <w:rPr>
                <w:color w:val="000000"/>
                <w:sz w:val="20"/>
              </w:rPr>
              <w:t>-</w:t>
            </w:r>
          </w:p>
        </w:tc>
      </w:tr>
      <w:tr w:rsidR="00765A27" w:rsidRPr="001923C6" w14:paraId="0F729335"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C89C169" w14:textId="77777777" w:rsidR="00765A27" w:rsidRPr="001923C6" w:rsidRDefault="00765A27" w:rsidP="00765A27">
            <w:pPr>
              <w:rPr>
                <w:sz w:val="20"/>
              </w:rPr>
            </w:pPr>
            <w:r w:rsidRPr="001923C6">
              <w:rPr>
                <w:sz w:val="20"/>
              </w:rPr>
              <w:t>EMINJ_RQK1F</w:t>
            </w:r>
            <w:r w:rsidRPr="001923C6">
              <w:rPr>
                <w:rFonts w:hint="eastAsia"/>
                <w:sz w:val="20"/>
              </w:rPr>
              <w:t>N</w:t>
            </w:r>
          </w:p>
        </w:tc>
        <w:tc>
          <w:tcPr>
            <w:tcW w:w="3686" w:type="dxa"/>
            <w:tcBorders>
              <w:top w:val="single" w:sz="6" w:space="0" w:color="000000"/>
              <w:left w:val="single" w:sz="6" w:space="0" w:color="000000"/>
              <w:bottom w:val="single" w:sz="6" w:space="0" w:color="000000"/>
              <w:right w:val="single" w:sz="6" w:space="0" w:color="000000"/>
            </w:tcBorders>
          </w:tcPr>
          <w:p w14:paraId="3BCDAA5E" w14:textId="77777777" w:rsidR="00765A27" w:rsidRPr="001923C6" w:rsidRDefault="00765A27" w:rsidP="00765A27">
            <w:pPr>
              <w:rPr>
                <w:sz w:val="20"/>
              </w:rPr>
            </w:pPr>
            <w:r w:rsidRPr="001923C6">
              <w:rPr>
                <w:sz w:val="20"/>
              </w:rPr>
              <w:t>1回目噴射量算出係数要求有(ﾊﾞﾝｸ別)</w:t>
            </w:r>
          </w:p>
        </w:tc>
        <w:tc>
          <w:tcPr>
            <w:tcW w:w="1134" w:type="dxa"/>
            <w:tcBorders>
              <w:top w:val="single" w:sz="6" w:space="0" w:color="000000"/>
              <w:left w:val="single" w:sz="6" w:space="0" w:color="000000"/>
              <w:bottom w:val="single" w:sz="6" w:space="0" w:color="000000"/>
              <w:right w:val="single" w:sz="6" w:space="0" w:color="000000"/>
            </w:tcBorders>
          </w:tcPr>
          <w:p w14:paraId="5C0DAE17"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3DC8F4F" w14:textId="77777777" w:rsidR="00765A27" w:rsidRPr="001923C6" w:rsidRDefault="00765A27" w:rsidP="00765A27">
            <w:pPr>
              <w:rPr>
                <w:color w:val="000000"/>
                <w:sz w:val="20"/>
              </w:rPr>
            </w:pPr>
            <w:r w:rsidRPr="001923C6">
              <w:rPr>
                <w:color w:val="000000"/>
                <w:sz w:val="20"/>
              </w:rPr>
              <w:t>-</w:t>
            </w:r>
          </w:p>
        </w:tc>
      </w:tr>
      <w:tr w:rsidR="00765A27" w:rsidRPr="001923C6" w14:paraId="654DBA28"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9861300" w14:textId="77777777" w:rsidR="00765A27" w:rsidRPr="001923C6" w:rsidRDefault="00765A27" w:rsidP="00765A27">
            <w:pPr>
              <w:rPr>
                <w:sz w:val="20"/>
              </w:rPr>
            </w:pPr>
            <w:r w:rsidRPr="001923C6">
              <w:rPr>
                <w:sz w:val="20"/>
              </w:rPr>
              <w:t>EMINJ_RQK2F</w:t>
            </w:r>
          </w:p>
        </w:tc>
        <w:tc>
          <w:tcPr>
            <w:tcW w:w="3686" w:type="dxa"/>
            <w:tcBorders>
              <w:top w:val="single" w:sz="6" w:space="0" w:color="000000"/>
              <w:left w:val="single" w:sz="6" w:space="0" w:color="000000"/>
              <w:bottom w:val="single" w:sz="6" w:space="0" w:color="000000"/>
              <w:right w:val="single" w:sz="6" w:space="0" w:color="000000"/>
            </w:tcBorders>
          </w:tcPr>
          <w:p w14:paraId="6793AA0F" w14:textId="77777777" w:rsidR="00765A27" w:rsidRPr="001923C6" w:rsidRDefault="00765A27" w:rsidP="00765A27">
            <w:pPr>
              <w:rPr>
                <w:sz w:val="20"/>
              </w:rPr>
            </w:pPr>
            <w:r w:rsidRPr="001923C6">
              <w:rPr>
                <w:sz w:val="20"/>
              </w:rPr>
              <w:t>2回目噴射量算出係数要求有</w:t>
            </w:r>
          </w:p>
        </w:tc>
        <w:tc>
          <w:tcPr>
            <w:tcW w:w="1134" w:type="dxa"/>
            <w:tcBorders>
              <w:top w:val="single" w:sz="6" w:space="0" w:color="000000"/>
              <w:left w:val="single" w:sz="6" w:space="0" w:color="000000"/>
              <w:bottom w:val="single" w:sz="6" w:space="0" w:color="000000"/>
              <w:right w:val="single" w:sz="6" w:space="0" w:color="000000"/>
            </w:tcBorders>
          </w:tcPr>
          <w:p w14:paraId="26EFF118"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E00F1EB" w14:textId="77777777" w:rsidR="00765A27" w:rsidRPr="001923C6" w:rsidRDefault="00765A27" w:rsidP="00765A27">
            <w:pPr>
              <w:rPr>
                <w:color w:val="000000"/>
                <w:sz w:val="20"/>
              </w:rPr>
            </w:pPr>
            <w:r w:rsidRPr="001923C6">
              <w:rPr>
                <w:color w:val="000000"/>
                <w:sz w:val="20"/>
              </w:rPr>
              <w:t>-</w:t>
            </w:r>
          </w:p>
        </w:tc>
      </w:tr>
      <w:tr w:rsidR="00765A27" w:rsidRPr="001923C6" w14:paraId="3EAA44C0"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1EB7F0C" w14:textId="77777777" w:rsidR="00765A27" w:rsidRPr="001923C6" w:rsidRDefault="00765A27" w:rsidP="00765A27">
            <w:pPr>
              <w:rPr>
                <w:sz w:val="20"/>
              </w:rPr>
            </w:pPr>
            <w:r w:rsidRPr="001923C6">
              <w:rPr>
                <w:sz w:val="20"/>
              </w:rPr>
              <w:t>EMINJ_RQK2F</w:t>
            </w:r>
            <w:r w:rsidRPr="001923C6">
              <w:rPr>
                <w:rFonts w:hint="eastAsia"/>
                <w:sz w:val="20"/>
              </w:rPr>
              <w:t>N</w:t>
            </w:r>
          </w:p>
        </w:tc>
        <w:tc>
          <w:tcPr>
            <w:tcW w:w="3686" w:type="dxa"/>
            <w:tcBorders>
              <w:top w:val="single" w:sz="6" w:space="0" w:color="000000"/>
              <w:left w:val="single" w:sz="6" w:space="0" w:color="000000"/>
              <w:bottom w:val="single" w:sz="6" w:space="0" w:color="000000"/>
              <w:right w:val="single" w:sz="6" w:space="0" w:color="000000"/>
            </w:tcBorders>
          </w:tcPr>
          <w:p w14:paraId="7275EC7D" w14:textId="77777777" w:rsidR="00765A27" w:rsidRPr="001923C6" w:rsidRDefault="00765A27" w:rsidP="00765A27">
            <w:pPr>
              <w:rPr>
                <w:sz w:val="20"/>
              </w:rPr>
            </w:pPr>
            <w:r w:rsidRPr="001923C6">
              <w:rPr>
                <w:sz w:val="20"/>
              </w:rPr>
              <w:t>2回目噴射量算出係数要求有(ﾊﾞﾝｸ別)</w:t>
            </w:r>
          </w:p>
        </w:tc>
        <w:tc>
          <w:tcPr>
            <w:tcW w:w="1134" w:type="dxa"/>
            <w:tcBorders>
              <w:top w:val="single" w:sz="6" w:space="0" w:color="000000"/>
              <w:left w:val="single" w:sz="6" w:space="0" w:color="000000"/>
              <w:bottom w:val="single" w:sz="6" w:space="0" w:color="000000"/>
              <w:right w:val="single" w:sz="6" w:space="0" w:color="000000"/>
            </w:tcBorders>
          </w:tcPr>
          <w:p w14:paraId="30FE5E70"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979BF3D" w14:textId="77777777" w:rsidR="00765A27" w:rsidRPr="001923C6" w:rsidRDefault="00765A27" w:rsidP="00765A27">
            <w:pPr>
              <w:rPr>
                <w:color w:val="000000"/>
                <w:sz w:val="20"/>
              </w:rPr>
            </w:pPr>
            <w:r w:rsidRPr="001923C6">
              <w:rPr>
                <w:color w:val="000000"/>
                <w:sz w:val="20"/>
              </w:rPr>
              <w:t>-</w:t>
            </w:r>
          </w:p>
        </w:tc>
      </w:tr>
      <w:tr w:rsidR="00765A27" w:rsidRPr="001923C6" w14:paraId="4FBB3A4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51C5F6E" w14:textId="77777777" w:rsidR="00765A27" w:rsidRPr="001923C6" w:rsidRDefault="00765A27" w:rsidP="00765A27">
            <w:pPr>
              <w:rPr>
                <w:sz w:val="20"/>
              </w:rPr>
            </w:pPr>
            <w:r w:rsidRPr="001923C6">
              <w:rPr>
                <w:sz w:val="20"/>
              </w:rPr>
              <w:t>EMINJ_RQK3F</w:t>
            </w:r>
          </w:p>
        </w:tc>
        <w:tc>
          <w:tcPr>
            <w:tcW w:w="3686" w:type="dxa"/>
            <w:tcBorders>
              <w:top w:val="single" w:sz="6" w:space="0" w:color="000000"/>
              <w:left w:val="single" w:sz="6" w:space="0" w:color="000000"/>
              <w:bottom w:val="single" w:sz="6" w:space="0" w:color="000000"/>
              <w:right w:val="single" w:sz="6" w:space="0" w:color="000000"/>
            </w:tcBorders>
          </w:tcPr>
          <w:p w14:paraId="4C85C518" w14:textId="77777777" w:rsidR="00765A27" w:rsidRPr="001923C6" w:rsidRDefault="00765A27" w:rsidP="00765A27">
            <w:pPr>
              <w:rPr>
                <w:sz w:val="20"/>
              </w:rPr>
            </w:pPr>
            <w:r w:rsidRPr="001923C6">
              <w:rPr>
                <w:sz w:val="20"/>
              </w:rPr>
              <w:t>3回目噴射量算出係数要求有</w:t>
            </w:r>
          </w:p>
        </w:tc>
        <w:tc>
          <w:tcPr>
            <w:tcW w:w="1134" w:type="dxa"/>
            <w:tcBorders>
              <w:top w:val="single" w:sz="6" w:space="0" w:color="000000"/>
              <w:left w:val="single" w:sz="6" w:space="0" w:color="000000"/>
              <w:bottom w:val="single" w:sz="6" w:space="0" w:color="000000"/>
              <w:right w:val="single" w:sz="6" w:space="0" w:color="000000"/>
            </w:tcBorders>
          </w:tcPr>
          <w:p w14:paraId="42E70428"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33975596" w14:textId="77777777" w:rsidR="00765A27" w:rsidRPr="001923C6" w:rsidRDefault="00765A27" w:rsidP="00765A27">
            <w:pPr>
              <w:rPr>
                <w:color w:val="000000"/>
                <w:sz w:val="20"/>
              </w:rPr>
            </w:pPr>
            <w:r w:rsidRPr="001923C6">
              <w:rPr>
                <w:color w:val="000000"/>
                <w:sz w:val="20"/>
              </w:rPr>
              <w:t>-</w:t>
            </w:r>
          </w:p>
        </w:tc>
      </w:tr>
      <w:tr w:rsidR="00765A27" w:rsidRPr="001923C6" w14:paraId="27FA009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CB78704" w14:textId="77777777" w:rsidR="00765A27" w:rsidRPr="001923C6" w:rsidRDefault="00765A27" w:rsidP="00765A27">
            <w:pPr>
              <w:rPr>
                <w:sz w:val="20"/>
              </w:rPr>
            </w:pPr>
            <w:r w:rsidRPr="001923C6">
              <w:rPr>
                <w:sz w:val="20"/>
              </w:rPr>
              <w:t>EMINJ_RQK3F</w:t>
            </w:r>
            <w:r w:rsidRPr="001923C6">
              <w:rPr>
                <w:rFonts w:hint="eastAsia"/>
                <w:sz w:val="20"/>
              </w:rPr>
              <w:t>N</w:t>
            </w:r>
          </w:p>
        </w:tc>
        <w:tc>
          <w:tcPr>
            <w:tcW w:w="3686" w:type="dxa"/>
            <w:tcBorders>
              <w:top w:val="single" w:sz="6" w:space="0" w:color="000000"/>
              <w:left w:val="single" w:sz="6" w:space="0" w:color="000000"/>
              <w:bottom w:val="single" w:sz="6" w:space="0" w:color="000000"/>
              <w:right w:val="single" w:sz="6" w:space="0" w:color="000000"/>
            </w:tcBorders>
          </w:tcPr>
          <w:p w14:paraId="07C37A66" w14:textId="77777777" w:rsidR="00765A27" w:rsidRPr="001923C6" w:rsidRDefault="00765A27" w:rsidP="00765A27">
            <w:pPr>
              <w:rPr>
                <w:sz w:val="20"/>
              </w:rPr>
            </w:pPr>
            <w:r w:rsidRPr="001923C6">
              <w:rPr>
                <w:sz w:val="20"/>
              </w:rPr>
              <w:t>3回目噴射量算出係数要求有(ﾊﾞﾝｸ別)</w:t>
            </w:r>
          </w:p>
        </w:tc>
        <w:tc>
          <w:tcPr>
            <w:tcW w:w="1134" w:type="dxa"/>
            <w:tcBorders>
              <w:top w:val="single" w:sz="6" w:space="0" w:color="000000"/>
              <w:left w:val="single" w:sz="6" w:space="0" w:color="000000"/>
              <w:bottom w:val="single" w:sz="6" w:space="0" w:color="000000"/>
              <w:right w:val="single" w:sz="6" w:space="0" w:color="000000"/>
            </w:tcBorders>
          </w:tcPr>
          <w:p w14:paraId="713B5BA4"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D379273" w14:textId="77777777" w:rsidR="00765A27" w:rsidRPr="001923C6" w:rsidRDefault="00765A27" w:rsidP="00765A27">
            <w:pPr>
              <w:rPr>
                <w:color w:val="000000"/>
                <w:sz w:val="20"/>
              </w:rPr>
            </w:pPr>
            <w:r w:rsidRPr="001923C6">
              <w:rPr>
                <w:color w:val="000000"/>
                <w:sz w:val="20"/>
              </w:rPr>
              <w:t>-</w:t>
            </w:r>
          </w:p>
        </w:tc>
      </w:tr>
      <w:tr w:rsidR="00765A27" w:rsidRPr="001923C6" w14:paraId="15270F0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CF5B79D" w14:textId="77777777" w:rsidR="00765A27" w:rsidRPr="001923C6" w:rsidRDefault="00765A27" w:rsidP="00765A27">
            <w:pPr>
              <w:rPr>
                <w:sz w:val="20"/>
              </w:rPr>
            </w:pPr>
            <w:r w:rsidRPr="001923C6">
              <w:rPr>
                <w:sz w:val="20"/>
              </w:rPr>
              <w:t>EMINJ_RQPRREQ</w:t>
            </w:r>
          </w:p>
        </w:tc>
        <w:tc>
          <w:tcPr>
            <w:tcW w:w="3686" w:type="dxa"/>
            <w:tcBorders>
              <w:top w:val="single" w:sz="6" w:space="0" w:color="000000"/>
              <w:left w:val="single" w:sz="6" w:space="0" w:color="000000"/>
              <w:bottom w:val="single" w:sz="6" w:space="0" w:color="000000"/>
              <w:right w:val="single" w:sz="6" w:space="0" w:color="000000"/>
            </w:tcBorders>
          </w:tcPr>
          <w:p w14:paraId="3991C732" w14:textId="77777777" w:rsidR="00765A27" w:rsidRPr="001923C6" w:rsidRDefault="00765A27" w:rsidP="00765A27">
            <w:pPr>
              <w:rPr>
                <w:sz w:val="20"/>
              </w:rPr>
            </w:pPr>
            <w:r w:rsidRPr="001923C6">
              <w:rPr>
                <w:rFonts w:hint="eastAsia"/>
                <w:sz w:val="20"/>
              </w:rPr>
              <w:t>高圧ﾎﾟﾝﾌﾟ目標燃圧要求有</w:t>
            </w:r>
          </w:p>
        </w:tc>
        <w:tc>
          <w:tcPr>
            <w:tcW w:w="1134" w:type="dxa"/>
            <w:tcBorders>
              <w:top w:val="single" w:sz="6" w:space="0" w:color="000000"/>
              <w:left w:val="single" w:sz="6" w:space="0" w:color="000000"/>
              <w:bottom w:val="single" w:sz="6" w:space="0" w:color="000000"/>
              <w:right w:val="single" w:sz="6" w:space="0" w:color="000000"/>
            </w:tcBorders>
          </w:tcPr>
          <w:p w14:paraId="289395BE"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40E465ED" w14:textId="77777777" w:rsidR="00765A27" w:rsidRPr="001923C6" w:rsidRDefault="00765A27" w:rsidP="00765A27">
            <w:pPr>
              <w:rPr>
                <w:color w:val="000000"/>
                <w:sz w:val="20"/>
              </w:rPr>
            </w:pPr>
            <w:r w:rsidRPr="001923C6">
              <w:rPr>
                <w:color w:val="000000"/>
                <w:sz w:val="20"/>
              </w:rPr>
              <w:t>-</w:t>
            </w:r>
          </w:p>
        </w:tc>
      </w:tr>
      <w:tr w:rsidR="00765A27" w:rsidRPr="001923C6" w14:paraId="01034C1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677BEBC" w14:textId="77777777" w:rsidR="00765A27" w:rsidRPr="001923C6" w:rsidRDefault="00765A27" w:rsidP="00765A27">
            <w:pPr>
              <w:rPr>
                <w:sz w:val="20"/>
              </w:rPr>
            </w:pPr>
            <w:r w:rsidRPr="001923C6">
              <w:rPr>
                <w:sz w:val="20"/>
              </w:rPr>
              <w:t>EMINJ_RQQFREQ</w:t>
            </w:r>
          </w:p>
        </w:tc>
        <w:tc>
          <w:tcPr>
            <w:tcW w:w="3686" w:type="dxa"/>
            <w:tcBorders>
              <w:top w:val="single" w:sz="6" w:space="0" w:color="000000"/>
              <w:left w:val="single" w:sz="6" w:space="0" w:color="000000"/>
              <w:bottom w:val="single" w:sz="6" w:space="0" w:color="000000"/>
              <w:right w:val="single" w:sz="6" w:space="0" w:color="000000"/>
            </w:tcBorders>
          </w:tcPr>
          <w:p w14:paraId="0ADCE135" w14:textId="77777777" w:rsidR="00765A27" w:rsidRPr="001923C6" w:rsidRDefault="00765A27" w:rsidP="00765A27">
            <w:pPr>
              <w:rPr>
                <w:sz w:val="20"/>
              </w:rPr>
            </w:pPr>
            <w:r w:rsidRPr="001923C6">
              <w:rPr>
                <w:rFonts w:hint="eastAsia"/>
                <w:sz w:val="20"/>
              </w:rPr>
              <w:t>燃料ﾎﾟﾝﾌﾟ吐出量要求有</w:t>
            </w:r>
          </w:p>
        </w:tc>
        <w:tc>
          <w:tcPr>
            <w:tcW w:w="1134" w:type="dxa"/>
            <w:tcBorders>
              <w:top w:val="single" w:sz="6" w:space="0" w:color="000000"/>
              <w:left w:val="single" w:sz="6" w:space="0" w:color="000000"/>
              <w:bottom w:val="single" w:sz="6" w:space="0" w:color="000000"/>
              <w:right w:val="single" w:sz="6" w:space="0" w:color="000000"/>
            </w:tcBorders>
          </w:tcPr>
          <w:p w14:paraId="56B8567D"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78DAE800" w14:textId="77777777" w:rsidR="00765A27" w:rsidRPr="001923C6" w:rsidRDefault="00765A27" w:rsidP="00765A27">
            <w:pPr>
              <w:rPr>
                <w:color w:val="000000"/>
                <w:sz w:val="20"/>
              </w:rPr>
            </w:pPr>
            <w:r w:rsidRPr="001923C6">
              <w:rPr>
                <w:color w:val="000000"/>
                <w:sz w:val="20"/>
              </w:rPr>
              <w:t>-</w:t>
            </w:r>
          </w:p>
        </w:tc>
      </w:tr>
      <w:tr w:rsidR="00765A27" w:rsidRPr="001923C6" w14:paraId="0F861EF7"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68B3DE9" w14:textId="77777777" w:rsidR="00765A27" w:rsidRPr="001923C6" w:rsidRDefault="00765A27" w:rsidP="00765A27">
            <w:pPr>
              <w:rPr>
                <w:sz w:val="20"/>
              </w:rPr>
            </w:pPr>
            <w:r w:rsidRPr="001923C6">
              <w:rPr>
                <w:sz w:val="20"/>
              </w:rPr>
              <w:t>EMINJ_RQPRREQL</w:t>
            </w:r>
          </w:p>
        </w:tc>
        <w:tc>
          <w:tcPr>
            <w:tcW w:w="3686" w:type="dxa"/>
            <w:tcBorders>
              <w:top w:val="single" w:sz="6" w:space="0" w:color="000000"/>
              <w:left w:val="single" w:sz="6" w:space="0" w:color="000000"/>
              <w:bottom w:val="single" w:sz="6" w:space="0" w:color="000000"/>
              <w:right w:val="single" w:sz="6" w:space="0" w:color="000000"/>
            </w:tcBorders>
          </w:tcPr>
          <w:p w14:paraId="56D303E3" w14:textId="77777777" w:rsidR="00765A27" w:rsidRPr="001923C6" w:rsidRDefault="00765A27" w:rsidP="00765A27">
            <w:pPr>
              <w:rPr>
                <w:sz w:val="20"/>
              </w:rPr>
            </w:pPr>
            <w:r w:rsidRPr="001923C6">
              <w:rPr>
                <w:rFonts w:hint="eastAsia"/>
                <w:sz w:val="20"/>
              </w:rPr>
              <w:t>低圧ﾎﾟﾝﾌﾟ目標燃圧要求有</w:t>
            </w:r>
          </w:p>
        </w:tc>
        <w:tc>
          <w:tcPr>
            <w:tcW w:w="1134" w:type="dxa"/>
            <w:tcBorders>
              <w:top w:val="single" w:sz="6" w:space="0" w:color="000000"/>
              <w:left w:val="single" w:sz="6" w:space="0" w:color="000000"/>
              <w:bottom w:val="single" w:sz="6" w:space="0" w:color="000000"/>
              <w:right w:val="single" w:sz="6" w:space="0" w:color="000000"/>
            </w:tcBorders>
          </w:tcPr>
          <w:p w14:paraId="78490496"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441E8A1" w14:textId="77777777" w:rsidR="00765A27" w:rsidRPr="001923C6" w:rsidRDefault="00765A27" w:rsidP="00765A27">
            <w:pPr>
              <w:rPr>
                <w:color w:val="000000"/>
                <w:sz w:val="20"/>
              </w:rPr>
            </w:pPr>
            <w:r w:rsidRPr="001923C6">
              <w:rPr>
                <w:color w:val="000000"/>
                <w:sz w:val="20"/>
              </w:rPr>
              <w:t>-</w:t>
            </w:r>
          </w:p>
        </w:tc>
      </w:tr>
      <w:tr w:rsidR="00765A27" w:rsidRPr="001923C6" w14:paraId="41E9B0E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275E9F3B" w14:textId="77777777" w:rsidR="00765A27" w:rsidRPr="001923C6" w:rsidRDefault="00765A27" w:rsidP="00765A27">
            <w:pPr>
              <w:rPr>
                <w:sz w:val="20"/>
              </w:rPr>
            </w:pPr>
            <w:r w:rsidRPr="001923C6">
              <w:rPr>
                <w:sz w:val="20"/>
              </w:rPr>
              <w:t>EMINJ_RQXQINJAST</w:t>
            </w:r>
          </w:p>
        </w:tc>
        <w:tc>
          <w:tcPr>
            <w:tcW w:w="3686" w:type="dxa"/>
            <w:tcBorders>
              <w:top w:val="single" w:sz="6" w:space="0" w:color="000000"/>
              <w:left w:val="single" w:sz="6" w:space="0" w:color="000000"/>
              <w:bottom w:val="single" w:sz="6" w:space="0" w:color="000000"/>
              <w:right w:val="single" w:sz="6" w:space="0" w:color="000000"/>
            </w:tcBorders>
          </w:tcPr>
          <w:p w14:paraId="740F686E" w14:textId="77777777" w:rsidR="00765A27" w:rsidRPr="001923C6" w:rsidRDefault="00765A27" w:rsidP="00765A27">
            <w:pPr>
              <w:rPr>
                <w:sz w:val="20"/>
              </w:rPr>
            </w:pPr>
            <w:r w:rsidRPr="001923C6">
              <w:rPr>
                <w:rFonts w:hint="eastAsia"/>
                <w:sz w:val="20"/>
              </w:rPr>
              <w:t>始動後噴射量要求ﾌﾗｸﾞ要求有</w:t>
            </w:r>
          </w:p>
        </w:tc>
        <w:tc>
          <w:tcPr>
            <w:tcW w:w="1134" w:type="dxa"/>
            <w:tcBorders>
              <w:top w:val="single" w:sz="6" w:space="0" w:color="000000"/>
              <w:left w:val="single" w:sz="6" w:space="0" w:color="000000"/>
              <w:bottom w:val="single" w:sz="6" w:space="0" w:color="000000"/>
              <w:right w:val="single" w:sz="6" w:space="0" w:color="000000"/>
            </w:tcBorders>
          </w:tcPr>
          <w:p w14:paraId="0E26478A"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D932B1C" w14:textId="77777777" w:rsidR="00765A27" w:rsidRPr="001923C6" w:rsidRDefault="00765A27" w:rsidP="00765A27">
            <w:pPr>
              <w:rPr>
                <w:color w:val="000000"/>
                <w:sz w:val="20"/>
              </w:rPr>
            </w:pPr>
            <w:r w:rsidRPr="001923C6">
              <w:rPr>
                <w:color w:val="000000"/>
                <w:sz w:val="20"/>
              </w:rPr>
              <w:t>-</w:t>
            </w:r>
          </w:p>
        </w:tc>
      </w:tr>
      <w:tr w:rsidR="00765A27" w:rsidRPr="001923C6" w14:paraId="4226589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F59FD8E" w14:textId="77777777" w:rsidR="00765A27" w:rsidRPr="001923C6" w:rsidRDefault="00765A27" w:rsidP="00765A27">
            <w:pPr>
              <w:rPr>
                <w:sz w:val="20"/>
              </w:rPr>
            </w:pPr>
            <w:bookmarkStart w:id="1684" w:name="_Hlk504497107"/>
            <w:r w:rsidRPr="001923C6">
              <w:rPr>
                <w:sz w:val="20"/>
              </w:rPr>
              <w:t>EMINJ_RQKRCHREF</w:t>
            </w:r>
          </w:p>
        </w:tc>
        <w:tc>
          <w:tcPr>
            <w:tcW w:w="3686" w:type="dxa"/>
            <w:tcBorders>
              <w:top w:val="single" w:sz="6" w:space="0" w:color="000000"/>
              <w:left w:val="single" w:sz="6" w:space="0" w:color="000000"/>
              <w:bottom w:val="single" w:sz="6" w:space="0" w:color="000000"/>
              <w:right w:val="single" w:sz="6" w:space="0" w:color="000000"/>
            </w:tcBorders>
          </w:tcPr>
          <w:p w14:paraId="7A60FEE2" w14:textId="77777777" w:rsidR="00765A27" w:rsidRPr="001923C6" w:rsidRDefault="00765A27" w:rsidP="00765A27">
            <w:pPr>
              <w:rPr>
                <w:sz w:val="20"/>
              </w:rPr>
            </w:pPr>
            <w:r w:rsidRPr="001923C6">
              <w:rPr>
                <w:rFonts w:hint="eastAsia"/>
                <w:sz w:val="20"/>
              </w:rPr>
              <w:t>噴射量補正係数要求有</w:t>
            </w:r>
          </w:p>
        </w:tc>
        <w:tc>
          <w:tcPr>
            <w:tcW w:w="1134" w:type="dxa"/>
            <w:tcBorders>
              <w:top w:val="single" w:sz="6" w:space="0" w:color="000000"/>
              <w:left w:val="single" w:sz="6" w:space="0" w:color="000000"/>
              <w:bottom w:val="single" w:sz="6" w:space="0" w:color="000000"/>
              <w:right w:val="single" w:sz="6" w:space="0" w:color="000000"/>
            </w:tcBorders>
          </w:tcPr>
          <w:p w14:paraId="761F1D2F" w14:textId="77777777" w:rsidR="00765A27" w:rsidRPr="001923C6" w:rsidRDefault="00765A27" w:rsidP="00765A27">
            <w:pPr>
              <w:rPr>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2AF824C" w14:textId="77777777" w:rsidR="00765A27" w:rsidRPr="001923C6" w:rsidRDefault="00765A27" w:rsidP="00765A27">
            <w:pPr>
              <w:rPr>
                <w:color w:val="000000"/>
                <w:sz w:val="20"/>
              </w:rPr>
            </w:pPr>
            <w:r w:rsidRPr="001923C6">
              <w:rPr>
                <w:color w:val="000000"/>
                <w:sz w:val="20"/>
              </w:rPr>
              <w:t>-</w:t>
            </w:r>
          </w:p>
        </w:tc>
      </w:tr>
      <w:bookmarkEnd w:id="1684"/>
      <w:tr w:rsidR="00765A27" w:rsidRPr="001923C6" w14:paraId="39475104"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420FDBB" w14:textId="77777777" w:rsidR="00765A27" w:rsidRPr="001923C6" w:rsidRDefault="00765A27" w:rsidP="00765A27">
            <w:pPr>
              <w:rPr>
                <w:sz w:val="20"/>
              </w:rPr>
            </w:pPr>
            <w:r w:rsidRPr="001923C6">
              <w:rPr>
                <w:sz w:val="20"/>
              </w:rPr>
              <w:t>EMINJ_RQPLREQ</w:t>
            </w:r>
          </w:p>
        </w:tc>
        <w:tc>
          <w:tcPr>
            <w:tcW w:w="3686" w:type="dxa"/>
            <w:tcBorders>
              <w:top w:val="single" w:sz="6" w:space="0" w:color="000000"/>
              <w:left w:val="single" w:sz="6" w:space="0" w:color="000000"/>
              <w:bottom w:val="single" w:sz="6" w:space="0" w:color="000000"/>
              <w:right w:val="single" w:sz="6" w:space="0" w:color="000000"/>
            </w:tcBorders>
          </w:tcPr>
          <w:p w14:paraId="10B2D237" w14:textId="26DD89D0" w:rsidR="00765A27" w:rsidRPr="001923C6" w:rsidRDefault="00765A27" w:rsidP="00765A27">
            <w:pPr>
              <w:rPr>
                <w:sz w:val="20"/>
              </w:rPr>
            </w:pPr>
            <w:r w:rsidRPr="001923C6">
              <w:rPr>
                <w:sz w:val="20"/>
              </w:rPr>
              <w:t>PL噴射実施要求有</w:t>
            </w:r>
          </w:p>
        </w:tc>
        <w:tc>
          <w:tcPr>
            <w:tcW w:w="1134" w:type="dxa"/>
            <w:tcBorders>
              <w:top w:val="single" w:sz="6" w:space="0" w:color="000000"/>
              <w:left w:val="single" w:sz="6" w:space="0" w:color="000000"/>
              <w:bottom w:val="single" w:sz="6" w:space="0" w:color="000000"/>
              <w:right w:val="single" w:sz="6" w:space="0" w:color="000000"/>
            </w:tcBorders>
          </w:tcPr>
          <w:p w14:paraId="3737554F" w14:textId="77777777" w:rsidR="00765A27" w:rsidRPr="001923C6" w:rsidRDefault="00765A27" w:rsidP="00765A27">
            <w:pPr>
              <w:rPr>
                <w:color w:val="000000"/>
                <w:sz w:val="20"/>
              </w:rPr>
            </w:pPr>
            <w:r w:rsidRPr="001923C6">
              <w:rPr>
                <w:color w:val="000000"/>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0D07C8F" w14:textId="77777777" w:rsidR="00765A27" w:rsidRPr="001923C6" w:rsidRDefault="00765A27" w:rsidP="00765A27">
            <w:pPr>
              <w:rPr>
                <w:color w:val="000000"/>
                <w:sz w:val="20"/>
              </w:rPr>
            </w:pPr>
            <w:r w:rsidRPr="001923C6">
              <w:rPr>
                <w:color w:val="000000"/>
                <w:sz w:val="20"/>
              </w:rPr>
              <w:t>-</w:t>
            </w:r>
          </w:p>
        </w:tc>
      </w:tr>
      <w:tr w:rsidR="00765A27" w:rsidRPr="001923C6" w14:paraId="1C7141BA"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11FACA57" w14:textId="5734BECC" w:rsidR="00765A27" w:rsidRPr="00072445" w:rsidRDefault="00765A27" w:rsidP="00765A27">
            <w:pPr>
              <w:rPr>
                <w:sz w:val="20"/>
              </w:rPr>
            </w:pPr>
            <w:r w:rsidRPr="00072445">
              <w:rPr>
                <w:sz w:val="20"/>
              </w:rPr>
              <w:t>EMINJ_RQINJPTN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5D311530" w14:textId="285A2376" w:rsidR="00765A27" w:rsidRPr="00072445" w:rsidRDefault="00765A27" w:rsidP="00765A27">
            <w:pPr>
              <w:rPr>
                <w:sz w:val="20"/>
              </w:rPr>
            </w:pPr>
            <w:r w:rsidRPr="00072445">
              <w:rPr>
                <w:rFonts w:hint="eastAsia"/>
                <w:sz w:val="20"/>
              </w:rPr>
              <w:t>噴射ﾊﾟﾀｰﾝ要求有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F06CB5F" w14:textId="389BDE43"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02B4DBCC" w14:textId="4EAA7533" w:rsidR="00765A27" w:rsidRPr="00072445" w:rsidRDefault="00765A27" w:rsidP="00765A27">
            <w:pPr>
              <w:rPr>
                <w:color w:val="000000"/>
                <w:sz w:val="20"/>
              </w:rPr>
            </w:pPr>
            <w:r w:rsidRPr="00072445">
              <w:rPr>
                <w:color w:val="000000"/>
                <w:sz w:val="20"/>
              </w:rPr>
              <w:t>-</w:t>
            </w:r>
          </w:p>
        </w:tc>
      </w:tr>
      <w:tr w:rsidR="00765A27" w:rsidRPr="001923C6" w14:paraId="62ADF497"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5E62AB38" w14:textId="059554D6" w:rsidR="00765A27" w:rsidRPr="00072445" w:rsidRDefault="00765A27" w:rsidP="00765A27">
            <w:pPr>
              <w:rPr>
                <w:sz w:val="20"/>
              </w:rPr>
            </w:pPr>
            <w:r w:rsidRPr="00072445">
              <w:rPr>
                <w:sz w:val="20"/>
              </w:rPr>
              <w:t>EMINJ_RQAINJPN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A4F6A73" w14:textId="6E477E8C" w:rsidR="00765A27" w:rsidRPr="00072445" w:rsidRDefault="00765A27" w:rsidP="00765A27">
            <w:pPr>
              <w:rPr>
                <w:sz w:val="20"/>
              </w:rPr>
            </w:pPr>
            <w:r w:rsidRPr="00072445">
              <w:rPr>
                <w:rFonts w:hint="eastAsia"/>
                <w:sz w:val="20"/>
              </w:rPr>
              <w:t>ﾎﾟｰﾄ</w:t>
            </w:r>
            <w:r w:rsidRPr="00072445">
              <w:rPr>
                <w:sz w:val="20"/>
              </w:rPr>
              <w:t>n回目噴射開始時期要求有</w:t>
            </w:r>
            <w:r w:rsidRPr="00072445">
              <w:rPr>
                <w:rFonts w:hint="eastAsia"/>
                <w:sz w:val="20"/>
              </w:rPr>
              <w:t>(</w:t>
            </w:r>
            <w:r w:rsidRPr="00072445">
              <w:rPr>
                <w:sz w:val="20"/>
              </w:rPr>
              <w:t>噴射毎</w:t>
            </w:r>
            <w:r w:rsidRPr="00072445">
              <w:rPr>
                <w:rFonts w:hint="eastAsia"/>
                <w:sz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3B36EDC" w14:textId="7C5EFC97"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5B0A06D" w14:textId="630D2F9B" w:rsidR="00765A27" w:rsidRPr="00072445" w:rsidRDefault="00765A27" w:rsidP="00765A27">
            <w:pPr>
              <w:rPr>
                <w:color w:val="000000"/>
                <w:sz w:val="20"/>
              </w:rPr>
            </w:pPr>
            <w:r w:rsidRPr="00072445">
              <w:rPr>
                <w:color w:val="000000"/>
                <w:sz w:val="20"/>
              </w:rPr>
              <w:t>-</w:t>
            </w:r>
          </w:p>
        </w:tc>
      </w:tr>
      <w:tr w:rsidR="00765A27" w:rsidRPr="001923C6" w14:paraId="058C2DDD"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34323362" w14:textId="7DEBED9D" w:rsidR="00765A27" w:rsidRPr="00072445" w:rsidRDefault="00765A27" w:rsidP="00765A27">
            <w:pPr>
              <w:rPr>
                <w:sz w:val="20"/>
              </w:rPr>
            </w:pPr>
            <w:r w:rsidRPr="00072445">
              <w:rPr>
                <w:sz w:val="20"/>
              </w:rPr>
              <w:t>EMINJ_RQAINJDN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04E9FFF6" w14:textId="3BB6CB71" w:rsidR="00765A27" w:rsidRPr="00072445" w:rsidRDefault="00765A27" w:rsidP="00765A27">
            <w:pPr>
              <w:rPr>
                <w:sz w:val="20"/>
              </w:rPr>
            </w:pPr>
            <w:r w:rsidRPr="00072445">
              <w:rPr>
                <w:rFonts w:hint="eastAsia"/>
                <w:sz w:val="20"/>
              </w:rPr>
              <w:t>筒内</w:t>
            </w:r>
            <w:r w:rsidRPr="00072445">
              <w:rPr>
                <w:sz w:val="20"/>
              </w:rPr>
              <w:t>n回目噴射開始時期要求有</w:t>
            </w:r>
            <w:r w:rsidRPr="00072445">
              <w:rPr>
                <w:rFonts w:hint="eastAsia"/>
                <w:sz w:val="20"/>
              </w:rPr>
              <w:t>(</w:t>
            </w:r>
            <w:r w:rsidRPr="00072445">
              <w:rPr>
                <w:sz w:val="20"/>
              </w:rPr>
              <w:t>噴射毎）</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00D2D2D" w14:textId="0BE825CD"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48AE2A7" w14:textId="63FEF0CD" w:rsidR="00765A27" w:rsidRPr="00072445" w:rsidRDefault="00765A27" w:rsidP="00765A27">
            <w:pPr>
              <w:rPr>
                <w:color w:val="000000"/>
                <w:sz w:val="20"/>
              </w:rPr>
            </w:pPr>
            <w:r w:rsidRPr="00072445">
              <w:rPr>
                <w:color w:val="000000"/>
                <w:sz w:val="20"/>
              </w:rPr>
              <w:t>-</w:t>
            </w:r>
          </w:p>
        </w:tc>
      </w:tr>
      <w:tr w:rsidR="00765A27" w:rsidRPr="001923C6" w14:paraId="7BA4DEB1"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7C701CC5" w14:textId="7395F935" w:rsidR="00765A27" w:rsidRPr="00072445" w:rsidRDefault="00765A27" w:rsidP="00765A27">
            <w:pPr>
              <w:rPr>
                <w:sz w:val="20"/>
              </w:rPr>
            </w:pPr>
            <w:r w:rsidRPr="00072445">
              <w:rPr>
                <w:sz w:val="20"/>
              </w:rPr>
              <w:lastRenderedPageBreak/>
              <w:t>EMINJ_RQQINJSTPN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40CAA33" w14:textId="440495F7" w:rsidR="00765A27" w:rsidRPr="00072445" w:rsidRDefault="00765A27" w:rsidP="00765A27">
            <w:pPr>
              <w:rPr>
                <w:sz w:val="20"/>
              </w:rPr>
            </w:pPr>
            <w:r w:rsidRPr="00072445">
              <w:rPr>
                <w:rFonts w:hint="eastAsia"/>
                <w:sz w:val="20"/>
              </w:rPr>
              <w:t>ﾎﾟｰﾄ</w:t>
            </w:r>
            <w:r w:rsidRPr="00072445">
              <w:rPr>
                <w:sz w:val="20"/>
              </w:rPr>
              <w:t>n回目始動時噴射量要求有</w:t>
            </w:r>
            <w:r w:rsidRPr="00072445">
              <w:rPr>
                <w:rFonts w:hint="eastAsia"/>
                <w:sz w:val="20"/>
              </w:rPr>
              <w:t>(</w:t>
            </w:r>
            <w:r w:rsidRPr="00072445">
              <w:rPr>
                <w:sz w:val="20"/>
              </w:rPr>
              <w:t>噴射毎</w:t>
            </w:r>
            <w:r w:rsidRPr="00072445">
              <w:rPr>
                <w:rFonts w:hint="eastAsia"/>
                <w:sz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24EA5174" w14:textId="4668E5AE"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4C438A69" w14:textId="41400BB1" w:rsidR="00765A27" w:rsidRPr="00072445" w:rsidRDefault="00765A27" w:rsidP="00765A27">
            <w:pPr>
              <w:rPr>
                <w:color w:val="000000"/>
                <w:sz w:val="20"/>
              </w:rPr>
            </w:pPr>
            <w:r w:rsidRPr="00072445">
              <w:rPr>
                <w:color w:val="000000"/>
                <w:sz w:val="20"/>
              </w:rPr>
              <w:t>-</w:t>
            </w:r>
          </w:p>
        </w:tc>
      </w:tr>
      <w:tr w:rsidR="00765A27" w:rsidRPr="001923C6" w14:paraId="2519D99F"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64C1C58E" w14:textId="5B0DC73C" w:rsidR="00765A27" w:rsidRPr="00072445" w:rsidRDefault="00765A27" w:rsidP="00765A27">
            <w:pPr>
              <w:rPr>
                <w:sz w:val="20"/>
              </w:rPr>
            </w:pPr>
            <w:r w:rsidRPr="00072445">
              <w:rPr>
                <w:sz w:val="20"/>
              </w:rPr>
              <w:t>EMINJ_RQQINJSTDN</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8C4CDC5" w14:textId="6E74F959" w:rsidR="00765A27" w:rsidRPr="00072445" w:rsidRDefault="00765A27" w:rsidP="00765A27">
            <w:pPr>
              <w:rPr>
                <w:sz w:val="20"/>
              </w:rPr>
            </w:pPr>
            <w:r w:rsidRPr="00072445">
              <w:rPr>
                <w:rFonts w:hint="eastAsia"/>
                <w:sz w:val="20"/>
              </w:rPr>
              <w:t>筒内</w:t>
            </w:r>
            <w:r w:rsidRPr="00072445">
              <w:rPr>
                <w:sz w:val="20"/>
              </w:rPr>
              <w:t>n回目始動時噴射量要求有</w:t>
            </w:r>
            <w:r w:rsidRPr="00072445">
              <w:rPr>
                <w:rFonts w:hint="eastAsia"/>
                <w:sz w:val="20"/>
              </w:rPr>
              <w:t>(</w:t>
            </w:r>
            <w:r w:rsidRPr="00072445">
              <w:rPr>
                <w:sz w:val="20"/>
              </w:rPr>
              <w:t>噴射毎</w:t>
            </w:r>
            <w:r w:rsidRPr="00072445">
              <w:rPr>
                <w:rFonts w:hint="eastAsia"/>
                <w:sz w:val="20"/>
              </w:rPr>
              <w:t>)</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31170211" w14:textId="510D6A14"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AB7179F" w14:textId="0AAB66DF" w:rsidR="00765A27" w:rsidRPr="00072445" w:rsidRDefault="00765A27" w:rsidP="00765A27">
            <w:pPr>
              <w:rPr>
                <w:color w:val="000000"/>
                <w:sz w:val="20"/>
              </w:rPr>
            </w:pPr>
            <w:r w:rsidRPr="00072445">
              <w:rPr>
                <w:color w:val="000000"/>
                <w:sz w:val="20"/>
              </w:rPr>
              <w:t>-</w:t>
            </w:r>
          </w:p>
        </w:tc>
      </w:tr>
      <w:tr w:rsidR="00765A27" w:rsidRPr="001923C6" w14:paraId="123C937E"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4AB85756" w14:textId="03325BB7" w:rsidR="00765A27" w:rsidRPr="00072445" w:rsidRDefault="00765A27" w:rsidP="00765A27">
            <w:pPr>
              <w:rPr>
                <w:sz w:val="20"/>
              </w:rPr>
            </w:pPr>
            <w:r w:rsidRPr="00072445">
              <w:rPr>
                <w:sz w:val="20"/>
              </w:rPr>
              <w:t>EMINJ_RQQINJFLFIX</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1CFB626C" w14:textId="62A51674" w:rsidR="00765A27" w:rsidRPr="00072445" w:rsidRDefault="00765A27" w:rsidP="00765A27">
            <w:pPr>
              <w:rPr>
                <w:sz w:val="20"/>
              </w:rPr>
            </w:pPr>
            <w:r w:rsidRPr="00072445">
              <w:rPr>
                <w:sz w:val="20"/>
              </w:rPr>
              <w:t>FL固定噴射量要求有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72FB9D73" w14:textId="6C96382D"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39D44B46" w14:textId="59F5F4E8" w:rsidR="00765A27" w:rsidRPr="00072445" w:rsidRDefault="00765A27" w:rsidP="00765A27">
            <w:pPr>
              <w:rPr>
                <w:color w:val="000000"/>
                <w:sz w:val="20"/>
              </w:rPr>
            </w:pPr>
            <w:r w:rsidRPr="00072445">
              <w:rPr>
                <w:color w:val="000000"/>
                <w:sz w:val="20"/>
              </w:rPr>
              <w:t>-</w:t>
            </w:r>
          </w:p>
        </w:tc>
      </w:tr>
      <w:tr w:rsidR="00765A27" w:rsidRPr="001923C6" w14:paraId="6931BF1F"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01CEA3A3" w14:textId="33391489" w:rsidR="00765A27" w:rsidRPr="00072445" w:rsidRDefault="00765A27" w:rsidP="00765A27">
            <w:pPr>
              <w:rPr>
                <w:sz w:val="20"/>
              </w:rPr>
            </w:pPr>
            <w:r w:rsidRPr="00072445">
              <w:rPr>
                <w:sz w:val="20"/>
              </w:rPr>
              <w:t>EMINJ_RQQINJPLFIX</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6F68676C" w14:textId="0E653CEE" w:rsidR="00765A27" w:rsidRPr="00072445" w:rsidRDefault="00765A27" w:rsidP="00765A27">
            <w:pPr>
              <w:rPr>
                <w:sz w:val="20"/>
              </w:rPr>
            </w:pPr>
            <w:r w:rsidRPr="00072445">
              <w:rPr>
                <w:sz w:val="20"/>
              </w:rPr>
              <w:t>PL固定噴射量要求有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135497D2" w14:textId="4BC14B1C" w:rsidR="00765A27" w:rsidRPr="00072445" w:rsidRDefault="00765A27" w:rsidP="00765A27">
            <w:pPr>
              <w:rPr>
                <w:sz w:val="20"/>
              </w:rPr>
            </w:pPr>
            <w:r w:rsidRPr="00072445">
              <w:rPr>
                <w:color w:val="000000"/>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2F5107F7" w14:textId="516B616A" w:rsidR="00765A27" w:rsidRPr="00072445" w:rsidRDefault="00765A27" w:rsidP="00765A27">
            <w:pPr>
              <w:rPr>
                <w:color w:val="000000"/>
                <w:sz w:val="20"/>
              </w:rPr>
            </w:pPr>
            <w:r w:rsidRPr="00072445">
              <w:rPr>
                <w:color w:val="000000"/>
                <w:sz w:val="20"/>
              </w:rPr>
              <w:t>-</w:t>
            </w:r>
          </w:p>
        </w:tc>
      </w:tr>
      <w:tr w:rsidR="00765A27" w:rsidRPr="001923C6" w14:paraId="3B1D6C9C" w14:textId="77777777" w:rsidTr="00765A27">
        <w:trPr>
          <w:trHeight w:val="216"/>
          <w:ins w:id="1685"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56017BF8" w14:textId="371AA547" w:rsidR="00765A27" w:rsidRPr="00072445" w:rsidRDefault="00765A27" w:rsidP="00765A27">
            <w:pPr>
              <w:rPr>
                <w:ins w:id="1686" w:author="16a" w:date="2025-10-08T16:19:00Z"/>
                <w:sz w:val="20"/>
              </w:rPr>
            </w:pPr>
            <w:ins w:id="1687" w:author="16a" w:date="2025-10-08T16:19:00Z">
              <w:r w:rsidRPr="00F64515">
                <w:rPr>
                  <w:sz w:val="20"/>
                </w:rPr>
                <w:t>EMINJ_RQ</w:t>
              </w:r>
              <w:r>
                <w:rPr>
                  <w:rFonts w:hint="eastAsia"/>
                  <w:sz w:val="20"/>
                </w:rPr>
                <w:t>STEPKCYL</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11FDB6C2" w14:textId="14437621" w:rsidR="00765A27" w:rsidRPr="00072445" w:rsidRDefault="00765A27" w:rsidP="00765A27">
            <w:pPr>
              <w:rPr>
                <w:ins w:id="1688" w:author="16a" w:date="2025-10-08T16:19:00Z"/>
                <w:sz w:val="20"/>
              </w:rPr>
            </w:pPr>
            <w:ins w:id="1689" w:author="16a" w:date="2025-10-08T16:19:00Z">
              <w:r>
                <w:rPr>
                  <w:rFonts w:hint="eastAsia"/>
                  <w:sz w:val="20"/>
                </w:rPr>
                <w:t>気筒別</w:t>
              </w:r>
              <w:r w:rsidRPr="00551C21">
                <w:rPr>
                  <w:rFonts w:hint="eastAsia"/>
                  <w:sz w:val="20"/>
                </w:rPr>
                <w:t>噴射</w:t>
              </w:r>
              <w:r>
                <w:rPr>
                  <w:rFonts w:hint="eastAsia"/>
                  <w:sz w:val="20"/>
                </w:rPr>
                <w:t>量</w:t>
              </w:r>
              <w:r w:rsidRPr="00551C21">
                <w:rPr>
                  <w:rFonts w:hint="eastAsia"/>
                  <w:sz w:val="20"/>
                </w:rPr>
                <w:t>補正段要求有</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4D58E5E6" w14:textId="7B178196" w:rsidR="00765A27" w:rsidRPr="00072445" w:rsidRDefault="00765A27" w:rsidP="00765A27">
            <w:pPr>
              <w:rPr>
                <w:ins w:id="1690" w:author="16a" w:date="2025-10-08T16:19:00Z"/>
                <w:color w:val="000000"/>
                <w:sz w:val="20"/>
              </w:rPr>
            </w:pPr>
            <w:ins w:id="1691" w:author="16a" w:date="2025-10-08T16:19:00Z">
              <w:r w:rsidRPr="00F6451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667895F3" w14:textId="4FD36123" w:rsidR="00765A27" w:rsidRPr="00072445" w:rsidRDefault="00765A27" w:rsidP="00765A27">
            <w:pPr>
              <w:rPr>
                <w:ins w:id="1692" w:author="16a" w:date="2025-10-08T16:19:00Z"/>
                <w:color w:val="000000"/>
                <w:sz w:val="20"/>
              </w:rPr>
            </w:pPr>
            <w:ins w:id="1693" w:author="16a" w:date="2025-10-08T16:19:00Z">
              <w:r w:rsidRPr="00F64515">
                <w:rPr>
                  <w:color w:val="000000"/>
                  <w:sz w:val="20"/>
                </w:rPr>
                <w:t>-</w:t>
              </w:r>
            </w:ins>
          </w:p>
        </w:tc>
      </w:tr>
      <w:tr w:rsidR="00765A27" w:rsidRPr="001923C6" w14:paraId="4509E8E2" w14:textId="77777777" w:rsidTr="00765A27">
        <w:trPr>
          <w:trHeight w:val="216"/>
          <w:ins w:id="1694"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2DE33B30" w14:textId="7B42491D" w:rsidR="00765A27" w:rsidRPr="00072445" w:rsidRDefault="00765A27" w:rsidP="00765A27">
            <w:pPr>
              <w:rPr>
                <w:ins w:id="1695" w:author="16a" w:date="2025-10-08T16:19:00Z"/>
                <w:sz w:val="20"/>
              </w:rPr>
            </w:pPr>
            <w:ins w:id="1696" w:author="16a" w:date="2025-10-08T16:19:00Z">
              <w:r w:rsidRPr="00F64515">
                <w:rPr>
                  <w:sz w:val="20"/>
                </w:rPr>
                <w:t>EMINJ_RQ</w:t>
              </w:r>
              <w:r>
                <w:rPr>
                  <w:rFonts w:hint="eastAsia"/>
                  <w:sz w:val="20"/>
                </w:rPr>
                <w:t>KQCYL</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01626AEC" w14:textId="38FBCFBA" w:rsidR="00765A27" w:rsidRPr="00072445" w:rsidRDefault="00765A27" w:rsidP="00765A27">
            <w:pPr>
              <w:rPr>
                <w:ins w:id="1697" w:author="16a" w:date="2025-10-08T16:19:00Z"/>
                <w:sz w:val="20"/>
              </w:rPr>
            </w:pPr>
            <w:ins w:id="1698" w:author="16a" w:date="2025-10-08T16:19:00Z">
              <w:r>
                <w:rPr>
                  <w:rFonts w:hint="eastAsia"/>
                  <w:sz w:val="20"/>
                </w:rPr>
                <w:t>気筒別</w:t>
              </w:r>
              <w:r w:rsidRPr="00551C21">
                <w:rPr>
                  <w:rFonts w:hint="eastAsia"/>
                  <w:sz w:val="20"/>
                </w:rPr>
                <w:t>噴射</w:t>
              </w:r>
              <w:r>
                <w:rPr>
                  <w:rFonts w:hint="eastAsia"/>
                  <w:sz w:val="20"/>
                </w:rPr>
                <w:t>量</w:t>
              </w:r>
              <w:r w:rsidRPr="00551C21">
                <w:rPr>
                  <w:rFonts w:hint="eastAsia"/>
                  <w:sz w:val="20"/>
                </w:rPr>
                <w:t>補正係数要求有</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37AC81FA" w14:textId="2F5CE584" w:rsidR="00765A27" w:rsidRPr="00072445" w:rsidRDefault="00765A27" w:rsidP="00765A27">
            <w:pPr>
              <w:rPr>
                <w:ins w:id="1699" w:author="16a" w:date="2025-10-08T16:19:00Z"/>
                <w:color w:val="000000"/>
                <w:sz w:val="20"/>
              </w:rPr>
            </w:pPr>
            <w:ins w:id="1700" w:author="16a" w:date="2025-10-08T16:19:00Z">
              <w:r w:rsidRPr="00F64515">
                <w:rPr>
                  <w:color w:val="000000"/>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70032E08" w14:textId="19DDD5B8" w:rsidR="00765A27" w:rsidRPr="00072445" w:rsidRDefault="00765A27" w:rsidP="00765A27">
            <w:pPr>
              <w:rPr>
                <w:ins w:id="1701" w:author="16a" w:date="2025-10-08T16:19:00Z"/>
                <w:color w:val="000000"/>
                <w:sz w:val="20"/>
              </w:rPr>
            </w:pPr>
            <w:ins w:id="1702" w:author="16a" w:date="2025-10-08T16:19:00Z">
              <w:r w:rsidRPr="00F64515">
                <w:rPr>
                  <w:color w:val="000000"/>
                  <w:sz w:val="20"/>
                </w:rPr>
                <w:t>-</w:t>
              </w:r>
            </w:ins>
          </w:p>
        </w:tc>
      </w:tr>
      <w:tr w:rsidR="00765A27" w:rsidRPr="001923C6" w14:paraId="0C741359"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7FFBE2D6" w14:textId="77777777" w:rsidR="00765A27" w:rsidRPr="001923C6" w:rsidDel="00F979DE" w:rsidRDefault="00765A27" w:rsidP="00765A27">
            <w:pPr>
              <w:rPr>
                <w:sz w:val="20"/>
              </w:rPr>
            </w:pPr>
            <w:bookmarkStart w:id="1703" w:name="_Hlk459797958"/>
            <w:r w:rsidRPr="001923C6">
              <w:rPr>
                <w:sz w:val="20"/>
              </w:rPr>
              <w:t>EMINJ_MOD0N1</w:t>
            </w:r>
          </w:p>
        </w:tc>
        <w:tc>
          <w:tcPr>
            <w:tcW w:w="3686" w:type="dxa"/>
            <w:tcBorders>
              <w:top w:val="single" w:sz="6" w:space="0" w:color="000000"/>
              <w:left w:val="single" w:sz="6" w:space="0" w:color="000000"/>
              <w:bottom w:val="single" w:sz="6" w:space="0" w:color="000000"/>
              <w:right w:val="single" w:sz="6" w:space="0" w:color="000000"/>
            </w:tcBorders>
          </w:tcPr>
          <w:p w14:paraId="7D3A2A84" w14:textId="77777777" w:rsidR="00765A27" w:rsidRPr="001923C6" w:rsidRDefault="00765A27" w:rsidP="00765A27">
            <w:pPr>
              <w:rPr>
                <w:sz w:val="20"/>
              </w:rPr>
            </w:pPr>
            <w:r w:rsidRPr="001923C6">
              <w:rPr>
                <w:rFonts w:hint="eastAsia"/>
                <w:sz w:val="20"/>
              </w:rPr>
              <w:t>筒内噴射</w:t>
            </w:r>
            <w:r w:rsidRPr="001923C6">
              <w:rPr>
                <w:sz w:val="20"/>
              </w:rPr>
              <w:t>N回(特殊要求)</w:t>
            </w:r>
          </w:p>
        </w:tc>
        <w:tc>
          <w:tcPr>
            <w:tcW w:w="1134" w:type="dxa"/>
            <w:tcBorders>
              <w:top w:val="single" w:sz="6" w:space="0" w:color="000000"/>
              <w:left w:val="single" w:sz="6" w:space="0" w:color="000000"/>
              <w:bottom w:val="single" w:sz="6" w:space="0" w:color="000000"/>
              <w:right w:val="single" w:sz="6" w:space="0" w:color="000000"/>
            </w:tcBorders>
          </w:tcPr>
          <w:p w14:paraId="3B7E170B"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F46DC08" w14:textId="77777777" w:rsidR="00765A27" w:rsidRPr="001923C6" w:rsidRDefault="00765A27" w:rsidP="00765A27">
            <w:pPr>
              <w:rPr>
                <w:color w:val="000000"/>
                <w:sz w:val="20"/>
              </w:rPr>
            </w:pPr>
            <w:r w:rsidRPr="001923C6">
              <w:rPr>
                <w:rFonts w:hint="eastAsia"/>
                <w:color w:val="000000"/>
                <w:sz w:val="20"/>
              </w:rPr>
              <w:t>【ﾃﾞｭｱﾙ</w:t>
            </w:r>
            <w:r w:rsidRPr="001923C6">
              <w:rPr>
                <w:color w:val="000000"/>
                <w:sz w:val="20"/>
              </w:rPr>
              <w:t>INJ】OR【D-4】</w:t>
            </w:r>
          </w:p>
        </w:tc>
      </w:tr>
      <w:tr w:rsidR="00765A27" w:rsidRPr="001923C6" w14:paraId="134AD83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5C16FB4C" w14:textId="77777777" w:rsidR="00765A27" w:rsidRPr="001923C6" w:rsidRDefault="00765A27" w:rsidP="00765A27">
            <w:pPr>
              <w:rPr>
                <w:sz w:val="20"/>
              </w:rPr>
            </w:pPr>
            <w:r w:rsidRPr="001923C6">
              <w:rPr>
                <w:sz w:val="20"/>
              </w:rPr>
              <w:t>EMINJ_MOD002</w:t>
            </w:r>
          </w:p>
        </w:tc>
        <w:tc>
          <w:tcPr>
            <w:tcW w:w="3686" w:type="dxa"/>
            <w:tcBorders>
              <w:top w:val="single" w:sz="6" w:space="0" w:color="000000"/>
              <w:left w:val="single" w:sz="6" w:space="0" w:color="000000"/>
              <w:bottom w:val="single" w:sz="6" w:space="0" w:color="000000"/>
              <w:right w:val="single" w:sz="6" w:space="0" w:color="000000"/>
            </w:tcBorders>
          </w:tcPr>
          <w:p w14:paraId="78B374C3" w14:textId="77777777" w:rsidR="00765A27" w:rsidRPr="001923C6" w:rsidRDefault="00765A27" w:rsidP="00765A27">
            <w:pPr>
              <w:rPr>
                <w:sz w:val="20"/>
              </w:rPr>
            </w:pPr>
            <w:r w:rsidRPr="001923C6">
              <w:rPr>
                <w:rFonts w:hint="eastAsia"/>
                <w:sz w:val="20"/>
              </w:rPr>
              <w:t>筒内噴射（触媒急速暖機）</w:t>
            </w:r>
          </w:p>
        </w:tc>
        <w:tc>
          <w:tcPr>
            <w:tcW w:w="1134" w:type="dxa"/>
            <w:tcBorders>
              <w:top w:val="single" w:sz="6" w:space="0" w:color="000000"/>
              <w:left w:val="single" w:sz="6" w:space="0" w:color="000000"/>
              <w:bottom w:val="single" w:sz="6" w:space="0" w:color="000000"/>
              <w:right w:val="single" w:sz="6" w:space="0" w:color="000000"/>
            </w:tcBorders>
          </w:tcPr>
          <w:p w14:paraId="17935B19"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0B1A841C" w14:textId="77777777" w:rsidR="00765A27" w:rsidRPr="001923C6" w:rsidRDefault="00765A27" w:rsidP="00765A27">
            <w:pPr>
              <w:rPr>
                <w:color w:val="000000"/>
                <w:sz w:val="20"/>
              </w:rPr>
            </w:pPr>
            <w:r w:rsidRPr="001923C6">
              <w:rPr>
                <w:color w:val="000000"/>
                <w:sz w:val="20"/>
              </w:rPr>
              <w:t>-</w:t>
            </w:r>
          </w:p>
        </w:tc>
      </w:tr>
      <w:tr w:rsidR="00765A27" w:rsidRPr="001923C6" w14:paraId="66BA6476"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955E96F" w14:textId="77777777" w:rsidR="00765A27" w:rsidRPr="001923C6" w:rsidRDefault="00765A27" w:rsidP="00765A27">
            <w:pPr>
              <w:rPr>
                <w:sz w:val="20"/>
              </w:rPr>
            </w:pPr>
            <w:r w:rsidRPr="001923C6">
              <w:rPr>
                <w:sz w:val="20"/>
              </w:rPr>
              <w:t>EMINJ_MOD003</w:t>
            </w:r>
          </w:p>
        </w:tc>
        <w:tc>
          <w:tcPr>
            <w:tcW w:w="3686" w:type="dxa"/>
            <w:tcBorders>
              <w:top w:val="single" w:sz="6" w:space="0" w:color="000000"/>
              <w:left w:val="single" w:sz="6" w:space="0" w:color="000000"/>
              <w:bottom w:val="single" w:sz="6" w:space="0" w:color="000000"/>
              <w:right w:val="single" w:sz="6" w:space="0" w:color="000000"/>
            </w:tcBorders>
          </w:tcPr>
          <w:p w14:paraId="2FE9224A" w14:textId="77777777" w:rsidR="00765A27" w:rsidRPr="001923C6" w:rsidRDefault="00765A27" w:rsidP="00765A27">
            <w:pPr>
              <w:rPr>
                <w:sz w:val="20"/>
              </w:rPr>
            </w:pPr>
            <w:r w:rsidRPr="001923C6">
              <w:rPr>
                <w:rFonts w:hint="eastAsia"/>
                <w:sz w:val="20"/>
              </w:rPr>
              <w:t>筒内噴射（成層始動）</w:t>
            </w:r>
          </w:p>
        </w:tc>
        <w:tc>
          <w:tcPr>
            <w:tcW w:w="1134" w:type="dxa"/>
            <w:tcBorders>
              <w:top w:val="single" w:sz="6" w:space="0" w:color="000000"/>
              <w:left w:val="single" w:sz="6" w:space="0" w:color="000000"/>
              <w:bottom w:val="single" w:sz="6" w:space="0" w:color="000000"/>
              <w:right w:val="single" w:sz="6" w:space="0" w:color="000000"/>
            </w:tcBorders>
          </w:tcPr>
          <w:p w14:paraId="1DD537FE"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17D1CD37" w14:textId="77777777" w:rsidR="00765A27" w:rsidRPr="001923C6" w:rsidRDefault="00765A27" w:rsidP="00765A27">
            <w:pPr>
              <w:rPr>
                <w:color w:val="000000"/>
                <w:sz w:val="20"/>
              </w:rPr>
            </w:pPr>
            <w:r w:rsidRPr="001923C6">
              <w:rPr>
                <w:color w:val="000000"/>
                <w:sz w:val="20"/>
              </w:rPr>
              <w:t>-</w:t>
            </w:r>
          </w:p>
        </w:tc>
      </w:tr>
      <w:tr w:rsidR="00765A27" w:rsidRPr="001923C6" w14:paraId="4EAF86CE"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17ACE686" w14:textId="77777777" w:rsidR="00765A27" w:rsidRPr="001923C6" w:rsidRDefault="00765A27" w:rsidP="00765A27">
            <w:pPr>
              <w:rPr>
                <w:sz w:val="20"/>
              </w:rPr>
            </w:pPr>
            <w:r w:rsidRPr="001923C6">
              <w:rPr>
                <w:sz w:val="20"/>
              </w:rPr>
              <w:t>EMINJ_MOD004</w:t>
            </w:r>
          </w:p>
        </w:tc>
        <w:tc>
          <w:tcPr>
            <w:tcW w:w="3686" w:type="dxa"/>
            <w:tcBorders>
              <w:top w:val="single" w:sz="6" w:space="0" w:color="000000"/>
              <w:left w:val="single" w:sz="6" w:space="0" w:color="000000"/>
              <w:bottom w:val="single" w:sz="6" w:space="0" w:color="000000"/>
              <w:right w:val="single" w:sz="6" w:space="0" w:color="000000"/>
            </w:tcBorders>
          </w:tcPr>
          <w:p w14:paraId="5F146C7C" w14:textId="77777777" w:rsidR="00765A27" w:rsidRPr="001923C6" w:rsidRDefault="00765A27" w:rsidP="00765A27">
            <w:pPr>
              <w:rPr>
                <w:sz w:val="20"/>
              </w:rPr>
            </w:pPr>
            <w:r w:rsidRPr="001923C6">
              <w:rPr>
                <w:rFonts w:hint="eastAsia"/>
                <w:sz w:val="20"/>
              </w:rPr>
              <w:t>燃焼向上成層燃焼制御</w:t>
            </w:r>
          </w:p>
        </w:tc>
        <w:tc>
          <w:tcPr>
            <w:tcW w:w="1134" w:type="dxa"/>
            <w:tcBorders>
              <w:top w:val="single" w:sz="6" w:space="0" w:color="000000"/>
              <w:left w:val="single" w:sz="6" w:space="0" w:color="000000"/>
              <w:bottom w:val="single" w:sz="6" w:space="0" w:color="000000"/>
              <w:right w:val="single" w:sz="6" w:space="0" w:color="000000"/>
            </w:tcBorders>
          </w:tcPr>
          <w:p w14:paraId="2D92A7AA"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6E36FDB2" w14:textId="77777777" w:rsidR="00765A27" w:rsidRPr="001923C6" w:rsidRDefault="00765A27" w:rsidP="00765A27">
            <w:pPr>
              <w:rPr>
                <w:color w:val="000000"/>
                <w:sz w:val="20"/>
              </w:rPr>
            </w:pPr>
            <w:r w:rsidRPr="001923C6">
              <w:rPr>
                <w:color w:val="000000"/>
                <w:sz w:val="20"/>
              </w:rPr>
              <w:t>-</w:t>
            </w:r>
          </w:p>
        </w:tc>
      </w:tr>
      <w:tr w:rsidR="00765A27" w:rsidRPr="001923C6" w14:paraId="17D3E213"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ED37177" w14:textId="77777777" w:rsidR="00765A27" w:rsidRPr="001923C6" w:rsidRDefault="00765A27" w:rsidP="00765A27">
            <w:pPr>
              <w:rPr>
                <w:sz w:val="20"/>
              </w:rPr>
            </w:pPr>
            <w:r w:rsidRPr="001923C6">
              <w:rPr>
                <w:sz w:val="20"/>
              </w:rPr>
              <w:t>EMINJ_MOD005</w:t>
            </w:r>
          </w:p>
        </w:tc>
        <w:tc>
          <w:tcPr>
            <w:tcW w:w="3686" w:type="dxa"/>
            <w:tcBorders>
              <w:top w:val="single" w:sz="6" w:space="0" w:color="000000"/>
              <w:left w:val="single" w:sz="6" w:space="0" w:color="000000"/>
              <w:bottom w:val="single" w:sz="6" w:space="0" w:color="000000"/>
              <w:right w:val="single" w:sz="6" w:space="0" w:color="000000"/>
            </w:tcBorders>
          </w:tcPr>
          <w:p w14:paraId="50B4B9E5" w14:textId="77777777" w:rsidR="00765A27" w:rsidRPr="001923C6" w:rsidRDefault="00765A27" w:rsidP="00765A27">
            <w:pPr>
              <w:rPr>
                <w:sz w:val="20"/>
              </w:rPr>
            </w:pPr>
            <w:r w:rsidRPr="001923C6">
              <w:rPr>
                <w:rFonts w:hint="eastAsia"/>
                <w:sz w:val="20"/>
              </w:rPr>
              <w:t>筒内噴射（触媒急速暖機：膨張行程噴射）</w:t>
            </w:r>
          </w:p>
        </w:tc>
        <w:tc>
          <w:tcPr>
            <w:tcW w:w="1134" w:type="dxa"/>
            <w:tcBorders>
              <w:top w:val="single" w:sz="6" w:space="0" w:color="000000"/>
              <w:left w:val="single" w:sz="6" w:space="0" w:color="000000"/>
              <w:bottom w:val="single" w:sz="6" w:space="0" w:color="000000"/>
              <w:right w:val="single" w:sz="6" w:space="0" w:color="000000"/>
            </w:tcBorders>
          </w:tcPr>
          <w:p w14:paraId="404C73F6"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5009822D" w14:textId="77777777" w:rsidR="00765A27" w:rsidRPr="001923C6" w:rsidRDefault="00765A27" w:rsidP="00765A27">
            <w:pPr>
              <w:rPr>
                <w:color w:val="000000"/>
                <w:sz w:val="20"/>
              </w:rPr>
            </w:pPr>
            <w:r w:rsidRPr="001923C6">
              <w:rPr>
                <w:color w:val="000000"/>
                <w:sz w:val="20"/>
              </w:rPr>
              <w:t>-</w:t>
            </w:r>
          </w:p>
        </w:tc>
      </w:tr>
      <w:tr w:rsidR="00765A27" w:rsidRPr="001923C6" w14:paraId="7C203F1A" w14:textId="77777777" w:rsidTr="00F11D5C">
        <w:trPr>
          <w:gridAfter w:val="1"/>
          <w:wAfter w:w="8" w:type="dxa"/>
          <w:trHeight w:val="216"/>
        </w:trPr>
        <w:tc>
          <w:tcPr>
            <w:tcW w:w="2268" w:type="dxa"/>
            <w:gridSpan w:val="2"/>
            <w:tcBorders>
              <w:top w:val="single" w:sz="6" w:space="0" w:color="000000"/>
              <w:left w:val="single" w:sz="6" w:space="0" w:color="000000"/>
              <w:bottom w:val="single" w:sz="6" w:space="0" w:color="000000"/>
              <w:right w:val="single" w:sz="6" w:space="0" w:color="000000"/>
            </w:tcBorders>
          </w:tcPr>
          <w:p w14:paraId="3694B1B1" w14:textId="77777777" w:rsidR="00765A27" w:rsidRPr="001923C6" w:rsidRDefault="00765A27" w:rsidP="00765A27">
            <w:pPr>
              <w:rPr>
                <w:sz w:val="20"/>
              </w:rPr>
            </w:pPr>
            <w:r w:rsidRPr="001923C6">
              <w:rPr>
                <w:sz w:val="20"/>
              </w:rPr>
              <w:t>EMINJ_MOD006</w:t>
            </w:r>
          </w:p>
        </w:tc>
        <w:tc>
          <w:tcPr>
            <w:tcW w:w="3686" w:type="dxa"/>
            <w:tcBorders>
              <w:top w:val="single" w:sz="6" w:space="0" w:color="000000"/>
              <w:left w:val="single" w:sz="6" w:space="0" w:color="000000"/>
              <w:bottom w:val="single" w:sz="6" w:space="0" w:color="000000"/>
              <w:right w:val="single" w:sz="6" w:space="0" w:color="000000"/>
            </w:tcBorders>
          </w:tcPr>
          <w:p w14:paraId="0171B563" w14:textId="77777777" w:rsidR="00765A27" w:rsidRPr="001923C6" w:rsidRDefault="00765A27" w:rsidP="00765A27">
            <w:pPr>
              <w:rPr>
                <w:sz w:val="20"/>
              </w:rPr>
            </w:pPr>
            <w:r w:rsidRPr="001923C6">
              <w:rPr>
                <w:rFonts w:hint="eastAsia"/>
                <w:sz w:val="20"/>
              </w:rPr>
              <w:t>筒内噴射（成層始動：膨張行程噴射）</w:t>
            </w:r>
          </w:p>
        </w:tc>
        <w:tc>
          <w:tcPr>
            <w:tcW w:w="1134" w:type="dxa"/>
            <w:tcBorders>
              <w:top w:val="single" w:sz="6" w:space="0" w:color="000000"/>
              <w:left w:val="single" w:sz="6" w:space="0" w:color="000000"/>
              <w:bottom w:val="single" w:sz="6" w:space="0" w:color="000000"/>
              <w:right w:val="single" w:sz="6" w:space="0" w:color="000000"/>
            </w:tcBorders>
          </w:tcPr>
          <w:p w14:paraId="02484187" w14:textId="77777777" w:rsidR="00765A27" w:rsidRPr="001923C6" w:rsidRDefault="00765A27" w:rsidP="00765A27">
            <w:pPr>
              <w:rPr>
                <w:sz w:val="20"/>
              </w:rPr>
            </w:pPr>
            <w:r w:rsidRPr="001923C6">
              <w:rPr>
                <w:sz w:val="20"/>
              </w:rPr>
              <w:t>ENG_dm</w:t>
            </w:r>
          </w:p>
        </w:tc>
        <w:tc>
          <w:tcPr>
            <w:tcW w:w="2118" w:type="dxa"/>
            <w:tcBorders>
              <w:top w:val="single" w:sz="6" w:space="0" w:color="000000"/>
              <w:left w:val="single" w:sz="6" w:space="0" w:color="000000"/>
              <w:bottom w:val="single" w:sz="6" w:space="0" w:color="000000"/>
              <w:right w:val="single" w:sz="6" w:space="0" w:color="000000"/>
            </w:tcBorders>
          </w:tcPr>
          <w:p w14:paraId="2906921E" w14:textId="2BE7ABE6" w:rsidR="00765A27" w:rsidRPr="001923C6" w:rsidRDefault="00765A27" w:rsidP="00765A27">
            <w:pPr>
              <w:rPr>
                <w:color w:val="000000"/>
                <w:sz w:val="20"/>
              </w:rPr>
            </w:pPr>
            <w:r w:rsidRPr="001923C6">
              <w:rPr>
                <w:color w:val="000000"/>
                <w:sz w:val="20"/>
              </w:rPr>
              <w:t>-</w:t>
            </w:r>
          </w:p>
        </w:tc>
      </w:tr>
      <w:tr w:rsidR="00765A27" w:rsidRPr="001923C6" w14:paraId="536E2BC7" w14:textId="77777777" w:rsidTr="00F11D5C">
        <w:trPr>
          <w:trHeight w:val="216"/>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auto"/>
          </w:tcPr>
          <w:p w14:paraId="2A114E9C" w14:textId="3B83043F" w:rsidR="00765A27" w:rsidRPr="00072445" w:rsidRDefault="00765A27" w:rsidP="00765A27">
            <w:pPr>
              <w:rPr>
                <w:sz w:val="20"/>
              </w:rPr>
            </w:pPr>
            <w:r w:rsidRPr="00072445">
              <w:rPr>
                <w:sz w:val="20"/>
              </w:rPr>
              <w:t>EMINJ_MOD007</w:t>
            </w:r>
          </w:p>
        </w:tc>
        <w:tc>
          <w:tcPr>
            <w:tcW w:w="3686" w:type="dxa"/>
            <w:tcBorders>
              <w:top w:val="single" w:sz="6" w:space="0" w:color="000000"/>
              <w:left w:val="single" w:sz="6" w:space="0" w:color="000000"/>
              <w:bottom w:val="single" w:sz="6" w:space="0" w:color="000000"/>
              <w:right w:val="single" w:sz="6" w:space="0" w:color="000000"/>
            </w:tcBorders>
            <w:shd w:val="clear" w:color="auto" w:fill="auto"/>
          </w:tcPr>
          <w:p w14:paraId="75018964" w14:textId="022149FE" w:rsidR="00765A27" w:rsidRPr="00072445" w:rsidRDefault="00765A27" w:rsidP="00765A27">
            <w:pPr>
              <w:rPr>
                <w:sz w:val="20"/>
              </w:rPr>
            </w:pPr>
            <w:r w:rsidRPr="00072445">
              <w:rPr>
                <w:rFonts w:hint="eastAsia"/>
                <w:sz w:val="20"/>
              </w:rPr>
              <w:t>ﾊﾟｰｼｬﾙﾘﾌﾄﾏﾙﾁ噴射</w:t>
            </w:r>
          </w:p>
        </w:tc>
        <w:tc>
          <w:tcPr>
            <w:tcW w:w="1134" w:type="dxa"/>
            <w:tcBorders>
              <w:top w:val="single" w:sz="6" w:space="0" w:color="000000"/>
              <w:left w:val="single" w:sz="6" w:space="0" w:color="000000"/>
              <w:bottom w:val="single" w:sz="6" w:space="0" w:color="000000"/>
              <w:right w:val="single" w:sz="6" w:space="0" w:color="000000"/>
            </w:tcBorders>
            <w:shd w:val="clear" w:color="auto" w:fill="auto"/>
          </w:tcPr>
          <w:p w14:paraId="5700AF8C" w14:textId="28FF3FA7" w:rsidR="00765A27" w:rsidRPr="00072445" w:rsidRDefault="00765A27" w:rsidP="00765A27">
            <w:pPr>
              <w:rPr>
                <w:sz w:val="20"/>
              </w:rPr>
            </w:pPr>
            <w:r w:rsidRPr="00072445">
              <w:rPr>
                <w:sz w:val="20"/>
              </w:rPr>
              <w:t>ENG_dm</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auto"/>
          </w:tcPr>
          <w:p w14:paraId="505B6F31" w14:textId="6339B4F8" w:rsidR="00765A27" w:rsidRPr="00072445" w:rsidRDefault="00765A27" w:rsidP="00765A27">
            <w:pPr>
              <w:rPr>
                <w:color w:val="000000"/>
                <w:sz w:val="20"/>
              </w:rPr>
            </w:pPr>
            <w:r w:rsidRPr="00072445">
              <w:rPr>
                <w:color w:val="000000"/>
                <w:sz w:val="20"/>
              </w:rPr>
              <w:t>-</w:t>
            </w:r>
          </w:p>
        </w:tc>
      </w:tr>
      <w:tr w:rsidR="00765A27" w:rsidRPr="001923C6" w14:paraId="227DD5B8" w14:textId="77777777" w:rsidTr="00765A27">
        <w:trPr>
          <w:trHeight w:val="216"/>
          <w:ins w:id="1704"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0F94CE9B" w14:textId="3030F838" w:rsidR="00765A27" w:rsidRPr="00072445" w:rsidRDefault="00765A27" w:rsidP="00765A27">
            <w:pPr>
              <w:rPr>
                <w:ins w:id="1705" w:author="16a" w:date="2025-10-08T16:19:00Z"/>
                <w:sz w:val="20"/>
              </w:rPr>
            </w:pPr>
            <w:ins w:id="1706" w:author="16a" w:date="2025-10-08T16:20:00Z">
              <w:r w:rsidRPr="00551C21">
                <w:rPr>
                  <w:sz w:val="20"/>
                </w:rPr>
                <w:t>EMINJ_</w:t>
              </w:r>
              <w:r>
                <w:rPr>
                  <w:rFonts w:hint="eastAsia"/>
                  <w:sz w:val="20"/>
                </w:rPr>
                <w:t>STEPKCYL1</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5AC6C37C" w14:textId="61AF3F41" w:rsidR="00765A27" w:rsidRPr="00072445" w:rsidRDefault="00765A27" w:rsidP="00765A27">
            <w:pPr>
              <w:rPr>
                <w:ins w:id="1707" w:author="16a" w:date="2025-10-08T16:19:00Z"/>
                <w:sz w:val="20"/>
              </w:rPr>
            </w:pPr>
            <w:ins w:id="1708"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sidRPr="00551C21">
                <w:rPr>
                  <w:sz w:val="20"/>
                </w:rPr>
                <w:t>1段目）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16464836" w14:textId="1B1A8DD3" w:rsidR="00765A27" w:rsidRPr="00072445" w:rsidRDefault="00765A27" w:rsidP="00765A27">
            <w:pPr>
              <w:rPr>
                <w:ins w:id="1709" w:author="16a" w:date="2025-10-08T16:19:00Z"/>
                <w:sz w:val="20"/>
              </w:rPr>
            </w:pPr>
            <w:ins w:id="1710"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214D0321" w14:textId="64BF9458" w:rsidR="00765A27" w:rsidRPr="00072445" w:rsidRDefault="00765A27" w:rsidP="00765A27">
            <w:pPr>
              <w:rPr>
                <w:ins w:id="1711" w:author="16a" w:date="2025-10-08T16:19:00Z"/>
                <w:color w:val="000000"/>
                <w:sz w:val="20"/>
              </w:rPr>
            </w:pPr>
            <w:ins w:id="1712" w:author="16a" w:date="2025-10-08T16:20:00Z">
              <w:r w:rsidRPr="00F64515">
                <w:rPr>
                  <w:color w:val="000000"/>
                  <w:sz w:val="20"/>
                </w:rPr>
                <w:t>-</w:t>
              </w:r>
            </w:ins>
          </w:p>
        </w:tc>
      </w:tr>
      <w:tr w:rsidR="00765A27" w:rsidRPr="001923C6" w14:paraId="7A483CB5" w14:textId="77777777" w:rsidTr="00765A27">
        <w:trPr>
          <w:trHeight w:val="216"/>
          <w:ins w:id="1713"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1F7FB532" w14:textId="24AAD2C1" w:rsidR="00765A27" w:rsidRPr="00072445" w:rsidRDefault="00765A27" w:rsidP="00765A27">
            <w:pPr>
              <w:rPr>
                <w:ins w:id="1714" w:author="16a" w:date="2025-10-08T16:19:00Z"/>
                <w:sz w:val="20"/>
              </w:rPr>
            </w:pPr>
            <w:ins w:id="1715" w:author="16a" w:date="2025-10-08T16:20:00Z">
              <w:r w:rsidRPr="00551C21">
                <w:rPr>
                  <w:sz w:val="20"/>
                </w:rPr>
                <w:t>EMINJ_</w:t>
              </w:r>
              <w:r>
                <w:rPr>
                  <w:rFonts w:hint="eastAsia"/>
                  <w:sz w:val="20"/>
                </w:rPr>
                <w:t>STEPKCYL2</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0156EFCC" w14:textId="48640756" w:rsidR="00765A27" w:rsidRPr="00072445" w:rsidRDefault="00765A27" w:rsidP="00765A27">
            <w:pPr>
              <w:rPr>
                <w:ins w:id="1716" w:author="16a" w:date="2025-10-08T16:19:00Z"/>
                <w:sz w:val="20"/>
              </w:rPr>
            </w:pPr>
            <w:ins w:id="1717"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2</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7F3A1429" w14:textId="407A442F" w:rsidR="00765A27" w:rsidRPr="00072445" w:rsidRDefault="00765A27" w:rsidP="00765A27">
            <w:pPr>
              <w:rPr>
                <w:ins w:id="1718" w:author="16a" w:date="2025-10-08T16:19:00Z"/>
                <w:sz w:val="20"/>
              </w:rPr>
            </w:pPr>
            <w:ins w:id="1719"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72246BCB" w14:textId="2D96A607" w:rsidR="00765A27" w:rsidRPr="00072445" w:rsidRDefault="00765A27" w:rsidP="00765A27">
            <w:pPr>
              <w:rPr>
                <w:ins w:id="1720" w:author="16a" w:date="2025-10-08T16:19:00Z"/>
                <w:color w:val="000000"/>
                <w:sz w:val="20"/>
              </w:rPr>
            </w:pPr>
            <w:ins w:id="1721" w:author="16a" w:date="2025-10-08T16:20:00Z">
              <w:r w:rsidRPr="00F64515">
                <w:rPr>
                  <w:color w:val="000000"/>
                  <w:sz w:val="20"/>
                </w:rPr>
                <w:t>-</w:t>
              </w:r>
            </w:ins>
          </w:p>
        </w:tc>
      </w:tr>
      <w:tr w:rsidR="00765A27" w:rsidRPr="001923C6" w14:paraId="60B27023" w14:textId="77777777" w:rsidTr="00765A27">
        <w:trPr>
          <w:trHeight w:val="216"/>
          <w:ins w:id="1722"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39F92F22" w14:textId="076C240D" w:rsidR="00765A27" w:rsidRPr="00072445" w:rsidRDefault="00765A27" w:rsidP="00765A27">
            <w:pPr>
              <w:rPr>
                <w:ins w:id="1723" w:author="16a" w:date="2025-10-08T16:19:00Z"/>
                <w:sz w:val="20"/>
              </w:rPr>
            </w:pPr>
            <w:ins w:id="1724" w:author="16a" w:date="2025-10-08T16:20:00Z">
              <w:r w:rsidRPr="00551C21">
                <w:rPr>
                  <w:sz w:val="20"/>
                </w:rPr>
                <w:t>EMINJ_</w:t>
              </w:r>
              <w:r>
                <w:rPr>
                  <w:rFonts w:hint="eastAsia"/>
                  <w:sz w:val="20"/>
                </w:rPr>
                <w:t>STEPKCYL3</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2791F469" w14:textId="5AAFC177" w:rsidR="00765A27" w:rsidRPr="00072445" w:rsidRDefault="00765A27" w:rsidP="00765A27">
            <w:pPr>
              <w:rPr>
                <w:ins w:id="1725" w:author="16a" w:date="2025-10-08T16:19:00Z"/>
                <w:sz w:val="20"/>
              </w:rPr>
            </w:pPr>
            <w:ins w:id="1726"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3</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255A1772" w14:textId="239DDBA8" w:rsidR="00765A27" w:rsidRPr="00072445" w:rsidRDefault="00765A27" w:rsidP="00765A27">
            <w:pPr>
              <w:rPr>
                <w:ins w:id="1727" w:author="16a" w:date="2025-10-08T16:19:00Z"/>
                <w:sz w:val="20"/>
              </w:rPr>
            </w:pPr>
            <w:ins w:id="1728"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0C4225D7" w14:textId="7A00854F" w:rsidR="00765A27" w:rsidRPr="00072445" w:rsidRDefault="00765A27" w:rsidP="00765A27">
            <w:pPr>
              <w:rPr>
                <w:ins w:id="1729" w:author="16a" w:date="2025-10-08T16:19:00Z"/>
                <w:color w:val="000000"/>
                <w:sz w:val="20"/>
              </w:rPr>
            </w:pPr>
            <w:ins w:id="1730" w:author="16a" w:date="2025-10-08T16:20:00Z">
              <w:r w:rsidRPr="00F64515">
                <w:rPr>
                  <w:color w:val="000000"/>
                  <w:sz w:val="20"/>
                </w:rPr>
                <w:t>-</w:t>
              </w:r>
            </w:ins>
          </w:p>
        </w:tc>
      </w:tr>
      <w:tr w:rsidR="00765A27" w:rsidRPr="001923C6" w14:paraId="71069900" w14:textId="77777777" w:rsidTr="00765A27">
        <w:trPr>
          <w:trHeight w:val="216"/>
          <w:ins w:id="1731"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017ED67C" w14:textId="01071A45" w:rsidR="00765A27" w:rsidRPr="00072445" w:rsidRDefault="00765A27" w:rsidP="00765A27">
            <w:pPr>
              <w:rPr>
                <w:ins w:id="1732" w:author="16a" w:date="2025-10-08T16:19:00Z"/>
                <w:sz w:val="20"/>
              </w:rPr>
            </w:pPr>
            <w:ins w:id="1733" w:author="16a" w:date="2025-10-08T16:20:00Z">
              <w:r w:rsidRPr="00551C21">
                <w:rPr>
                  <w:sz w:val="20"/>
                </w:rPr>
                <w:t>EMINJ_</w:t>
              </w:r>
              <w:r>
                <w:rPr>
                  <w:rFonts w:hint="eastAsia"/>
                  <w:sz w:val="20"/>
                </w:rPr>
                <w:t>STEPKCYL4</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79F70CBD" w14:textId="08877235" w:rsidR="00765A27" w:rsidRPr="00072445" w:rsidRDefault="00765A27" w:rsidP="00765A27">
            <w:pPr>
              <w:rPr>
                <w:ins w:id="1734" w:author="16a" w:date="2025-10-08T16:19:00Z"/>
                <w:sz w:val="20"/>
              </w:rPr>
            </w:pPr>
            <w:ins w:id="1735"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4</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15B0A99F" w14:textId="4F350404" w:rsidR="00765A27" w:rsidRPr="00072445" w:rsidRDefault="00765A27" w:rsidP="00765A27">
            <w:pPr>
              <w:rPr>
                <w:ins w:id="1736" w:author="16a" w:date="2025-10-08T16:19:00Z"/>
                <w:sz w:val="20"/>
              </w:rPr>
            </w:pPr>
            <w:ins w:id="1737"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3567FAA0" w14:textId="3FE7EB9A" w:rsidR="00765A27" w:rsidRPr="00072445" w:rsidRDefault="00765A27" w:rsidP="00765A27">
            <w:pPr>
              <w:rPr>
                <w:ins w:id="1738" w:author="16a" w:date="2025-10-08T16:19:00Z"/>
                <w:color w:val="000000"/>
                <w:sz w:val="20"/>
              </w:rPr>
            </w:pPr>
            <w:ins w:id="1739" w:author="16a" w:date="2025-10-08T16:20:00Z">
              <w:r w:rsidRPr="00F64515">
                <w:rPr>
                  <w:color w:val="000000"/>
                  <w:sz w:val="20"/>
                </w:rPr>
                <w:t>-</w:t>
              </w:r>
            </w:ins>
          </w:p>
        </w:tc>
      </w:tr>
      <w:tr w:rsidR="00765A27" w:rsidRPr="001923C6" w14:paraId="6A9EFF1A" w14:textId="77777777" w:rsidTr="00765A27">
        <w:trPr>
          <w:trHeight w:val="216"/>
          <w:ins w:id="1740"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51019BE6" w14:textId="3F464285" w:rsidR="00765A27" w:rsidRPr="00072445" w:rsidRDefault="00765A27" w:rsidP="00765A27">
            <w:pPr>
              <w:rPr>
                <w:ins w:id="1741" w:author="16a" w:date="2025-10-08T16:19:00Z"/>
                <w:sz w:val="20"/>
              </w:rPr>
            </w:pPr>
            <w:ins w:id="1742" w:author="16a" w:date="2025-10-08T16:20:00Z">
              <w:r w:rsidRPr="00551C21">
                <w:rPr>
                  <w:sz w:val="20"/>
                </w:rPr>
                <w:t>EMINJ_</w:t>
              </w:r>
              <w:r>
                <w:rPr>
                  <w:rFonts w:hint="eastAsia"/>
                  <w:sz w:val="20"/>
                </w:rPr>
                <w:t>STEPKCYL5</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45C6A3EA" w14:textId="0572BE6A" w:rsidR="00765A27" w:rsidRPr="00072445" w:rsidRDefault="00765A27" w:rsidP="00765A27">
            <w:pPr>
              <w:rPr>
                <w:ins w:id="1743" w:author="16a" w:date="2025-10-08T16:19:00Z"/>
                <w:sz w:val="20"/>
              </w:rPr>
            </w:pPr>
            <w:ins w:id="1744"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5</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708B2E48" w14:textId="1DFF90AC" w:rsidR="00765A27" w:rsidRPr="00072445" w:rsidRDefault="00765A27" w:rsidP="00765A27">
            <w:pPr>
              <w:rPr>
                <w:ins w:id="1745" w:author="16a" w:date="2025-10-08T16:19:00Z"/>
                <w:sz w:val="20"/>
              </w:rPr>
            </w:pPr>
            <w:ins w:id="1746"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267B7E0A" w14:textId="705DD7BF" w:rsidR="00765A27" w:rsidRPr="00072445" w:rsidRDefault="00765A27" w:rsidP="00765A27">
            <w:pPr>
              <w:rPr>
                <w:ins w:id="1747" w:author="16a" w:date="2025-10-08T16:19:00Z"/>
                <w:color w:val="000000"/>
                <w:sz w:val="20"/>
              </w:rPr>
            </w:pPr>
            <w:ins w:id="1748" w:author="16a" w:date="2025-10-08T16:20:00Z">
              <w:r w:rsidRPr="00F64515">
                <w:rPr>
                  <w:color w:val="000000"/>
                  <w:sz w:val="20"/>
                </w:rPr>
                <w:t>-</w:t>
              </w:r>
            </w:ins>
          </w:p>
        </w:tc>
      </w:tr>
      <w:tr w:rsidR="00765A27" w:rsidRPr="001923C6" w14:paraId="6CFFBCA7" w14:textId="77777777" w:rsidTr="00765A27">
        <w:trPr>
          <w:trHeight w:val="216"/>
          <w:ins w:id="1749"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43D7A1C5" w14:textId="5B2A9C3E" w:rsidR="00765A27" w:rsidRPr="00072445" w:rsidRDefault="00765A27" w:rsidP="00765A27">
            <w:pPr>
              <w:rPr>
                <w:ins w:id="1750" w:author="16a" w:date="2025-10-08T16:19:00Z"/>
                <w:sz w:val="20"/>
              </w:rPr>
            </w:pPr>
            <w:ins w:id="1751" w:author="16a" w:date="2025-10-08T16:20:00Z">
              <w:r w:rsidRPr="00551C21">
                <w:rPr>
                  <w:sz w:val="20"/>
                </w:rPr>
                <w:t>EMINJ_</w:t>
              </w:r>
              <w:r>
                <w:rPr>
                  <w:rFonts w:hint="eastAsia"/>
                  <w:sz w:val="20"/>
                </w:rPr>
                <w:t>STEPKCYL6</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4265D79C" w14:textId="0CB8D90F" w:rsidR="00765A27" w:rsidRPr="00072445" w:rsidRDefault="00765A27" w:rsidP="00765A27">
            <w:pPr>
              <w:rPr>
                <w:ins w:id="1752" w:author="16a" w:date="2025-10-08T16:19:00Z"/>
                <w:sz w:val="20"/>
              </w:rPr>
            </w:pPr>
            <w:ins w:id="1753"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6</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580D5BBB" w14:textId="2A6BC275" w:rsidR="00765A27" w:rsidRPr="00072445" w:rsidRDefault="00765A27" w:rsidP="00765A27">
            <w:pPr>
              <w:rPr>
                <w:ins w:id="1754" w:author="16a" w:date="2025-10-08T16:19:00Z"/>
                <w:sz w:val="20"/>
              </w:rPr>
            </w:pPr>
            <w:ins w:id="1755"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1384E988" w14:textId="030FCA37" w:rsidR="00765A27" w:rsidRPr="00072445" w:rsidRDefault="00765A27" w:rsidP="00765A27">
            <w:pPr>
              <w:rPr>
                <w:ins w:id="1756" w:author="16a" w:date="2025-10-08T16:19:00Z"/>
                <w:color w:val="000000"/>
                <w:sz w:val="20"/>
              </w:rPr>
            </w:pPr>
            <w:ins w:id="1757" w:author="16a" w:date="2025-10-08T16:20:00Z">
              <w:r w:rsidRPr="00F64515">
                <w:rPr>
                  <w:color w:val="000000"/>
                  <w:sz w:val="20"/>
                </w:rPr>
                <w:t>-</w:t>
              </w:r>
            </w:ins>
          </w:p>
        </w:tc>
      </w:tr>
      <w:tr w:rsidR="00765A27" w:rsidRPr="001923C6" w14:paraId="71BAB721" w14:textId="77777777" w:rsidTr="00765A27">
        <w:trPr>
          <w:trHeight w:val="216"/>
          <w:ins w:id="1758"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301E519C" w14:textId="0FCD4CF1" w:rsidR="00765A27" w:rsidRPr="00072445" w:rsidRDefault="00765A27" w:rsidP="00765A27">
            <w:pPr>
              <w:rPr>
                <w:ins w:id="1759" w:author="16a" w:date="2025-10-08T16:19:00Z"/>
                <w:sz w:val="20"/>
              </w:rPr>
            </w:pPr>
            <w:ins w:id="1760" w:author="16a" w:date="2025-10-08T16:20:00Z">
              <w:r w:rsidRPr="00551C21">
                <w:rPr>
                  <w:sz w:val="20"/>
                </w:rPr>
                <w:t>EMINJ_</w:t>
              </w:r>
              <w:r>
                <w:rPr>
                  <w:rFonts w:hint="eastAsia"/>
                  <w:sz w:val="20"/>
                </w:rPr>
                <w:t>STEPKCYL7</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162D8F16" w14:textId="520D6C6E" w:rsidR="00765A27" w:rsidRPr="00072445" w:rsidRDefault="00765A27" w:rsidP="00765A27">
            <w:pPr>
              <w:rPr>
                <w:ins w:id="1761" w:author="16a" w:date="2025-10-08T16:19:00Z"/>
                <w:sz w:val="20"/>
              </w:rPr>
            </w:pPr>
            <w:ins w:id="1762"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7</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6CD7086B" w14:textId="68058F40" w:rsidR="00765A27" w:rsidRPr="00072445" w:rsidRDefault="00765A27" w:rsidP="00765A27">
            <w:pPr>
              <w:rPr>
                <w:ins w:id="1763" w:author="16a" w:date="2025-10-08T16:19:00Z"/>
                <w:sz w:val="20"/>
              </w:rPr>
            </w:pPr>
            <w:ins w:id="1764"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106AF160" w14:textId="38557B8B" w:rsidR="00765A27" w:rsidRPr="00072445" w:rsidRDefault="00765A27" w:rsidP="00765A27">
            <w:pPr>
              <w:rPr>
                <w:ins w:id="1765" w:author="16a" w:date="2025-10-08T16:19:00Z"/>
                <w:color w:val="000000"/>
                <w:sz w:val="20"/>
              </w:rPr>
            </w:pPr>
            <w:ins w:id="1766" w:author="16a" w:date="2025-10-08T16:20:00Z">
              <w:r w:rsidRPr="00F64515">
                <w:rPr>
                  <w:color w:val="000000"/>
                  <w:sz w:val="20"/>
                </w:rPr>
                <w:t>-</w:t>
              </w:r>
            </w:ins>
          </w:p>
        </w:tc>
      </w:tr>
      <w:tr w:rsidR="00765A27" w:rsidRPr="001923C6" w14:paraId="1E055A31" w14:textId="77777777" w:rsidTr="00765A27">
        <w:trPr>
          <w:trHeight w:val="216"/>
          <w:ins w:id="1767" w:author="16a" w:date="2025-10-08T16:19:00Z"/>
        </w:trPr>
        <w:tc>
          <w:tcPr>
            <w:tcW w:w="2268" w:type="dxa"/>
            <w:gridSpan w:val="2"/>
            <w:tcBorders>
              <w:top w:val="single" w:sz="6" w:space="0" w:color="000000"/>
              <w:left w:val="single" w:sz="6" w:space="0" w:color="000000"/>
              <w:bottom w:val="single" w:sz="6" w:space="0" w:color="000000"/>
              <w:right w:val="single" w:sz="6" w:space="0" w:color="000000"/>
            </w:tcBorders>
            <w:shd w:val="clear" w:color="auto" w:fill="00FF00"/>
          </w:tcPr>
          <w:p w14:paraId="1BDA72C4" w14:textId="42714F8C" w:rsidR="00765A27" w:rsidRPr="00072445" w:rsidRDefault="00765A27" w:rsidP="00765A27">
            <w:pPr>
              <w:rPr>
                <w:ins w:id="1768" w:author="16a" w:date="2025-10-08T16:19:00Z"/>
                <w:sz w:val="20"/>
              </w:rPr>
            </w:pPr>
            <w:ins w:id="1769" w:author="16a" w:date="2025-10-08T16:20:00Z">
              <w:r w:rsidRPr="00551C21">
                <w:rPr>
                  <w:sz w:val="20"/>
                </w:rPr>
                <w:t>EMINJ_</w:t>
              </w:r>
              <w:r>
                <w:rPr>
                  <w:rFonts w:hint="eastAsia"/>
                  <w:sz w:val="20"/>
                </w:rPr>
                <w:t>STEPKCYL8</w:t>
              </w:r>
            </w:ins>
          </w:p>
        </w:tc>
        <w:tc>
          <w:tcPr>
            <w:tcW w:w="3686" w:type="dxa"/>
            <w:tcBorders>
              <w:top w:val="single" w:sz="6" w:space="0" w:color="000000"/>
              <w:left w:val="single" w:sz="6" w:space="0" w:color="000000"/>
              <w:bottom w:val="single" w:sz="6" w:space="0" w:color="000000"/>
              <w:right w:val="single" w:sz="6" w:space="0" w:color="000000"/>
            </w:tcBorders>
            <w:shd w:val="clear" w:color="auto" w:fill="00FF00"/>
          </w:tcPr>
          <w:p w14:paraId="26717C62" w14:textId="100595B7" w:rsidR="00765A27" w:rsidRPr="00072445" w:rsidRDefault="00765A27" w:rsidP="00765A27">
            <w:pPr>
              <w:rPr>
                <w:ins w:id="1770" w:author="16a" w:date="2025-10-08T16:19:00Z"/>
                <w:sz w:val="20"/>
              </w:rPr>
            </w:pPr>
            <w:ins w:id="1771" w:author="16a" w:date="2025-10-08T16:20:00Z">
              <w:r>
                <w:rPr>
                  <w:rFonts w:hint="eastAsia"/>
                  <w:sz w:val="20"/>
                </w:rPr>
                <w:t>気筒別</w:t>
              </w:r>
              <w:r w:rsidRPr="00551C21">
                <w:rPr>
                  <w:rFonts w:hint="eastAsia"/>
                  <w:sz w:val="20"/>
                </w:rPr>
                <w:t>噴射</w:t>
              </w:r>
              <w:r>
                <w:rPr>
                  <w:rFonts w:hint="eastAsia"/>
                  <w:sz w:val="20"/>
                </w:rPr>
                <w:t>量補正</w:t>
              </w:r>
              <w:r w:rsidRPr="00551C21">
                <w:rPr>
                  <w:rFonts w:hint="eastAsia"/>
                  <w:sz w:val="20"/>
                </w:rPr>
                <w:t>段（</w:t>
              </w:r>
              <w:r>
                <w:rPr>
                  <w:rFonts w:hint="eastAsia"/>
                  <w:sz w:val="20"/>
                </w:rPr>
                <w:t>8</w:t>
              </w:r>
              <w:r w:rsidRPr="00551C21">
                <w:rPr>
                  <w:sz w:val="20"/>
                </w:rPr>
                <w:t>段目）</w:t>
              </w:r>
            </w:ins>
          </w:p>
        </w:tc>
        <w:tc>
          <w:tcPr>
            <w:tcW w:w="1134" w:type="dxa"/>
            <w:tcBorders>
              <w:top w:val="single" w:sz="6" w:space="0" w:color="000000"/>
              <w:left w:val="single" w:sz="6" w:space="0" w:color="000000"/>
              <w:bottom w:val="single" w:sz="6" w:space="0" w:color="000000"/>
              <w:right w:val="single" w:sz="6" w:space="0" w:color="000000"/>
            </w:tcBorders>
            <w:shd w:val="clear" w:color="auto" w:fill="00FF00"/>
          </w:tcPr>
          <w:p w14:paraId="6ABD7166" w14:textId="414D3784" w:rsidR="00765A27" w:rsidRPr="00072445" w:rsidRDefault="00765A27" w:rsidP="00765A27">
            <w:pPr>
              <w:rPr>
                <w:ins w:id="1772" w:author="16a" w:date="2025-10-08T16:19:00Z"/>
                <w:sz w:val="20"/>
              </w:rPr>
            </w:pPr>
            <w:ins w:id="1773" w:author="16a" w:date="2025-10-08T16:20:00Z">
              <w:r w:rsidRPr="00F64515">
                <w:rPr>
                  <w:sz w:val="20"/>
                </w:rPr>
                <w:t>ENG_dm</w:t>
              </w:r>
            </w:ins>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00FF00"/>
          </w:tcPr>
          <w:p w14:paraId="00B43FEF" w14:textId="4A5798F8" w:rsidR="00765A27" w:rsidRPr="00072445" w:rsidRDefault="00765A27" w:rsidP="00765A27">
            <w:pPr>
              <w:rPr>
                <w:ins w:id="1774" w:author="16a" w:date="2025-10-08T16:19:00Z"/>
                <w:color w:val="000000"/>
                <w:sz w:val="20"/>
              </w:rPr>
            </w:pPr>
            <w:ins w:id="1775" w:author="16a" w:date="2025-10-08T16:20:00Z">
              <w:r w:rsidRPr="00F64515">
                <w:rPr>
                  <w:color w:val="000000"/>
                  <w:sz w:val="20"/>
                </w:rPr>
                <w:t>-</w:t>
              </w:r>
            </w:ins>
          </w:p>
        </w:tc>
      </w:tr>
    </w:tbl>
    <w:bookmarkEnd w:id="1703"/>
    <w:p w14:paraId="7C21D4D2" w14:textId="443CB686" w:rsidR="007646B3" w:rsidRPr="001923C6" w:rsidRDefault="0039474C">
      <w:r w:rsidRPr="001923C6">
        <w:rPr>
          <w:rFonts w:hint="eastAsia"/>
        </w:rPr>
        <w:t xml:space="preserve"> </w:t>
      </w:r>
    </w:p>
    <w:p w14:paraId="38EE7500" w14:textId="77777777" w:rsidR="00DB3979" w:rsidRPr="001923C6" w:rsidRDefault="00DB3979">
      <w:r w:rsidRPr="001923C6">
        <w:rPr>
          <w:rFonts w:hint="eastAsia"/>
        </w:rPr>
        <w:t>２．公開処理要求</w:t>
      </w:r>
    </w:p>
    <w:tbl>
      <w:tblPr>
        <w:tblW w:w="0" w:type="auto"/>
        <w:tblInd w:w="30" w:type="dxa"/>
        <w:tblLayout w:type="fixed"/>
        <w:tblCellMar>
          <w:left w:w="30" w:type="dxa"/>
          <w:right w:w="30" w:type="dxa"/>
        </w:tblCellMar>
        <w:tblLook w:val="0000" w:firstRow="0" w:lastRow="0" w:firstColumn="0" w:lastColumn="0" w:noHBand="0" w:noVBand="0"/>
      </w:tblPr>
      <w:tblGrid>
        <w:gridCol w:w="1134"/>
        <w:gridCol w:w="1928"/>
        <w:gridCol w:w="964"/>
        <w:gridCol w:w="851"/>
        <w:gridCol w:w="1134"/>
        <w:gridCol w:w="488"/>
        <w:gridCol w:w="964"/>
        <w:gridCol w:w="1134"/>
        <w:gridCol w:w="1134"/>
      </w:tblGrid>
      <w:tr w:rsidR="00DB3979" w:rsidRPr="001923C6" w14:paraId="673CFC60" w14:textId="77777777">
        <w:trPr>
          <w:cantSplit/>
          <w:trHeight w:val="216"/>
        </w:trPr>
        <w:tc>
          <w:tcPr>
            <w:tcW w:w="1134" w:type="dxa"/>
            <w:tcBorders>
              <w:top w:val="single" w:sz="6" w:space="0" w:color="000000"/>
              <w:left w:val="single" w:sz="6" w:space="0" w:color="000000"/>
              <w:bottom w:val="single" w:sz="6" w:space="0" w:color="000000"/>
              <w:right w:val="single" w:sz="6" w:space="0" w:color="000000"/>
            </w:tcBorders>
          </w:tcPr>
          <w:p w14:paraId="2F0B4C74" w14:textId="77777777" w:rsidR="00DB3979" w:rsidRPr="001923C6" w:rsidRDefault="00DB3979">
            <w:pPr>
              <w:rPr>
                <w:color w:val="000000"/>
                <w:sz w:val="20"/>
              </w:rPr>
            </w:pPr>
            <w:r w:rsidRPr="001923C6">
              <w:rPr>
                <w:rFonts w:hint="eastAsia"/>
                <w:color w:val="000000"/>
                <w:sz w:val="20"/>
              </w:rPr>
              <w:t>関数名</w:t>
            </w:r>
          </w:p>
        </w:tc>
        <w:tc>
          <w:tcPr>
            <w:tcW w:w="1928" w:type="dxa"/>
            <w:tcBorders>
              <w:top w:val="single" w:sz="6" w:space="0" w:color="000000"/>
              <w:left w:val="single" w:sz="6" w:space="0" w:color="000000"/>
              <w:bottom w:val="single" w:sz="6" w:space="0" w:color="000000"/>
              <w:right w:val="single" w:sz="6" w:space="0" w:color="000000"/>
            </w:tcBorders>
          </w:tcPr>
          <w:p w14:paraId="5F80D49B" w14:textId="77777777" w:rsidR="00DB3979" w:rsidRPr="001923C6" w:rsidRDefault="00DB3979">
            <w:pPr>
              <w:rPr>
                <w:color w:val="000000"/>
                <w:sz w:val="20"/>
              </w:rPr>
            </w:pPr>
            <w:r w:rsidRPr="001923C6">
              <w:rPr>
                <w:rFonts w:hint="eastAsia"/>
                <w:color w:val="000000"/>
                <w:sz w:val="20"/>
              </w:rPr>
              <w:t>処理内容</w:t>
            </w:r>
          </w:p>
        </w:tc>
        <w:tc>
          <w:tcPr>
            <w:tcW w:w="964" w:type="dxa"/>
            <w:tcBorders>
              <w:top w:val="single" w:sz="6" w:space="0" w:color="000000"/>
              <w:left w:val="single" w:sz="6" w:space="0" w:color="000000"/>
              <w:bottom w:val="single" w:sz="6" w:space="0" w:color="000000"/>
              <w:right w:val="single" w:sz="6" w:space="0" w:color="000000"/>
            </w:tcBorders>
          </w:tcPr>
          <w:p w14:paraId="6C692FAC" w14:textId="77777777" w:rsidR="00DB3979" w:rsidRPr="001923C6" w:rsidRDefault="00DB3979">
            <w:pPr>
              <w:rPr>
                <w:color w:val="000000"/>
                <w:sz w:val="20"/>
              </w:rPr>
            </w:pPr>
            <w:r w:rsidRPr="001923C6">
              <w:rPr>
                <w:rFonts w:hint="eastAsia"/>
                <w:color w:val="000000"/>
                <w:sz w:val="20"/>
              </w:rPr>
              <w:t>公開先</w:t>
            </w:r>
          </w:p>
        </w:tc>
        <w:tc>
          <w:tcPr>
            <w:tcW w:w="851" w:type="dxa"/>
            <w:tcBorders>
              <w:top w:val="single" w:sz="6" w:space="0" w:color="000000"/>
              <w:left w:val="single" w:sz="6" w:space="0" w:color="000000"/>
              <w:bottom w:val="single" w:sz="6" w:space="0" w:color="000000"/>
              <w:right w:val="single" w:sz="6" w:space="0" w:color="000000"/>
            </w:tcBorders>
          </w:tcPr>
          <w:p w14:paraId="1A56D2DF" w14:textId="77777777" w:rsidR="00DB3979" w:rsidRPr="001923C6" w:rsidRDefault="00DB3979">
            <w:pPr>
              <w:rPr>
                <w:color w:val="000000"/>
                <w:sz w:val="20"/>
              </w:rPr>
            </w:pPr>
            <w:r w:rsidRPr="001923C6">
              <w:rPr>
                <w:rFonts w:hint="eastAsia"/>
                <w:color w:val="000000"/>
                <w:sz w:val="20"/>
              </w:rPr>
              <w:t>ﾊﾟﾗﾒｰﾀ</w:t>
            </w:r>
          </w:p>
        </w:tc>
        <w:tc>
          <w:tcPr>
            <w:tcW w:w="1134" w:type="dxa"/>
            <w:tcBorders>
              <w:top w:val="single" w:sz="6" w:space="0" w:color="000000"/>
              <w:left w:val="single" w:sz="6" w:space="0" w:color="000000"/>
              <w:bottom w:val="single" w:sz="6" w:space="0" w:color="000000"/>
              <w:right w:val="single" w:sz="6" w:space="0" w:color="000000"/>
            </w:tcBorders>
          </w:tcPr>
          <w:p w14:paraId="0FE47262" w14:textId="77777777" w:rsidR="00DB3979" w:rsidRPr="001923C6" w:rsidRDefault="00DB3979">
            <w:pPr>
              <w:rPr>
                <w:color w:val="000000"/>
                <w:sz w:val="20"/>
              </w:rPr>
            </w:pPr>
            <w:r w:rsidRPr="001923C6">
              <w:rPr>
                <w:rFonts w:hint="eastAsia"/>
                <w:color w:val="000000"/>
                <w:sz w:val="20"/>
              </w:rPr>
              <w:t>ﾊﾟﾗﾒｰﾀ内容</w:t>
            </w:r>
          </w:p>
        </w:tc>
        <w:tc>
          <w:tcPr>
            <w:tcW w:w="488" w:type="dxa"/>
            <w:tcBorders>
              <w:top w:val="single" w:sz="6" w:space="0" w:color="000000"/>
              <w:left w:val="single" w:sz="6" w:space="0" w:color="000000"/>
              <w:bottom w:val="single" w:sz="6" w:space="0" w:color="000000"/>
              <w:right w:val="single" w:sz="6" w:space="0" w:color="000000"/>
            </w:tcBorders>
          </w:tcPr>
          <w:p w14:paraId="4A04C403" w14:textId="77777777" w:rsidR="00DB3979" w:rsidRPr="001923C6" w:rsidRDefault="00DB3979">
            <w:pPr>
              <w:rPr>
                <w:color w:val="000000"/>
                <w:sz w:val="20"/>
              </w:rPr>
            </w:pPr>
            <w:r w:rsidRPr="001923C6">
              <w:rPr>
                <w:rFonts w:hint="eastAsia"/>
                <w:color w:val="000000"/>
                <w:sz w:val="20"/>
              </w:rPr>
              <w:t>単位</w:t>
            </w:r>
          </w:p>
        </w:tc>
        <w:tc>
          <w:tcPr>
            <w:tcW w:w="964" w:type="dxa"/>
            <w:tcBorders>
              <w:top w:val="single" w:sz="6" w:space="0" w:color="000000"/>
              <w:left w:val="single" w:sz="6" w:space="0" w:color="000000"/>
              <w:bottom w:val="single" w:sz="6" w:space="0" w:color="000000"/>
              <w:right w:val="single" w:sz="6" w:space="0" w:color="000000"/>
            </w:tcBorders>
          </w:tcPr>
          <w:p w14:paraId="33E07996" w14:textId="77777777" w:rsidR="00DB3979" w:rsidRPr="001923C6" w:rsidRDefault="00DB3979">
            <w:pPr>
              <w:rPr>
                <w:color w:val="000000"/>
                <w:sz w:val="20"/>
              </w:rPr>
            </w:pPr>
            <w:r w:rsidRPr="001923C6">
              <w:rPr>
                <w:rFonts w:hint="eastAsia"/>
                <w:color w:val="000000"/>
                <w:sz w:val="20"/>
              </w:rPr>
              <w:t>ﾚﾝｼﾞ</w:t>
            </w:r>
          </w:p>
        </w:tc>
        <w:tc>
          <w:tcPr>
            <w:tcW w:w="1134" w:type="dxa"/>
            <w:tcBorders>
              <w:top w:val="single" w:sz="6" w:space="0" w:color="000000"/>
              <w:left w:val="single" w:sz="6" w:space="0" w:color="000000"/>
              <w:bottom w:val="single" w:sz="6" w:space="0" w:color="000000"/>
              <w:right w:val="single" w:sz="6" w:space="0" w:color="000000"/>
            </w:tcBorders>
          </w:tcPr>
          <w:p w14:paraId="45A548CF" w14:textId="77777777" w:rsidR="00DB3979" w:rsidRPr="001923C6" w:rsidRDefault="00DB3979">
            <w:pPr>
              <w:rPr>
                <w:color w:val="000000"/>
                <w:sz w:val="20"/>
              </w:rPr>
            </w:pPr>
            <w:r w:rsidRPr="001923C6">
              <w:rPr>
                <w:color w:val="000000"/>
                <w:sz w:val="20"/>
              </w:rPr>
              <w:t>LSB</w:t>
            </w:r>
          </w:p>
        </w:tc>
        <w:tc>
          <w:tcPr>
            <w:tcW w:w="1134" w:type="dxa"/>
            <w:tcBorders>
              <w:top w:val="single" w:sz="6" w:space="0" w:color="000000"/>
              <w:left w:val="single" w:sz="6" w:space="0" w:color="000000"/>
              <w:bottom w:val="single" w:sz="6" w:space="0" w:color="000000"/>
              <w:right w:val="single" w:sz="6" w:space="0" w:color="000000"/>
            </w:tcBorders>
          </w:tcPr>
          <w:p w14:paraId="70E6F474" w14:textId="77777777" w:rsidR="00DB3979" w:rsidRPr="001923C6" w:rsidRDefault="00DB3979">
            <w:pPr>
              <w:rPr>
                <w:color w:val="000000"/>
                <w:sz w:val="20"/>
              </w:rPr>
            </w:pPr>
            <w:r w:rsidRPr="001923C6">
              <w:rPr>
                <w:rFonts w:hint="eastAsia"/>
                <w:color w:val="000000"/>
                <w:sz w:val="20"/>
              </w:rPr>
              <w:t>ｺﾝﾊﾟｲﾙ</w:t>
            </w:r>
            <w:r w:rsidRPr="001923C6">
              <w:rPr>
                <w:color w:val="000000"/>
                <w:sz w:val="20"/>
              </w:rPr>
              <w:t>SW</w:t>
            </w:r>
          </w:p>
        </w:tc>
      </w:tr>
    </w:tbl>
    <w:p w14:paraId="205789F9" w14:textId="77777777" w:rsidR="00932E59" w:rsidRPr="001923C6" w:rsidRDefault="00932E59">
      <w:pPr>
        <w:pStyle w:val="a3"/>
        <w:tabs>
          <w:tab w:val="clear" w:pos="4252"/>
          <w:tab w:val="clear" w:pos="8504"/>
        </w:tabs>
        <w:rPr>
          <w:spacing w:val="-5"/>
        </w:rPr>
      </w:pPr>
    </w:p>
    <w:p w14:paraId="1B863C41" w14:textId="5A87A1D0" w:rsidR="00DB3979" w:rsidRPr="001923C6" w:rsidRDefault="00DB3979">
      <w:pPr>
        <w:pStyle w:val="a3"/>
        <w:tabs>
          <w:tab w:val="clear" w:pos="4252"/>
          <w:tab w:val="clear" w:pos="8504"/>
        </w:tabs>
        <w:rPr>
          <w:spacing w:val="-5"/>
          <w:sz w:val="20"/>
        </w:rPr>
      </w:pPr>
      <w:r w:rsidRPr="001923C6">
        <w:rPr>
          <w:rFonts w:hint="eastAsia"/>
          <w:spacing w:val="-5"/>
        </w:rPr>
        <w:t>３．参照変数・定数</w:t>
      </w:r>
      <w:r w:rsidR="003A4503" w:rsidRPr="001923C6">
        <w:rPr>
          <w:rFonts w:hint="eastAsia"/>
          <w:spacing w:val="-5"/>
        </w:rPr>
        <w:t xml:space="preserve"> </w:t>
      </w:r>
      <w:commentRangeStart w:id="1776"/>
      <w:commentRangeStart w:id="1777"/>
      <w:r w:rsidR="003A4503" w:rsidRPr="001923C6">
        <w:rPr>
          <w:rFonts w:hint="eastAsia"/>
          <w:spacing w:val="-5"/>
        </w:rPr>
        <w:t xml:space="preserve"> </w:t>
      </w:r>
      <w:commentRangeStart w:id="1778"/>
      <w:commentRangeStart w:id="1779"/>
      <w:commentRangeStart w:id="1780"/>
      <w:commentRangeStart w:id="1781"/>
      <w:commentRangeStart w:id="1782"/>
      <w:commentRangeStart w:id="1783"/>
      <w:commentRangeStart w:id="1784"/>
      <w:commentRangeStart w:id="1785"/>
      <w:commentRangeEnd w:id="1776"/>
      <w:commentRangeEnd w:id="1777"/>
      <w:r w:rsidR="005D7859" w:rsidRPr="001923C6">
        <w:rPr>
          <w:spacing w:val="-5"/>
        </w:rPr>
        <w:t xml:space="preserve"> </w:t>
      </w:r>
      <w:commentRangeEnd w:id="1778"/>
      <w:commentRangeEnd w:id="1779"/>
      <w:commentRangeEnd w:id="1780"/>
      <w:r w:rsidR="005976DC">
        <w:rPr>
          <w:rStyle w:val="a8"/>
          <w:spacing w:val="-5"/>
        </w:rPr>
        <w:commentReference w:id="1778"/>
      </w:r>
      <w:r w:rsidR="00BB5069" w:rsidRPr="001923C6">
        <w:rPr>
          <w:rStyle w:val="a8"/>
          <w:spacing w:val="-5"/>
        </w:rPr>
        <w:commentReference w:id="1779"/>
      </w:r>
      <w:r w:rsidR="005D7859" w:rsidRPr="001923C6">
        <w:rPr>
          <w:rStyle w:val="a8"/>
          <w:spacing w:val="-5"/>
        </w:rPr>
        <w:commentReference w:id="1780"/>
      </w:r>
      <w:r w:rsidR="00DE2146" w:rsidRPr="001923C6">
        <w:rPr>
          <w:rStyle w:val="a8"/>
          <w:spacing w:val="-5"/>
        </w:rPr>
        <w:commentReference w:id="1776"/>
      </w:r>
      <w:r w:rsidR="003A4503" w:rsidRPr="001923C6">
        <w:rPr>
          <w:rStyle w:val="a8"/>
          <w:spacing w:val="-5"/>
        </w:rPr>
        <w:commentReference w:id="1777"/>
      </w:r>
      <w:commentRangeEnd w:id="1781"/>
      <w:r w:rsidR="00E95EDB" w:rsidRPr="001923C6">
        <w:rPr>
          <w:rStyle w:val="a8"/>
          <w:spacing w:val="-5"/>
        </w:rPr>
        <w:commentReference w:id="1781"/>
      </w:r>
      <w:commentRangeEnd w:id="1782"/>
      <w:r w:rsidR="00E95EDB" w:rsidRPr="001923C6">
        <w:rPr>
          <w:rStyle w:val="a8"/>
          <w:spacing w:val="-5"/>
        </w:rPr>
        <w:commentReference w:id="1782"/>
      </w:r>
      <w:commentRangeEnd w:id="1783"/>
      <w:r w:rsidR="00E95EDB" w:rsidRPr="001923C6">
        <w:rPr>
          <w:rStyle w:val="a8"/>
          <w:spacing w:val="-5"/>
        </w:rPr>
        <w:commentReference w:id="1783"/>
      </w:r>
      <w:commentRangeEnd w:id="1784"/>
      <w:r w:rsidR="00E95EDB" w:rsidRPr="001923C6">
        <w:rPr>
          <w:rStyle w:val="a8"/>
          <w:spacing w:val="-5"/>
        </w:rPr>
        <w:commentReference w:id="1784"/>
      </w:r>
      <w:commentRangeEnd w:id="1785"/>
      <w:r w:rsidR="00D0095B">
        <w:rPr>
          <w:rStyle w:val="a8"/>
          <w:spacing w:val="-5"/>
        </w:rPr>
        <w:commentReference w:id="1785"/>
      </w:r>
    </w:p>
    <w:tbl>
      <w:tblPr>
        <w:tblW w:w="10065" w:type="dxa"/>
        <w:tblInd w:w="30" w:type="dxa"/>
        <w:tblLayout w:type="fixed"/>
        <w:tblCellMar>
          <w:left w:w="30" w:type="dxa"/>
          <w:right w:w="30" w:type="dxa"/>
        </w:tblCellMar>
        <w:tblLook w:val="0000" w:firstRow="0" w:lastRow="0" w:firstColumn="0" w:lastColumn="0" w:noHBand="0" w:noVBand="0"/>
      </w:tblPr>
      <w:tblGrid>
        <w:gridCol w:w="2251"/>
        <w:gridCol w:w="8"/>
        <w:gridCol w:w="3648"/>
        <w:gridCol w:w="23"/>
        <w:gridCol w:w="2717"/>
        <w:gridCol w:w="1418"/>
      </w:tblGrid>
      <w:tr w:rsidR="006D1C0B" w:rsidRPr="001923C6" w14:paraId="60ACD81C" w14:textId="76EBFC92" w:rsidTr="00F11D5C">
        <w:trPr>
          <w:trHeight w:val="216"/>
        </w:trPr>
        <w:tc>
          <w:tcPr>
            <w:tcW w:w="2259" w:type="dxa"/>
            <w:gridSpan w:val="2"/>
            <w:tcBorders>
              <w:top w:val="single" w:sz="6" w:space="0" w:color="000000"/>
              <w:left w:val="single" w:sz="6" w:space="0" w:color="000000"/>
              <w:bottom w:val="single" w:sz="6" w:space="0" w:color="000000"/>
              <w:right w:val="single" w:sz="6" w:space="0" w:color="000000"/>
            </w:tcBorders>
          </w:tcPr>
          <w:p w14:paraId="07C24423" w14:textId="77777777" w:rsidR="00F971FA" w:rsidRPr="001923C6" w:rsidRDefault="00F971FA">
            <w:pPr>
              <w:rPr>
                <w:sz w:val="20"/>
              </w:rPr>
            </w:pPr>
            <w:r w:rsidRPr="001923C6">
              <w:rPr>
                <w:rFonts w:hint="eastAsia"/>
                <w:sz w:val="20"/>
              </w:rPr>
              <w:t>変数名</w:t>
            </w:r>
          </w:p>
        </w:tc>
        <w:tc>
          <w:tcPr>
            <w:tcW w:w="3671" w:type="dxa"/>
            <w:gridSpan w:val="2"/>
            <w:tcBorders>
              <w:top w:val="single" w:sz="6" w:space="0" w:color="000000"/>
              <w:left w:val="single" w:sz="6" w:space="0" w:color="000000"/>
              <w:bottom w:val="single" w:sz="6" w:space="0" w:color="000000"/>
              <w:right w:val="single" w:sz="6" w:space="0" w:color="000000"/>
            </w:tcBorders>
          </w:tcPr>
          <w:p w14:paraId="42BCA0DF" w14:textId="77777777" w:rsidR="00F971FA" w:rsidRPr="001923C6" w:rsidRDefault="00F971FA">
            <w:pPr>
              <w:rPr>
                <w:sz w:val="20"/>
              </w:rPr>
            </w:pPr>
            <w:r w:rsidRPr="001923C6">
              <w:rPr>
                <w:rFonts w:hint="eastAsia"/>
                <w:sz w:val="20"/>
              </w:rPr>
              <w:t>機能名</w:t>
            </w:r>
          </w:p>
        </w:tc>
        <w:tc>
          <w:tcPr>
            <w:tcW w:w="2717" w:type="dxa"/>
            <w:tcBorders>
              <w:top w:val="single" w:sz="6" w:space="0" w:color="000000"/>
              <w:left w:val="single" w:sz="6" w:space="0" w:color="000000"/>
              <w:bottom w:val="single" w:sz="6" w:space="0" w:color="000000"/>
              <w:right w:val="single" w:sz="6" w:space="0" w:color="000000"/>
            </w:tcBorders>
          </w:tcPr>
          <w:p w14:paraId="597460A7" w14:textId="77777777" w:rsidR="00F971FA" w:rsidRPr="001923C6" w:rsidRDefault="00F971FA">
            <w:pPr>
              <w:rPr>
                <w:sz w:val="20"/>
              </w:rPr>
            </w:pPr>
            <w:r w:rsidRPr="001923C6">
              <w:rPr>
                <w:rFonts w:hint="eastAsia"/>
                <w:color w:val="000000"/>
                <w:sz w:val="20"/>
              </w:rPr>
              <w:t>ｺﾝﾊﾟｲﾙ</w:t>
            </w:r>
            <w:r w:rsidRPr="001923C6">
              <w:rPr>
                <w:color w:val="000000"/>
                <w:sz w:val="20"/>
              </w:rPr>
              <w:t>SW</w:t>
            </w:r>
          </w:p>
        </w:tc>
        <w:tc>
          <w:tcPr>
            <w:tcW w:w="1418" w:type="dxa"/>
            <w:tcBorders>
              <w:top w:val="single" w:sz="6" w:space="0" w:color="000000"/>
              <w:left w:val="single" w:sz="6" w:space="0" w:color="000000"/>
              <w:bottom w:val="single" w:sz="6" w:space="0" w:color="000000"/>
              <w:right w:val="single" w:sz="6" w:space="0" w:color="000000"/>
            </w:tcBorders>
          </w:tcPr>
          <w:p w14:paraId="56457076" w14:textId="1B29E4D3" w:rsidR="00F971FA" w:rsidRPr="001923C6" w:rsidRDefault="00F971FA" w:rsidP="004D4C8A">
            <w:pPr>
              <w:jc w:val="left"/>
              <w:rPr>
                <w:color w:val="000000"/>
                <w:sz w:val="20"/>
              </w:rPr>
            </w:pPr>
            <w:r w:rsidRPr="001923C6">
              <w:rPr>
                <w:rFonts w:hint="eastAsia"/>
                <w:color w:val="000000"/>
                <w:sz w:val="20"/>
              </w:rPr>
              <w:t>同時性保証分類</w:t>
            </w:r>
          </w:p>
        </w:tc>
      </w:tr>
      <w:tr w:rsidR="006D1C0B" w:rsidRPr="001923C6" w14:paraId="37FAC811" w14:textId="40F84FC9" w:rsidTr="00F11D5C">
        <w:trPr>
          <w:trHeight w:val="216"/>
        </w:trPr>
        <w:tc>
          <w:tcPr>
            <w:tcW w:w="2259" w:type="dxa"/>
            <w:gridSpan w:val="2"/>
            <w:tcBorders>
              <w:top w:val="single" w:sz="6" w:space="0" w:color="000000"/>
              <w:left w:val="single" w:sz="6" w:space="0" w:color="000000"/>
              <w:bottom w:val="single" w:sz="6" w:space="0" w:color="000000"/>
              <w:right w:val="single" w:sz="6" w:space="0" w:color="000000"/>
            </w:tcBorders>
          </w:tcPr>
          <w:p w14:paraId="61EB8429" w14:textId="77777777" w:rsidR="00F971FA" w:rsidRPr="001923C6" w:rsidRDefault="00F971FA">
            <w:pPr>
              <w:rPr>
                <w:sz w:val="20"/>
              </w:rPr>
            </w:pPr>
            <w:bookmarkStart w:id="1786" w:name="_Hlk450323439"/>
            <w:r w:rsidRPr="001923C6">
              <w:rPr>
                <w:sz w:val="20"/>
              </w:rPr>
              <w:t>ene_ene</w:t>
            </w:r>
          </w:p>
        </w:tc>
        <w:tc>
          <w:tcPr>
            <w:tcW w:w="3671" w:type="dxa"/>
            <w:gridSpan w:val="2"/>
            <w:tcBorders>
              <w:top w:val="single" w:sz="6" w:space="0" w:color="000000"/>
              <w:left w:val="single" w:sz="6" w:space="0" w:color="000000"/>
              <w:bottom w:val="single" w:sz="6" w:space="0" w:color="000000"/>
              <w:right w:val="single" w:sz="6" w:space="0" w:color="000000"/>
            </w:tcBorders>
          </w:tcPr>
          <w:p w14:paraId="2339F881" w14:textId="77777777" w:rsidR="00F971FA" w:rsidRPr="001923C6" w:rsidRDefault="00F971FA">
            <w:pPr>
              <w:rPr>
                <w:sz w:val="20"/>
              </w:rPr>
            </w:pPr>
            <w:r w:rsidRPr="001923C6">
              <w:rPr>
                <w:rFonts w:hint="eastAsia"/>
                <w:sz w:val="20"/>
              </w:rPr>
              <w:t>ｴﾝｼﾞﾝ回転数</w:t>
            </w:r>
          </w:p>
        </w:tc>
        <w:tc>
          <w:tcPr>
            <w:tcW w:w="2717" w:type="dxa"/>
            <w:tcBorders>
              <w:top w:val="single" w:sz="6" w:space="0" w:color="000000"/>
              <w:left w:val="single" w:sz="6" w:space="0" w:color="000000"/>
              <w:bottom w:val="single" w:sz="6" w:space="0" w:color="000000"/>
              <w:right w:val="single" w:sz="6" w:space="0" w:color="000000"/>
            </w:tcBorders>
          </w:tcPr>
          <w:p w14:paraId="01FF3E04" w14:textId="77777777" w:rsidR="00F971FA" w:rsidRPr="001923C6" w:rsidRDefault="00F971FA">
            <w:pPr>
              <w:rPr>
                <w:color w:val="000000"/>
                <w:sz w:val="20"/>
              </w:rPr>
            </w:pPr>
            <w:r w:rsidRPr="001923C6">
              <w:rPr>
                <w:sz w:val="20"/>
              </w:rPr>
              <w:t>-</w:t>
            </w:r>
          </w:p>
        </w:tc>
        <w:tc>
          <w:tcPr>
            <w:tcW w:w="1418" w:type="dxa"/>
            <w:tcBorders>
              <w:top w:val="single" w:sz="6" w:space="0" w:color="000000"/>
              <w:left w:val="single" w:sz="6" w:space="0" w:color="000000"/>
              <w:bottom w:val="single" w:sz="6" w:space="0" w:color="000000"/>
              <w:right w:val="single" w:sz="6" w:space="0" w:color="000000"/>
            </w:tcBorders>
          </w:tcPr>
          <w:p w14:paraId="1119A199" w14:textId="3E8EE6A3" w:rsidR="00F971FA" w:rsidRPr="001923C6" w:rsidRDefault="00F971FA">
            <w:pPr>
              <w:rPr>
                <w:sz w:val="20"/>
              </w:rPr>
            </w:pPr>
            <w:r w:rsidRPr="001923C6">
              <w:rPr>
                <w:sz w:val="20"/>
              </w:rPr>
              <w:t>-</w:t>
            </w:r>
          </w:p>
        </w:tc>
      </w:tr>
      <w:tr w:rsidR="006D1C0B" w:rsidRPr="001923C6" w14:paraId="610F44EE" w14:textId="1F591A50" w:rsidTr="00F11D5C">
        <w:tblPrEx>
          <w:tblCellMar>
            <w:left w:w="0" w:type="dxa"/>
            <w:right w:w="0" w:type="dxa"/>
          </w:tblCellMar>
        </w:tblPrEx>
        <w:trPr>
          <w:trHeight w:val="270"/>
        </w:trPr>
        <w:tc>
          <w:tcPr>
            <w:tcW w:w="2259" w:type="dxa"/>
            <w:gridSpan w:val="2"/>
            <w:tcBorders>
              <w:top w:val="nil"/>
              <w:left w:val="single" w:sz="8" w:space="0" w:color="auto"/>
              <w:bottom w:val="single" w:sz="4" w:space="0" w:color="auto"/>
              <w:right w:val="single" w:sz="4" w:space="0" w:color="auto"/>
            </w:tcBorders>
            <w:noWrap/>
            <w:tcMar>
              <w:top w:w="15" w:type="dxa"/>
              <w:left w:w="15" w:type="dxa"/>
              <w:bottom w:w="0" w:type="dxa"/>
              <w:right w:w="15" w:type="dxa"/>
            </w:tcMar>
          </w:tcPr>
          <w:p w14:paraId="2AD9F8E4" w14:textId="77777777" w:rsidR="00F971FA" w:rsidRPr="001923C6" w:rsidRDefault="00F971FA">
            <w:pPr>
              <w:rPr>
                <w:sz w:val="20"/>
              </w:rPr>
            </w:pPr>
            <w:bookmarkStart w:id="1787" w:name="OLE_LINK100"/>
            <w:bookmarkStart w:id="1788" w:name="OLE_LINK101"/>
            <w:bookmarkStart w:id="1789" w:name="OLE_LINK174"/>
            <w:bookmarkStart w:id="1790" w:name="_Hlk504496936"/>
            <w:bookmarkEnd w:id="1786"/>
            <w:r w:rsidRPr="001923C6">
              <w:rPr>
                <w:sz w:val="20"/>
              </w:rPr>
              <w:t>ebinjctr</w:t>
            </w:r>
            <w:bookmarkEnd w:id="1787"/>
            <w:bookmarkEnd w:id="1788"/>
            <w:r w:rsidRPr="001923C6">
              <w:rPr>
                <w:sz w:val="20"/>
              </w:rPr>
              <w:t>_eainjpb</w:t>
            </w:r>
            <w:bookmarkEnd w:id="1789"/>
            <w:r w:rsidRPr="001923C6">
              <w:rPr>
                <w:sz w:val="20"/>
              </w:rPr>
              <w:t>1</w:t>
            </w:r>
          </w:p>
        </w:tc>
        <w:tc>
          <w:tcPr>
            <w:tcW w:w="3671" w:type="dxa"/>
            <w:gridSpan w:val="2"/>
            <w:tcBorders>
              <w:top w:val="nil"/>
              <w:left w:val="nil"/>
              <w:bottom w:val="single" w:sz="4" w:space="0" w:color="auto"/>
              <w:right w:val="single" w:sz="4" w:space="0" w:color="auto"/>
            </w:tcBorders>
            <w:noWrap/>
            <w:tcMar>
              <w:top w:w="15" w:type="dxa"/>
              <w:left w:w="15" w:type="dxa"/>
              <w:bottom w:w="0" w:type="dxa"/>
              <w:right w:w="15" w:type="dxa"/>
            </w:tcMar>
          </w:tcPr>
          <w:p w14:paraId="072DFC9A" w14:textId="77777777" w:rsidR="00F971FA" w:rsidRPr="001923C6" w:rsidRDefault="00F971FA">
            <w:pPr>
              <w:rPr>
                <w:rFonts w:cs="Arial Unicode MS"/>
                <w:sz w:val="20"/>
              </w:rPr>
            </w:pPr>
            <w:r w:rsidRPr="001923C6">
              <w:rPr>
                <w:rFonts w:cs="Arial Unicode MS" w:hint="eastAsia"/>
                <w:sz w:val="20"/>
              </w:rPr>
              <w:t>基本ﾎﾟｰﾄ</w:t>
            </w:r>
            <w:r w:rsidRPr="001923C6">
              <w:rPr>
                <w:rFonts w:cs="Arial Unicode MS"/>
                <w:sz w:val="20"/>
              </w:rPr>
              <w:t>1回目</w:t>
            </w:r>
            <w:r w:rsidRPr="001923C6">
              <w:rPr>
                <w:rFonts w:cs="Arial Unicode MS" w:hint="eastAsia"/>
                <w:sz w:val="20"/>
              </w:rPr>
              <w:t>噴射開始時期</w:t>
            </w:r>
          </w:p>
        </w:tc>
        <w:tc>
          <w:tcPr>
            <w:tcW w:w="2717" w:type="dxa"/>
            <w:tcBorders>
              <w:top w:val="nil"/>
              <w:left w:val="nil"/>
              <w:bottom w:val="single" w:sz="4" w:space="0" w:color="auto"/>
              <w:right w:val="single" w:sz="4" w:space="0" w:color="auto"/>
            </w:tcBorders>
          </w:tcPr>
          <w:p w14:paraId="0A405526" w14:textId="77777777" w:rsidR="00F971FA" w:rsidRPr="001923C6" w:rsidRDefault="00F971FA">
            <w:pPr>
              <w:rPr>
                <w:sz w:val="20"/>
              </w:rPr>
            </w:pPr>
            <w:bookmarkStart w:id="1791" w:name="OLE_LINK44"/>
            <w:bookmarkStart w:id="1792" w:name="OLE_LINK45"/>
            <w:r w:rsidRPr="001923C6">
              <w:rPr>
                <w:rFonts w:hint="eastAsia"/>
                <w:sz w:val="20"/>
              </w:rPr>
              <w:t>【</w:t>
            </w:r>
            <w:r w:rsidRPr="001923C6">
              <w:rPr>
                <w:sz w:val="20"/>
              </w:rPr>
              <w:t>D-4以外】</w:t>
            </w:r>
            <w:bookmarkEnd w:id="1791"/>
            <w:bookmarkEnd w:id="1792"/>
          </w:p>
        </w:tc>
        <w:tc>
          <w:tcPr>
            <w:tcW w:w="1418" w:type="dxa"/>
            <w:tcBorders>
              <w:top w:val="nil"/>
              <w:left w:val="nil"/>
              <w:bottom w:val="single" w:sz="4" w:space="0" w:color="auto"/>
              <w:right w:val="single" w:sz="4" w:space="0" w:color="auto"/>
            </w:tcBorders>
          </w:tcPr>
          <w:p w14:paraId="38533D97" w14:textId="0277B845" w:rsidR="00F971FA" w:rsidRPr="001923C6" w:rsidRDefault="00F971FA">
            <w:pPr>
              <w:rPr>
                <w:sz w:val="20"/>
              </w:rPr>
            </w:pPr>
            <w:r w:rsidRPr="001923C6">
              <w:rPr>
                <w:sz w:val="20"/>
              </w:rPr>
              <w:t>-</w:t>
            </w:r>
          </w:p>
        </w:tc>
      </w:tr>
      <w:tr w:rsidR="006D1C0B" w:rsidRPr="001923C6" w14:paraId="38C482D7" w14:textId="6C6E8B1E" w:rsidTr="00F11D5C">
        <w:tblPrEx>
          <w:tblCellMar>
            <w:left w:w="0" w:type="dxa"/>
            <w:right w:w="0" w:type="dxa"/>
          </w:tblCellMar>
        </w:tblPrEx>
        <w:trPr>
          <w:trHeight w:val="270"/>
        </w:trPr>
        <w:tc>
          <w:tcPr>
            <w:tcW w:w="2259" w:type="dxa"/>
            <w:gridSpan w:val="2"/>
            <w:tcBorders>
              <w:top w:val="nil"/>
              <w:left w:val="single" w:sz="8" w:space="0" w:color="auto"/>
              <w:bottom w:val="single" w:sz="4" w:space="0" w:color="auto"/>
              <w:right w:val="single" w:sz="4" w:space="0" w:color="auto"/>
            </w:tcBorders>
            <w:noWrap/>
            <w:tcMar>
              <w:top w:w="15" w:type="dxa"/>
              <w:left w:w="15" w:type="dxa"/>
              <w:bottom w:w="0" w:type="dxa"/>
              <w:right w:w="15" w:type="dxa"/>
            </w:tcMar>
          </w:tcPr>
          <w:p w14:paraId="21D44C28" w14:textId="77777777" w:rsidR="00F971FA" w:rsidRPr="001923C6" w:rsidRDefault="00F971FA">
            <w:pPr>
              <w:rPr>
                <w:sz w:val="20"/>
              </w:rPr>
            </w:pPr>
            <w:bookmarkStart w:id="1793" w:name="OLE_LINK102"/>
            <w:bookmarkStart w:id="1794" w:name="OLE_LINK123"/>
            <w:bookmarkStart w:id="1795" w:name="OLE_LINK182"/>
            <w:bookmarkStart w:id="1796" w:name="OLE_LINK183"/>
            <w:bookmarkStart w:id="1797" w:name="_Hlk504496966"/>
            <w:bookmarkEnd w:id="1790"/>
            <w:r w:rsidRPr="001923C6">
              <w:rPr>
                <w:sz w:val="20"/>
              </w:rPr>
              <w:t>ebinjctr</w:t>
            </w:r>
            <w:bookmarkEnd w:id="1793"/>
            <w:bookmarkEnd w:id="1794"/>
            <w:r w:rsidRPr="001923C6">
              <w:rPr>
                <w:sz w:val="20"/>
              </w:rPr>
              <w:t>_einjendb</w:t>
            </w:r>
            <w:bookmarkEnd w:id="1795"/>
            <w:bookmarkEnd w:id="1796"/>
          </w:p>
        </w:tc>
        <w:tc>
          <w:tcPr>
            <w:tcW w:w="3671" w:type="dxa"/>
            <w:gridSpan w:val="2"/>
            <w:tcBorders>
              <w:top w:val="nil"/>
              <w:left w:val="nil"/>
              <w:bottom w:val="single" w:sz="4" w:space="0" w:color="auto"/>
              <w:right w:val="single" w:sz="4" w:space="0" w:color="auto"/>
            </w:tcBorders>
            <w:noWrap/>
            <w:tcMar>
              <w:top w:w="15" w:type="dxa"/>
              <w:left w:w="15" w:type="dxa"/>
              <w:bottom w:w="0" w:type="dxa"/>
              <w:right w:w="15" w:type="dxa"/>
            </w:tcMar>
          </w:tcPr>
          <w:p w14:paraId="687A715F" w14:textId="77777777" w:rsidR="00F971FA" w:rsidRPr="001923C6" w:rsidRDefault="00F971FA">
            <w:pPr>
              <w:rPr>
                <w:rFonts w:cs="Arial Unicode MS"/>
                <w:sz w:val="20"/>
              </w:rPr>
            </w:pPr>
            <w:r w:rsidRPr="001923C6">
              <w:rPr>
                <w:rFonts w:cs="Arial Unicode MS" w:hint="eastAsia"/>
                <w:sz w:val="20"/>
              </w:rPr>
              <w:t>基本ﾎﾟｰﾄ噴射終了時期</w:t>
            </w:r>
          </w:p>
        </w:tc>
        <w:tc>
          <w:tcPr>
            <w:tcW w:w="2717" w:type="dxa"/>
            <w:tcBorders>
              <w:top w:val="nil"/>
              <w:left w:val="nil"/>
              <w:bottom w:val="single" w:sz="4" w:space="0" w:color="auto"/>
              <w:right w:val="single" w:sz="4" w:space="0" w:color="auto"/>
            </w:tcBorders>
          </w:tcPr>
          <w:p w14:paraId="3C5C375B"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nil"/>
              <w:left w:val="nil"/>
              <w:bottom w:val="single" w:sz="4" w:space="0" w:color="auto"/>
              <w:right w:val="single" w:sz="4" w:space="0" w:color="auto"/>
            </w:tcBorders>
          </w:tcPr>
          <w:p w14:paraId="67DBDFC1" w14:textId="671FE248" w:rsidR="00F971FA" w:rsidRPr="001923C6" w:rsidRDefault="00F971FA">
            <w:pPr>
              <w:rPr>
                <w:sz w:val="20"/>
              </w:rPr>
            </w:pPr>
            <w:r w:rsidRPr="001923C6">
              <w:rPr>
                <w:sz w:val="20"/>
              </w:rPr>
              <w:t>-</w:t>
            </w:r>
          </w:p>
        </w:tc>
      </w:tr>
      <w:tr w:rsidR="006D1C0B" w:rsidRPr="001923C6" w14:paraId="4C728F58" w14:textId="7923D1A4"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65DC3158" w14:textId="77777777" w:rsidR="00F971FA" w:rsidRPr="001923C6" w:rsidRDefault="00F971FA">
            <w:pPr>
              <w:rPr>
                <w:sz w:val="20"/>
              </w:rPr>
            </w:pPr>
            <w:r w:rsidRPr="001923C6">
              <w:rPr>
                <w:color w:val="000000"/>
                <w:sz w:val="20"/>
              </w:rPr>
              <w:t>e</w:t>
            </w:r>
            <w:r w:rsidRPr="001923C6">
              <w:rPr>
                <w:rFonts w:hint="eastAsia"/>
                <w:color w:val="000000"/>
                <w:sz w:val="20"/>
              </w:rPr>
              <w:t>ainjcut</w:t>
            </w:r>
            <w:r w:rsidRPr="001923C6">
              <w:rPr>
                <w:color w:val="000000"/>
                <w:sz w:val="20"/>
              </w:rPr>
              <w:t>_e</w:t>
            </w:r>
            <w:r w:rsidRPr="001923C6">
              <w:rPr>
                <w:rFonts w:hint="eastAsia"/>
                <w:color w:val="000000"/>
                <w:sz w:val="20"/>
              </w:rPr>
              <w:t>ainjcutp</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B5DE27F" w14:textId="77777777" w:rsidR="00F971FA" w:rsidRPr="001923C6" w:rsidRDefault="00F971FA">
            <w:pPr>
              <w:rPr>
                <w:rFonts w:cs="Arial Unicode MS"/>
                <w:sz w:val="20"/>
              </w:rPr>
            </w:pPr>
            <w:r w:rsidRPr="001923C6">
              <w:rPr>
                <w:rFonts w:cs="Arial Unicode MS" w:hint="eastAsia"/>
                <w:sz w:val="20"/>
              </w:rPr>
              <w:t>ﾎﾟｰﾄ噴射強制ｶｯﾄ時期</w:t>
            </w:r>
          </w:p>
        </w:tc>
        <w:tc>
          <w:tcPr>
            <w:tcW w:w="2717" w:type="dxa"/>
            <w:tcBorders>
              <w:top w:val="single" w:sz="4" w:space="0" w:color="auto"/>
              <w:left w:val="nil"/>
              <w:bottom w:val="single" w:sz="4" w:space="0" w:color="auto"/>
              <w:right w:val="single" w:sz="4" w:space="0" w:color="auto"/>
            </w:tcBorders>
          </w:tcPr>
          <w:p w14:paraId="6BC700B2"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6E2E7B4F" w14:textId="4119D3FA" w:rsidR="00F971FA" w:rsidRPr="001923C6" w:rsidRDefault="00F971FA">
            <w:pPr>
              <w:rPr>
                <w:sz w:val="20"/>
              </w:rPr>
            </w:pPr>
            <w:r w:rsidRPr="001923C6">
              <w:rPr>
                <w:sz w:val="20"/>
              </w:rPr>
              <w:t>-</w:t>
            </w:r>
          </w:p>
        </w:tc>
      </w:tr>
      <w:tr w:rsidR="006D1C0B" w:rsidRPr="001923C6" w14:paraId="58019AC2" w14:textId="083D73EC"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61F20559" w14:textId="77777777" w:rsidR="00F971FA" w:rsidRPr="001923C6" w:rsidRDefault="00F971FA" w:rsidP="00157414">
            <w:pPr>
              <w:rPr>
                <w:sz w:val="20"/>
              </w:rPr>
            </w:pPr>
            <w:bookmarkStart w:id="1798" w:name="OLE_LINK287"/>
            <w:bookmarkStart w:id="1799" w:name="_Hlk450323450"/>
            <w:bookmarkEnd w:id="1797"/>
            <w:r w:rsidRPr="001923C6">
              <w:rPr>
                <w:sz w:val="20"/>
              </w:rPr>
              <w:t>ebinjctr_einjmod</w:t>
            </w:r>
            <w:bookmarkEnd w:id="1798"/>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CC41421" w14:textId="77777777" w:rsidR="00F971FA" w:rsidRPr="001923C6" w:rsidRDefault="00F971FA">
            <w:pPr>
              <w:rPr>
                <w:rFonts w:cs="Arial Unicode MS"/>
                <w:sz w:val="20"/>
              </w:rPr>
            </w:pPr>
            <w:r w:rsidRPr="001923C6">
              <w:rPr>
                <w:rFonts w:cs="Arial Unicode MS" w:hint="eastAsia"/>
                <w:sz w:val="20"/>
              </w:rPr>
              <w:t>基本噴射ﾓｰﾄﾞ</w:t>
            </w:r>
          </w:p>
        </w:tc>
        <w:tc>
          <w:tcPr>
            <w:tcW w:w="2717" w:type="dxa"/>
            <w:tcBorders>
              <w:top w:val="single" w:sz="4" w:space="0" w:color="auto"/>
              <w:left w:val="nil"/>
              <w:bottom w:val="single" w:sz="4" w:space="0" w:color="auto"/>
              <w:right w:val="single" w:sz="4" w:space="0" w:color="auto"/>
            </w:tcBorders>
          </w:tcPr>
          <w:p w14:paraId="294505F0" w14:textId="77777777" w:rsidR="00F971FA" w:rsidRPr="001923C6" w:rsidRDefault="00F971FA">
            <w:pPr>
              <w:rPr>
                <w:sz w:val="20"/>
              </w:rPr>
            </w:pPr>
            <w:bookmarkStart w:id="1800" w:name="OLE_LINK284"/>
            <w:r w:rsidRPr="001923C6">
              <w:rPr>
                <w:sz w:val="20"/>
              </w:rPr>
              <w:t>-</w:t>
            </w:r>
            <w:bookmarkEnd w:id="1800"/>
          </w:p>
        </w:tc>
        <w:tc>
          <w:tcPr>
            <w:tcW w:w="1418" w:type="dxa"/>
            <w:tcBorders>
              <w:top w:val="single" w:sz="4" w:space="0" w:color="auto"/>
              <w:left w:val="nil"/>
              <w:bottom w:val="single" w:sz="4" w:space="0" w:color="auto"/>
              <w:right w:val="single" w:sz="4" w:space="0" w:color="auto"/>
            </w:tcBorders>
          </w:tcPr>
          <w:p w14:paraId="3894DFB4" w14:textId="57E25308" w:rsidR="00F971FA" w:rsidRPr="001923C6" w:rsidRDefault="00F971FA">
            <w:pPr>
              <w:rPr>
                <w:sz w:val="20"/>
              </w:rPr>
            </w:pPr>
            <w:r w:rsidRPr="001923C6">
              <w:rPr>
                <w:sz w:val="20"/>
              </w:rPr>
              <w:t>-</w:t>
            </w:r>
          </w:p>
        </w:tc>
      </w:tr>
      <w:tr w:rsidR="006D1C0B" w:rsidRPr="001923C6" w14:paraId="0B48CCA0" w14:textId="4256D45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09AE4C2" w14:textId="32E5D115" w:rsidR="00F971FA" w:rsidRPr="001923C6" w:rsidRDefault="00F971FA" w:rsidP="00157414">
            <w:pPr>
              <w:rPr>
                <w:sz w:val="20"/>
              </w:rPr>
            </w:pPr>
            <w:bookmarkStart w:id="1801" w:name="OLE_LINK184"/>
            <w:bookmarkEnd w:id="1799"/>
            <w:r w:rsidRPr="001923C6">
              <w:rPr>
                <w:sz w:val="20"/>
              </w:rPr>
              <w:t>ebinjctr_eainjd1</w:t>
            </w:r>
            <w:bookmarkEnd w:id="1801"/>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146CFF9" w14:textId="77777777" w:rsidR="00F971FA" w:rsidRPr="001923C6" w:rsidRDefault="00F971FA">
            <w:pPr>
              <w:rPr>
                <w:rFonts w:cs="Arial Unicode MS"/>
                <w:sz w:val="20"/>
              </w:rPr>
            </w:pPr>
            <w:r w:rsidRPr="001923C6">
              <w:rPr>
                <w:rFonts w:hint="eastAsia"/>
                <w:color w:val="000000"/>
                <w:sz w:val="20"/>
              </w:rPr>
              <w:t>最適噴射制御時筒内</w:t>
            </w:r>
            <w:r w:rsidRPr="001923C6">
              <w:rPr>
                <w:color w:val="000000"/>
                <w:sz w:val="20"/>
              </w:rPr>
              <w:t>1回目噴射開始時期</w:t>
            </w:r>
          </w:p>
        </w:tc>
        <w:tc>
          <w:tcPr>
            <w:tcW w:w="2717" w:type="dxa"/>
            <w:tcBorders>
              <w:top w:val="single" w:sz="4" w:space="0" w:color="auto"/>
              <w:left w:val="nil"/>
              <w:bottom w:val="single" w:sz="4" w:space="0" w:color="auto"/>
              <w:right w:val="single" w:sz="4" w:space="0" w:color="auto"/>
            </w:tcBorders>
          </w:tcPr>
          <w:p w14:paraId="74A57A11"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181D8A57" w14:textId="25621A33" w:rsidR="00F971FA" w:rsidRPr="001923C6" w:rsidRDefault="00F971FA">
            <w:pPr>
              <w:rPr>
                <w:sz w:val="20"/>
              </w:rPr>
            </w:pPr>
            <w:r w:rsidRPr="001923C6">
              <w:rPr>
                <w:sz w:val="20"/>
              </w:rPr>
              <w:t>-</w:t>
            </w:r>
          </w:p>
        </w:tc>
      </w:tr>
      <w:tr w:rsidR="006D1C0B" w:rsidRPr="001923C6" w14:paraId="209C37D9" w14:textId="4050F8EF"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2DEBFB7" w14:textId="52D7F4A2" w:rsidR="00F971FA" w:rsidRPr="001923C6" w:rsidRDefault="00BF6843" w:rsidP="008B493E">
            <w:pPr>
              <w:rPr>
                <w:sz w:val="20"/>
              </w:rPr>
            </w:pPr>
            <w:bookmarkStart w:id="1802" w:name="OLE_LINK185"/>
            <w:r w:rsidRPr="001923C6">
              <w:rPr>
                <w:sz w:val="20"/>
              </w:rPr>
              <w:t>eainjdb_eainjdb1</w:t>
            </w:r>
            <w:bookmarkEnd w:id="1802"/>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66D7BB0" w14:textId="0B0556E3" w:rsidR="00F971FA" w:rsidRPr="001923C6" w:rsidRDefault="00573C5E" w:rsidP="00573C5E">
            <w:pPr>
              <w:rPr>
                <w:color w:val="000000"/>
                <w:sz w:val="20"/>
              </w:rPr>
            </w:pPr>
            <w:r w:rsidRPr="001923C6">
              <w:rPr>
                <w:rFonts w:hint="eastAsia"/>
                <w:color w:val="000000"/>
                <w:sz w:val="20"/>
              </w:rPr>
              <w:t>基本筒内噴射開始時期</w:t>
            </w:r>
          </w:p>
        </w:tc>
        <w:tc>
          <w:tcPr>
            <w:tcW w:w="2717" w:type="dxa"/>
            <w:tcBorders>
              <w:top w:val="single" w:sz="4" w:space="0" w:color="auto"/>
              <w:left w:val="nil"/>
              <w:bottom w:val="single" w:sz="4" w:space="0" w:color="auto"/>
              <w:right w:val="single" w:sz="4" w:space="0" w:color="auto"/>
            </w:tcBorders>
          </w:tcPr>
          <w:p w14:paraId="212EEF3A"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7D6AADAE" w14:textId="469D8295" w:rsidR="00F971FA" w:rsidRPr="001923C6" w:rsidRDefault="00F971FA">
            <w:pPr>
              <w:rPr>
                <w:sz w:val="20"/>
              </w:rPr>
            </w:pPr>
            <w:r w:rsidRPr="001923C6">
              <w:rPr>
                <w:sz w:val="20"/>
              </w:rPr>
              <w:t>-</w:t>
            </w:r>
          </w:p>
        </w:tc>
      </w:tr>
      <w:tr w:rsidR="006D1C0B" w:rsidRPr="001923C6" w14:paraId="0C3A5979" w14:textId="0095E9A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4174704" w14:textId="16B25167" w:rsidR="00F971FA" w:rsidRPr="001923C6" w:rsidRDefault="00F971FA" w:rsidP="00157414">
            <w:pPr>
              <w:rPr>
                <w:sz w:val="20"/>
              </w:rPr>
            </w:pPr>
            <w:bookmarkStart w:id="1803" w:name="OLE_LINK186"/>
            <w:r w:rsidRPr="001923C6">
              <w:rPr>
                <w:sz w:val="20"/>
              </w:rPr>
              <w:t>ebinjctr_eainjd2</w:t>
            </w:r>
            <w:bookmarkEnd w:id="1803"/>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C0C2D5C" w14:textId="77777777" w:rsidR="00F971FA" w:rsidRPr="001923C6" w:rsidRDefault="00F971FA">
            <w:pPr>
              <w:rPr>
                <w:color w:val="000000"/>
                <w:sz w:val="20"/>
              </w:rPr>
            </w:pPr>
            <w:r w:rsidRPr="001923C6">
              <w:rPr>
                <w:rFonts w:hint="eastAsia"/>
                <w:color w:val="000000"/>
                <w:sz w:val="20"/>
              </w:rPr>
              <w:t>最適噴射制御時筒内</w:t>
            </w:r>
            <w:r w:rsidRPr="001923C6">
              <w:rPr>
                <w:color w:val="000000"/>
                <w:sz w:val="20"/>
              </w:rPr>
              <w:t>2回目噴射開始時期</w:t>
            </w:r>
          </w:p>
        </w:tc>
        <w:tc>
          <w:tcPr>
            <w:tcW w:w="2717" w:type="dxa"/>
            <w:tcBorders>
              <w:top w:val="single" w:sz="4" w:space="0" w:color="auto"/>
              <w:left w:val="nil"/>
              <w:bottom w:val="single" w:sz="4" w:space="0" w:color="auto"/>
              <w:right w:val="single" w:sz="4" w:space="0" w:color="auto"/>
            </w:tcBorders>
          </w:tcPr>
          <w:p w14:paraId="6A34F225"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1231151E" w14:textId="76CA6FC3" w:rsidR="00F971FA" w:rsidRPr="001923C6" w:rsidRDefault="00F971FA">
            <w:pPr>
              <w:rPr>
                <w:sz w:val="20"/>
              </w:rPr>
            </w:pPr>
            <w:r w:rsidRPr="001923C6">
              <w:rPr>
                <w:sz w:val="20"/>
              </w:rPr>
              <w:t>-</w:t>
            </w:r>
          </w:p>
        </w:tc>
      </w:tr>
      <w:tr w:rsidR="006D1C0B" w:rsidRPr="001923C6" w14:paraId="64476AA9" w14:textId="0003DFE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5873D3E" w14:textId="72ABF650" w:rsidR="00F971FA" w:rsidRPr="001923C6" w:rsidRDefault="00F971FA" w:rsidP="00157414">
            <w:pPr>
              <w:rPr>
                <w:sz w:val="20"/>
              </w:rPr>
            </w:pPr>
            <w:bookmarkStart w:id="1804" w:name="OLE_LINK187"/>
            <w:r w:rsidRPr="001923C6">
              <w:rPr>
                <w:sz w:val="20"/>
              </w:rPr>
              <w:t>ebinjctr_eainjd3</w:t>
            </w:r>
            <w:bookmarkEnd w:id="1804"/>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045358A" w14:textId="77777777" w:rsidR="00F971FA" w:rsidRPr="001923C6" w:rsidRDefault="00F971FA">
            <w:pPr>
              <w:rPr>
                <w:color w:val="000000"/>
                <w:sz w:val="20"/>
              </w:rPr>
            </w:pPr>
            <w:r w:rsidRPr="001923C6">
              <w:rPr>
                <w:rFonts w:hint="eastAsia"/>
                <w:color w:val="000000"/>
                <w:sz w:val="20"/>
              </w:rPr>
              <w:t>最適噴射制御時筒内</w:t>
            </w:r>
            <w:r w:rsidRPr="001923C6">
              <w:rPr>
                <w:color w:val="000000"/>
                <w:sz w:val="20"/>
              </w:rPr>
              <w:t>3回目噴射開始時期</w:t>
            </w:r>
          </w:p>
        </w:tc>
        <w:tc>
          <w:tcPr>
            <w:tcW w:w="2717" w:type="dxa"/>
            <w:tcBorders>
              <w:top w:val="single" w:sz="4" w:space="0" w:color="auto"/>
              <w:left w:val="nil"/>
              <w:bottom w:val="single" w:sz="4" w:space="0" w:color="auto"/>
              <w:right w:val="single" w:sz="4" w:space="0" w:color="auto"/>
            </w:tcBorders>
          </w:tcPr>
          <w:p w14:paraId="1A23A396" w14:textId="77777777" w:rsidR="00F971FA" w:rsidRPr="001923C6" w:rsidRDefault="00F971FA">
            <w:pPr>
              <w:rPr>
                <w:sz w:val="20"/>
              </w:rPr>
            </w:pPr>
            <w:bookmarkStart w:id="1805" w:name="OLE_LINK11"/>
            <w:bookmarkStart w:id="1806" w:name="OLE_LINK39"/>
            <w:r w:rsidRPr="001923C6">
              <w:rPr>
                <w:rFonts w:hint="eastAsia"/>
                <w:sz w:val="20"/>
              </w:rPr>
              <w:t>【ﾃﾞｭｱﾙ</w:t>
            </w:r>
            <w:r w:rsidRPr="001923C6">
              <w:rPr>
                <w:sz w:val="20"/>
              </w:rPr>
              <w:t>INJ】OR【D-4】</w:t>
            </w:r>
            <w:bookmarkEnd w:id="1805"/>
            <w:bookmarkEnd w:id="1806"/>
          </w:p>
        </w:tc>
        <w:tc>
          <w:tcPr>
            <w:tcW w:w="1418" w:type="dxa"/>
            <w:tcBorders>
              <w:top w:val="single" w:sz="4" w:space="0" w:color="auto"/>
              <w:left w:val="nil"/>
              <w:bottom w:val="single" w:sz="4" w:space="0" w:color="auto"/>
              <w:right w:val="single" w:sz="4" w:space="0" w:color="auto"/>
            </w:tcBorders>
          </w:tcPr>
          <w:p w14:paraId="2FB0F174" w14:textId="5E7C9107" w:rsidR="00F971FA" w:rsidRPr="001923C6" w:rsidRDefault="00F971FA">
            <w:pPr>
              <w:rPr>
                <w:sz w:val="20"/>
              </w:rPr>
            </w:pPr>
            <w:r w:rsidRPr="001923C6">
              <w:rPr>
                <w:sz w:val="20"/>
              </w:rPr>
              <w:t>-</w:t>
            </w:r>
          </w:p>
        </w:tc>
      </w:tr>
      <w:tr w:rsidR="006D1C0B" w:rsidRPr="001923C6" w14:paraId="0AFD7537" w14:textId="322BB32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2D3C5F0" w14:textId="77777777" w:rsidR="00F971FA" w:rsidRPr="001923C6" w:rsidRDefault="00F971FA" w:rsidP="00157414">
            <w:pPr>
              <w:rPr>
                <w:sz w:val="20"/>
              </w:rPr>
            </w:pPr>
            <w:r w:rsidRPr="001923C6">
              <w:rPr>
                <w:color w:val="000000"/>
                <w:sz w:val="20"/>
              </w:rPr>
              <w:t>e</w:t>
            </w:r>
            <w:r w:rsidRPr="001923C6">
              <w:rPr>
                <w:rFonts w:hint="eastAsia"/>
                <w:color w:val="000000"/>
                <w:sz w:val="20"/>
              </w:rPr>
              <w:t>ainjcut</w:t>
            </w:r>
            <w:r w:rsidRPr="001923C6">
              <w:rPr>
                <w:color w:val="000000"/>
                <w:sz w:val="20"/>
              </w:rPr>
              <w:t>_e</w:t>
            </w:r>
            <w:r w:rsidRPr="001923C6">
              <w:rPr>
                <w:rFonts w:hint="eastAsia"/>
                <w:color w:val="000000"/>
                <w:sz w:val="20"/>
              </w:rPr>
              <w:t>ainjcutd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15D5B49" w14:textId="77777777" w:rsidR="00F971FA" w:rsidRPr="001923C6" w:rsidRDefault="00F971FA">
            <w:pPr>
              <w:rPr>
                <w:color w:val="000000"/>
                <w:sz w:val="20"/>
              </w:rPr>
            </w:pPr>
            <w:r w:rsidRPr="001923C6">
              <w:rPr>
                <w:rFonts w:hint="eastAsia"/>
                <w:color w:val="000000"/>
                <w:sz w:val="20"/>
              </w:rPr>
              <w:t>筒内噴射強制ｶｯﾄ時期</w:t>
            </w:r>
          </w:p>
        </w:tc>
        <w:tc>
          <w:tcPr>
            <w:tcW w:w="2717" w:type="dxa"/>
            <w:tcBorders>
              <w:top w:val="single" w:sz="4" w:space="0" w:color="auto"/>
              <w:left w:val="nil"/>
              <w:bottom w:val="single" w:sz="4" w:space="0" w:color="auto"/>
              <w:right w:val="single" w:sz="4" w:space="0" w:color="auto"/>
            </w:tcBorders>
          </w:tcPr>
          <w:p w14:paraId="6583C3DA"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51843A61" w14:textId="62C73D83" w:rsidR="00F971FA" w:rsidRPr="001923C6" w:rsidRDefault="00F971FA">
            <w:pPr>
              <w:rPr>
                <w:sz w:val="20"/>
              </w:rPr>
            </w:pPr>
            <w:r w:rsidRPr="001923C6">
              <w:rPr>
                <w:sz w:val="20"/>
              </w:rPr>
              <w:t>-</w:t>
            </w:r>
          </w:p>
        </w:tc>
      </w:tr>
      <w:tr w:rsidR="006D1C0B" w:rsidRPr="001923C6" w14:paraId="2D1ABA07" w14:textId="6D2AF1F6"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6D695E6" w14:textId="77777777" w:rsidR="00F971FA" w:rsidRPr="001923C6" w:rsidRDefault="00F971FA" w:rsidP="00157414">
            <w:pPr>
              <w:rPr>
                <w:sz w:val="20"/>
              </w:rPr>
            </w:pPr>
            <w:r w:rsidRPr="001923C6">
              <w:rPr>
                <w:sz w:val="20"/>
              </w:rPr>
              <w:t>ebinjctr_ekpfiegr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1418906" w14:textId="77777777" w:rsidR="00F971FA" w:rsidRPr="001923C6" w:rsidRDefault="00F971FA">
            <w:pPr>
              <w:rPr>
                <w:color w:val="000000"/>
                <w:sz w:val="20"/>
              </w:rPr>
            </w:pPr>
            <w:r w:rsidRPr="001923C6">
              <w:rPr>
                <w:color w:val="000000"/>
                <w:sz w:val="20"/>
              </w:rPr>
              <w:t>EGRON時ﾎﾟｰﾄ噴射量算出係数</w:t>
            </w:r>
          </w:p>
        </w:tc>
        <w:tc>
          <w:tcPr>
            <w:tcW w:w="2717" w:type="dxa"/>
            <w:tcBorders>
              <w:top w:val="single" w:sz="4" w:space="0" w:color="auto"/>
              <w:left w:val="nil"/>
              <w:bottom w:val="single" w:sz="4" w:space="0" w:color="auto"/>
              <w:right w:val="single" w:sz="4" w:space="0" w:color="auto"/>
            </w:tcBorders>
          </w:tcPr>
          <w:p w14:paraId="6A327761" w14:textId="1486A32A" w:rsidR="00F971FA" w:rsidRPr="001923C6" w:rsidRDefault="00F971FA" w:rsidP="009F0975">
            <w:pPr>
              <w:rPr>
                <w:sz w:val="20"/>
                <w:szCs w:val="22"/>
              </w:rPr>
            </w:pPr>
            <w:r w:rsidRPr="001923C6">
              <w:rPr>
                <w:rFonts w:hint="eastAsia"/>
                <w:sz w:val="20"/>
                <w:szCs w:val="22"/>
              </w:rPr>
              <w:t>【ﾃﾞｭｱﾙ</w:t>
            </w:r>
            <w:r w:rsidRPr="001923C6">
              <w:rPr>
                <w:sz w:val="20"/>
                <w:szCs w:val="22"/>
              </w:rPr>
              <w:t>INJ】AND【</w:t>
            </w:r>
            <w:r w:rsidRPr="00AD28CC">
              <w:rPr>
                <w:sz w:val="20"/>
                <w:szCs w:val="22"/>
              </w:rPr>
              <w:t>EGR</w:t>
            </w:r>
            <w:r w:rsidR="009F0975" w:rsidRPr="00AD28CC">
              <w:rPr>
                <w:rFonts w:hint="eastAsia"/>
                <w:sz w:val="20"/>
                <w:szCs w:val="22"/>
              </w:rPr>
              <w:t>制御有</w:t>
            </w:r>
            <w:r w:rsidRPr="001923C6">
              <w:rPr>
                <w:sz w:val="20"/>
                <w:szCs w:val="22"/>
              </w:rPr>
              <w:t>】</w:t>
            </w:r>
          </w:p>
        </w:tc>
        <w:tc>
          <w:tcPr>
            <w:tcW w:w="1418" w:type="dxa"/>
            <w:tcBorders>
              <w:top w:val="single" w:sz="4" w:space="0" w:color="auto"/>
              <w:left w:val="nil"/>
              <w:bottom w:val="single" w:sz="4" w:space="0" w:color="auto"/>
              <w:right w:val="single" w:sz="4" w:space="0" w:color="auto"/>
            </w:tcBorders>
          </w:tcPr>
          <w:p w14:paraId="239161BB" w14:textId="63B655A1" w:rsidR="00F971FA" w:rsidRPr="001923C6" w:rsidRDefault="00F971FA">
            <w:pPr>
              <w:rPr>
                <w:sz w:val="20"/>
                <w:szCs w:val="22"/>
              </w:rPr>
            </w:pPr>
            <w:r w:rsidRPr="001923C6">
              <w:rPr>
                <w:sz w:val="20"/>
                <w:szCs w:val="22"/>
              </w:rPr>
              <w:t>-</w:t>
            </w:r>
          </w:p>
        </w:tc>
      </w:tr>
      <w:tr w:rsidR="006D1C0B" w:rsidRPr="001923C6" w14:paraId="7D88F566" w14:textId="1B5F040D"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55F66B2" w14:textId="77777777" w:rsidR="00F971FA" w:rsidRPr="001923C6" w:rsidRDefault="00F971FA" w:rsidP="00157414">
            <w:pPr>
              <w:rPr>
                <w:sz w:val="20"/>
              </w:rPr>
            </w:pPr>
            <w:r w:rsidRPr="001923C6">
              <w:rPr>
                <w:sz w:val="20"/>
              </w:rPr>
              <w:t>ebinjctr_ekpfit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7F3B7CB" w14:textId="77777777" w:rsidR="00F971FA" w:rsidRPr="001923C6" w:rsidRDefault="00F971FA">
            <w:pPr>
              <w:rPr>
                <w:color w:val="000000"/>
                <w:sz w:val="20"/>
              </w:rPr>
            </w:pPr>
            <w:r w:rsidRPr="001923C6">
              <w:rPr>
                <w:rFonts w:hint="eastAsia"/>
                <w:color w:val="000000"/>
                <w:sz w:val="20"/>
              </w:rPr>
              <w:t>基本目標ﾎﾟｰﾄ噴射量算出係数</w:t>
            </w:r>
          </w:p>
        </w:tc>
        <w:tc>
          <w:tcPr>
            <w:tcW w:w="2717" w:type="dxa"/>
            <w:tcBorders>
              <w:top w:val="single" w:sz="4" w:space="0" w:color="auto"/>
              <w:left w:val="nil"/>
              <w:bottom w:val="single" w:sz="4" w:space="0" w:color="auto"/>
              <w:right w:val="single" w:sz="4" w:space="0" w:color="auto"/>
            </w:tcBorders>
          </w:tcPr>
          <w:p w14:paraId="0BDECDC7" w14:textId="77777777" w:rsidR="00F971FA" w:rsidRPr="001923C6" w:rsidRDefault="00F971FA">
            <w:pPr>
              <w:rPr>
                <w:sz w:val="20"/>
                <w:szCs w:val="22"/>
              </w:rPr>
            </w:pPr>
            <w:bookmarkStart w:id="1807" w:name="OLE_LINK282"/>
            <w:bookmarkStart w:id="1808" w:name="OLE_LINK283"/>
            <w:r w:rsidRPr="001923C6">
              <w:rPr>
                <w:sz w:val="20"/>
                <w:szCs w:val="22"/>
              </w:rPr>
              <w:t>-</w:t>
            </w:r>
            <w:bookmarkEnd w:id="1807"/>
            <w:bookmarkEnd w:id="1808"/>
          </w:p>
        </w:tc>
        <w:tc>
          <w:tcPr>
            <w:tcW w:w="1418" w:type="dxa"/>
            <w:tcBorders>
              <w:top w:val="single" w:sz="4" w:space="0" w:color="auto"/>
              <w:left w:val="nil"/>
              <w:bottom w:val="single" w:sz="4" w:space="0" w:color="auto"/>
              <w:right w:val="single" w:sz="4" w:space="0" w:color="auto"/>
            </w:tcBorders>
          </w:tcPr>
          <w:p w14:paraId="272B1448" w14:textId="48AA4DB1" w:rsidR="00F971FA" w:rsidRPr="001923C6" w:rsidRDefault="00F971FA">
            <w:pPr>
              <w:rPr>
                <w:sz w:val="20"/>
                <w:szCs w:val="22"/>
              </w:rPr>
            </w:pPr>
            <w:r w:rsidRPr="001923C6">
              <w:rPr>
                <w:sz w:val="20"/>
                <w:szCs w:val="22"/>
              </w:rPr>
              <w:t>-</w:t>
            </w:r>
          </w:p>
        </w:tc>
      </w:tr>
      <w:tr w:rsidR="006D1C0B" w:rsidRPr="001923C6" w14:paraId="208AD14C" w14:textId="3AB5D26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A3B4D68" w14:textId="77777777" w:rsidR="00F971FA" w:rsidRPr="001923C6" w:rsidRDefault="00F971FA" w:rsidP="00157414">
            <w:pPr>
              <w:rPr>
                <w:sz w:val="20"/>
              </w:rPr>
            </w:pPr>
            <w:bookmarkStart w:id="1809" w:name="OLE_LINK288"/>
            <w:bookmarkStart w:id="1810" w:name="_Hlk450323470"/>
            <w:r w:rsidRPr="001923C6">
              <w:rPr>
                <w:sz w:val="20"/>
              </w:rPr>
              <w:t>ebinjctr_ek1f</w:t>
            </w:r>
            <w:bookmarkEnd w:id="1809"/>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015524B" w14:textId="77777777" w:rsidR="00F971FA" w:rsidRPr="001923C6" w:rsidRDefault="00F971FA">
            <w:pPr>
              <w:rPr>
                <w:color w:val="000000"/>
                <w:sz w:val="20"/>
              </w:rPr>
            </w:pPr>
            <w:r w:rsidRPr="001923C6">
              <w:rPr>
                <w:rFonts w:hint="eastAsia"/>
                <w:color w:val="000000"/>
                <w:sz w:val="20"/>
              </w:rPr>
              <w:t>基本噴射</w:t>
            </w:r>
            <w:r w:rsidRPr="001923C6">
              <w:rPr>
                <w:color w:val="000000"/>
                <w:sz w:val="20"/>
              </w:rPr>
              <w:t>1回目噴射量算出係数</w:t>
            </w:r>
          </w:p>
        </w:tc>
        <w:tc>
          <w:tcPr>
            <w:tcW w:w="2717" w:type="dxa"/>
            <w:tcBorders>
              <w:top w:val="single" w:sz="4" w:space="0" w:color="auto"/>
              <w:left w:val="nil"/>
              <w:bottom w:val="single" w:sz="4" w:space="0" w:color="auto"/>
              <w:right w:val="single" w:sz="4" w:space="0" w:color="auto"/>
            </w:tcBorders>
          </w:tcPr>
          <w:p w14:paraId="6D02D3F8" w14:textId="77777777" w:rsidR="00F971FA" w:rsidRPr="001923C6" w:rsidRDefault="00F971FA">
            <w:pPr>
              <w:rPr>
                <w:sz w:val="20"/>
                <w:szCs w:val="22"/>
              </w:rPr>
            </w:pPr>
            <w:r w:rsidRPr="001923C6">
              <w:rPr>
                <w:sz w:val="20"/>
                <w:szCs w:val="22"/>
              </w:rPr>
              <w:t>-</w:t>
            </w:r>
          </w:p>
        </w:tc>
        <w:tc>
          <w:tcPr>
            <w:tcW w:w="1418" w:type="dxa"/>
            <w:tcBorders>
              <w:top w:val="single" w:sz="4" w:space="0" w:color="auto"/>
              <w:left w:val="nil"/>
              <w:bottom w:val="single" w:sz="4" w:space="0" w:color="auto"/>
              <w:right w:val="single" w:sz="4" w:space="0" w:color="auto"/>
            </w:tcBorders>
          </w:tcPr>
          <w:p w14:paraId="6C56188D" w14:textId="76A7163A" w:rsidR="00F971FA" w:rsidRPr="001923C6" w:rsidRDefault="00F971FA">
            <w:pPr>
              <w:rPr>
                <w:sz w:val="20"/>
                <w:szCs w:val="22"/>
              </w:rPr>
            </w:pPr>
            <w:r w:rsidRPr="001923C6">
              <w:rPr>
                <w:sz w:val="20"/>
                <w:szCs w:val="22"/>
              </w:rPr>
              <w:t>-</w:t>
            </w:r>
          </w:p>
        </w:tc>
      </w:tr>
      <w:tr w:rsidR="006D1C0B" w:rsidRPr="001923C6" w14:paraId="7EAB11F2" w14:textId="3DF8D69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88C225C" w14:textId="77777777" w:rsidR="00F971FA" w:rsidRPr="001923C6" w:rsidRDefault="00F971FA" w:rsidP="0018205D">
            <w:pPr>
              <w:rPr>
                <w:sz w:val="20"/>
              </w:rPr>
            </w:pPr>
            <w:r w:rsidRPr="001923C6">
              <w:rPr>
                <w:sz w:val="20"/>
              </w:rPr>
              <w:t>ebinjctr_ek2f</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30EDD6C" w14:textId="77777777" w:rsidR="00F971FA" w:rsidRPr="001923C6" w:rsidRDefault="00F971FA" w:rsidP="007E2CCE">
            <w:pPr>
              <w:rPr>
                <w:color w:val="000000"/>
                <w:sz w:val="20"/>
              </w:rPr>
            </w:pPr>
            <w:r w:rsidRPr="001923C6">
              <w:rPr>
                <w:rFonts w:hint="eastAsia"/>
                <w:color w:val="000000"/>
                <w:sz w:val="20"/>
              </w:rPr>
              <w:t>基本噴射</w:t>
            </w:r>
            <w:r w:rsidRPr="001923C6">
              <w:rPr>
                <w:color w:val="000000"/>
                <w:sz w:val="20"/>
              </w:rPr>
              <w:t>2回目噴射量算出係数</w:t>
            </w:r>
          </w:p>
        </w:tc>
        <w:tc>
          <w:tcPr>
            <w:tcW w:w="2717" w:type="dxa"/>
            <w:tcBorders>
              <w:top w:val="single" w:sz="4" w:space="0" w:color="auto"/>
              <w:left w:val="nil"/>
              <w:bottom w:val="single" w:sz="4" w:space="0" w:color="auto"/>
              <w:right w:val="single" w:sz="4" w:space="0" w:color="auto"/>
            </w:tcBorders>
          </w:tcPr>
          <w:p w14:paraId="6C511BF9"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0E4CC143" w14:textId="787D9429" w:rsidR="00F971FA" w:rsidRPr="001923C6" w:rsidRDefault="00F971FA">
            <w:pPr>
              <w:rPr>
                <w:sz w:val="20"/>
              </w:rPr>
            </w:pPr>
            <w:r w:rsidRPr="001923C6">
              <w:rPr>
                <w:sz w:val="20"/>
              </w:rPr>
              <w:t>-</w:t>
            </w:r>
          </w:p>
        </w:tc>
      </w:tr>
      <w:bookmarkEnd w:id="1810"/>
      <w:tr w:rsidR="006D1C0B" w:rsidRPr="001923C6" w14:paraId="2E831A7D" w14:textId="319EE47C"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3DC76D1" w14:textId="77777777" w:rsidR="00F971FA" w:rsidRPr="001923C6" w:rsidRDefault="00F971FA" w:rsidP="00157414">
            <w:pPr>
              <w:rPr>
                <w:sz w:val="20"/>
              </w:rPr>
            </w:pPr>
            <w:r w:rsidRPr="001923C6">
              <w:rPr>
                <w:sz w:val="20"/>
              </w:rPr>
              <w:t>ebinjctr_ek3f</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BC6D3D1" w14:textId="77777777" w:rsidR="00F971FA" w:rsidRPr="001923C6" w:rsidRDefault="00F971FA" w:rsidP="007E2CCE">
            <w:pPr>
              <w:rPr>
                <w:color w:val="000000"/>
                <w:sz w:val="20"/>
              </w:rPr>
            </w:pPr>
            <w:r w:rsidRPr="001923C6">
              <w:rPr>
                <w:rFonts w:hint="eastAsia"/>
                <w:color w:val="000000"/>
                <w:sz w:val="20"/>
              </w:rPr>
              <w:t>基本噴射</w:t>
            </w:r>
            <w:r w:rsidRPr="001923C6">
              <w:rPr>
                <w:color w:val="000000"/>
                <w:sz w:val="20"/>
              </w:rPr>
              <w:t>3回目噴射量算出係数</w:t>
            </w:r>
          </w:p>
        </w:tc>
        <w:tc>
          <w:tcPr>
            <w:tcW w:w="2717" w:type="dxa"/>
            <w:tcBorders>
              <w:top w:val="single" w:sz="4" w:space="0" w:color="auto"/>
              <w:left w:val="nil"/>
              <w:bottom w:val="single" w:sz="4" w:space="0" w:color="auto"/>
              <w:right w:val="single" w:sz="4" w:space="0" w:color="auto"/>
            </w:tcBorders>
          </w:tcPr>
          <w:p w14:paraId="55B8D2FD" w14:textId="77777777" w:rsidR="00F971FA" w:rsidRPr="001923C6" w:rsidRDefault="00F971FA">
            <w:pPr>
              <w:rPr>
                <w:sz w:val="20"/>
              </w:rPr>
            </w:pPr>
            <w:bookmarkStart w:id="1811" w:name="OLE_LINK280"/>
            <w:bookmarkStart w:id="1812" w:name="OLE_LINK281"/>
            <w:r w:rsidRPr="001923C6">
              <w:rPr>
                <w:sz w:val="20"/>
              </w:rPr>
              <w:t>-</w:t>
            </w:r>
            <w:bookmarkEnd w:id="1811"/>
            <w:bookmarkEnd w:id="1812"/>
          </w:p>
        </w:tc>
        <w:tc>
          <w:tcPr>
            <w:tcW w:w="1418" w:type="dxa"/>
            <w:tcBorders>
              <w:top w:val="single" w:sz="4" w:space="0" w:color="auto"/>
              <w:left w:val="nil"/>
              <w:bottom w:val="single" w:sz="4" w:space="0" w:color="auto"/>
              <w:right w:val="single" w:sz="4" w:space="0" w:color="auto"/>
            </w:tcBorders>
          </w:tcPr>
          <w:p w14:paraId="37B024EA" w14:textId="3DE44ADF" w:rsidR="00F971FA" w:rsidRPr="001923C6" w:rsidRDefault="00F971FA">
            <w:pPr>
              <w:rPr>
                <w:sz w:val="20"/>
              </w:rPr>
            </w:pPr>
            <w:r w:rsidRPr="001923C6">
              <w:rPr>
                <w:sz w:val="20"/>
              </w:rPr>
              <w:t>-</w:t>
            </w:r>
          </w:p>
        </w:tc>
      </w:tr>
      <w:tr w:rsidR="006D1C0B" w:rsidRPr="001923C6" w14:paraId="52ACAD0C" w14:textId="7B8503DD"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69BFA6F" w14:textId="77777777" w:rsidR="00F971FA" w:rsidRPr="001923C6" w:rsidRDefault="00F971FA" w:rsidP="00157414">
            <w:pPr>
              <w:rPr>
                <w:rFonts w:asciiTheme="majorEastAsia" w:eastAsiaTheme="majorEastAsia" w:hAnsiTheme="majorEastAsia"/>
                <w:sz w:val="20"/>
              </w:rPr>
            </w:pPr>
            <w:r w:rsidRPr="001923C6">
              <w:rPr>
                <w:rFonts w:asciiTheme="majorEastAsia" w:eastAsiaTheme="majorEastAsia" w:hAnsiTheme="majorEastAsia" w:cs="ＭＳ Ｐゴシック"/>
                <w:bCs/>
                <w:spacing w:val="0"/>
                <w:sz w:val="20"/>
              </w:rPr>
              <w:t>ebinjctr_explreq</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8E36A09" w14:textId="07621AAF" w:rsidR="00F971FA" w:rsidRPr="001923C6" w:rsidRDefault="00F971FA" w:rsidP="007E2CCE">
            <w:pPr>
              <w:rPr>
                <w:color w:val="000000"/>
                <w:sz w:val="20"/>
              </w:rPr>
            </w:pPr>
            <w:r w:rsidRPr="001923C6">
              <w:rPr>
                <w:rFonts w:hint="eastAsia"/>
                <w:sz w:val="20"/>
              </w:rPr>
              <w:t>基本噴射</w:t>
            </w:r>
            <w:r w:rsidRPr="001923C6">
              <w:rPr>
                <w:sz w:val="20"/>
              </w:rPr>
              <w:t>PL噴射実施要求</w:t>
            </w:r>
            <w:r w:rsidRPr="001923C6">
              <w:rPr>
                <w:rFonts w:hint="eastAsia"/>
                <w:sz w:val="20"/>
              </w:rPr>
              <w:t>ﾌﾗｸﾞ</w:t>
            </w:r>
          </w:p>
        </w:tc>
        <w:tc>
          <w:tcPr>
            <w:tcW w:w="2717" w:type="dxa"/>
            <w:tcBorders>
              <w:top w:val="single" w:sz="4" w:space="0" w:color="auto"/>
              <w:left w:val="nil"/>
              <w:bottom w:val="single" w:sz="4" w:space="0" w:color="auto"/>
              <w:right w:val="single" w:sz="4" w:space="0" w:color="auto"/>
            </w:tcBorders>
          </w:tcPr>
          <w:p w14:paraId="2767C2E6"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38F233D7" w14:textId="62E66DA4" w:rsidR="00F971FA" w:rsidRPr="001923C6" w:rsidRDefault="00F971FA">
            <w:pPr>
              <w:rPr>
                <w:sz w:val="20"/>
              </w:rPr>
            </w:pPr>
            <w:r w:rsidRPr="001923C6">
              <w:rPr>
                <w:sz w:val="20"/>
              </w:rPr>
              <w:t>-</w:t>
            </w:r>
          </w:p>
        </w:tc>
      </w:tr>
      <w:tr w:rsidR="006D1C0B" w:rsidRPr="001923C6" w14:paraId="3FE746B6" w14:textId="3EBB910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57787BD" w14:textId="77777777" w:rsidR="00F971FA" w:rsidRPr="001923C6" w:rsidRDefault="00F971FA" w:rsidP="00157414">
            <w:pPr>
              <w:rPr>
                <w:sz w:val="20"/>
              </w:rPr>
            </w:pPr>
            <w:r w:rsidRPr="001923C6">
              <w:rPr>
                <w:sz w:val="20"/>
              </w:rPr>
              <w:t>einjadd_eainjpadd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59F4A75" w14:textId="77777777" w:rsidR="00F971FA" w:rsidRPr="001923C6" w:rsidRDefault="00F971FA">
            <w:pPr>
              <w:rPr>
                <w:rFonts w:cs="Arial Unicode MS"/>
                <w:sz w:val="20"/>
              </w:rPr>
            </w:pPr>
            <w:r w:rsidRPr="001923C6">
              <w:rPr>
                <w:rFonts w:cs="Arial Unicode MS" w:hint="eastAsia"/>
                <w:sz w:val="20"/>
              </w:rPr>
              <w:t>ﾎﾟｰﾄ追加噴射開始時期</w:t>
            </w:r>
          </w:p>
        </w:tc>
        <w:tc>
          <w:tcPr>
            <w:tcW w:w="2717" w:type="dxa"/>
            <w:tcBorders>
              <w:top w:val="single" w:sz="4" w:space="0" w:color="auto"/>
              <w:left w:val="nil"/>
              <w:bottom w:val="single" w:sz="4" w:space="0" w:color="auto"/>
              <w:right w:val="single" w:sz="4" w:space="0" w:color="auto"/>
            </w:tcBorders>
          </w:tcPr>
          <w:p w14:paraId="1AF83A74" w14:textId="77777777" w:rsidR="00F971FA" w:rsidRPr="001923C6" w:rsidRDefault="00F971FA">
            <w:pPr>
              <w:rPr>
                <w:sz w:val="20"/>
              </w:rPr>
            </w:pPr>
            <w:r w:rsidRPr="001923C6">
              <w:rPr>
                <w:rFonts w:hint="eastAsia"/>
                <w:sz w:val="20"/>
              </w:rPr>
              <w:t>【ﾎﾟｰﾄ】</w:t>
            </w:r>
          </w:p>
        </w:tc>
        <w:tc>
          <w:tcPr>
            <w:tcW w:w="1418" w:type="dxa"/>
            <w:tcBorders>
              <w:top w:val="single" w:sz="4" w:space="0" w:color="auto"/>
              <w:left w:val="nil"/>
              <w:bottom w:val="single" w:sz="4" w:space="0" w:color="auto"/>
              <w:right w:val="single" w:sz="4" w:space="0" w:color="auto"/>
            </w:tcBorders>
          </w:tcPr>
          <w:p w14:paraId="3CB69B4C" w14:textId="41F3EF31" w:rsidR="00F971FA" w:rsidRPr="001923C6" w:rsidRDefault="00F971FA">
            <w:pPr>
              <w:rPr>
                <w:sz w:val="20"/>
              </w:rPr>
            </w:pPr>
            <w:r w:rsidRPr="001923C6">
              <w:rPr>
                <w:sz w:val="20"/>
              </w:rPr>
              <w:t>-</w:t>
            </w:r>
          </w:p>
        </w:tc>
      </w:tr>
      <w:tr w:rsidR="006D1C0B" w:rsidRPr="001923C6" w14:paraId="1E795AD3" w14:textId="4470747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6909467" w14:textId="77777777" w:rsidR="00F971FA" w:rsidRPr="001923C6" w:rsidRDefault="00F971FA" w:rsidP="00157414">
            <w:pPr>
              <w:rPr>
                <w:sz w:val="20"/>
              </w:rPr>
            </w:pPr>
            <w:r w:rsidRPr="001923C6">
              <w:rPr>
                <w:sz w:val="20"/>
              </w:rPr>
              <w:lastRenderedPageBreak/>
              <w:t>einjadd_eainjdadd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399F68F" w14:textId="77777777" w:rsidR="00F971FA" w:rsidRPr="001923C6" w:rsidRDefault="00F971FA">
            <w:pPr>
              <w:rPr>
                <w:rFonts w:cs="Arial Unicode MS"/>
                <w:sz w:val="20"/>
              </w:rPr>
            </w:pPr>
            <w:r w:rsidRPr="001923C6">
              <w:rPr>
                <w:rFonts w:hint="eastAsia"/>
                <w:color w:val="000000"/>
                <w:sz w:val="20"/>
              </w:rPr>
              <w:t>筒内追加噴射開始時期</w:t>
            </w:r>
          </w:p>
        </w:tc>
        <w:tc>
          <w:tcPr>
            <w:tcW w:w="2717" w:type="dxa"/>
            <w:tcBorders>
              <w:top w:val="single" w:sz="4" w:space="0" w:color="auto"/>
              <w:left w:val="nil"/>
              <w:bottom w:val="single" w:sz="4" w:space="0" w:color="auto"/>
              <w:right w:val="single" w:sz="4" w:space="0" w:color="auto"/>
            </w:tcBorders>
          </w:tcPr>
          <w:p w14:paraId="149475D6" w14:textId="77777777" w:rsidR="00F971FA" w:rsidRPr="001923C6" w:rsidRDefault="00F971FA">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tcPr>
          <w:p w14:paraId="293112D6" w14:textId="09FD04E1" w:rsidR="00F971FA" w:rsidRPr="001923C6" w:rsidRDefault="00F971FA">
            <w:pPr>
              <w:rPr>
                <w:sz w:val="20"/>
              </w:rPr>
            </w:pPr>
            <w:r w:rsidRPr="001923C6">
              <w:rPr>
                <w:sz w:val="20"/>
              </w:rPr>
              <w:t>-</w:t>
            </w:r>
          </w:p>
        </w:tc>
      </w:tr>
      <w:tr w:rsidR="006D1C0B" w:rsidRPr="001923C6" w14:paraId="0E5E84E5" w14:textId="5AAC5D2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09E2074" w14:textId="77777777" w:rsidR="00F971FA" w:rsidRPr="001923C6" w:rsidRDefault="00F971FA" w:rsidP="00157414">
            <w:pPr>
              <w:rPr>
                <w:sz w:val="20"/>
              </w:rPr>
            </w:pPr>
            <w:r w:rsidRPr="001923C6">
              <w:rPr>
                <w:sz w:val="20"/>
              </w:rPr>
              <w:t>ecatotp_eainjadd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D4FC6C7" w14:textId="77777777" w:rsidR="00F971FA" w:rsidRPr="001923C6" w:rsidRDefault="00F971FA">
            <w:pPr>
              <w:rPr>
                <w:color w:val="000000"/>
                <w:sz w:val="20"/>
              </w:rPr>
            </w:pPr>
            <w:r w:rsidRPr="001923C6">
              <w:rPr>
                <w:rFonts w:hint="eastAsia"/>
                <w:color w:val="000000"/>
                <w:sz w:val="20"/>
              </w:rPr>
              <w:t>瞬間</w:t>
            </w:r>
            <w:r w:rsidRPr="001923C6">
              <w:rPr>
                <w:color w:val="000000"/>
                <w:sz w:val="20"/>
              </w:rPr>
              <w:t>OT防止追加噴射開始時期</w:t>
            </w:r>
          </w:p>
        </w:tc>
        <w:tc>
          <w:tcPr>
            <w:tcW w:w="2717" w:type="dxa"/>
            <w:tcBorders>
              <w:top w:val="single" w:sz="4" w:space="0" w:color="auto"/>
              <w:left w:val="nil"/>
              <w:bottom w:val="single" w:sz="4" w:space="0" w:color="auto"/>
              <w:right w:val="single" w:sz="4" w:space="0" w:color="auto"/>
            </w:tcBorders>
          </w:tcPr>
          <w:p w14:paraId="38898275"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217E90F7" w14:textId="51F4F769" w:rsidR="00F971FA" w:rsidRPr="001923C6" w:rsidRDefault="00F971FA">
            <w:pPr>
              <w:rPr>
                <w:sz w:val="20"/>
              </w:rPr>
            </w:pPr>
            <w:r w:rsidRPr="001923C6">
              <w:rPr>
                <w:sz w:val="20"/>
              </w:rPr>
              <w:t>-</w:t>
            </w:r>
          </w:p>
        </w:tc>
      </w:tr>
      <w:tr w:rsidR="006D1C0B" w:rsidRPr="001923C6" w14:paraId="48D2080C" w14:textId="0F8C0782"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B1CF61E" w14:textId="77777777" w:rsidR="00F971FA" w:rsidRPr="001923C6" w:rsidRDefault="00F971FA" w:rsidP="00157414">
            <w:pPr>
              <w:rPr>
                <w:sz w:val="20"/>
              </w:rPr>
            </w:pPr>
            <w:r w:rsidRPr="001923C6">
              <w:rPr>
                <w:sz w:val="20"/>
              </w:rPr>
              <w:t>ebstactr_eqinjstapb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11ACE32" w14:textId="77777777" w:rsidR="00F971FA" w:rsidRPr="001923C6" w:rsidRDefault="00F971FA">
            <w:pPr>
              <w:rPr>
                <w:rFonts w:cs="Arial Unicode MS"/>
                <w:sz w:val="20"/>
              </w:rPr>
            </w:pPr>
            <w:r w:rsidRPr="001923C6">
              <w:rPr>
                <w:rFonts w:hint="eastAsia"/>
                <w:spacing w:val="-6"/>
                <w:sz w:val="20"/>
              </w:rPr>
              <w:t>基本ﾎﾟｰﾄ始動時噴射量</w:t>
            </w:r>
          </w:p>
        </w:tc>
        <w:tc>
          <w:tcPr>
            <w:tcW w:w="2717" w:type="dxa"/>
            <w:tcBorders>
              <w:top w:val="single" w:sz="4" w:space="0" w:color="auto"/>
              <w:left w:val="nil"/>
              <w:bottom w:val="single" w:sz="4" w:space="0" w:color="auto"/>
              <w:right w:val="single" w:sz="4" w:space="0" w:color="auto"/>
            </w:tcBorders>
          </w:tcPr>
          <w:p w14:paraId="7C64F9DA"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0A08CD69" w14:textId="1DFC15A1" w:rsidR="00F971FA" w:rsidRPr="001923C6" w:rsidRDefault="00F971FA">
            <w:pPr>
              <w:rPr>
                <w:sz w:val="20"/>
              </w:rPr>
            </w:pPr>
            <w:r w:rsidRPr="001923C6">
              <w:rPr>
                <w:sz w:val="20"/>
              </w:rPr>
              <w:t>-</w:t>
            </w:r>
          </w:p>
        </w:tc>
      </w:tr>
      <w:tr w:rsidR="006D1C0B" w:rsidRPr="001923C6" w14:paraId="0060A047" w14:textId="0EBCFE0E"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C8B904C" w14:textId="77777777" w:rsidR="00F971FA" w:rsidRPr="001923C6" w:rsidRDefault="00F971FA" w:rsidP="00157414">
            <w:pPr>
              <w:rPr>
                <w:sz w:val="20"/>
              </w:rPr>
            </w:pPr>
            <w:r w:rsidRPr="001923C6">
              <w:rPr>
                <w:sz w:val="20"/>
              </w:rPr>
              <w:t>ebstactr_eqinjstad1b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12B8894" w14:textId="77777777" w:rsidR="00F971FA" w:rsidRPr="001923C6" w:rsidRDefault="00F971FA">
            <w:pPr>
              <w:rPr>
                <w:spacing w:val="-6"/>
                <w:sz w:val="20"/>
              </w:rPr>
            </w:pPr>
            <w:r w:rsidRPr="001923C6">
              <w:rPr>
                <w:rFonts w:hint="eastAsia"/>
                <w:spacing w:val="-6"/>
                <w:sz w:val="20"/>
              </w:rPr>
              <w:t>基本筒内始動時噴射量</w:t>
            </w:r>
          </w:p>
        </w:tc>
        <w:tc>
          <w:tcPr>
            <w:tcW w:w="2717" w:type="dxa"/>
            <w:tcBorders>
              <w:top w:val="single" w:sz="4" w:space="0" w:color="auto"/>
              <w:left w:val="nil"/>
              <w:bottom w:val="single" w:sz="4" w:space="0" w:color="auto"/>
              <w:right w:val="single" w:sz="4" w:space="0" w:color="auto"/>
            </w:tcBorders>
          </w:tcPr>
          <w:p w14:paraId="0E236EDC" w14:textId="77777777" w:rsidR="00F971FA" w:rsidRPr="001923C6" w:rsidRDefault="00F971FA">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tcPr>
          <w:p w14:paraId="036B0873" w14:textId="38DBC535" w:rsidR="00F971FA" w:rsidRPr="001923C6" w:rsidRDefault="00F971FA">
            <w:pPr>
              <w:rPr>
                <w:sz w:val="20"/>
              </w:rPr>
            </w:pPr>
            <w:r w:rsidRPr="001923C6">
              <w:rPr>
                <w:sz w:val="20"/>
              </w:rPr>
              <w:t>-</w:t>
            </w:r>
          </w:p>
        </w:tc>
      </w:tr>
      <w:tr w:rsidR="006D1C0B" w:rsidRPr="001923C6" w14:paraId="5EA2ADA8" w14:textId="3C2FE172"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5F179AB" w14:textId="77777777" w:rsidR="00F971FA" w:rsidRPr="001923C6" w:rsidRDefault="00F971FA" w:rsidP="00157414">
            <w:pPr>
              <w:rPr>
                <w:sz w:val="20"/>
              </w:rPr>
            </w:pPr>
            <w:r w:rsidRPr="001923C6">
              <w:rPr>
                <w:sz w:val="20"/>
              </w:rPr>
              <w:t>ebstactr</w:t>
            </w:r>
            <w:r w:rsidRPr="001923C6">
              <w:rPr>
                <w:color w:val="000000"/>
                <w:sz w:val="20"/>
              </w:rPr>
              <w:t>_exqinjastb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BD55F99" w14:textId="77777777" w:rsidR="00F971FA" w:rsidRPr="001923C6" w:rsidRDefault="00F971FA">
            <w:pPr>
              <w:rPr>
                <w:spacing w:val="-6"/>
                <w:sz w:val="20"/>
              </w:rPr>
            </w:pPr>
            <w:r w:rsidRPr="001923C6">
              <w:rPr>
                <w:rFonts w:hint="eastAsia"/>
                <w:spacing w:val="-6"/>
                <w:sz w:val="20"/>
              </w:rPr>
              <w:t>基本始動後噴射量要求ﾌﾗｸﾞ</w:t>
            </w:r>
          </w:p>
        </w:tc>
        <w:tc>
          <w:tcPr>
            <w:tcW w:w="2717" w:type="dxa"/>
            <w:tcBorders>
              <w:top w:val="single" w:sz="4" w:space="0" w:color="auto"/>
              <w:left w:val="nil"/>
              <w:bottom w:val="single" w:sz="4" w:space="0" w:color="auto"/>
              <w:right w:val="single" w:sz="4" w:space="0" w:color="auto"/>
            </w:tcBorders>
          </w:tcPr>
          <w:p w14:paraId="73C16DEA"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13E898B3" w14:textId="7C205E73" w:rsidR="00F971FA" w:rsidRPr="001923C6" w:rsidRDefault="00F971FA">
            <w:pPr>
              <w:rPr>
                <w:sz w:val="20"/>
              </w:rPr>
            </w:pPr>
            <w:r w:rsidRPr="001923C6">
              <w:rPr>
                <w:sz w:val="20"/>
              </w:rPr>
              <w:t>-</w:t>
            </w:r>
          </w:p>
        </w:tc>
      </w:tr>
      <w:tr w:rsidR="006D1C0B" w:rsidRPr="001923C6" w14:paraId="7B9001F5" w14:textId="5D36CD0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1ECE56B" w14:textId="77777777" w:rsidR="00F971FA" w:rsidRPr="001923C6" w:rsidRDefault="00F971FA" w:rsidP="00157414">
            <w:pPr>
              <w:rPr>
                <w:sz w:val="20"/>
              </w:rPr>
            </w:pPr>
            <w:r w:rsidRPr="001923C6">
              <w:rPr>
                <w:sz w:val="20"/>
              </w:rPr>
              <w:t>ebstactr_exainjstab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829F61E" w14:textId="77777777" w:rsidR="00F971FA" w:rsidRPr="001923C6" w:rsidRDefault="00F971FA" w:rsidP="00CF4217">
            <w:pPr>
              <w:rPr>
                <w:spacing w:val="-6"/>
                <w:sz w:val="20"/>
              </w:rPr>
            </w:pPr>
            <w:r w:rsidRPr="001923C6">
              <w:rPr>
                <w:rFonts w:hint="eastAsia"/>
                <w:spacing w:val="-6"/>
                <w:sz w:val="20"/>
              </w:rPr>
              <w:t>基本始動時ﾎﾟｰﾄ噴射時期要求ﾌﾗｸﾞ</w:t>
            </w:r>
          </w:p>
        </w:tc>
        <w:tc>
          <w:tcPr>
            <w:tcW w:w="2717" w:type="dxa"/>
            <w:tcBorders>
              <w:top w:val="single" w:sz="4" w:space="0" w:color="auto"/>
              <w:left w:val="nil"/>
              <w:bottom w:val="single" w:sz="4" w:space="0" w:color="auto"/>
              <w:right w:val="single" w:sz="4" w:space="0" w:color="auto"/>
            </w:tcBorders>
          </w:tcPr>
          <w:p w14:paraId="1CD391E0"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1A64D373" w14:textId="262752EE" w:rsidR="00F971FA" w:rsidRPr="001923C6" w:rsidRDefault="00F971FA">
            <w:pPr>
              <w:rPr>
                <w:sz w:val="20"/>
              </w:rPr>
            </w:pPr>
            <w:r w:rsidRPr="001923C6">
              <w:rPr>
                <w:sz w:val="20"/>
              </w:rPr>
              <w:t>-</w:t>
            </w:r>
          </w:p>
        </w:tc>
      </w:tr>
      <w:tr w:rsidR="006D1C0B" w:rsidRPr="001923C6" w14:paraId="02C2C1E7" w14:textId="29109BF3"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EA80E10" w14:textId="77777777" w:rsidR="00F971FA" w:rsidRPr="001923C6" w:rsidRDefault="00F971FA" w:rsidP="00157414">
            <w:pPr>
              <w:rPr>
                <w:sz w:val="20"/>
              </w:rPr>
            </w:pPr>
            <w:r w:rsidRPr="001923C6">
              <w:rPr>
                <w:sz w:val="20"/>
              </w:rPr>
              <w:t>ebstactr_eainjpstab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030519A" w14:textId="77777777" w:rsidR="00F971FA" w:rsidRPr="001923C6" w:rsidRDefault="00F971FA">
            <w:pPr>
              <w:rPr>
                <w:spacing w:val="-6"/>
                <w:sz w:val="20"/>
              </w:rPr>
            </w:pPr>
            <w:r w:rsidRPr="001923C6">
              <w:rPr>
                <w:rFonts w:hint="eastAsia"/>
                <w:spacing w:val="-6"/>
                <w:sz w:val="20"/>
              </w:rPr>
              <w:t>始動時基本ﾎﾟｰﾄ噴射開始時期</w:t>
            </w:r>
          </w:p>
        </w:tc>
        <w:tc>
          <w:tcPr>
            <w:tcW w:w="2717" w:type="dxa"/>
            <w:tcBorders>
              <w:top w:val="single" w:sz="4" w:space="0" w:color="auto"/>
              <w:left w:val="nil"/>
              <w:bottom w:val="single" w:sz="4" w:space="0" w:color="auto"/>
              <w:right w:val="single" w:sz="4" w:space="0" w:color="auto"/>
            </w:tcBorders>
          </w:tcPr>
          <w:p w14:paraId="08B78054"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7D3B8374" w14:textId="71FFAD84" w:rsidR="00F971FA" w:rsidRPr="001923C6" w:rsidRDefault="00F971FA">
            <w:pPr>
              <w:rPr>
                <w:sz w:val="20"/>
              </w:rPr>
            </w:pPr>
            <w:r w:rsidRPr="001923C6">
              <w:rPr>
                <w:sz w:val="20"/>
              </w:rPr>
              <w:t>-</w:t>
            </w:r>
          </w:p>
        </w:tc>
      </w:tr>
      <w:tr w:rsidR="006D1C0B" w:rsidRPr="001923C6" w14:paraId="06F7A994" w14:textId="6F2EF29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49574EB" w14:textId="77777777" w:rsidR="00F971FA" w:rsidRPr="001923C6" w:rsidRDefault="00F971FA" w:rsidP="00157414">
            <w:pPr>
              <w:rPr>
                <w:sz w:val="20"/>
              </w:rPr>
            </w:pPr>
            <w:r w:rsidRPr="001923C6">
              <w:rPr>
                <w:sz w:val="20"/>
              </w:rPr>
              <w:t>ebstactr_einjendstab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4B2FF1D" w14:textId="77777777" w:rsidR="00F971FA" w:rsidRPr="001923C6" w:rsidRDefault="00F971FA">
            <w:pPr>
              <w:rPr>
                <w:spacing w:val="-6"/>
                <w:sz w:val="20"/>
              </w:rPr>
            </w:pPr>
            <w:r w:rsidRPr="001923C6">
              <w:rPr>
                <w:rFonts w:hint="eastAsia"/>
                <w:spacing w:val="-6"/>
                <w:sz w:val="20"/>
              </w:rPr>
              <w:t>始動時基本ﾎﾟｰﾄ噴射終了時期</w:t>
            </w:r>
          </w:p>
        </w:tc>
        <w:tc>
          <w:tcPr>
            <w:tcW w:w="2717" w:type="dxa"/>
            <w:tcBorders>
              <w:top w:val="single" w:sz="4" w:space="0" w:color="auto"/>
              <w:left w:val="nil"/>
              <w:bottom w:val="single" w:sz="4" w:space="0" w:color="auto"/>
              <w:right w:val="single" w:sz="4" w:space="0" w:color="auto"/>
            </w:tcBorders>
          </w:tcPr>
          <w:p w14:paraId="11F1DEA9" w14:textId="77777777" w:rsidR="00F971FA" w:rsidRPr="001923C6" w:rsidRDefault="00F971FA">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tcPr>
          <w:p w14:paraId="771DC25A" w14:textId="01654C3D" w:rsidR="00F971FA" w:rsidRPr="001923C6" w:rsidRDefault="00F971FA">
            <w:pPr>
              <w:rPr>
                <w:sz w:val="20"/>
              </w:rPr>
            </w:pPr>
            <w:r w:rsidRPr="001923C6">
              <w:rPr>
                <w:sz w:val="20"/>
              </w:rPr>
              <w:t>-</w:t>
            </w:r>
          </w:p>
        </w:tc>
      </w:tr>
      <w:tr w:rsidR="006D1C0B" w:rsidRPr="001923C6" w14:paraId="46D12585" w14:textId="4BB5F0C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6313E5F" w14:textId="77777777" w:rsidR="00F971FA" w:rsidRPr="001923C6" w:rsidRDefault="00F971FA" w:rsidP="00157414">
            <w:pPr>
              <w:rPr>
                <w:sz w:val="20"/>
              </w:rPr>
            </w:pPr>
            <w:r w:rsidRPr="001923C6">
              <w:rPr>
                <w:sz w:val="20"/>
              </w:rPr>
              <w:t>ebstactr_eainjdsta1b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A32B7C7" w14:textId="77777777" w:rsidR="00F971FA" w:rsidRPr="001923C6" w:rsidRDefault="00F971FA" w:rsidP="007C6C84">
            <w:pPr>
              <w:rPr>
                <w:spacing w:val="-6"/>
                <w:sz w:val="20"/>
              </w:rPr>
            </w:pPr>
            <w:r w:rsidRPr="001923C6">
              <w:rPr>
                <w:rFonts w:hint="eastAsia"/>
                <w:spacing w:val="-6"/>
                <w:sz w:val="20"/>
              </w:rPr>
              <w:t>基本始動時筒内</w:t>
            </w:r>
            <w:r w:rsidRPr="001923C6">
              <w:rPr>
                <w:spacing w:val="-6"/>
                <w:sz w:val="20"/>
              </w:rPr>
              <w:t>1回目噴射開始時期</w:t>
            </w:r>
          </w:p>
        </w:tc>
        <w:tc>
          <w:tcPr>
            <w:tcW w:w="2717" w:type="dxa"/>
            <w:tcBorders>
              <w:top w:val="single" w:sz="4" w:space="0" w:color="auto"/>
              <w:left w:val="nil"/>
              <w:bottom w:val="single" w:sz="4" w:space="0" w:color="auto"/>
              <w:right w:val="single" w:sz="4" w:space="0" w:color="auto"/>
            </w:tcBorders>
          </w:tcPr>
          <w:p w14:paraId="56C10B08" w14:textId="77777777" w:rsidR="00F971FA" w:rsidRPr="001923C6" w:rsidRDefault="00F971FA">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1DE1F1E9" w14:textId="232D8D89" w:rsidR="00F971FA" w:rsidRPr="001923C6" w:rsidRDefault="00F971FA">
            <w:pPr>
              <w:rPr>
                <w:sz w:val="20"/>
              </w:rPr>
            </w:pPr>
            <w:r w:rsidRPr="001923C6">
              <w:rPr>
                <w:sz w:val="20"/>
              </w:rPr>
              <w:t>-</w:t>
            </w:r>
          </w:p>
        </w:tc>
      </w:tr>
      <w:tr w:rsidR="006D1C0B" w:rsidRPr="001923C6" w14:paraId="343A2591" w14:textId="000A2A4D"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0994392" w14:textId="77777777" w:rsidR="00F971FA" w:rsidRPr="001923C6" w:rsidRDefault="00F971FA" w:rsidP="00157414">
            <w:pPr>
              <w:rPr>
                <w:sz w:val="20"/>
              </w:rPr>
            </w:pPr>
            <w:r w:rsidRPr="001923C6">
              <w:rPr>
                <w:sz w:val="20"/>
              </w:rPr>
              <w:t>ebstactr_eprreqhstab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2C21339" w14:textId="77777777" w:rsidR="00F971FA" w:rsidRPr="001923C6" w:rsidRDefault="00F971FA" w:rsidP="007C6C84">
            <w:pPr>
              <w:rPr>
                <w:spacing w:val="-6"/>
                <w:sz w:val="20"/>
              </w:rPr>
            </w:pPr>
            <w:r w:rsidRPr="001923C6">
              <w:rPr>
                <w:rFonts w:hint="eastAsia"/>
                <w:spacing w:val="-6"/>
                <w:sz w:val="20"/>
              </w:rPr>
              <w:t>高圧ﾎﾟﾝﾌﾟ基本始動時目標燃圧</w:t>
            </w:r>
          </w:p>
        </w:tc>
        <w:tc>
          <w:tcPr>
            <w:tcW w:w="2717" w:type="dxa"/>
            <w:tcBorders>
              <w:top w:val="single" w:sz="4" w:space="0" w:color="auto"/>
              <w:left w:val="nil"/>
              <w:bottom w:val="single" w:sz="4" w:space="0" w:color="auto"/>
              <w:right w:val="single" w:sz="4" w:space="0" w:color="auto"/>
            </w:tcBorders>
          </w:tcPr>
          <w:p w14:paraId="1A687416" w14:textId="77777777" w:rsidR="00F971FA" w:rsidRPr="001923C6" w:rsidRDefault="00F971FA">
            <w:pPr>
              <w:rPr>
                <w:sz w:val="20"/>
              </w:rPr>
            </w:pPr>
            <w:bookmarkStart w:id="1813" w:name="OLE_LINK46"/>
            <w:bookmarkStart w:id="1814" w:name="OLE_LINK47"/>
            <w:r w:rsidRPr="001923C6">
              <w:rPr>
                <w:rFonts w:hint="eastAsia"/>
                <w:sz w:val="20"/>
              </w:rPr>
              <w:t>【ﾃﾞｭｱﾙ</w:t>
            </w:r>
            <w:r w:rsidRPr="001923C6">
              <w:rPr>
                <w:sz w:val="20"/>
              </w:rPr>
              <w:t>INJ】OR【D-4】</w:t>
            </w:r>
            <w:bookmarkEnd w:id="1813"/>
            <w:bookmarkEnd w:id="1814"/>
          </w:p>
        </w:tc>
        <w:tc>
          <w:tcPr>
            <w:tcW w:w="1418" w:type="dxa"/>
            <w:tcBorders>
              <w:top w:val="single" w:sz="4" w:space="0" w:color="auto"/>
              <w:left w:val="nil"/>
              <w:bottom w:val="single" w:sz="4" w:space="0" w:color="auto"/>
              <w:right w:val="single" w:sz="4" w:space="0" w:color="auto"/>
            </w:tcBorders>
          </w:tcPr>
          <w:p w14:paraId="2105775C" w14:textId="3E2778FB" w:rsidR="00F971FA" w:rsidRPr="001923C6" w:rsidRDefault="00F971FA">
            <w:pPr>
              <w:rPr>
                <w:sz w:val="20"/>
              </w:rPr>
            </w:pPr>
            <w:r w:rsidRPr="001923C6">
              <w:rPr>
                <w:sz w:val="20"/>
              </w:rPr>
              <w:t>-</w:t>
            </w:r>
          </w:p>
        </w:tc>
      </w:tr>
      <w:tr w:rsidR="00A76FED" w:rsidRPr="001923C6" w14:paraId="0E037F39"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E5E66AB" w14:textId="76690FD7" w:rsidR="00A76FED" w:rsidRPr="001923C6" w:rsidRDefault="00A76FED" w:rsidP="00157414">
            <w:pPr>
              <w:rPr>
                <w:sz w:val="20"/>
              </w:rPr>
            </w:pPr>
            <w:r w:rsidRPr="001923C6">
              <w:t>ectrlhv_exast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6959E10" w14:textId="1171D5C4" w:rsidR="00A76FED" w:rsidRPr="001923C6" w:rsidRDefault="00A76FED" w:rsidP="007C6C84">
            <w:pPr>
              <w:rPr>
                <w:spacing w:val="-6"/>
                <w:sz w:val="20"/>
              </w:rPr>
            </w:pPr>
            <w:r w:rsidRPr="001923C6">
              <w:rPr>
                <w:rFonts w:hint="eastAsia"/>
                <w:spacing w:val="-6"/>
                <w:sz w:val="20"/>
              </w:rPr>
              <w:t>始動後判定ﾌﾗｸﾞ</w:t>
            </w:r>
          </w:p>
        </w:tc>
        <w:tc>
          <w:tcPr>
            <w:tcW w:w="2717" w:type="dxa"/>
            <w:tcBorders>
              <w:top w:val="single" w:sz="4" w:space="0" w:color="auto"/>
              <w:left w:val="nil"/>
              <w:bottom w:val="single" w:sz="4" w:space="0" w:color="auto"/>
              <w:right w:val="single" w:sz="4" w:space="0" w:color="auto"/>
            </w:tcBorders>
            <w:shd w:val="clear" w:color="auto" w:fill="auto"/>
          </w:tcPr>
          <w:p w14:paraId="14DDB3E4" w14:textId="6EC36F36" w:rsidR="00A76FED" w:rsidRPr="001923C6" w:rsidRDefault="00A76FED">
            <w:pPr>
              <w:rPr>
                <w:sz w:val="20"/>
              </w:rPr>
            </w:pPr>
            <w:r w:rsidRPr="001923C6">
              <w:rPr>
                <w:rFonts w:hint="eastAsia"/>
                <w:sz w:val="20"/>
              </w:rPr>
              <w:t>【</w:t>
            </w:r>
            <w:r w:rsidRPr="001923C6">
              <w:rPr>
                <w:sz w:val="20"/>
              </w:rPr>
              <w:t>ALL HV</w:t>
            </w:r>
            <w:r w:rsidRPr="001923C6">
              <w:rPr>
                <w:rFonts w:hint="eastAsia"/>
                <w:sz w:val="20"/>
              </w:rPr>
              <w:t>】</w:t>
            </w:r>
            <w:r w:rsidRPr="001923C6">
              <w:rPr>
                <w:sz w:val="20"/>
              </w:rPr>
              <w:t>AND【EG-MGｸﾗｯﾁ】</w:t>
            </w:r>
          </w:p>
        </w:tc>
        <w:tc>
          <w:tcPr>
            <w:tcW w:w="1418" w:type="dxa"/>
            <w:tcBorders>
              <w:top w:val="single" w:sz="4" w:space="0" w:color="auto"/>
              <w:left w:val="nil"/>
              <w:bottom w:val="single" w:sz="4" w:space="0" w:color="auto"/>
              <w:right w:val="single" w:sz="4" w:space="0" w:color="auto"/>
            </w:tcBorders>
            <w:shd w:val="clear" w:color="auto" w:fill="auto"/>
          </w:tcPr>
          <w:p w14:paraId="184AF0C5" w14:textId="10AED363" w:rsidR="00A76FED" w:rsidRPr="001923C6" w:rsidRDefault="00A76FED">
            <w:pPr>
              <w:rPr>
                <w:sz w:val="20"/>
              </w:rPr>
            </w:pPr>
            <w:r w:rsidRPr="001923C6">
              <w:rPr>
                <w:sz w:val="20"/>
              </w:rPr>
              <w:t>-</w:t>
            </w:r>
          </w:p>
        </w:tc>
      </w:tr>
      <w:tr w:rsidR="00A76FED" w:rsidRPr="001923C6" w14:paraId="1F5CE84B"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6DF940A" w14:textId="15A7162E" w:rsidR="00A76FED" w:rsidRPr="001923C6" w:rsidRDefault="00A76FED" w:rsidP="00157414">
            <w:pPr>
              <w:rPr>
                <w:sz w:val="20"/>
              </w:rPr>
            </w:pPr>
            <w:r w:rsidRPr="001923C6">
              <w:t>exst_exastefi</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A3F29D5" w14:textId="144C3B4C" w:rsidR="00A76FED" w:rsidRPr="001923C6" w:rsidRDefault="00A76FED" w:rsidP="007C6C84">
            <w:pPr>
              <w:rPr>
                <w:spacing w:val="-6"/>
                <w:sz w:val="20"/>
              </w:rPr>
            </w:pPr>
            <w:r w:rsidRPr="001923C6">
              <w:rPr>
                <w:rFonts w:hint="eastAsia"/>
                <w:spacing w:val="-6"/>
                <w:sz w:val="20"/>
              </w:rPr>
              <w:t>始動後ﾌﾗｸﾞ</w:t>
            </w:r>
            <w:r w:rsidRPr="001923C6">
              <w:rPr>
                <w:spacing w:val="-6"/>
                <w:sz w:val="20"/>
              </w:rPr>
              <w:t>(</w:t>
            </w:r>
            <w:r w:rsidR="007132EC" w:rsidRPr="001923C6">
              <w:rPr>
                <w:spacing w:val="-6"/>
                <w:sz w:val="20"/>
              </w:rPr>
              <w:t>EFI</w:t>
            </w:r>
            <w:r w:rsidRPr="001923C6">
              <w:rPr>
                <w:spacing w:val="-6"/>
                <w:sz w:val="20"/>
              </w:rPr>
              <w:t>)</w:t>
            </w:r>
          </w:p>
        </w:tc>
        <w:tc>
          <w:tcPr>
            <w:tcW w:w="2717" w:type="dxa"/>
            <w:tcBorders>
              <w:top w:val="single" w:sz="4" w:space="0" w:color="auto"/>
              <w:left w:val="nil"/>
              <w:bottom w:val="single" w:sz="4" w:space="0" w:color="auto"/>
              <w:right w:val="single" w:sz="4" w:space="0" w:color="auto"/>
            </w:tcBorders>
            <w:shd w:val="clear" w:color="auto" w:fill="auto"/>
          </w:tcPr>
          <w:p w14:paraId="6434C74A" w14:textId="5EE4A042" w:rsidR="00A76FED" w:rsidRPr="001923C6" w:rsidRDefault="00A76FED">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shd w:val="clear" w:color="auto" w:fill="auto"/>
          </w:tcPr>
          <w:p w14:paraId="57CE45E9" w14:textId="5FB68267" w:rsidR="00A76FED" w:rsidRPr="001923C6" w:rsidRDefault="00A76FED">
            <w:pPr>
              <w:rPr>
                <w:sz w:val="20"/>
              </w:rPr>
            </w:pPr>
            <w:r w:rsidRPr="001923C6">
              <w:rPr>
                <w:sz w:val="20"/>
              </w:rPr>
              <w:t>-</w:t>
            </w:r>
          </w:p>
        </w:tc>
      </w:tr>
      <w:tr w:rsidR="006D1C0B" w:rsidRPr="001923C6" w14:paraId="4CA819FF" w14:textId="69C0BE6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35C000A5" w14:textId="77777777" w:rsidR="00F971FA" w:rsidRPr="001923C6" w:rsidRDefault="00F971FA" w:rsidP="00157414">
            <w:pPr>
              <w:rPr>
                <w:sz w:val="20"/>
              </w:rPr>
            </w:pPr>
            <w:r w:rsidRPr="001923C6">
              <w:rPr>
                <w:sz w:val="20"/>
              </w:rPr>
              <w:t>emkrichb_ekrichxbcrt[]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1E59309" w14:textId="77777777" w:rsidR="00F971FA" w:rsidRPr="001923C6" w:rsidRDefault="00F971FA">
            <w:pPr>
              <w:rPr>
                <w:color w:val="000000"/>
                <w:sz w:val="20"/>
              </w:rPr>
            </w:pPr>
            <w:r w:rsidRPr="001923C6">
              <w:rPr>
                <w:rFonts w:hint="eastAsia"/>
                <w:color w:val="000000"/>
                <w:sz w:val="20"/>
              </w:rPr>
              <w:t>現在基本増量補正係数</w:t>
            </w:r>
          </w:p>
        </w:tc>
        <w:tc>
          <w:tcPr>
            <w:tcW w:w="2717" w:type="dxa"/>
            <w:tcBorders>
              <w:top w:val="single" w:sz="4" w:space="0" w:color="auto"/>
              <w:left w:val="nil"/>
              <w:bottom w:val="single" w:sz="4" w:space="0" w:color="auto"/>
              <w:right w:val="single" w:sz="4" w:space="0" w:color="auto"/>
            </w:tcBorders>
            <w:shd w:val="clear" w:color="auto" w:fill="auto"/>
          </w:tcPr>
          <w:p w14:paraId="7F46729E" w14:textId="77777777" w:rsidR="00F971FA" w:rsidRPr="001923C6" w:rsidRDefault="00F971FA">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shd w:val="clear" w:color="auto" w:fill="auto"/>
          </w:tcPr>
          <w:p w14:paraId="2255E69D" w14:textId="2469CA2B" w:rsidR="00F971FA" w:rsidRPr="001923C6" w:rsidRDefault="00F971FA">
            <w:pPr>
              <w:rPr>
                <w:sz w:val="20"/>
              </w:rPr>
            </w:pPr>
            <w:r w:rsidRPr="001923C6">
              <w:rPr>
                <w:sz w:val="20"/>
              </w:rPr>
              <w:t>-</w:t>
            </w:r>
          </w:p>
        </w:tc>
      </w:tr>
      <w:tr w:rsidR="006D1C0B" w:rsidRPr="001923C6" w14:paraId="5EB5C56F" w14:textId="547CE36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7FA3C8D" w14:textId="77777777" w:rsidR="00F971FA" w:rsidRPr="001923C6" w:rsidRDefault="00F971FA" w:rsidP="00157414">
            <w:pPr>
              <w:rPr>
                <w:sz w:val="20"/>
              </w:rPr>
            </w:pPr>
            <w:bookmarkStart w:id="1815" w:name="_Hlk428285304"/>
            <w:r w:rsidRPr="001923C6">
              <w:rPr>
                <w:sz w:val="20"/>
              </w:rPr>
              <w:t>ebinjctr_eprreq</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5F1E32A" w14:textId="77777777" w:rsidR="00F971FA" w:rsidRPr="001923C6" w:rsidRDefault="00F971FA" w:rsidP="00362B07">
            <w:pPr>
              <w:rPr>
                <w:rFonts w:cs="Arial Unicode MS"/>
                <w:sz w:val="20"/>
              </w:rPr>
            </w:pPr>
            <w:bookmarkStart w:id="1816" w:name="OLE_LINK191"/>
            <w:bookmarkStart w:id="1817" w:name="OLE_LINK192"/>
            <w:r w:rsidRPr="001923C6">
              <w:rPr>
                <w:rFonts w:cs="Arial Unicode MS" w:hint="eastAsia"/>
                <w:sz w:val="20"/>
              </w:rPr>
              <w:t>基本噴射高圧ﾎﾟﾝﾌﾟ燃圧</w:t>
            </w:r>
            <w:bookmarkEnd w:id="1816"/>
            <w:bookmarkEnd w:id="1817"/>
          </w:p>
        </w:tc>
        <w:tc>
          <w:tcPr>
            <w:tcW w:w="2717" w:type="dxa"/>
            <w:tcBorders>
              <w:top w:val="single" w:sz="4" w:space="0" w:color="auto"/>
              <w:left w:val="nil"/>
              <w:bottom w:val="single" w:sz="4" w:space="0" w:color="auto"/>
              <w:right w:val="single" w:sz="4" w:space="0" w:color="auto"/>
            </w:tcBorders>
            <w:shd w:val="clear" w:color="auto" w:fill="auto"/>
          </w:tcPr>
          <w:p w14:paraId="2BA471FD" w14:textId="77777777" w:rsidR="00F971FA" w:rsidRPr="001923C6" w:rsidRDefault="00F971FA">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shd w:val="clear" w:color="auto" w:fill="auto"/>
          </w:tcPr>
          <w:p w14:paraId="562D0CD5" w14:textId="3E47E4CF" w:rsidR="00F971FA" w:rsidRPr="001923C6" w:rsidRDefault="00F971FA">
            <w:pPr>
              <w:rPr>
                <w:sz w:val="20"/>
              </w:rPr>
            </w:pPr>
            <w:r w:rsidRPr="001923C6">
              <w:rPr>
                <w:sz w:val="20"/>
              </w:rPr>
              <w:t>-</w:t>
            </w:r>
          </w:p>
        </w:tc>
      </w:tr>
      <w:bookmarkEnd w:id="1815"/>
      <w:tr w:rsidR="00F3609E" w:rsidRPr="001923C6" w14:paraId="26C1819D" w14:textId="77777777"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FE10F52" w14:textId="72900EE9" w:rsidR="00F3609E" w:rsidRPr="001923C6" w:rsidRDefault="00F3609E" w:rsidP="00F3609E">
            <w:pPr>
              <w:rPr>
                <w:sz w:val="20"/>
              </w:rPr>
            </w:pPr>
            <w:r w:rsidRPr="00143A36">
              <w:rPr>
                <w:sz w:val="20"/>
              </w:rPr>
              <w:t>ebinjplctr_eprreq</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81577E8" w14:textId="1B98F4C9" w:rsidR="00F3609E" w:rsidRPr="001923C6" w:rsidRDefault="00F3609E" w:rsidP="00F3609E">
            <w:pPr>
              <w:rPr>
                <w:rFonts w:cs="Arial Unicode MS"/>
                <w:sz w:val="20"/>
              </w:rPr>
            </w:pPr>
            <w:r w:rsidRPr="00143A36">
              <w:rPr>
                <w:rStyle w:val="ui-provider"/>
                <w:rFonts w:hint="eastAsia"/>
                <w:sz w:val="20"/>
                <w:szCs w:val="18"/>
              </w:rPr>
              <w:t>ﾊﾟｰｼｬﾙﾘﾌﾄﾏﾙﾁ</w:t>
            </w:r>
            <w:r w:rsidRPr="00143A36">
              <w:rPr>
                <w:rStyle w:val="ui-provider"/>
                <w:sz w:val="20"/>
                <w:szCs w:val="18"/>
              </w:rPr>
              <w:t>噴射高圧</w:t>
            </w:r>
            <w:r w:rsidRPr="00143A36">
              <w:rPr>
                <w:rStyle w:val="ui-provider"/>
                <w:rFonts w:hint="eastAsia"/>
                <w:sz w:val="20"/>
                <w:szCs w:val="18"/>
              </w:rPr>
              <w:t>ﾎﾟﾝﾌﾟ</w:t>
            </w:r>
            <w:r w:rsidRPr="00143A36">
              <w:rPr>
                <w:rStyle w:val="ui-provider"/>
                <w:sz w:val="20"/>
                <w:szCs w:val="18"/>
              </w:rPr>
              <w:t>目標燃圧</w:t>
            </w:r>
          </w:p>
        </w:tc>
        <w:tc>
          <w:tcPr>
            <w:tcW w:w="2717" w:type="dxa"/>
            <w:tcBorders>
              <w:top w:val="single" w:sz="4" w:space="0" w:color="auto"/>
              <w:left w:val="nil"/>
              <w:bottom w:val="single" w:sz="4" w:space="0" w:color="auto"/>
              <w:right w:val="single" w:sz="4" w:space="0" w:color="auto"/>
            </w:tcBorders>
            <w:shd w:val="clear" w:color="auto" w:fill="auto"/>
          </w:tcPr>
          <w:p w14:paraId="1AA5E530" w14:textId="55F38B79" w:rsidR="00F3609E" w:rsidRPr="001923C6" w:rsidRDefault="00F3609E" w:rsidP="00F3609E">
            <w:pPr>
              <w:rPr>
                <w:sz w:val="20"/>
              </w:rPr>
            </w:pPr>
            <w:r>
              <w:rPr>
                <w:rFonts w:hint="eastAsia"/>
                <w:sz w:val="20"/>
              </w:rPr>
              <w:t>【P</w:t>
            </w:r>
            <w:r>
              <w:rPr>
                <w:sz w:val="20"/>
              </w:rPr>
              <w:t>L</w:t>
            </w:r>
            <w:r>
              <w:rPr>
                <w:rFonts w:hint="eastAsia"/>
                <w:sz w:val="20"/>
              </w:rPr>
              <w:t>ﾏﾙﾁ噴射有】</w:t>
            </w:r>
          </w:p>
        </w:tc>
        <w:tc>
          <w:tcPr>
            <w:tcW w:w="1418" w:type="dxa"/>
            <w:tcBorders>
              <w:top w:val="single" w:sz="4" w:space="0" w:color="auto"/>
              <w:left w:val="nil"/>
              <w:bottom w:val="single" w:sz="4" w:space="0" w:color="auto"/>
              <w:right w:val="single" w:sz="4" w:space="0" w:color="auto"/>
            </w:tcBorders>
            <w:shd w:val="clear" w:color="auto" w:fill="auto"/>
          </w:tcPr>
          <w:p w14:paraId="6956171C" w14:textId="7B3A9398" w:rsidR="00F3609E" w:rsidRPr="001923C6" w:rsidRDefault="00F3609E" w:rsidP="00F3609E">
            <w:pPr>
              <w:rPr>
                <w:sz w:val="20"/>
              </w:rPr>
            </w:pPr>
            <w:r w:rsidRPr="00143A36">
              <w:rPr>
                <w:sz w:val="20"/>
              </w:rPr>
              <w:t>-</w:t>
            </w:r>
          </w:p>
        </w:tc>
      </w:tr>
      <w:tr w:rsidR="00F3609E" w:rsidRPr="001923C6" w14:paraId="28E7B279" w14:textId="1952317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E641AF2" w14:textId="5B1C8E0C" w:rsidR="00F3609E" w:rsidRPr="001923C6" w:rsidRDefault="00F3609E" w:rsidP="00F3609E">
            <w:pPr>
              <w:rPr>
                <w:sz w:val="20"/>
              </w:rPr>
            </w:pPr>
            <w:r w:rsidRPr="001923C6">
              <w:rPr>
                <w:sz w:val="20"/>
              </w:rPr>
              <w:t>eprhpb_eprhpb</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16ABE22" w14:textId="77777777" w:rsidR="00F3609E" w:rsidRPr="001923C6" w:rsidRDefault="00F3609E" w:rsidP="00F3609E">
            <w:pPr>
              <w:rPr>
                <w:rFonts w:cs="Arial Unicode MS"/>
                <w:sz w:val="20"/>
              </w:rPr>
            </w:pPr>
            <w:r w:rsidRPr="001923C6">
              <w:rPr>
                <w:rFonts w:cs="Arial Unicode MS" w:hint="eastAsia"/>
                <w:sz w:val="20"/>
              </w:rPr>
              <w:t>高圧ﾎﾟﾝﾌﾟ基本目標燃圧</w:t>
            </w:r>
          </w:p>
        </w:tc>
        <w:tc>
          <w:tcPr>
            <w:tcW w:w="2717" w:type="dxa"/>
            <w:tcBorders>
              <w:top w:val="single" w:sz="4" w:space="0" w:color="auto"/>
              <w:left w:val="nil"/>
              <w:bottom w:val="single" w:sz="4" w:space="0" w:color="auto"/>
              <w:right w:val="single" w:sz="4" w:space="0" w:color="auto"/>
            </w:tcBorders>
            <w:shd w:val="clear" w:color="auto" w:fill="auto"/>
          </w:tcPr>
          <w:p w14:paraId="570D00E2" w14:textId="77777777" w:rsidR="00F3609E" w:rsidRPr="001923C6" w:rsidRDefault="00F3609E" w:rsidP="00F3609E">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shd w:val="clear" w:color="auto" w:fill="auto"/>
          </w:tcPr>
          <w:p w14:paraId="0140F6F5" w14:textId="7A9627DD" w:rsidR="00F3609E" w:rsidRPr="001923C6" w:rsidRDefault="00F3609E" w:rsidP="00F3609E">
            <w:pPr>
              <w:rPr>
                <w:sz w:val="20"/>
              </w:rPr>
            </w:pPr>
            <w:r w:rsidRPr="001923C6">
              <w:rPr>
                <w:sz w:val="20"/>
              </w:rPr>
              <w:t>-</w:t>
            </w:r>
          </w:p>
        </w:tc>
      </w:tr>
      <w:tr w:rsidR="00F3609E" w:rsidRPr="001923C6" w14:paraId="6B460783" w14:textId="344EBC1E"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14:paraId="5BB693A9" w14:textId="77777777" w:rsidR="00F3609E" w:rsidRPr="001923C6" w:rsidRDefault="00F3609E" w:rsidP="00F3609E">
            <w:pPr>
              <w:rPr>
                <w:sz w:val="20"/>
              </w:rPr>
            </w:pPr>
            <w:r w:rsidRPr="001923C6">
              <w:rPr>
                <w:sz w:val="20"/>
              </w:rPr>
              <w:t>emqlp_eqlp</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64BB415" w14:textId="77777777" w:rsidR="00F3609E" w:rsidRPr="001923C6" w:rsidRDefault="00F3609E" w:rsidP="00F3609E">
            <w:pPr>
              <w:rPr>
                <w:sz w:val="20"/>
              </w:rPr>
            </w:pPr>
            <w:r w:rsidRPr="001923C6">
              <w:rPr>
                <w:rFonts w:hint="eastAsia"/>
                <w:sz w:val="20"/>
              </w:rPr>
              <w:t>低圧ﾎﾟﾝﾌﾟ目標吐出流量</w:t>
            </w:r>
          </w:p>
        </w:tc>
        <w:tc>
          <w:tcPr>
            <w:tcW w:w="2717" w:type="dxa"/>
            <w:tcBorders>
              <w:top w:val="single" w:sz="4" w:space="0" w:color="auto"/>
              <w:left w:val="nil"/>
              <w:bottom w:val="single" w:sz="4" w:space="0" w:color="auto"/>
              <w:right w:val="single" w:sz="4" w:space="0" w:color="auto"/>
            </w:tcBorders>
            <w:shd w:val="clear" w:color="auto" w:fill="auto"/>
          </w:tcPr>
          <w:p w14:paraId="21483C82" w14:textId="77777777" w:rsidR="00F3609E" w:rsidRPr="001923C6" w:rsidRDefault="00F3609E" w:rsidP="00F3609E">
            <w:pPr>
              <w:rPr>
                <w:sz w:val="20"/>
              </w:rPr>
            </w:pPr>
            <w:r w:rsidRPr="001923C6">
              <w:rPr>
                <w:rFonts w:hint="eastAsia"/>
                <w:sz w:val="20"/>
              </w:rPr>
              <w:t>【可変燃圧制御無】</w:t>
            </w:r>
          </w:p>
        </w:tc>
        <w:tc>
          <w:tcPr>
            <w:tcW w:w="1418" w:type="dxa"/>
            <w:tcBorders>
              <w:top w:val="single" w:sz="4" w:space="0" w:color="auto"/>
              <w:left w:val="nil"/>
              <w:bottom w:val="single" w:sz="4" w:space="0" w:color="auto"/>
              <w:right w:val="single" w:sz="4" w:space="0" w:color="auto"/>
            </w:tcBorders>
            <w:shd w:val="clear" w:color="auto" w:fill="auto"/>
          </w:tcPr>
          <w:p w14:paraId="4B939DB2" w14:textId="4CCDB247" w:rsidR="00F3609E" w:rsidRPr="001923C6" w:rsidRDefault="00F3609E" w:rsidP="00F3609E">
            <w:pPr>
              <w:rPr>
                <w:sz w:val="20"/>
              </w:rPr>
            </w:pPr>
            <w:r w:rsidRPr="001923C6">
              <w:rPr>
                <w:sz w:val="20"/>
              </w:rPr>
              <w:t>-</w:t>
            </w:r>
          </w:p>
        </w:tc>
      </w:tr>
      <w:tr w:rsidR="00F3609E" w:rsidRPr="001923C6" w14:paraId="488D8D96" w14:textId="79158FFD" w:rsidTr="00F11D5C">
        <w:tblPrEx>
          <w:tblCellMar>
            <w:left w:w="0" w:type="dxa"/>
            <w:right w:w="0" w:type="dxa"/>
          </w:tblCellMar>
        </w:tblPrEx>
        <w:trPr>
          <w:trHeight w:val="270"/>
        </w:trPr>
        <w:tc>
          <w:tcPr>
            <w:tcW w:w="2259"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tcPr>
          <w:p w14:paraId="789B26F2" w14:textId="77777777" w:rsidR="00F3609E" w:rsidRPr="001923C6" w:rsidRDefault="00F3609E" w:rsidP="00F3609E">
            <w:pPr>
              <w:rPr>
                <w:sz w:val="20"/>
              </w:rPr>
            </w:pPr>
            <w:r w:rsidRPr="001923C6">
              <w:rPr>
                <w:sz w:val="20"/>
              </w:rPr>
              <w:t>emprlp_eprlp</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3320394" w14:textId="77777777" w:rsidR="00F3609E" w:rsidRPr="001923C6" w:rsidRDefault="00F3609E" w:rsidP="00F3609E">
            <w:pPr>
              <w:rPr>
                <w:sz w:val="20"/>
              </w:rPr>
            </w:pPr>
            <w:r w:rsidRPr="001923C6">
              <w:rPr>
                <w:rFonts w:hint="eastAsia"/>
                <w:sz w:val="20"/>
              </w:rPr>
              <w:t>低圧ﾎﾟﾝﾌﾟ目標燃圧</w:t>
            </w:r>
          </w:p>
        </w:tc>
        <w:tc>
          <w:tcPr>
            <w:tcW w:w="2717" w:type="dxa"/>
            <w:tcBorders>
              <w:top w:val="single" w:sz="4" w:space="0" w:color="auto"/>
              <w:left w:val="nil"/>
              <w:bottom w:val="single" w:sz="4" w:space="0" w:color="auto"/>
              <w:right w:val="single" w:sz="4" w:space="0" w:color="auto"/>
            </w:tcBorders>
            <w:shd w:val="clear" w:color="auto" w:fill="auto"/>
          </w:tcPr>
          <w:p w14:paraId="60C033BC" w14:textId="77777777" w:rsidR="00F3609E" w:rsidRPr="001923C6" w:rsidRDefault="00F3609E" w:rsidP="00F3609E">
            <w:pPr>
              <w:rPr>
                <w:sz w:val="20"/>
              </w:rPr>
            </w:pPr>
            <w:r w:rsidRPr="001923C6">
              <w:rPr>
                <w:rFonts w:hint="eastAsia"/>
                <w:sz w:val="20"/>
              </w:rPr>
              <w:t>【可変燃圧制御有】</w:t>
            </w:r>
          </w:p>
        </w:tc>
        <w:tc>
          <w:tcPr>
            <w:tcW w:w="1418" w:type="dxa"/>
            <w:tcBorders>
              <w:top w:val="single" w:sz="4" w:space="0" w:color="auto"/>
              <w:left w:val="nil"/>
              <w:bottom w:val="single" w:sz="4" w:space="0" w:color="auto"/>
              <w:right w:val="single" w:sz="4" w:space="0" w:color="auto"/>
            </w:tcBorders>
            <w:shd w:val="clear" w:color="auto" w:fill="auto"/>
          </w:tcPr>
          <w:p w14:paraId="4B41C8A8" w14:textId="00BC43B8" w:rsidR="00F3609E" w:rsidRPr="001923C6" w:rsidRDefault="00F3609E" w:rsidP="00F3609E">
            <w:pPr>
              <w:rPr>
                <w:sz w:val="20"/>
              </w:rPr>
            </w:pPr>
            <w:r w:rsidRPr="001923C6">
              <w:rPr>
                <w:sz w:val="20"/>
              </w:rPr>
              <w:t>-</w:t>
            </w:r>
          </w:p>
        </w:tc>
      </w:tr>
      <w:tr w:rsidR="00F3609E" w:rsidRPr="001923C6" w14:paraId="7555895B" w14:textId="35BBB6A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97D889C" w14:textId="77777777" w:rsidR="00F3609E" w:rsidRPr="001923C6" w:rsidRDefault="00F3609E" w:rsidP="00F3609E">
            <w:pPr>
              <w:rPr>
                <w:sz w:val="20"/>
              </w:rPr>
            </w:pPr>
            <w:r w:rsidRPr="001923C6">
              <w:rPr>
                <w:sz w:val="20"/>
              </w:rPr>
              <w:t>eclrfld_ekqstmxp</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5FEEAFB2" w14:textId="77777777" w:rsidR="00F3609E" w:rsidRPr="001923C6" w:rsidRDefault="00F3609E" w:rsidP="00F3609E">
            <w:pPr>
              <w:rPr>
                <w:rFonts w:cs="Arial Unicode MS"/>
                <w:sz w:val="20"/>
              </w:rPr>
            </w:pPr>
            <w:r w:rsidRPr="001923C6">
              <w:rPr>
                <w:rFonts w:cs="Arial Unicode MS" w:hint="eastAsia"/>
                <w:sz w:val="20"/>
              </w:rPr>
              <w:t>ﾎﾟｰﾄ始動時噴射量制限係数</w:t>
            </w:r>
          </w:p>
        </w:tc>
        <w:tc>
          <w:tcPr>
            <w:tcW w:w="2717" w:type="dxa"/>
            <w:tcBorders>
              <w:top w:val="single" w:sz="4" w:space="0" w:color="auto"/>
              <w:left w:val="nil"/>
              <w:bottom w:val="single" w:sz="4" w:space="0" w:color="auto"/>
              <w:right w:val="single" w:sz="4" w:space="0" w:color="auto"/>
            </w:tcBorders>
            <w:shd w:val="clear" w:color="auto" w:fill="auto"/>
          </w:tcPr>
          <w:p w14:paraId="62D73693" w14:textId="77777777" w:rsidR="00F3609E" w:rsidRPr="001923C6" w:rsidRDefault="00F3609E" w:rsidP="00F3609E">
            <w:pPr>
              <w:rPr>
                <w:sz w:val="20"/>
              </w:rPr>
            </w:pPr>
            <w:r w:rsidRPr="001923C6">
              <w:rPr>
                <w:rFonts w:hint="eastAsia"/>
                <w:sz w:val="20"/>
              </w:rPr>
              <w:t>【</w:t>
            </w:r>
            <w:r w:rsidRPr="001923C6">
              <w:rPr>
                <w:sz w:val="20"/>
              </w:rPr>
              <w:t>D-4以外】</w:t>
            </w:r>
          </w:p>
        </w:tc>
        <w:tc>
          <w:tcPr>
            <w:tcW w:w="1418" w:type="dxa"/>
            <w:tcBorders>
              <w:top w:val="single" w:sz="4" w:space="0" w:color="auto"/>
              <w:left w:val="nil"/>
              <w:bottom w:val="single" w:sz="4" w:space="0" w:color="auto"/>
              <w:right w:val="single" w:sz="4" w:space="0" w:color="auto"/>
            </w:tcBorders>
            <w:shd w:val="clear" w:color="auto" w:fill="auto"/>
          </w:tcPr>
          <w:p w14:paraId="7D5B653B" w14:textId="0FDA14B5" w:rsidR="00F3609E" w:rsidRPr="001923C6" w:rsidRDefault="00F3609E" w:rsidP="00F3609E">
            <w:pPr>
              <w:rPr>
                <w:sz w:val="20"/>
              </w:rPr>
            </w:pPr>
            <w:r w:rsidRPr="001923C6">
              <w:rPr>
                <w:sz w:val="20"/>
              </w:rPr>
              <w:t>-</w:t>
            </w:r>
          </w:p>
        </w:tc>
      </w:tr>
      <w:tr w:rsidR="00F3609E" w:rsidRPr="001923C6" w14:paraId="152DFEE5" w14:textId="36478198"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D834DBC" w14:textId="77777777" w:rsidR="00F3609E" w:rsidRPr="001923C6" w:rsidRDefault="00F3609E" w:rsidP="00F3609E">
            <w:pPr>
              <w:rPr>
                <w:sz w:val="20"/>
              </w:rPr>
            </w:pPr>
            <w:r w:rsidRPr="001923C6">
              <w:rPr>
                <w:sz w:val="20"/>
              </w:rPr>
              <w:t>eclrfld_ekqstmxd</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14A11DE" w14:textId="77777777" w:rsidR="00F3609E" w:rsidRPr="001923C6" w:rsidRDefault="00F3609E" w:rsidP="00F3609E">
            <w:pPr>
              <w:rPr>
                <w:rFonts w:cs="Arial Unicode MS"/>
                <w:sz w:val="20"/>
              </w:rPr>
            </w:pPr>
            <w:r w:rsidRPr="001923C6">
              <w:rPr>
                <w:rFonts w:hint="eastAsia"/>
                <w:sz w:val="20"/>
              </w:rPr>
              <w:t>筒内始動時噴射量制限係数</w:t>
            </w:r>
          </w:p>
        </w:tc>
        <w:tc>
          <w:tcPr>
            <w:tcW w:w="2717" w:type="dxa"/>
            <w:tcBorders>
              <w:top w:val="single" w:sz="4" w:space="0" w:color="auto"/>
              <w:left w:val="nil"/>
              <w:bottom w:val="single" w:sz="4" w:space="0" w:color="auto"/>
              <w:right w:val="single" w:sz="4" w:space="0" w:color="auto"/>
            </w:tcBorders>
            <w:shd w:val="clear" w:color="auto" w:fill="auto"/>
          </w:tcPr>
          <w:p w14:paraId="719C5321" w14:textId="77777777" w:rsidR="00F3609E" w:rsidRPr="001923C6" w:rsidRDefault="00F3609E" w:rsidP="00F3609E">
            <w:pPr>
              <w:rPr>
                <w:sz w:val="20"/>
              </w:rPr>
            </w:pPr>
            <w:r w:rsidRPr="001923C6">
              <w:rPr>
                <w:sz w:val="20"/>
              </w:rPr>
              <w:t>【ﾃﾞｭｱﾙINJ】OR【D-4】</w:t>
            </w:r>
          </w:p>
        </w:tc>
        <w:tc>
          <w:tcPr>
            <w:tcW w:w="1418" w:type="dxa"/>
            <w:tcBorders>
              <w:top w:val="single" w:sz="4" w:space="0" w:color="auto"/>
              <w:left w:val="nil"/>
              <w:bottom w:val="single" w:sz="4" w:space="0" w:color="auto"/>
              <w:right w:val="single" w:sz="4" w:space="0" w:color="auto"/>
            </w:tcBorders>
            <w:shd w:val="clear" w:color="auto" w:fill="auto"/>
          </w:tcPr>
          <w:p w14:paraId="7043731E" w14:textId="0C89D37A" w:rsidR="00F3609E" w:rsidRPr="001923C6" w:rsidRDefault="00F3609E" w:rsidP="00F3609E">
            <w:pPr>
              <w:rPr>
                <w:sz w:val="20"/>
              </w:rPr>
            </w:pPr>
            <w:r w:rsidRPr="001923C6">
              <w:rPr>
                <w:sz w:val="20"/>
              </w:rPr>
              <w:t>-</w:t>
            </w:r>
          </w:p>
        </w:tc>
      </w:tr>
      <w:tr w:rsidR="00F3609E" w:rsidRPr="001923C6" w14:paraId="37324C2F" w14:textId="66A42A0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0984BDE" w14:textId="77777777" w:rsidR="00F3609E" w:rsidRPr="001923C6" w:rsidRDefault="00F3609E" w:rsidP="00F3609E">
            <w:pPr>
              <w:rPr>
                <w:sz w:val="20"/>
              </w:rPr>
            </w:pPr>
            <w:r w:rsidRPr="001923C6">
              <w:rPr>
                <w:sz w:val="20"/>
              </w:rPr>
              <w:t>e</w:t>
            </w:r>
            <w:r w:rsidRPr="001923C6">
              <w:rPr>
                <w:rFonts w:hint="eastAsia"/>
                <w:sz w:val="20"/>
              </w:rPr>
              <w:t>wupcat</w:t>
            </w:r>
            <w:r w:rsidRPr="001923C6">
              <w:rPr>
                <w:sz w:val="20"/>
              </w:rPr>
              <w:t>_ek</w:t>
            </w:r>
            <w:r w:rsidRPr="001923C6">
              <w:rPr>
                <w:rFonts w:hint="eastAsia"/>
                <w:sz w:val="20"/>
              </w:rPr>
              <w:t>1fptcat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DA351BA" w14:textId="77777777" w:rsidR="00F3609E" w:rsidRPr="001923C6" w:rsidRDefault="00F3609E" w:rsidP="00F3609E">
            <w:pPr>
              <w:rPr>
                <w:sz w:val="20"/>
              </w:rPr>
            </w:pPr>
            <w:r w:rsidRPr="001923C6">
              <w:rPr>
                <w:rFonts w:hint="eastAsia"/>
                <w:sz w:val="20"/>
              </w:rPr>
              <w:t>触媒暖機ﾎﾟｰﾄ噴射のみ要求時ﾎﾟｰﾄ</w:t>
            </w:r>
            <w:r w:rsidRPr="001923C6">
              <w:rPr>
                <w:sz w:val="20"/>
              </w:rPr>
              <w:t>1回目噴射量算出係数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4D830A63" w14:textId="5158F53A" w:rsidR="00F3609E" w:rsidRPr="001923C6" w:rsidRDefault="00F3609E" w:rsidP="00F3609E">
            <w:pPr>
              <w:rPr>
                <w:sz w:val="20"/>
              </w:rPr>
            </w:pPr>
            <w:bookmarkStart w:id="1818" w:name="OLE_LINK422"/>
            <w:r w:rsidRPr="001923C6">
              <w:rPr>
                <w:rFonts w:hint="eastAsia"/>
                <w:sz w:val="20"/>
              </w:rPr>
              <w:t>【</w:t>
            </w:r>
            <w:r w:rsidRPr="001923C6">
              <w:rPr>
                <w:sz w:val="20"/>
              </w:rPr>
              <w:t>ALL HV】</w:t>
            </w:r>
            <w:bookmarkEnd w:id="1818"/>
            <w:r w:rsidRPr="004470A8">
              <w:t>AND</w:t>
            </w:r>
            <w:r w:rsidRPr="004470A8">
              <w:rPr>
                <w:rFonts w:hint="eastAsia"/>
              </w:rPr>
              <w:t>【ﾎﾟｰﾄ】</w:t>
            </w:r>
          </w:p>
        </w:tc>
        <w:tc>
          <w:tcPr>
            <w:tcW w:w="1418" w:type="dxa"/>
            <w:tcBorders>
              <w:top w:val="single" w:sz="4" w:space="0" w:color="auto"/>
              <w:left w:val="nil"/>
              <w:bottom w:val="single" w:sz="4" w:space="0" w:color="auto"/>
              <w:right w:val="single" w:sz="4" w:space="0" w:color="auto"/>
            </w:tcBorders>
            <w:shd w:val="clear" w:color="auto" w:fill="auto"/>
          </w:tcPr>
          <w:p w14:paraId="42EC359D" w14:textId="6E03735F" w:rsidR="00F3609E" w:rsidRPr="001923C6" w:rsidRDefault="00F3609E" w:rsidP="00F3609E">
            <w:pPr>
              <w:rPr>
                <w:sz w:val="20"/>
              </w:rPr>
            </w:pPr>
            <w:r w:rsidRPr="001923C6">
              <w:rPr>
                <w:sz w:val="20"/>
              </w:rPr>
              <w:t>-</w:t>
            </w:r>
          </w:p>
        </w:tc>
      </w:tr>
      <w:tr w:rsidR="00F3609E" w:rsidRPr="001923C6" w14:paraId="3CD2A05B"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D6114DF" w14:textId="37C50352" w:rsidR="00F3609E" w:rsidRPr="001923C6" w:rsidRDefault="00F3609E" w:rsidP="00F3609E">
            <w:pPr>
              <w:rPr>
                <w:sz w:val="20"/>
              </w:rPr>
            </w:pPr>
            <w:r w:rsidRPr="001923C6">
              <w:rPr>
                <w:sz w:val="20"/>
              </w:rPr>
              <w:t>erdpn_ekpfit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06A8615" w14:textId="1635E080" w:rsidR="00F3609E" w:rsidRPr="001923C6" w:rsidRDefault="00F3609E" w:rsidP="00F3609E">
            <w:pPr>
              <w:rPr>
                <w:sz w:val="20"/>
              </w:rPr>
            </w:pPr>
            <w:r w:rsidRPr="001923C6">
              <w:rPr>
                <w:rFonts w:hint="eastAsia"/>
                <w:sz w:val="20"/>
              </w:rPr>
              <w:t>目標ﾎﾟｰﾄ噴射量算出係数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31A689A7" w14:textId="49007110" w:rsidR="00F3609E" w:rsidRPr="001923C6" w:rsidRDefault="00F3609E" w:rsidP="00F3609E">
            <w:pPr>
              <w:rPr>
                <w:sz w:val="20"/>
              </w:rPr>
            </w:pPr>
            <w:r w:rsidRPr="001923C6">
              <w:rPr>
                <w:rFonts w:hint="eastAsia"/>
                <w:sz w:val="20"/>
              </w:rPr>
              <w:t>【</w:t>
            </w:r>
            <w:r w:rsidRPr="001923C6">
              <w:rPr>
                <w:sz w:val="20"/>
              </w:rPr>
              <w:t>ALL HV】</w:t>
            </w:r>
            <w:r w:rsidRPr="001923C6">
              <w:rPr>
                <w:rFonts w:hint="eastAsia"/>
                <w:sz w:val="20"/>
              </w:rPr>
              <w:t>AND【ﾃﾞｭｱﾙINJ】</w:t>
            </w:r>
          </w:p>
        </w:tc>
        <w:tc>
          <w:tcPr>
            <w:tcW w:w="1418" w:type="dxa"/>
            <w:tcBorders>
              <w:top w:val="single" w:sz="4" w:space="0" w:color="auto"/>
              <w:left w:val="nil"/>
              <w:bottom w:val="single" w:sz="4" w:space="0" w:color="auto"/>
              <w:right w:val="single" w:sz="4" w:space="0" w:color="auto"/>
            </w:tcBorders>
            <w:shd w:val="clear" w:color="auto" w:fill="auto"/>
          </w:tcPr>
          <w:p w14:paraId="5CFBA415" w14:textId="7899CA5B" w:rsidR="00F3609E" w:rsidRPr="001923C6" w:rsidRDefault="00F3609E" w:rsidP="00F3609E">
            <w:pPr>
              <w:rPr>
                <w:sz w:val="20"/>
              </w:rPr>
            </w:pPr>
            <w:r w:rsidRPr="001923C6">
              <w:rPr>
                <w:rFonts w:hint="eastAsia"/>
                <w:sz w:val="20"/>
              </w:rPr>
              <w:t>-</w:t>
            </w:r>
          </w:p>
        </w:tc>
      </w:tr>
      <w:tr w:rsidR="00F3609E" w:rsidRPr="001923C6" w14:paraId="27E9FAE4"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125F199" w14:textId="5EBB0646" w:rsidR="00F3609E" w:rsidRPr="001923C6" w:rsidRDefault="00F3609E" w:rsidP="00F3609E">
            <w:pPr>
              <w:rPr>
                <w:sz w:val="20"/>
              </w:rPr>
            </w:pPr>
            <w:r w:rsidRPr="001923C6">
              <w:t>erdpn_ekpfitn[]</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7B23A58" w14:textId="62E27E8F" w:rsidR="00F3609E" w:rsidRPr="001923C6" w:rsidRDefault="00F3609E" w:rsidP="00F3609E">
            <w:pPr>
              <w:rPr>
                <w:sz w:val="20"/>
              </w:rPr>
            </w:pPr>
            <w:r w:rsidRPr="001923C6">
              <w:rPr>
                <w:rFonts w:hint="eastAsia"/>
                <w:sz w:val="20"/>
              </w:rPr>
              <w:t>目標ﾎﾟｰﾄ噴射量算出係数</w:t>
            </w:r>
            <w:r w:rsidRPr="001923C6">
              <w:rPr>
                <w:sz w:val="20"/>
              </w:rPr>
              <w:t>(ﾊﾞﾝｸ別)</w:t>
            </w:r>
          </w:p>
        </w:tc>
        <w:tc>
          <w:tcPr>
            <w:tcW w:w="2717" w:type="dxa"/>
            <w:tcBorders>
              <w:top w:val="single" w:sz="4" w:space="0" w:color="auto"/>
              <w:left w:val="nil"/>
              <w:bottom w:val="single" w:sz="4" w:space="0" w:color="auto"/>
              <w:right w:val="single" w:sz="4" w:space="0" w:color="auto"/>
            </w:tcBorders>
            <w:shd w:val="clear" w:color="auto" w:fill="auto"/>
          </w:tcPr>
          <w:p w14:paraId="0B7531EA" w14:textId="5461690B" w:rsidR="00F3609E" w:rsidRPr="001923C6" w:rsidRDefault="00F3609E" w:rsidP="00F3609E">
            <w:pPr>
              <w:rPr>
                <w:sz w:val="20"/>
              </w:rPr>
            </w:pPr>
            <w:r w:rsidRPr="001923C6">
              <w:rPr>
                <w:rFonts w:hint="eastAsia"/>
                <w:sz w:val="20"/>
              </w:rPr>
              <w:t>【</w:t>
            </w:r>
            <w:r w:rsidRPr="001923C6">
              <w:rPr>
                <w:sz w:val="20"/>
              </w:rPr>
              <w:t>ALL HV】</w:t>
            </w:r>
            <w:r w:rsidRPr="001923C6">
              <w:rPr>
                <w:rFonts w:hint="eastAsia"/>
                <w:sz w:val="20"/>
              </w:rPr>
              <w:t>AND【ﾃﾞｭｱﾙINJ】</w:t>
            </w:r>
          </w:p>
        </w:tc>
        <w:tc>
          <w:tcPr>
            <w:tcW w:w="1418" w:type="dxa"/>
            <w:tcBorders>
              <w:top w:val="single" w:sz="4" w:space="0" w:color="auto"/>
              <w:left w:val="nil"/>
              <w:bottom w:val="single" w:sz="4" w:space="0" w:color="auto"/>
              <w:right w:val="single" w:sz="4" w:space="0" w:color="auto"/>
            </w:tcBorders>
            <w:shd w:val="clear" w:color="auto" w:fill="auto"/>
          </w:tcPr>
          <w:p w14:paraId="2A089FDF" w14:textId="682011B8" w:rsidR="00F3609E" w:rsidRPr="001923C6" w:rsidRDefault="00F3609E" w:rsidP="00F3609E">
            <w:pPr>
              <w:rPr>
                <w:sz w:val="20"/>
              </w:rPr>
            </w:pPr>
            <w:r w:rsidRPr="001923C6">
              <w:rPr>
                <w:rFonts w:hint="eastAsia"/>
                <w:sz w:val="20"/>
              </w:rPr>
              <w:t>-</w:t>
            </w:r>
          </w:p>
        </w:tc>
      </w:tr>
      <w:tr w:rsidR="00F3609E" w:rsidRPr="001923C6" w14:paraId="1EC238C4"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E8FC544" w14:textId="275414EB" w:rsidR="00F3609E" w:rsidRPr="001923C6" w:rsidRDefault="00F3609E" w:rsidP="00F3609E">
            <w:r w:rsidRPr="001923C6">
              <w:t>estratist_ekpfit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C8F7C4D" w14:textId="0AF71290" w:rsidR="00F3609E" w:rsidRPr="001923C6" w:rsidRDefault="00F3609E" w:rsidP="00F3609E">
            <w:pPr>
              <w:rPr>
                <w:sz w:val="20"/>
              </w:rPr>
            </w:pPr>
            <w:r w:rsidRPr="001923C6">
              <w:rPr>
                <w:rFonts w:hint="eastAsia"/>
                <w:sz w:val="20"/>
              </w:rPr>
              <w:t>成層始動制御時目標ﾎﾟｰﾄ噴射量算出係数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77A04B18" w14:textId="12DEB23F" w:rsidR="00F3609E" w:rsidRPr="001923C6" w:rsidRDefault="00F3609E" w:rsidP="00F3609E">
            <w:pPr>
              <w:rPr>
                <w:sz w:val="20"/>
              </w:rPr>
            </w:pPr>
            <w:r w:rsidRPr="001923C6">
              <w:rPr>
                <w:rFonts w:hint="eastAsia"/>
                <w:sz w:val="20"/>
              </w:rPr>
              <w:t>【ﾃﾞｭｱﾙINJ】</w:t>
            </w:r>
            <w:r w:rsidRPr="001923C6">
              <w:rPr>
                <w:sz w:val="20"/>
              </w:rPr>
              <w:t>OR【D-4】</w:t>
            </w:r>
          </w:p>
        </w:tc>
        <w:tc>
          <w:tcPr>
            <w:tcW w:w="1418" w:type="dxa"/>
            <w:tcBorders>
              <w:top w:val="single" w:sz="4" w:space="0" w:color="auto"/>
              <w:left w:val="nil"/>
              <w:bottom w:val="single" w:sz="4" w:space="0" w:color="auto"/>
              <w:right w:val="single" w:sz="4" w:space="0" w:color="auto"/>
            </w:tcBorders>
            <w:shd w:val="clear" w:color="auto" w:fill="auto"/>
          </w:tcPr>
          <w:p w14:paraId="5B6DCF9A" w14:textId="106E7B05" w:rsidR="00F3609E" w:rsidRPr="001923C6" w:rsidRDefault="00F3609E" w:rsidP="00F3609E">
            <w:pPr>
              <w:rPr>
                <w:sz w:val="20"/>
              </w:rPr>
            </w:pPr>
            <w:r w:rsidRPr="001923C6">
              <w:rPr>
                <w:rFonts w:hint="eastAsia"/>
                <w:sz w:val="20"/>
              </w:rPr>
              <w:t>-</w:t>
            </w:r>
          </w:p>
        </w:tc>
      </w:tr>
      <w:tr w:rsidR="00F3609E" w:rsidRPr="001923C6" w14:paraId="2882A23D" w14:textId="77777777"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7A3BF36" w14:textId="2B47865F" w:rsidR="00F3609E" w:rsidRPr="001923C6" w:rsidRDefault="00F3609E" w:rsidP="00F3609E">
            <w:r w:rsidRPr="00852B2A">
              <w:t>e</w:t>
            </w:r>
            <w:r w:rsidRPr="00852B2A">
              <w:rPr>
                <w:rFonts w:hint="eastAsia"/>
              </w:rPr>
              <w:t>actarefuel</w:t>
            </w:r>
            <w:r w:rsidRPr="00852B2A">
              <w:t>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FEB635F" w14:textId="5621D26F" w:rsidR="00F3609E" w:rsidRPr="001923C6" w:rsidRDefault="00F3609E" w:rsidP="00F3609E">
            <w:pPr>
              <w:rPr>
                <w:sz w:val="20"/>
              </w:rPr>
            </w:pPr>
            <w:r w:rsidRPr="0092362E">
              <w:rPr>
                <w:rFonts w:hint="eastAsia"/>
                <w:sz w:val="20"/>
              </w:rPr>
              <w:t>給油後燃料入れ替えの為の目標噴き分け率</w:t>
            </w:r>
          </w:p>
        </w:tc>
        <w:tc>
          <w:tcPr>
            <w:tcW w:w="2717" w:type="dxa"/>
            <w:tcBorders>
              <w:top w:val="single" w:sz="4" w:space="0" w:color="auto"/>
              <w:left w:val="nil"/>
              <w:bottom w:val="single" w:sz="4" w:space="0" w:color="auto"/>
              <w:right w:val="single" w:sz="4" w:space="0" w:color="auto"/>
            </w:tcBorders>
            <w:shd w:val="clear" w:color="auto" w:fill="auto"/>
          </w:tcPr>
          <w:p w14:paraId="544FE470" w14:textId="6808BCA5" w:rsidR="00F3609E" w:rsidRPr="001923C6" w:rsidRDefault="00F3609E" w:rsidP="00F3609E">
            <w:pPr>
              <w:rPr>
                <w:sz w:val="20"/>
              </w:rPr>
            </w:pPr>
            <w:r w:rsidRPr="001923C6">
              <w:rPr>
                <w:rFonts w:hint="eastAsia"/>
                <w:sz w:val="20"/>
              </w:rPr>
              <w:t>【ﾃﾞｭｱﾙINJ】</w:t>
            </w:r>
            <w:r w:rsidRPr="001923C6">
              <w:rPr>
                <w:color w:val="000000"/>
                <w:sz w:val="20"/>
              </w:rPr>
              <w:t xml:space="preserve"> AND【FFV制御有】</w:t>
            </w:r>
          </w:p>
        </w:tc>
        <w:tc>
          <w:tcPr>
            <w:tcW w:w="1418" w:type="dxa"/>
            <w:tcBorders>
              <w:top w:val="single" w:sz="4" w:space="0" w:color="auto"/>
              <w:left w:val="nil"/>
              <w:bottom w:val="single" w:sz="4" w:space="0" w:color="auto"/>
              <w:right w:val="single" w:sz="4" w:space="0" w:color="auto"/>
            </w:tcBorders>
            <w:shd w:val="clear" w:color="auto" w:fill="auto"/>
          </w:tcPr>
          <w:p w14:paraId="17FB8DFB" w14:textId="058DDE5B" w:rsidR="00F3609E" w:rsidRPr="0092362E" w:rsidRDefault="00F3609E" w:rsidP="00F3609E">
            <w:pPr>
              <w:rPr>
                <w:sz w:val="20"/>
              </w:rPr>
            </w:pPr>
            <w:r>
              <w:rPr>
                <w:rFonts w:hint="eastAsia"/>
                <w:sz w:val="20"/>
              </w:rPr>
              <w:t>-</w:t>
            </w:r>
          </w:p>
        </w:tc>
      </w:tr>
      <w:tr w:rsidR="00F3609E" w:rsidRPr="001923C6" w14:paraId="6EF3E133" w14:textId="7AD1AC49"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FA18736" w14:textId="77777777" w:rsidR="00F3609E" w:rsidRPr="001923C6" w:rsidRDefault="00F3609E" w:rsidP="00F3609E">
            <w:pPr>
              <w:rPr>
                <w:sz w:val="20"/>
              </w:rPr>
            </w:pPr>
            <w:r w:rsidRPr="001923C6">
              <w:rPr>
                <w:sz w:val="20"/>
              </w:rPr>
              <w:t>erdpn_ek1fpt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2CCD7D2" w14:textId="77777777" w:rsidR="00F3609E" w:rsidRPr="001923C6" w:rsidRDefault="00F3609E" w:rsidP="00F3609E">
            <w:pPr>
              <w:rPr>
                <w:sz w:val="20"/>
              </w:rPr>
            </w:pPr>
            <w:r w:rsidRPr="001923C6">
              <w:rPr>
                <w:rFonts w:hint="eastAsia"/>
                <w:sz w:val="20"/>
              </w:rPr>
              <w:t>目標ﾎﾟｰﾄ</w:t>
            </w:r>
            <w:r w:rsidRPr="001923C6">
              <w:rPr>
                <w:sz w:val="20"/>
              </w:rPr>
              <w:t>1回目噴射量</w:t>
            </w:r>
            <w:r w:rsidRPr="001923C6">
              <w:rPr>
                <w:rFonts w:hint="eastAsia"/>
                <w:sz w:val="20"/>
              </w:rPr>
              <w:t>算出係数</w:t>
            </w:r>
          </w:p>
        </w:tc>
        <w:tc>
          <w:tcPr>
            <w:tcW w:w="2717" w:type="dxa"/>
            <w:tcBorders>
              <w:top w:val="single" w:sz="4" w:space="0" w:color="auto"/>
              <w:left w:val="nil"/>
              <w:bottom w:val="single" w:sz="4" w:space="0" w:color="auto"/>
              <w:right w:val="single" w:sz="4" w:space="0" w:color="auto"/>
            </w:tcBorders>
            <w:shd w:val="clear" w:color="auto" w:fill="auto"/>
          </w:tcPr>
          <w:p w14:paraId="5780456A" w14:textId="4B8B96DE" w:rsidR="00F3609E" w:rsidRPr="001923C6" w:rsidRDefault="00F3609E" w:rsidP="00F3609E">
            <w:pPr>
              <w:rPr>
                <w:sz w:val="20"/>
              </w:rPr>
            </w:pPr>
            <w:bookmarkStart w:id="1819" w:name="OLE_LINK420"/>
            <w:bookmarkStart w:id="1820" w:name="OLE_LINK421"/>
            <w:r w:rsidRPr="001923C6">
              <w:rPr>
                <w:rFonts w:hint="eastAsia"/>
                <w:sz w:val="20"/>
              </w:rPr>
              <w:t>【</w:t>
            </w:r>
            <w:r w:rsidRPr="001923C6">
              <w:rPr>
                <w:sz w:val="20"/>
              </w:rPr>
              <w:t>ALL HV】AND</w:t>
            </w:r>
            <w:r w:rsidRPr="001923C6">
              <w:rPr>
                <w:rFonts w:hint="eastAsia"/>
                <w:sz w:val="20"/>
              </w:rPr>
              <w:t>【ﾎﾟｰﾄ】</w:t>
            </w:r>
            <w:bookmarkEnd w:id="1819"/>
            <w:bookmarkEnd w:id="1820"/>
          </w:p>
        </w:tc>
        <w:tc>
          <w:tcPr>
            <w:tcW w:w="1418" w:type="dxa"/>
            <w:tcBorders>
              <w:top w:val="single" w:sz="4" w:space="0" w:color="auto"/>
              <w:left w:val="nil"/>
              <w:bottom w:val="single" w:sz="4" w:space="0" w:color="auto"/>
              <w:right w:val="single" w:sz="4" w:space="0" w:color="auto"/>
            </w:tcBorders>
            <w:shd w:val="clear" w:color="auto" w:fill="auto"/>
          </w:tcPr>
          <w:p w14:paraId="58CB6E12" w14:textId="0677EA15" w:rsidR="00F3609E" w:rsidRPr="001923C6" w:rsidRDefault="00F3609E" w:rsidP="00F3609E">
            <w:pPr>
              <w:rPr>
                <w:sz w:val="20"/>
              </w:rPr>
            </w:pPr>
            <w:r w:rsidRPr="001923C6">
              <w:rPr>
                <w:sz w:val="20"/>
              </w:rPr>
              <w:t>-</w:t>
            </w:r>
          </w:p>
        </w:tc>
      </w:tr>
      <w:tr w:rsidR="00F3609E" w:rsidRPr="001923C6" w14:paraId="47631E08" w14:textId="0F4A84A1"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D135EBC" w14:textId="77777777" w:rsidR="00F3609E" w:rsidRPr="001923C6" w:rsidRDefault="00F3609E" w:rsidP="00F3609E">
            <w:pPr>
              <w:rPr>
                <w:sz w:val="20"/>
              </w:rPr>
            </w:pPr>
            <w:bookmarkStart w:id="1821" w:name="OLE_LINK418"/>
            <w:bookmarkStart w:id="1822" w:name="OLE_LINK419"/>
            <w:r w:rsidRPr="001923C6">
              <w:rPr>
                <w:sz w:val="20"/>
              </w:rPr>
              <w:t>e</w:t>
            </w:r>
            <w:r w:rsidRPr="001923C6">
              <w:rPr>
                <w:rFonts w:hint="eastAsia"/>
                <w:sz w:val="20"/>
              </w:rPr>
              <w:t>wupcat</w:t>
            </w:r>
            <w:r w:rsidRPr="001923C6">
              <w:rPr>
                <w:sz w:val="20"/>
              </w:rPr>
              <w:t>_ekpfit</w:t>
            </w:r>
            <w:r w:rsidRPr="001923C6">
              <w:rPr>
                <w:rFonts w:hint="eastAsia"/>
                <w:sz w:val="20"/>
              </w:rPr>
              <w:t>cat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B2619DB" w14:textId="77777777" w:rsidR="00F3609E" w:rsidRPr="001923C6" w:rsidRDefault="00F3609E" w:rsidP="00F3609E">
            <w:pPr>
              <w:rPr>
                <w:sz w:val="20"/>
              </w:rPr>
            </w:pPr>
            <w:r w:rsidRPr="001923C6">
              <w:rPr>
                <w:rFonts w:hint="eastAsia"/>
                <w:sz w:val="20"/>
              </w:rPr>
              <w:t>触媒暖機時目標ﾎﾟｰﾄ噴射量算出係数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4FBAABF1" w14:textId="54B0B88F" w:rsidR="00F3609E" w:rsidRPr="001923C6" w:rsidRDefault="00F3609E" w:rsidP="00F3609E">
            <w:pPr>
              <w:rPr>
                <w:noProof/>
                <w:sz w:val="20"/>
              </w:rPr>
            </w:pPr>
            <w:r w:rsidRPr="001923C6">
              <w:rPr>
                <w:rFonts w:hint="eastAsia"/>
                <w:sz w:val="20"/>
              </w:rPr>
              <w:t>【</w:t>
            </w:r>
            <w:r w:rsidRPr="001923C6">
              <w:rPr>
                <w:sz w:val="20"/>
              </w:rPr>
              <w:t>ALL</w:t>
            </w:r>
            <w:r w:rsidRPr="001923C6">
              <w:rPr>
                <w:rFonts w:hint="eastAsia"/>
                <w:sz w:val="20"/>
              </w:rPr>
              <w:t xml:space="preserve"> HV】</w:t>
            </w:r>
          </w:p>
        </w:tc>
        <w:tc>
          <w:tcPr>
            <w:tcW w:w="1418" w:type="dxa"/>
            <w:tcBorders>
              <w:top w:val="single" w:sz="4" w:space="0" w:color="auto"/>
              <w:left w:val="nil"/>
              <w:bottom w:val="single" w:sz="4" w:space="0" w:color="auto"/>
              <w:right w:val="single" w:sz="4" w:space="0" w:color="auto"/>
            </w:tcBorders>
            <w:shd w:val="clear" w:color="auto" w:fill="auto"/>
          </w:tcPr>
          <w:p w14:paraId="38CED108" w14:textId="67267906" w:rsidR="00F3609E" w:rsidRPr="001923C6" w:rsidRDefault="00F3609E" w:rsidP="00F3609E">
            <w:pPr>
              <w:rPr>
                <w:sz w:val="20"/>
              </w:rPr>
            </w:pPr>
            <w:r w:rsidRPr="001923C6">
              <w:rPr>
                <w:sz w:val="20"/>
              </w:rPr>
              <w:t>-</w:t>
            </w:r>
          </w:p>
        </w:tc>
      </w:tr>
      <w:bookmarkEnd w:id="1821"/>
      <w:bookmarkEnd w:id="1822"/>
      <w:tr w:rsidR="00F3609E" w:rsidRPr="001923C6" w14:paraId="48D1A1FA" w14:textId="7135F0C0"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083FECF" w14:textId="77777777" w:rsidR="00F3609E" w:rsidRPr="001923C6" w:rsidRDefault="00F3609E" w:rsidP="00F3609E">
            <w:pPr>
              <w:rPr>
                <w:sz w:val="20"/>
              </w:rPr>
            </w:pPr>
            <w:r w:rsidRPr="001923C6">
              <w:rPr>
                <w:sz w:val="20"/>
              </w:rPr>
              <w:t>eprvdil_ekpfit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2D3263D" w14:textId="77777777" w:rsidR="00F3609E" w:rsidRPr="001923C6" w:rsidRDefault="00F3609E" w:rsidP="00F3609E">
            <w:pPr>
              <w:rPr>
                <w:sz w:val="20"/>
              </w:rPr>
            </w:pPr>
            <w:r w:rsidRPr="001923C6">
              <w:rPr>
                <w:rFonts w:hint="eastAsia"/>
                <w:sz w:val="20"/>
              </w:rPr>
              <w:t>目標ﾎﾟｰﾄ噴射量算出係数</w:t>
            </w:r>
          </w:p>
        </w:tc>
        <w:tc>
          <w:tcPr>
            <w:tcW w:w="2717" w:type="dxa"/>
            <w:tcBorders>
              <w:top w:val="single" w:sz="4" w:space="0" w:color="auto"/>
              <w:left w:val="nil"/>
              <w:bottom w:val="single" w:sz="4" w:space="0" w:color="auto"/>
              <w:right w:val="single" w:sz="4" w:space="0" w:color="auto"/>
            </w:tcBorders>
            <w:shd w:val="clear" w:color="auto" w:fill="auto"/>
          </w:tcPr>
          <w:p w14:paraId="196EC03D" w14:textId="77777777" w:rsidR="00F3609E" w:rsidRPr="001923C6" w:rsidRDefault="00F3609E" w:rsidP="00F3609E">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3D61F594" w14:textId="1AB7079D" w:rsidR="00F3609E" w:rsidRPr="001923C6" w:rsidRDefault="00F3609E" w:rsidP="00F3609E">
            <w:pPr>
              <w:rPr>
                <w:sz w:val="20"/>
              </w:rPr>
            </w:pPr>
            <w:r w:rsidRPr="001923C6">
              <w:rPr>
                <w:sz w:val="20"/>
              </w:rPr>
              <w:t>-</w:t>
            </w:r>
          </w:p>
        </w:tc>
      </w:tr>
      <w:tr w:rsidR="00F3609E" w:rsidRPr="001923C6" w14:paraId="76B62C6A"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5A7AFF5" w14:textId="57F8C1C5" w:rsidR="00F3609E" w:rsidRPr="001923C6" w:rsidRDefault="00F3609E" w:rsidP="00F3609E">
            <w:pPr>
              <w:rPr>
                <w:sz w:val="20"/>
              </w:rPr>
            </w:pPr>
            <w:r w:rsidRPr="00AD28CC">
              <w:t>ebinjplctr_ekpfit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D160679" w14:textId="4EC6CA72" w:rsidR="00F3609E" w:rsidRPr="00072445" w:rsidRDefault="00F3609E" w:rsidP="00F3609E">
            <w:pPr>
              <w:rPr>
                <w:sz w:val="20"/>
              </w:rPr>
            </w:pPr>
            <w:r w:rsidRPr="00072445">
              <w:rPr>
                <w:rFonts w:hint="eastAsia"/>
                <w:sz w:val="20"/>
              </w:rPr>
              <w:t>目標ﾎﾟｰﾄ噴射量算出係数</w:t>
            </w:r>
            <w:r w:rsidRPr="00072445">
              <w:rPr>
                <w:sz w:val="20"/>
              </w:rPr>
              <w:t>(</w:t>
            </w:r>
            <w:r w:rsidRPr="00072445">
              <w:rPr>
                <w:rFonts w:hint="eastAsia"/>
                <w:sz w:val="20"/>
              </w:rPr>
              <w:t>ﾊﾞﾝｸ</w:t>
            </w:r>
            <w:r w:rsidRPr="00072445">
              <w:rPr>
                <w:sz w:val="20"/>
              </w:rPr>
              <w:t>間平均)</w:t>
            </w:r>
          </w:p>
        </w:tc>
        <w:tc>
          <w:tcPr>
            <w:tcW w:w="2717" w:type="dxa"/>
            <w:tcBorders>
              <w:top w:val="single" w:sz="4" w:space="0" w:color="auto"/>
              <w:left w:val="nil"/>
              <w:bottom w:val="single" w:sz="4" w:space="0" w:color="auto"/>
              <w:right w:val="single" w:sz="4" w:space="0" w:color="auto"/>
            </w:tcBorders>
            <w:shd w:val="clear" w:color="auto" w:fill="auto"/>
          </w:tcPr>
          <w:p w14:paraId="410319D6" w14:textId="49868624" w:rsidR="00F3609E" w:rsidRPr="00072445" w:rsidRDefault="00F3609E" w:rsidP="00F3609E">
            <w:pPr>
              <w:rPr>
                <w:sz w:val="20"/>
              </w:rPr>
            </w:pPr>
            <w:r w:rsidRPr="00852B2A">
              <w:rPr>
                <w:rFonts w:hint="eastAsia"/>
                <w:sz w:val="20"/>
              </w:rPr>
              <w:t>【PLﾏﾙﾁ噴射有】AND</w:t>
            </w:r>
            <w:r w:rsidRPr="00072445">
              <w:rPr>
                <w:sz w:val="20"/>
              </w:rPr>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2F030454" w14:textId="41E40E9A" w:rsidR="00F3609E" w:rsidRPr="00072445" w:rsidRDefault="00F3609E" w:rsidP="00F3609E">
            <w:pPr>
              <w:rPr>
                <w:sz w:val="20"/>
              </w:rPr>
            </w:pPr>
            <w:r w:rsidRPr="00072445">
              <w:rPr>
                <w:rFonts w:hint="eastAsia"/>
                <w:sz w:val="20"/>
              </w:rPr>
              <w:t>-</w:t>
            </w:r>
          </w:p>
        </w:tc>
      </w:tr>
      <w:tr w:rsidR="00F3609E" w:rsidRPr="001923C6" w14:paraId="19F7C5DC"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03806DE" w14:textId="3D8E1B30" w:rsidR="00F3609E" w:rsidRPr="004B1EDB" w:rsidRDefault="00F3609E" w:rsidP="00F3609E">
            <w:pPr>
              <w:rPr>
                <w:shd w:val="clear" w:color="auto" w:fill="00FF00"/>
              </w:rPr>
            </w:pPr>
            <w:r w:rsidRPr="00AD28CC">
              <w:t>ebinjplctr_ekpfit</w:t>
            </w:r>
            <w:r w:rsidRPr="00AD28CC">
              <w:rPr>
                <w:rFonts w:hint="eastAsia"/>
              </w:rPr>
              <w:t>n</w:t>
            </w:r>
            <w:r w:rsidRPr="00AD28CC">
              <w: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306C6870" w14:textId="409F4AC4" w:rsidR="00F3609E" w:rsidRPr="00072445" w:rsidRDefault="00F3609E" w:rsidP="00F3609E">
            <w:pPr>
              <w:rPr>
                <w:sz w:val="20"/>
              </w:rPr>
            </w:pPr>
            <w:r w:rsidRPr="00072445">
              <w:rPr>
                <w:rFonts w:hint="eastAsia"/>
                <w:sz w:val="20"/>
              </w:rPr>
              <w:t>目標ﾎﾟｰﾄ噴射量算出係数</w:t>
            </w:r>
            <w:r w:rsidRPr="00072445">
              <w:rPr>
                <w:sz w:val="20"/>
              </w:rPr>
              <w:t>(</w:t>
            </w:r>
            <w:r w:rsidRPr="00072445">
              <w:rPr>
                <w:rFonts w:hint="eastAsia"/>
                <w:sz w:val="20"/>
              </w:rPr>
              <w:t>ﾊﾞﾝｸ</w:t>
            </w:r>
            <w:r w:rsidRPr="00072445">
              <w:rPr>
                <w:sz w:val="20"/>
              </w:rPr>
              <w:t>別)</w:t>
            </w:r>
          </w:p>
        </w:tc>
        <w:tc>
          <w:tcPr>
            <w:tcW w:w="2717" w:type="dxa"/>
            <w:tcBorders>
              <w:top w:val="single" w:sz="4" w:space="0" w:color="auto"/>
              <w:left w:val="nil"/>
              <w:bottom w:val="single" w:sz="4" w:space="0" w:color="auto"/>
              <w:right w:val="single" w:sz="4" w:space="0" w:color="auto"/>
            </w:tcBorders>
            <w:shd w:val="clear" w:color="auto" w:fill="auto"/>
          </w:tcPr>
          <w:p w14:paraId="49EF58D8" w14:textId="2A2F0FC3" w:rsidR="00F3609E" w:rsidRPr="00072445" w:rsidRDefault="00F3609E" w:rsidP="00F3609E">
            <w:pPr>
              <w:rPr>
                <w:sz w:val="20"/>
              </w:rPr>
            </w:pPr>
            <w:r w:rsidRPr="00852B2A">
              <w:rPr>
                <w:rFonts w:hint="eastAsia"/>
                <w:sz w:val="20"/>
              </w:rPr>
              <w:t>【PLﾏﾙﾁ噴射有】AND</w:t>
            </w:r>
            <w:r w:rsidRPr="00072445">
              <w:rPr>
                <w:sz w:val="20"/>
              </w:rPr>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7E302D3B" w14:textId="0FA64DF8" w:rsidR="00F3609E" w:rsidRPr="00072445" w:rsidRDefault="00F3609E" w:rsidP="00F3609E">
            <w:pPr>
              <w:rPr>
                <w:sz w:val="20"/>
              </w:rPr>
            </w:pPr>
            <w:r w:rsidRPr="00072445">
              <w:rPr>
                <w:rFonts w:hint="eastAsia"/>
                <w:sz w:val="20"/>
              </w:rPr>
              <w:t>-</w:t>
            </w:r>
          </w:p>
        </w:tc>
      </w:tr>
      <w:tr w:rsidR="00542AF1" w:rsidRPr="001923C6" w14:paraId="70B17660" w14:textId="77777777" w:rsidTr="001103C8">
        <w:tblPrEx>
          <w:tblCellMar>
            <w:left w:w="0" w:type="dxa"/>
            <w:right w:w="0" w:type="dxa"/>
          </w:tblCellMar>
        </w:tblPrEx>
        <w:trPr>
          <w:trHeight w:val="270"/>
          <w:ins w:id="1823" w:author="16a" w:date="2025-10-09T18:03:00Z"/>
        </w:trPr>
        <w:tc>
          <w:tcPr>
            <w:tcW w:w="2259" w:type="dxa"/>
            <w:gridSpan w:val="2"/>
            <w:tcBorders>
              <w:top w:val="single" w:sz="4" w:space="0" w:color="auto"/>
              <w:left w:val="single" w:sz="8" w:space="0" w:color="auto"/>
              <w:bottom w:val="single" w:sz="4" w:space="0" w:color="auto"/>
              <w:right w:val="single" w:sz="4" w:space="0" w:color="auto"/>
            </w:tcBorders>
            <w:shd w:val="clear" w:color="auto" w:fill="00FF00"/>
            <w:noWrap/>
            <w:tcMar>
              <w:top w:w="15" w:type="dxa"/>
              <w:left w:w="15" w:type="dxa"/>
              <w:bottom w:w="0" w:type="dxa"/>
              <w:right w:w="15" w:type="dxa"/>
            </w:tcMar>
          </w:tcPr>
          <w:p w14:paraId="607FC1B5" w14:textId="10157F3C" w:rsidR="00542AF1" w:rsidRPr="00AD28CC" w:rsidRDefault="00542AF1" w:rsidP="00F3609E">
            <w:pPr>
              <w:rPr>
                <w:ins w:id="1824" w:author="16a" w:date="2025-10-09T18:03:00Z"/>
              </w:rPr>
            </w:pPr>
            <w:ins w:id="1825" w:author="16a" w:date="2025-10-09T18:03:00Z">
              <w:r w:rsidRPr="00542AF1">
                <w:t>egoro_ekpfit</w:t>
              </w:r>
            </w:ins>
          </w:p>
        </w:tc>
        <w:tc>
          <w:tcPr>
            <w:tcW w:w="3671" w:type="dxa"/>
            <w:gridSpan w:val="2"/>
            <w:tcBorders>
              <w:top w:val="single" w:sz="4" w:space="0" w:color="auto"/>
              <w:left w:val="nil"/>
              <w:bottom w:val="single" w:sz="4" w:space="0" w:color="auto"/>
              <w:right w:val="single" w:sz="4" w:space="0" w:color="auto"/>
            </w:tcBorders>
            <w:shd w:val="clear" w:color="auto" w:fill="00FF00"/>
            <w:noWrap/>
            <w:tcMar>
              <w:top w:w="15" w:type="dxa"/>
              <w:left w:w="15" w:type="dxa"/>
              <w:bottom w:w="0" w:type="dxa"/>
              <w:right w:w="15" w:type="dxa"/>
            </w:tcMar>
          </w:tcPr>
          <w:p w14:paraId="203731DE" w14:textId="028BBE70" w:rsidR="00542AF1" w:rsidRPr="00072445" w:rsidRDefault="00542AF1" w:rsidP="00F3609E">
            <w:pPr>
              <w:rPr>
                <w:ins w:id="1826" w:author="16a" w:date="2025-10-09T18:03:00Z"/>
                <w:sz w:val="20"/>
              </w:rPr>
            </w:pPr>
            <w:ins w:id="1827" w:author="16a" w:date="2025-10-09T18:06:00Z">
              <w:r w:rsidRPr="00542AF1">
                <w:rPr>
                  <w:rFonts w:hint="eastAsia"/>
                  <w:sz w:val="20"/>
                </w:rPr>
                <w:t>ｺﾞﾛｺﾞﾛ音対策要求目標ﾎﾟｰﾄ噴射算出係数</w:t>
              </w:r>
            </w:ins>
          </w:p>
        </w:tc>
        <w:tc>
          <w:tcPr>
            <w:tcW w:w="2717" w:type="dxa"/>
            <w:tcBorders>
              <w:top w:val="single" w:sz="4" w:space="0" w:color="auto"/>
              <w:left w:val="nil"/>
              <w:bottom w:val="single" w:sz="4" w:space="0" w:color="auto"/>
              <w:right w:val="single" w:sz="4" w:space="0" w:color="auto"/>
            </w:tcBorders>
            <w:shd w:val="clear" w:color="auto" w:fill="00FF00"/>
          </w:tcPr>
          <w:p w14:paraId="0080E7D2" w14:textId="4DA8E2F1" w:rsidR="00542AF1" w:rsidRPr="00852B2A" w:rsidRDefault="00542AF1" w:rsidP="00F3609E">
            <w:pPr>
              <w:rPr>
                <w:ins w:id="1828" w:author="16a" w:date="2025-10-09T18:03:00Z"/>
                <w:sz w:val="20"/>
              </w:rPr>
            </w:pPr>
            <w:ins w:id="1829" w:author="16a" w:date="2025-10-09T18:05:00Z">
              <w:r w:rsidRPr="00542AF1">
                <w:rPr>
                  <w:rFonts w:hint="eastAsia"/>
                  <w:sz w:val="20"/>
                </w:rPr>
                <w:t>【ﾃﾞｭｱﾙ</w:t>
              </w:r>
              <w:r w:rsidRPr="00542AF1">
                <w:rPr>
                  <w:sz w:val="20"/>
                </w:rPr>
                <w:t>INJ</w:t>
              </w:r>
              <w:r w:rsidRPr="00542AF1">
                <w:rPr>
                  <w:rFonts w:hint="eastAsia"/>
                  <w:sz w:val="20"/>
                </w:rPr>
                <w:t>】</w:t>
              </w:r>
              <w:r w:rsidRPr="00542AF1">
                <w:rPr>
                  <w:sz w:val="20"/>
                </w:rPr>
                <w:t>AND</w:t>
              </w:r>
              <w:r w:rsidRPr="00542AF1">
                <w:rPr>
                  <w:rFonts w:hint="eastAsia"/>
                  <w:sz w:val="20"/>
                </w:rPr>
                <w:t>【</w:t>
              </w:r>
              <w:r w:rsidRPr="00542AF1">
                <w:rPr>
                  <w:sz w:val="20"/>
                </w:rPr>
                <w:t>6</w:t>
              </w:r>
              <w:r w:rsidRPr="00542AF1">
                <w:rPr>
                  <w:rFonts w:hint="eastAsia"/>
                  <w:sz w:val="20"/>
                </w:rPr>
                <w:t>気筒】</w:t>
              </w:r>
              <w:r w:rsidRPr="00542AF1">
                <w:rPr>
                  <w:sz w:val="20"/>
                </w:rPr>
                <w:t>AND</w:t>
              </w:r>
              <w:r w:rsidRPr="00542AF1">
                <w:rPr>
                  <w:rFonts w:hint="eastAsia"/>
                  <w:sz w:val="20"/>
                </w:rPr>
                <w:t>【ﾂｲﾝｾﾝｻ】</w:t>
              </w:r>
            </w:ins>
          </w:p>
        </w:tc>
        <w:tc>
          <w:tcPr>
            <w:tcW w:w="1418" w:type="dxa"/>
            <w:tcBorders>
              <w:top w:val="single" w:sz="4" w:space="0" w:color="auto"/>
              <w:left w:val="nil"/>
              <w:bottom w:val="single" w:sz="4" w:space="0" w:color="auto"/>
              <w:right w:val="single" w:sz="4" w:space="0" w:color="auto"/>
            </w:tcBorders>
            <w:shd w:val="clear" w:color="auto" w:fill="00FF00"/>
          </w:tcPr>
          <w:p w14:paraId="6C4A126B" w14:textId="264D46AA" w:rsidR="00542AF1" w:rsidRPr="00072445" w:rsidRDefault="00542AF1" w:rsidP="00F3609E">
            <w:pPr>
              <w:rPr>
                <w:ins w:id="1830" w:author="16a" w:date="2025-10-09T18:03:00Z"/>
                <w:sz w:val="20"/>
              </w:rPr>
            </w:pPr>
            <w:ins w:id="1831" w:author="16a" w:date="2025-10-09T18:03:00Z">
              <w:r>
                <w:rPr>
                  <w:rFonts w:hint="eastAsia"/>
                  <w:sz w:val="20"/>
                </w:rPr>
                <w:t>-</w:t>
              </w:r>
            </w:ins>
          </w:p>
        </w:tc>
      </w:tr>
      <w:tr w:rsidR="00F3609E" w:rsidRPr="001923C6" w14:paraId="0807C8B3" w14:textId="7217041B"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D3FC80B" w14:textId="77777777" w:rsidR="00F3609E" w:rsidRPr="001923C6" w:rsidRDefault="00F3609E" w:rsidP="00F3609E">
            <w:pPr>
              <w:rPr>
                <w:sz w:val="20"/>
              </w:rPr>
            </w:pPr>
            <w:r w:rsidRPr="001923C6">
              <w:rPr>
                <w:sz w:val="20"/>
              </w:rPr>
              <w:t>edeflair_edeflair</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2EA07C5" w14:textId="77777777" w:rsidR="00F3609E" w:rsidRPr="001923C6" w:rsidRDefault="00F3609E" w:rsidP="00F3609E">
            <w:pPr>
              <w:rPr>
                <w:sz w:val="20"/>
              </w:rPr>
            </w:pPr>
            <w:r w:rsidRPr="001923C6">
              <w:rPr>
                <w:rFonts w:hint="eastAsia"/>
                <w:sz w:val="20"/>
              </w:rPr>
              <w:t>工場ｴｱ抜き制御の要求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6738C5C3" w14:textId="77777777" w:rsidR="00F3609E" w:rsidRPr="001923C6" w:rsidRDefault="00F3609E" w:rsidP="00F3609E">
            <w:pPr>
              <w:rPr>
                <w:sz w:val="20"/>
              </w:rPr>
            </w:pPr>
            <w:r w:rsidRPr="001923C6">
              <w:rPr>
                <w:sz w:val="20"/>
              </w:rPr>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78057BBD" w14:textId="5301E6D9" w:rsidR="00F3609E" w:rsidRPr="001923C6" w:rsidRDefault="00F3609E" w:rsidP="00F3609E">
            <w:pPr>
              <w:rPr>
                <w:sz w:val="20"/>
              </w:rPr>
            </w:pPr>
            <w:r w:rsidRPr="001923C6">
              <w:rPr>
                <w:sz w:val="20"/>
              </w:rPr>
              <w:t>-</w:t>
            </w:r>
          </w:p>
        </w:tc>
      </w:tr>
      <w:tr w:rsidR="00F3609E" w:rsidRPr="001923C6" w14:paraId="1D0FB84A" w14:textId="0568EC49"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DAB3300" w14:textId="77777777" w:rsidR="00F3609E" w:rsidRPr="001923C6" w:rsidRDefault="00F3609E" w:rsidP="00F3609E">
            <w:pPr>
              <w:rPr>
                <w:sz w:val="20"/>
              </w:rPr>
            </w:pPr>
            <w:r w:rsidRPr="001923C6">
              <w:rPr>
                <w:sz w:val="20"/>
              </w:rPr>
              <w:t>eegstpvs_eegstpvs</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BD054C7" w14:textId="77777777" w:rsidR="00F3609E" w:rsidRPr="001923C6" w:rsidRDefault="00F3609E" w:rsidP="00F3609E">
            <w:pPr>
              <w:rPr>
                <w:sz w:val="20"/>
              </w:rPr>
            </w:pPr>
            <w:r w:rsidRPr="001923C6">
              <w:rPr>
                <w:rFonts w:hint="eastAsia"/>
                <w:sz w:val="20"/>
              </w:rPr>
              <w:t>噴射停止の要求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22511E9A" w14:textId="77777777" w:rsidR="00F3609E" w:rsidRPr="001923C6" w:rsidRDefault="00F3609E" w:rsidP="00F3609E">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shd w:val="clear" w:color="auto" w:fill="auto"/>
          </w:tcPr>
          <w:p w14:paraId="253D7248" w14:textId="729078D8" w:rsidR="00F3609E" w:rsidRPr="001923C6" w:rsidRDefault="00F3609E" w:rsidP="00F3609E">
            <w:pPr>
              <w:rPr>
                <w:sz w:val="20"/>
              </w:rPr>
            </w:pPr>
            <w:r w:rsidRPr="001923C6">
              <w:rPr>
                <w:sz w:val="20"/>
              </w:rPr>
              <w:t>-</w:t>
            </w:r>
          </w:p>
        </w:tc>
      </w:tr>
      <w:tr w:rsidR="00F3609E" w:rsidRPr="001923C6" w14:paraId="6D87141D" w14:textId="4155EBC1"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F1DA727" w14:textId="77777777" w:rsidR="00F3609E" w:rsidRPr="001923C6" w:rsidRDefault="00F3609E" w:rsidP="00F3609E">
            <w:pPr>
              <w:rPr>
                <w:sz w:val="20"/>
              </w:rPr>
            </w:pPr>
            <w:r w:rsidRPr="001923C6">
              <w:rPr>
                <w:sz w:val="20"/>
              </w:rPr>
              <w:t>estphv_estphv</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FA26CD1" w14:textId="77777777" w:rsidR="00F3609E" w:rsidRPr="001923C6" w:rsidRDefault="00F3609E" w:rsidP="00F3609E">
            <w:pPr>
              <w:rPr>
                <w:sz w:val="20"/>
              </w:rPr>
            </w:pPr>
            <w:r w:rsidRPr="001923C6">
              <w:rPr>
                <w:sz w:val="20"/>
              </w:rPr>
              <w:t>HV</w:t>
            </w:r>
            <w:r w:rsidRPr="001923C6">
              <w:rPr>
                <w:rFonts w:hint="eastAsia"/>
                <w:sz w:val="20"/>
              </w:rPr>
              <w:t>停止制御の要求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05356C44" w14:textId="7F9A59CC" w:rsidR="00F3609E" w:rsidRPr="001923C6" w:rsidRDefault="00F3609E" w:rsidP="00F3609E">
            <w:pPr>
              <w:rPr>
                <w:sz w:val="20"/>
              </w:rPr>
            </w:pPr>
            <w:r w:rsidRPr="001923C6">
              <w:rPr>
                <w:rFonts w:hint="eastAsia"/>
                <w:sz w:val="20"/>
              </w:rPr>
              <w:t>【</w:t>
            </w:r>
            <w:r w:rsidRPr="001923C6">
              <w:rPr>
                <w:sz w:val="20"/>
              </w:rPr>
              <w:t>EG-MG遊星ｷﾞｱ】OR【EG-MG直結】</w:t>
            </w:r>
          </w:p>
        </w:tc>
        <w:tc>
          <w:tcPr>
            <w:tcW w:w="1418" w:type="dxa"/>
            <w:tcBorders>
              <w:top w:val="single" w:sz="4" w:space="0" w:color="auto"/>
              <w:left w:val="nil"/>
              <w:bottom w:val="single" w:sz="4" w:space="0" w:color="auto"/>
              <w:right w:val="single" w:sz="4" w:space="0" w:color="auto"/>
            </w:tcBorders>
            <w:shd w:val="clear" w:color="auto" w:fill="auto"/>
          </w:tcPr>
          <w:p w14:paraId="18421C6A" w14:textId="01278220" w:rsidR="00F3609E" w:rsidRPr="001923C6" w:rsidRDefault="00F3609E" w:rsidP="00F3609E">
            <w:pPr>
              <w:rPr>
                <w:sz w:val="20"/>
              </w:rPr>
            </w:pPr>
            <w:r w:rsidRPr="001923C6">
              <w:rPr>
                <w:sz w:val="20"/>
              </w:rPr>
              <w:t>-</w:t>
            </w:r>
          </w:p>
        </w:tc>
      </w:tr>
      <w:tr w:rsidR="00F3609E" w:rsidRPr="001923C6" w14:paraId="1979ED9C" w14:textId="3B48C50E"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21B8B34" w14:textId="77777777" w:rsidR="00F3609E" w:rsidRPr="001923C6" w:rsidRDefault="00F3609E" w:rsidP="00F3609E">
            <w:pPr>
              <w:rPr>
                <w:sz w:val="20"/>
              </w:rPr>
            </w:pPr>
            <w:r w:rsidRPr="001923C6">
              <w:rPr>
                <w:sz w:val="20"/>
              </w:rPr>
              <w:t>estpss_estpss</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5B82EAC" w14:textId="77777777" w:rsidR="00F3609E" w:rsidRPr="001923C6" w:rsidRDefault="00F3609E" w:rsidP="00F3609E">
            <w:pPr>
              <w:rPr>
                <w:sz w:val="20"/>
              </w:rPr>
            </w:pPr>
            <w:r w:rsidRPr="001923C6">
              <w:rPr>
                <w:sz w:val="20"/>
              </w:rPr>
              <w:t>SS停止制御の要求</w:t>
            </w:r>
            <w:bookmarkStart w:id="1832" w:name="OLE_LINK158"/>
            <w:r w:rsidRPr="001923C6">
              <w:rPr>
                <w:sz w:val="20"/>
              </w:rPr>
              <w:t>(要求値</w:t>
            </w:r>
            <w:bookmarkStart w:id="1833" w:name="OLE_LINK124"/>
            <w:bookmarkStart w:id="1834" w:name="OLE_LINK125"/>
            <w:r w:rsidRPr="001923C6">
              <w:rPr>
                <w:rFonts w:hint="eastAsia"/>
                <w:sz w:val="20"/>
              </w:rPr>
              <w:t>・調停許可値・要求有識別子</w:t>
            </w:r>
            <w:r w:rsidRPr="001923C6">
              <w:rPr>
                <w:sz w:val="20"/>
              </w:rPr>
              <w:t>)</w:t>
            </w:r>
            <w:bookmarkEnd w:id="1832"/>
            <w:bookmarkEnd w:id="1833"/>
            <w:bookmarkEnd w:id="1834"/>
          </w:p>
        </w:tc>
        <w:tc>
          <w:tcPr>
            <w:tcW w:w="2717" w:type="dxa"/>
            <w:tcBorders>
              <w:top w:val="single" w:sz="4" w:space="0" w:color="auto"/>
              <w:left w:val="nil"/>
              <w:bottom w:val="single" w:sz="4" w:space="0" w:color="auto"/>
              <w:right w:val="single" w:sz="4" w:space="0" w:color="auto"/>
            </w:tcBorders>
            <w:shd w:val="clear" w:color="auto" w:fill="auto"/>
          </w:tcPr>
          <w:p w14:paraId="25E33BCD" w14:textId="5953258C" w:rsidR="00F3609E" w:rsidRPr="001923C6" w:rsidRDefault="00F3609E" w:rsidP="00F3609E">
            <w:pPr>
              <w:rPr>
                <w:sz w:val="20"/>
              </w:rPr>
            </w:pPr>
            <w:r w:rsidRPr="001923C6">
              <w:rPr>
                <w:rFonts w:hint="eastAsia"/>
                <w:sz w:val="20"/>
              </w:rPr>
              <w:t>【</w:t>
            </w:r>
            <w:r w:rsidRPr="001923C6">
              <w:rPr>
                <w:sz w:val="20"/>
              </w:rPr>
              <w:t>SS制御有】</w:t>
            </w:r>
            <w:r w:rsidRPr="001923C6">
              <w:rPr>
                <w:rFonts w:hint="eastAsia"/>
                <w:sz w:val="20"/>
              </w:rPr>
              <w:t>OR【EG-MGｸﾗｯﾁ】</w:t>
            </w:r>
          </w:p>
        </w:tc>
        <w:tc>
          <w:tcPr>
            <w:tcW w:w="1418" w:type="dxa"/>
            <w:tcBorders>
              <w:top w:val="single" w:sz="4" w:space="0" w:color="auto"/>
              <w:left w:val="nil"/>
              <w:bottom w:val="single" w:sz="4" w:space="0" w:color="auto"/>
              <w:right w:val="single" w:sz="4" w:space="0" w:color="auto"/>
            </w:tcBorders>
            <w:shd w:val="clear" w:color="auto" w:fill="auto"/>
          </w:tcPr>
          <w:p w14:paraId="71BC8CEA" w14:textId="7482292C" w:rsidR="00F3609E" w:rsidRPr="001923C6" w:rsidRDefault="00F3609E" w:rsidP="00F3609E">
            <w:pPr>
              <w:rPr>
                <w:sz w:val="20"/>
              </w:rPr>
            </w:pPr>
            <w:r w:rsidRPr="001923C6">
              <w:rPr>
                <w:sz w:val="20"/>
              </w:rPr>
              <w:t>-</w:t>
            </w:r>
          </w:p>
        </w:tc>
      </w:tr>
      <w:tr w:rsidR="00F3609E" w:rsidRPr="001923C6" w14:paraId="51C5553C"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0763E37" w14:textId="71774448" w:rsidR="00F3609E" w:rsidRPr="001923C6" w:rsidRDefault="00F3609E" w:rsidP="00F3609E">
            <w:pPr>
              <w:rPr>
                <w:sz w:val="20"/>
              </w:rPr>
            </w:pPr>
            <w:r w:rsidRPr="001923C6">
              <w:rPr>
                <w:sz w:val="20"/>
              </w:rPr>
              <w:t>erdnves_erdnves</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33D761B" w14:textId="07838482" w:rsidR="00F3609E" w:rsidRPr="001923C6" w:rsidRDefault="00F3609E" w:rsidP="00F3609E">
            <w:pPr>
              <w:rPr>
                <w:sz w:val="20"/>
              </w:rPr>
            </w:pPr>
            <w:r w:rsidRPr="001923C6">
              <w:rPr>
                <w:rFonts w:hint="eastAsia"/>
                <w:sz w:val="20"/>
              </w:rPr>
              <w:t>ｴﾝｼﾞﾝ停止・始動時の振動低減</w:t>
            </w:r>
            <w:r w:rsidRPr="001923C6">
              <w:rPr>
                <w:sz w:val="20"/>
              </w:rPr>
              <w:t>制御の要求(要求値・調停許可値・要求有識別子)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17E8D782" w14:textId="5B7F1690" w:rsidR="00F3609E" w:rsidRPr="001923C6" w:rsidRDefault="00F3609E" w:rsidP="00F3609E">
            <w:pPr>
              <w:rPr>
                <w:sz w:val="20"/>
              </w:rPr>
            </w:pPr>
            <w:r w:rsidRPr="001923C6">
              <w:rPr>
                <w:rFonts w:hint="eastAsia"/>
                <w:sz w:val="20"/>
              </w:rPr>
              <w:t>【</w:t>
            </w:r>
            <w:r w:rsidRPr="001923C6">
              <w:rPr>
                <w:sz w:val="20"/>
              </w:rPr>
              <w:t>ALL HV】</w:t>
            </w:r>
          </w:p>
        </w:tc>
        <w:tc>
          <w:tcPr>
            <w:tcW w:w="1418" w:type="dxa"/>
            <w:tcBorders>
              <w:top w:val="single" w:sz="4" w:space="0" w:color="auto"/>
              <w:left w:val="nil"/>
              <w:bottom w:val="single" w:sz="4" w:space="0" w:color="auto"/>
              <w:right w:val="single" w:sz="4" w:space="0" w:color="auto"/>
            </w:tcBorders>
            <w:shd w:val="clear" w:color="auto" w:fill="auto"/>
          </w:tcPr>
          <w:p w14:paraId="5AA046B4" w14:textId="35917A04" w:rsidR="00F3609E" w:rsidRPr="001923C6" w:rsidRDefault="00F3609E" w:rsidP="00F3609E">
            <w:pPr>
              <w:rPr>
                <w:sz w:val="20"/>
              </w:rPr>
            </w:pPr>
            <w:r w:rsidRPr="001923C6">
              <w:rPr>
                <w:rFonts w:hint="eastAsia"/>
                <w:strike/>
                <w:sz w:val="20"/>
              </w:rPr>
              <w:t>-</w:t>
            </w:r>
          </w:p>
        </w:tc>
      </w:tr>
      <w:tr w:rsidR="00F3609E" w:rsidRPr="001923C6" w14:paraId="063F0EB6" w14:textId="6976DD4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59D2DBE" w14:textId="77777777" w:rsidR="00F3609E" w:rsidRPr="001923C6" w:rsidRDefault="00F3609E" w:rsidP="00F3609E">
            <w:pPr>
              <w:rPr>
                <w:sz w:val="20"/>
              </w:rPr>
            </w:pPr>
            <w:r w:rsidRPr="001923C6">
              <w:rPr>
                <w:rFonts w:hint="eastAsia"/>
                <w:sz w:val="20"/>
              </w:rPr>
              <w:t>e</w:t>
            </w:r>
            <w:r w:rsidRPr="001923C6">
              <w:rPr>
                <w:sz w:val="20"/>
              </w:rPr>
              <w:t>stafrg_</w:t>
            </w:r>
            <w:r w:rsidRPr="001923C6">
              <w:rPr>
                <w:rFonts w:hint="eastAsia"/>
                <w:sz w:val="20"/>
              </w:rPr>
              <w:t>estafrg</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9F0DB72" w14:textId="77777777" w:rsidR="00F3609E" w:rsidRPr="001923C6" w:rsidRDefault="00F3609E" w:rsidP="00F3609E">
            <w:pPr>
              <w:rPr>
                <w:sz w:val="20"/>
              </w:rPr>
            </w:pPr>
            <w:r w:rsidRPr="001923C6">
              <w:rPr>
                <w:rFonts w:hint="eastAsia"/>
                <w:sz w:val="20"/>
              </w:rPr>
              <w:t>極低温始動制御の要求（要求値・調停許可</w:t>
            </w:r>
            <w:r w:rsidRPr="001923C6">
              <w:rPr>
                <w:rFonts w:hint="eastAsia"/>
                <w:sz w:val="20"/>
              </w:rPr>
              <w:lastRenderedPageBreak/>
              <w:t>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181F5CFD" w14:textId="77777777" w:rsidR="00F3609E" w:rsidRPr="001923C6" w:rsidRDefault="00F3609E" w:rsidP="00F3609E">
            <w:pPr>
              <w:rPr>
                <w:sz w:val="20"/>
              </w:rPr>
            </w:pPr>
            <w:r w:rsidRPr="001923C6">
              <w:rPr>
                <w:sz w:val="20"/>
              </w:rPr>
              <w:lastRenderedPageBreak/>
              <w:t>【ﾃﾞｭｱﾙINJ】</w:t>
            </w:r>
          </w:p>
        </w:tc>
        <w:tc>
          <w:tcPr>
            <w:tcW w:w="1418" w:type="dxa"/>
            <w:tcBorders>
              <w:top w:val="single" w:sz="4" w:space="0" w:color="auto"/>
              <w:left w:val="nil"/>
              <w:bottom w:val="single" w:sz="4" w:space="0" w:color="auto"/>
              <w:right w:val="single" w:sz="4" w:space="0" w:color="auto"/>
            </w:tcBorders>
            <w:shd w:val="clear" w:color="auto" w:fill="auto"/>
          </w:tcPr>
          <w:p w14:paraId="1012BDFD" w14:textId="5A5BAE96" w:rsidR="00F3609E" w:rsidRPr="001923C6" w:rsidRDefault="00F3609E" w:rsidP="00F3609E">
            <w:pPr>
              <w:rPr>
                <w:sz w:val="20"/>
              </w:rPr>
            </w:pPr>
            <w:r w:rsidRPr="001923C6">
              <w:rPr>
                <w:sz w:val="20"/>
              </w:rPr>
              <w:t>-</w:t>
            </w:r>
          </w:p>
        </w:tc>
      </w:tr>
      <w:tr w:rsidR="00F3609E" w:rsidRPr="001923C6" w14:paraId="130D88B9" w14:textId="3A0F4F4E"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3C240375" w14:textId="77777777" w:rsidR="00F3609E" w:rsidRPr="001923C6" w:rsidRDefault="00F3609E" w:rsidP="00F3609E">
            <w:pPr>
              <w:rPr>
                <w:sz w:val="20"/>
              </w:rPr>
            </w:pPr>
            <w:r w:rsidRPr="001923C6">
              <w:rPr>
                <w:rFonts w:hint="eastAsia"/>
                <w:sz w:val="20"/>
              </w:rPr>
              <w:t>erdpn_erdpn</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4CA560D7" w14:textId="77777777" w:rsidR="00F3609E" w:rsidRPr="001923C6" w:rsidRDefault="00F3609E" w:rsidP="00F3609E">
            <w:pPr>
              <w:rPr>
                <w:sz w:val="20"/>
              </w:rPr>
            </w:pPr>
            <w:r w:rsidRPr="001923C6">
              <w:rPr>
                <w:rFonts w:hint="eastAsia"/>
                <w:sz w:val="20"/>
              </w:rPr>
              <w:t>PN低減制御の要求</w:t>
            </w:r>
            <w:r w:rsidRPr="001923C6">
              <w:rPr>
                <w:sz w:val="20"/>
              </w:rPr>
              <w:t>(要求値</w:t>
            </w:r>
            <w:r w:rsidRPr="001923C6">
              <w:rPr>
                <w:rFonts w:hint="eastAsia"/>
                <w:sz w:val="20"/>
              </w:rPr>
              <w:t>・調停許可値・要求有識別子</w:t>
            </w:r>
            <w:r w:rsidRPr="001923C6">
              <w:rPr>
                <w:sz w:val="20"/>
              </w:rPr>
              <w:t>)</w:t>
            </w:r>
          </w:p>
        </w:tc>
        <w:tc>
          <w:tcPr>
            <w:tcW w:w="2717" w:type="dxa"/>
            <w:tcBorders>
              <w:top w:val="single" w:sz="4" w:space="0" w:color="auto"/>
              <w:left w:val="nil"/>
              <w:bottom w:val="single" w:sz="4" w:space="0" w:color="auto"/>
              <w:right w:val="single" w:sz="4" w:space="0" w:color="auto"/>
            </w:tcBorders>
            <w:shd w:val="clear" w:color="auto" w:fill="auto"/>
          </w:tcPr>
          <w:p w14:paraId="7F8100ED" w14:textId="4CFB22FE" w:rsidR="00F3609E" w:rsidRPr="001923C6" w:rsidRDefault="00F3609E" w:rsidP="00F3609E">
            <w:pPr>
              <w:rPr>
                <w:sz w:val="20"/>
              </w:rPr>
            </w:pPr>
            <w:r w:rsidRPr="001923C6">
              <w:rPr>
                <w:rFonts w:hint="eastAsia"/>
                <w:sz w:val="20"/>
              </w:rPr>
              <w:t>【</w:t>
            </w:r>
            <w:r w:rsidRPr="001923C6">
              <w:rPr>
                <w:sz w:val="20"/>
              </w:rPr>
              <w:t>ALL HV】AND【D-4以外】</w:t>
            </w:r>
          </w:p>
        </w:tc>
        <w:tc>
          <w:tcPr>
            <w:tcW w:w="1418" w:type="dxa"/>
            <w:tcBorders>
              <w:top w:val="single" w:sz="4" w:space="0" w:color="auto"/>
              <w:left w:val="nil"/>
              <w:bottom w:val="single" w:sz="4" w:space="0" w:color="auto"/>
              <w:right w:val="single" w:sz="4" w:space="0" w:color="auto"/>
            </w:tcBorders>
            <w:shd w:val="clear" w:color="auto" w:fill="auto"/>
          </w:tcPr>
          <w:p w14:paraId="7862263E" w14:textId="59FD0F15" w:rsidR="00F3609E" w:rsidRPr="001923C6" w:rsidRDefault="00F3609E" w:rsidP="00F3609E">
            <w:pPr>
              <w:rPr>
                <w:sz w:val="20"/>
              </w:rPr>
            </w:pPr>
            <w:r w:rsidRPr="001923C6">
              <w:rPr>
                <w:sz w:val="20"/>
              </w:rPr>
              <w:t>-</w:t>
            </w:r>
          </w:p>
        </w:tc>
      </w:tr>
      <w:tr w:rsidR="00F3609E" w:rsidRPr="001923C6" w14:paraId="6FA83AB4" w14:textId="77777777"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090AFF8" w14:textId="77777777" w:rsidR="00F3609E" w:rsidRDefault="00F3609E" w:rsidP="00F3609E">
            <w:pPr>
              <w:rPr>
                <w:sz w:val="20"/>
              </w:rPr>
            </w:pPr>
            <w:r w:rsidRPr="001923C6">
              <w:rPr>
                <w:sz w:val="20"/>
              </w:rPr>
              <w:t>estahv_estahv</w:t>
            </w:r>
          </w:p>
          <w:p w14:paraId="69BB88D8" w14:textId="69748734" w:rsidR="00F3609E" w:rsidRDefault="00F3609E" w:rsidP="00852B2A">
            <w:pPr>
              <w:jc w:val="left"/>
              <w:rPr>
                <w:sz w:val="20"/>
                <w:shd w:val="clear" w:color="auto" w:fill="00FF00"/>
              </w:rPr>
            </w:pPr>
            <w:r w:rsidRPr="00852B2A">
              <w:rPr>
                <w:rFonts w:hint="eastAsia"/>
                <w:sz w:val="20"/>
              </w:rPr>
              <w:t>※始動時テーブル2要求取得処理は</w:t>
            </w:r>
          </w:p>
          <w:p w14:paraId="4C9C5054" w14:textId="2B82339A" w:rsidR="00F3609E" w:rsidRPr="001923C6" w:rsidRDefault="00F3609E" w:rsidP="00852B2A">
            <w:pPr>
              <w:rPr>
                <w:sz w:val="20"/>
              </w:rPr>
            </w:pPr>
            <w:r w:rsidRPr="00852B2A">
              <w:rPr>
                <w:rFonts w:hint="eastAsia"/>
                <w:sz w:val="20"/>
              </w:rPr>
              <w:t>v</w:t>
            </w:r>
            <w:r w:rsidRPr="00852B2A">
              <w:rPr>
                <w:sz w:val="20"/>
              </w:rPr>
              <w:t>dg_estahv_emedi_dataget2()</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3C29410" w14:textId="2427BE15" w:rsidR="00F3609E" w:rsidRPr="001923C6" w:rsidRDefault="00F3609E" w:rsidP="00F3609E">
            <w:pPr>
              <w:rPr>
                <w:sz w:val="20"/>
              </w:rPr>
            </w:pPr>
            <w:r w:rsidRPr="001923C6">
              <w:rPr>
                <w:sz w:val="20"/>
              </w:rPr>
              <w:t>HV始動制御</w:t>
            </w:r>
            <w:r w:rsidRPr="001923C6">
              <w:rPr>
                <w:rFonts w:hint="eastAsia"/>
                <w:sz w:val="20"/>
              </w:rPr>
              <w:t>の要求</w:t>
            </w:r>
            <w:r w:rsidRPr="001923C6">
              <w:rPr>
                <w:sz w:val="20"/>
              </w:rPr>
              <w:t>(要求値・調停許可値・要求</w:t>
            </w:r>
            <w:r w:rsidRPr="001923C6">
              <w:rPr>
                <w:rFonts w:hint="eastAsia"/>
                <w:sz w:val="20"/>
              </w:rPr>
              <w:t>有識別子</w:t>
            </w:r>
            <w:r w:rsidRPr="001923C6">
              <w:rPr>
                <w:sz w:val="20"/>
              </w:rPr>
              <w:t>)</w:t>
            </w:r>
          </w:p>
        </w:tc>
        <w:tc>
          <w:tcPr>
            <w:tcW w:w="2717" w:type="dxa"/>
            <w:tcBorders>
              <w:top w:val="single" w:sz="4" w:space="0" w:color="auto"/>
              <w:left w:val="nil"/>
              <w:bottom w:val="single" w:sz="4" w:space="0" w:color="auto"/>
              <w:right w:val="single" w:sz="4" w:space="0" w:color="auto"/>
            </w:tcBorders>
            <w:shd w:val="clear" w:color="auto" w:fill="auto"/>
          </w:tcPr>
          <w:p w14:paraId="7AB6F2B7" w14:textId="23B40026" w:rsidR="00F3609E" w:rsidRPr="001923C6" w:rsidRDefault="00F3609E" w:rsidP="00F3609E">
            <w:pPr>
              <w:rPr>
                <w:sz w:val="20"/>
              </w:rPr>
            </w:pPr>
            <w:r w:rsidRPr="001923C6">
              <w:rPr>
                <w:rFonts w:hint="eastAsia"/>
                <w:sz w:val="20"/>
              </w:rPr>
              <w:t>【</w:t>
            </w:r>
            <w:r w:rsidRPr="001923C6">
              <w:rPr>
                <w:sz w:val="20"/>
              </w:rPr>
              <w:t>ALL HV】</w:t>
            </w:r>
          </w:p>
        </w:tc>
        <w:tc>
          <w:tcPr>
            <w:tcW w:w="1418" w:type="dxa"/>
            <w:tcBorders>
              <w:top w:val="single" w:sz="4" w:space="0" w:color="auto"/>
              <w:left w:val="nil"/>
              <w:bottom w:val="single" w:sz="4" w:space="0" w:color="auto"/>
              <w:right w:val="single" w:sz="4" w:space="0" w:color="auto"/>
            </w:tcBorders>
            <w:shd w:val="clear" w:color="auto" w:fill="auto"/>
          </w:tcPr>
          <w:p w14:paraId="578A4C91" w14:textId="4B768773" w:rsidR="00F3609E" w:rsidRPr="001923C6" w:rsidRDefault="00F3609E" w:rsidP="00F3609E">
            <w:pPr>
              <w:rPr>
                <w:sz w:val="20"/>
              </w:rPr>
            </w:pPr>
            <w:r w:rsidRPr="001923C6">
              <w:rPr>
                <w:sz w:val="20"/>
              </w:rPr>
              <w:t>-</w:t>
            </w:r>
          </w:p>
        </w:tc>
      </w:tr>
      <w:tr w:rsidR="00765A27" w:rsidRPr="001923C6" w14:paraId="3E2E4B84" w14:textId="77777777" w:rsidTr="00765A27">
        <w:tblPrEx>
          <w:tblCellMar>
            <w:left w:w="0" w:type="dxa"/>
            <w:right w:w="0" w:type="dxa"/>
          </w:tblCellMar>
        </w:tblPrEx>
        <w:trPr>
          <w:trHeight w:val="270"/>
          <w:ins w:id="1835" w:author="16a" w:date="2025-10-08T16:20:00Z"/>
        </w:trPr>
        <w:tc>
          <w:tcPr>
            <w:tcW w:w="2259" w:type="dxa"/>
            <w:gridSpan w:val="2"/>
            <w:tcBorders>
              <w:top w:val="single" w:sz="4" w:space="0" w:color="auto"/>
              <w:left w:val="single" w:sz="8" w:space="0" w:color="auto"/>
              <w:bottom w:val="single" w:sz="4" w:space="0" w:color="auto"/>
              <w:right w:val="single" w:sz="4" w:space="0" w:color="auto"/>
            </w:tcBorders>
            <w:shd w:val="clear" w:color="auto" w:fill="00FF00"/>
            <w:noWrap/>
            <w:tcMar>
              <w:top w:w="15" w:type="dxa"/>
              <w:left w:w="15" w:type="dxa"/>
              <w:bottom w:w="0" w:type="dxa"/>
              <w:right w:w="15" w:type="dxa"/>
            </w:tcMar>
          </w:tcPr>
          <w:p w14:paraId="6884AC3A" w14:textId="72EB7E7C" w:rsidR="00765A27" w:rsidRPr="001923C6" w:rsidRDefault="00765A27" w:rsidP="00765A27">
            <w:pPr>
              <w:rPr>
                <w:ins w:id="1836" w:author="16a" w:date="2025-10-08T16:20:00Z"/>
                <w:sz w:val="20"/>
              </w:rPr>
            </w:pPr>
            <w:ins w:id="1837" w:author="16a" w:date="2025-10-08T16:20:00Z">
              <w:r>
                <w:rPr>
                  <w:rFonts w:hint="eastAsia"/>
                  <w:sz w:val="20"/>
                </w:rPr>
                <w:t>e</w:t>
              </w:r>
              <w:r w:rsidRPr="00F560A7">
                <w:rPr>
                  <w:sz w:val="20"/>
                </w:rPr>
                <w:t>cimpalc</w:t>
              </w:r>
              <w:r>
                <w:rPr>
                  <w:rFonts w:hint="eastAsia"/>
                  <w:sz w:val="20"/>
                </w:rPr>
                <w:t>_</w:t>
              </w:r>
              <w:r>
                <w:t xml:space="preserve"> </w:t>
              </w:r>
              <w:r w:rsidRPr="00F560A7">
                <w:rPr>
                  <w:sz w:val="20"/>
                </w:rPr>
                <w:t>ecimpalc</w:t>
              </w:r>
            </w:ins>
          </w:p>
        </w:tc>
        <w:tc>
          <w:tcPr>
            <w:tcW w:w="3671" w:type="dxa"/>
            <w:gridSpan w:val="2"/>
            <w:tcBorders>
              <w:top w:val="single" w:sz="4" w:space="0" w:color="auto"/>
              <w:left w:val="nil"/>
              <w:bottom w:val="single" w:sz="4" w:space="0" w:color="auto"/>
              <w:right w:val="single" w:sz="4" w:space="0" w:color="auto"/>
            </w:tcBorders>
            <w:shd w:val="clear" w:color="auto" w:fill="00FF00"/>
            <w:noWrap/>
            <w:tcMar>
              <w:top w:w="15" w:type="dxa"/>
              <w:left w:w="15" w:type="dxa"/>
              <w:bottom w:w="0" w:type="dxa"/>
              <w:right w:w="15" w:type="dxa"/>
            </w:tcMar>
          </w:tcPr>
          <w:p w14:paraId="44D02674" w14:textId="4F605A0D" w:rsidR="00765A27" w:rsidRPr="001923C6" w:rsidRDefault="00765A27" w:rsidP="00765A27">
            <w:pPr>
              <w:rPr>
                <w:ins w:id="1838" w:author="16a" w:date="2025-10-08T16:20:00Z"/>
                <w:sz w:val="20"/>
              </w:rPr>
            </w:pPr>
            <w:ins w:id="1839" w:author="16a" w:date="2025-10-08T16:20:00Z">
              <w:r w:rsidRPr="00F560A7">
                <w:rPr>
                  <w:rFonts w:hint="eastAsia"/>
                  <w:sz w:val="20"/>
                </w:rPr>
                <w:t>ｱﾙｺｰﾙ燃料燃焼改善制御</w:t>
              </w:r>
              <w:r w:rsidRPr="00F64515">
                <w:rPr>
                  <w:rFonts w:hint="eastAsia"/>
                  <w:sz w:val="20"/>
                </w:rPr>
                <w:t>の要求</w:t>
              </w:r>
              <w:r w:rsidRPr="00F64515">
                <w:rPr>
                  <w:sz w:val="20"/>
                </w:rPr>
                <w:t>(要求値・調停許可値・要求有識別子)</w:t>
              </w:r>
            </w:ins>
          </w:p>
        </w:tc>
        <w:tc>
          <w:tcPr>
            <w:tcW w:w="2717" w:type="dxa"/>
            <w:tcBorders>
              <w:top w:val="single" w:sz="4" w:space="0" w:color="auto"/>
              <w:left w:val="nil"/>
              <w:bottom w:val="single" w:sz="4" w:space="0" w:color="auto"/>
              <w:right w:val="single" w:sz="4" w:space="0" w:color="auto"/>
            </w:tcBorders>
            <w:shd w:val="clear" w:color="auto" w:fill="00FF00"/>
          </w:tcPr>
          <w:p w14:paraId="006013E0" w14:textId="3E6B7A11" w:rsidR="00765A27" w:rsidRPr="001923C6" w:rsidRDefault="00765A27" w:rsidP="00765A27">
            <w:pPr>
              <w:rPr>
                <w:ins w:id="1840" w:author="16a" w:date="2025-10-08T16:20:00Z"/>
                <w:sz w:val="20"/>
              </w:rPr>
            </w:pPr>
            <w:ins w:id="1841" w:author="16a" w:date="2025-10-08T16:20:00Z">
              <w:r w:rsidRPr="00F560A7">
                <w:rPr>
                  <w:rFonts w:hint="eastAsia"/>
                  <w:sz w:val="20"/>
                </w:rPr>
                <w:t>【</w:t>
              </w:r>
              <w:r w:rsidRPr="00F560A7">
                <w:rPr>
                  <w:sz w:val="20"/>
                </w:rPr>
                <w:t>FFV制御有】AND(【ﾃﾞｭｱﾙINJ】OR【D-4】)AND【EG-MG遊星ｷﾞｱ】AND【MD-VVT有】</w:t>
              </w:r>
            </w:ins>
          </w:p>
        </w:tc>
        <w:tc>
          <w:tcPr>
            <w:tcW w:w="1418" w:type="dxa"/>
            <w:tcBorders>
              <w:top w:val="single" w:sz="4" w:space="0" w:color="auto"/>
              <w:left w:val="nil"/>
              <w:bottom w:val="single" w:sz="4" w:space="0" w:color="auto"/>
              <w:right w:val="single" w:sz="4" w:space="0" w:color="auto"/>
            </w:tcBorders>
            <w:shd w:val="clear" w:color="auto" w:fill="00FF00"/>
          </w:tcPr>
          <w:p w14:paraId="00E722CA" w14:textId="3C36B3BF" w:rsidR="00765A27" w:rsidRPr="001923C6" w:rsidRDefault="00765A27" w:rsidP="00765A27">
            <w:pPr>
              <w:rPr>
                <w:ins w:id="1842" w:author="16a" w:date="2025-10-08T16:20:00Z"/>
                <w:sz w:val="20"/>
              </w:rPr>
            </w:pPr>
            <w:ins w:id="1843" w:author="16a" w:date="2025-10-08T16:20:00Z">
              <w:r>
                <w:rPr>
                  <w:rFonts w:hint="eastAsia"/>
                  <w:sz w:val="20"/>
                </w:rPr>
                <w:t>-</w:t>
              </w:r>
            </w:ins>
          </w:p>
        </w:tc>
      </w:tr>
      <w:tr w:rsidR="00765A27" w:rsidRPr="001923C6" w14:paraId="567940C4" w14:textId="06C2B770"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4311683" w14:textId="77777777" w:rsidR="00765A27" w:rsidRPr="001923C6" w:rsidRDefault="00765A27" w:rsidP="00765A27">
            <w:pPr>
              <w:rPr>
                <w:sz w:val="20"/>
              </w:rPr>
            </w:pPr>
            <w:bookmarkStart w:id="1844" w:name="_Hlk413758614"/>
            <w:bookmarkStart w:id="1845" w:name="_Hlk413760917"/>
            <w:r w:rsidRPr="001923C6">
              <w:rPr>
                <w:sz w:val="20"/>
              </w:rPr>
              <w:t>ebstactr_einjmod</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A3952B2" w14:textId="77777777" w:rsidR="00765A27" w:rsidRPr="001923C6" w:rsidRDefault="00765A27" w:rsidP="00765A27">
            <w:pPr>
              <w:rPr>
                <w:sz w:val="20"/>
              </w:rPr>
            </w:pPr>
            <w:r w:rsidRPr="001923C6">
              <w:rPr>
                <w:rFonts w:hint="eastAsia"/>
                <w:sz w:val="20"/>
              </w:rPr>
              <w:t>基本始動時噴射ﾓｰﾄﾞ</w:t>
            </w:r>
          </w:p>
        </w:tc>
        <w:tc>
          <w:tcPr>
            <w:tcW w:w="2717" w:type="dxa"/>
            <w:tcBorders>
              <w:top w:val="single" w:sz="4" w:space="0" w:color="auto"/>
              <w:left w:val="nil"/>
              <w:bottom w:val="single" w:sz="4" w:space="0" w:color="auto"/>
              <w:right w:val="single" w:sz="4" w:space="0" w:color="auto"/>
            </w:tcBorders>
          </w:tcPr>
          <w:p w14:paraId="5426257E" w14:textId="77777777" w:rsidR="00765A27" w:rsidRPr="001923C6" w:rsidRDefault="00765A27" w:rsidP="00765A27">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7703EC85" w14:textId="72BFDE49" w:rsidR="00765A27" w:rsidRPr="001923C6" w:rsidRDefault="00765A27" w:rsidP="00765A27">
            <w:pPr>
              <w:rPr>
                <w:sz w:val="20"/>
              </w:rPr>
            </w:pPr>
            <w:r w:rsidRPr="001923C6">
              <w:rPr>
                <w:sz w:val="20"/>
              </w:rPr>
              <w:t>-</w:t>
            </w:r>
          </w:p>
        </w:tc>
      </w:tr>
      <w:bookmarkEnd w:id="1844"/>
      <w:bookmarkEnd w:id="1845"/>
      <w:tr w:rsidR="00765A27" w:rsidRPr="001923C6" w14:paraId="0B573436" w14:textId="6C95AA4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4B691EC" w14:textId="77777777" w:rsidR="00765A27" w:rsidRPr="001923C6" w:rsidRDefault="00765A27" w:rsidP="00765A27">
            <w:pPr>
              <w:rPr>
                <w:sz w:val="20"/>
              </w:rPr>
            </w:pPr>
            <w:r w:rsidRPr="001923C6">
              <w:rPr>
                <w:sz w:val="20"/>
              </w:rPr>
              <w:t>estass_estass</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B08C1BB" w14:textId="77777777" w:rsidR="00765A27" w:rsidRPr="001923C6" w:rsidRDefault="00765A27" w:rsidP="00765A27">
            <w:pPr>
              <w:rPr>
                <w:sz w:val="20"/>
              </w:rPr>
            </w:pPr>
            <w:r w:rsidRPr="001923C6">
              <w:rPr>
                <w:sz w:val="20"/>
              </w:rPr>
              <w:t>SS始動制御の要求(要求値・調停許可値・要求有識別子)</w:t>
            </w:r>
          </w:p>
        </w:tc>
        <w:tc>
          <w:tcPr>
            <w:tcW w:w="2717" w:type="dxa"/>
            <w:tcBorders>
              <w:top w:val="single" w:sz="4" w:space="0" w:color="auto"/>
              <w:left w:val="nil"/>
              <w:bottom w:val="single" w:sz="4" w:space="0" w:color="auto"/>
              <w:right w:val="single" w:sz="4" w:space="0" w:color="auto"/>
            </w:tcBorders>
          </w:tcPr>
          <w:p w14:paraId="49FD0936" w14:textId="26D2E04F" w:rsidR="00765A27" w:rsidRPr="001923C6" w:rsidRDefault="00765A27" w:rsidP="00765A27">
            <w:pPr>
              <w:rPr>
                <w:sz w:val="20"/>
              </w:rPr>
            </w:pPr>
            <w:r w:rsidRPr="001923C6">
              <w:rPr>
                <w:rFonts w:hint="eastAsia"/>
                <w:sz w:val="20"/>
              </w:rPr>
              <w:t>【</w:t>
            </w:r>
            <w:r w:rsidRPr="001923C6">
              <w:rPr>
                <w:sz w:val="20"/>
              </w:rPr>
              <w:t>SS制御有】</w:t>
            </w:r>
            <w:r w:rsidRPr="001923C6">
              <w:rPr>
                <w:rFonts w:hint="eastAsia"/>
                <w:sz w:val="20"/>
              </w:rPr>
              <w:t>OR【EG-MGｸﾗｯﾁ】</w:t>
            </w:r>
          </w:p>
        </w:tc>
        <w:tc>
          <w:tcPr>
            <w:tcW w:w="1418" w:type="dxa"/>
            <w:tcBorders>
              <w:top w:val="single" w:sz="4" w:space="0" w:color="auto"/>
              <w:left w:val="nil"/>
              <w:bottom w:val="single" w:sz="4" w:space="0" w:color="auto"/>
              <w:right w:val="single" w:sz="4" w:space="0" w:color="auto"/>
            </w:tcBorders>
          </w:tcPr>
          <w:p w14:paraId="44B2E260" w14:textId="3B77167E" w:rsidR="00765A27" w:rsidRPr="001923C6" w:rsidRDefault="00765A27" w:rsidP="00765A27">
            <w:pPr>
              <w:rPr>
                <w:sz w:val="20"/>
              </w:rPr>
            </w:pPr>
            <w:r w:rsidRPr="001923C6">
              <w:rPr>
                <w:sz w:val="20"/>
              </w:rPr>
              <w:t>-</w:t>
            </w:r>
          </w:p>
        </w:tc>
      </w:tr>
      <w:tr w:rsidR="00765A27" w:rsidRPr="001923C6" w14:paraId="33B79A26" w14:textId="1DA362B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B7ABC0F" w14:textId="77777777" w:rsidR="00765A27" w:rsidRPr="001923C6" w:rsidRDefault="00765A27" w:rsidP="00765A27">
            <w:pPr>
              <w:rPr>
                <w:sz w:val="20"/>
              </w:rPr>
            </w:pPr>
            <w:r w:rsidRPr="001923C6">
              <w:rPr>
                <w:sz w:val="20"/>
              </w:rPr>
              <w:t>erestahot_erestahot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E8D4705" w14:textId="77777777" w:rsidR="00765A27" w:rsidRPr="001923C6" w:rsidRDefault="00765A27" w:rsidP="00765A27">
            <w:pPr>
              <w:rPr>
                <w:sz w:val="20"/>
              </w:rPr>
            </w:pPr>
            <w:r w:rsidRPr="001923C6">
              <w:rPr>
                <w:rFonts w:hint="eastAsia"/>
                <w:sz w:val="20"/>
              </w:rPr>
              <w:t>高温再始動制御の要求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tcPr>
          <w:p w14:paraId="2CEA4DCE" w14:textId="77777777" w:rsidR="00765A27" w:rsidRPr="001923C6" w:rsidRDefault="00765A27" w:rsidP="00765A27">
            <w:pPr>
              <w:rPr>
                <w:sz w:val="20"/>
              </w:rPr>
            </w:pPr>
            <w:r w:rsidRPr="001923C6">
              <w:rPr>
                <w:sz w:val="20"/>
              </w:rPr>
              <w:t>(【ﾃﾞｭｱﾙINJ】OR【D-4】)</w:t>
            </w:r>
            <w:r w:rsidRPr="001923C6" w:rsidDel="00187901">
              <w:rPr>
                <w:sz w:val="20"/>
              </w:rPr>
              <w:t xml:space="preserve"> </w:t>
            </w:r>
          </w:p>
        </w:tc>
        <w:tc>
          <w:tcPr>
            <w:tcW w:w="1418" w:type="dxa"/>
            <w:tcBorders>
              <w:top w:val="single" w:sz="4" w:space="0" w:color="auto"/>
              <w:left w:val="nil"/>
              <w:bottom w:val="single" w:sz="4" w:space="0" w:color="auto"/>
              <w:right w:val="single" w:sz="4" w:space="0" w:color="auto"/>
            </w:tcBorders>
          </w:tcPr>
          <w:p w14:paraId="200E6776" w14:textId="1EEF0FA3" w:rsidR="00765A27" w:rsidRPr="001923C6" w:rsidRDefault="00765A27" w:rsidP="00765A27">
            <w:pPr>
              <w:rPr>
                <w:sz w:val="20"/>
              </w:rPr>
            </w:pPr>
            <w:r w:rsidRPr="001923C6">
              <w:rPr>
                <w:sz w:val="20"/>
              </w:rPr>
              <w:t>-</w:t>
            </w:r>
          </w:p>
        </w:tc>
      </w:tr>
      <w:tr w:rsidR="00765A27" w:rsidRPr="001923C6" w14:paraId="64A0CE12" w14:textId="63A3EC1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25A17421" w14:textId="77777777" w:rsidR="00765A27" w:rsidRPr="001923C6" w:rsidRDefault="00765A27" w:rsidP="00765A27">
            <w:pPr>
              <w:rPr>
                <w:sz w:val="20"/>
              </w:rPr>
            </w:pPr>
            <w:r w:rsidRPr="001923C6">
              <w:rPr>
                <w:sz w:val="20"/>
              </w:rPr>
              <w:t>eactarefuel_eactarefuel</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DF0E50A" w14:textId="77777777" w:rsidR="00765A27" w:rsidRPr="001923C6" w:rsidRDefault="00765A27" w:rsidP="00765A27">
            <w:pPr>
              <w:rPr>
                <w:sz w:val="20"/>
              </w:rPr>
            </w:pPr>
            <w:r w:rsidRPr="001923C6">
              <w:rPr>
                <w:rFonts w:hint="eastAsia"/>
                <w:sz w:val="20"/>
              </w:rPr>
              <w:t>給油後の噴き分けｱｸﾃｨﾌﾞ制御の要求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5D8F7C4F" w14:textId="77777777" w:rsidR="00765A27" w:rsidRPr="001923C6" w:rsidRDefault="00765A27" w:rsidP="00765A27">
            <w:pPr>
              <w:rPr>
                <w:sz w:val="20"/>
              </w:rPr>
            </w:pPr>
            <w:r w:rsidRPr="001923C6">
              <w:rPr>
                <w:rFonts w:hint="eastAsia"/>
                <w:sz w:val="20"/>
              </w:rPr>
              <w:t>【ﾃﾞｭｱﾙ</w:t>
            </w:r>
            <w:r w:rsidRPr="001923C6">
              <w:rPr>
                <w:sz w:val="20"/>
              </w:rPr>
              <w:t>INJ】AND【FFV制御有】</w:t>
            </w:r>
          </w:p>
        </w:tc>
        <w:tc>
          <w:tcPr>
            <w:tcW w:w="1418" w:type="dxa"/>
            <w:tcBorders>
              <w:top w:val="single" w:sz="4" w:space="0" w:color="auto"/>
              <w:left w:val="nil"/>
              <w:bottom w:val="single" w:sz="4" w:space="0" w:color="auto"/>
              <w:right w:val="single" w:sz="4" w:space="0" w:color="auto"/>
            </w:tcBorders>
          </w:tcPr>
          <w:p w14:paraId="22A4059E" w14:textId="04373484" w:rsidR="00765A27" w:rsidRPr="001923C6" w:rsidRDefault="00765A27" w:rsidP="00765A27">
            <w:pPr>
              <w:rPr>
                <w:sz w:val="20"/>
              </w:rPr>
            </w:pPr>
            <w:r w:rsidRPr="001923C6">
              <w:rPr>
                <w:sz w:val="20"/>
              </w:rPr>
              <w:t>-</w:t>
            </w:r>
          </w:p>
        </w:tc>
      </w:tr>
      <w:tr w:rsidR="00765A27" w:rsidRPr="001923C6" w14:paraId="48AE9DB5" w14:textId="0978562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69FFFB1" w14:textId="77777777" w:rsidR="00765A27" w:rsidRDefault="00765A27" w:rsidP="00765A27">
            <w:pPr>
              <w:rPr>
                <w:ins w:id="1846" w:author="16a" w:date="2025-10-08T16:20:00Z"/>
                <w:sz w:val="20"/>
              </w:rPr>
            </w:pPr>
            <w:r w:rsidRPr="001923C6">
              <w:rPr>
                <w:sz w:val="20"/>
              </w:rPr>
              <w:t>esjc_esjc</w:t>
            </w:r>
          </w:p>
          <w:p w14:paraId="080E6D8C" w14:textId="0204A9C0" w:rsidR="00765A27" w:rsidRPr="001923C6" w:rsidRDefault="00765A27" w:rsidP="00765A27">
            <w:pPr>
              <w:jc w:val="left"/>
              <w:rPr>
                <w:sz w:val="20"/>
              </w:rPr>
            </w:pPr>
            <w:ins w:id="1847" w:author="16a" w:date="2025-10-08T16:20:00Z">
              <w:r w:rsidRPr="00765A27">
                <w:rPr>
                  <w:rFonts w:hint="eastAsia"/>
                  <w:sz w:val="20"/>
                  <w:shd w:val="clear" w:color="auto" w:fill="00FF00"/>
                </w:rPr>
                <w:t>※通常テーブル2要求取得処理はv</w:t>
              </w:r>
              <w:r w:rsidRPr="00765A27">
                <w:rPr>
                  <w:sz w:val="20"/>
                  <w:shd w:val="clear" w:color="auto" w:fill="00FF00"/>
                </w:rPr>
                <w:t>dg_e</w:t>
              </w:r>
              <w:r w:rsidRPr="00765A27">
                <w:rPr>
                  <w:rFonts w:hint="eastAsia"/>
                  <w:sz w:val="20"/>
                  <w:shd w:val="clear" w:color="auto" w:fill="00FF00"/>
                </w:rPr>
                <w:t>sjc</w:t>
              </w:r>
              <w:r w:rsidRPr="00765A27">
                <w:rPr>
                  <w:sz w:val="20"/>
                  <w:shd w:val="clear" w:color="auto" w:fill="00FF00"/>
                </w:rPr>
                <w:t>_emedi_dataget2()</w:t>
              </w:r>
            </w:ins>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C8D41A4" w14:textId="77777777" w:rsidR="00765A27" w:rsidRPr="001923C6" w:rsidRDefault="00765A27" w:rsidP="00765A27">
            <w:pPr>
              <w:rPr>
                <w:sz w:val="20"/>
              </w:rPr>
            </w:pPr>
            <w:r w:rsidRPr="001923C6">
              <w:rPr>
                <w:rFonts w:hint="eastAsia"/>
                <w:sz w:val="20"/>
              </w:rPr>
              <w:t>触媒急速暖機制御の要求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421C09BE" w14:textId="77777777" w:rsidR="00765A27" w:rsidRPr="001923C6" w:rsidRDefault="00765A27" w:rsidP="00765A27">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688D7173" w14:textId="4550923C" w:rsidR="00765A27" w:rsidRPr="001923C6" w:rsidRDefault="00765A27" w:rsidP="00765A27">
            <w:pPr>
              <w:rPr>
                <w:sz w:val="20"/>
              </w:rPr>
            </w:pPr>
            <w:r w:rsidRPr="001923C6">
              <w:rPr>
                <w:sz w:val="20"/>
              </w:rPr>
              <w:t>-</w:t>
            </w:r>
          </w:p>
        </w:tc>
      </w:tr>
      <w:tr w:rsidR="00765A27" w:rsidRPr="001923C6" w14:paraId="5D1CB3C6" w14:textId="154648D5"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DE500DE" w14:textId="77777777" w:rsidR="00765A27" w:rsidRPr="001923C6" w:rsidRDefault="00765A27" w:rsidP="00765A27">
            <w:pPr>
              <w:rPr>
                <w:sz w:val="20"/>
              </w:rPr>
            </w:pPr>
            <w:bookmarkStart w:id="1848" w:name="_Hlk450323522"/>
            <w:r w:rsidRPr="001923C6">
              <w:rPr>
                <w:sz w:val="20"/>
              </w:rPr>
              <w:t>estratist_estratist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55F35DE" w14:textId="77777777" w:rsidR="00765A27" w:rsidRPr="001923C6" w:rsidRDefault="00765A27" w:rsidP="00765A27">
            <w:pPr>
              <w:rPr>
                <w:sz w:val="20"/>
              </w:rPr>
            </w:pPr>
            <w:r w:rsidRPr="001923C6">
              <w:rPr>
                <w:rFonts w:hint="eastAsia"/>
                <w:sz w:val="20"/>
              </w:rPr>
              <w:t>成層始動制御の要求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30A24ACF" w14:textId="77777777" w:rsidR="00765A27" w:rsidRPr="001923C6" w:rsidRDefault="00765A27" w:rsidP="00765A27">
            <w:pPr>
              <w:rPr>
                <w:sz w:val="20"/>
              </w:rPr>
            </w:pPr>
            <w:r w:rsidRPr="001923C6">
              <w:rPr>
                <w:rFonts w:hint="eastAsia"/>
                <w:sz w:val="20"/>
              </w:rPr>
              <w:t>【ﾃﾞｭｱﾙ</w:t>
            </w:r>
            <w:r w:rsidRPr="001923C6">
              <w:rPr>
                <w:sz w:val="20"/>
              </w:rPr>
              <w:t>INJ】</w:t>
            </w:r>
            <w:r w:rsidRPr="001923C6">
              <w:rPr>
                <w:color w:val="000000"/>
                <w:sz w:val="20"/>
              </w:rPr>
              <w:t>OR【D-4】</w:t>
            </w:r>
          </w:p>
        </w:tc>
        <w:tc>
          <w:tcPr>
            <w:tcW w:w="1418" w:type="dxa"/>
            <w:tcBorders>
              <w:top w:val="single" w:sz="4" w:space="0" w:color="auto"/>
              <w:left w:val="nil"/>
              <w:bottom w:val="single" w:sz="4" w:space="0" w:color="auto"/>
              <w:right w:val="single" w:sz="4" w:space="0" w:color="auto"/>
            </w:tcBorders>
          </w:tcPr>
          <w:p w14:paraId="4464D71D" w14:textId="7205DA8A" w:rsidR="00765A27" w:rsidRPr="001923C6" w:rsidRDefault="00765A27" w:rsidP="00765A27">
            <w:pPr>
              <w:rPr>
                <w:sz w:val="20"/>
              </w:rPr>
            </w:pPr>
            <w:r w:rsidRPr="001923C6">
              <w:rPr>
                <w:sz w:val="20"/>
              </w:rPr>
              <w:t>-</w:t>
            </w:r>
          </w:p>
        </w:tc>
      </w:tr>
      <w:bookmarkEnd w:id="1848"/>
      <w:tr w:rsidR="00765A27" w:rsidRPr="001923C6" w14:paraId="3784058D" w14:textId="6B9D552A"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3129A532" w14:textId="77777777" w:rsidR="00765A27" w:rsidRPr="001923C6" w:rsidRDefault="00765A27" w:rsidP="00765A27">
            <w:pPr>
              <w:rPr>
                <w:sz w:val="20"/>
              </w:rPr>
            </w:pPr>
            <w:r w:rsidRPr="001923C6">
              <w:rPr>
                <w:sz w:val="20"/>
              </w:rPr>
              <w:t>ekcst_ekcst</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5B34914" w14:textId="77777777" w:rsidR="00765A27" w:rsidRPr="001923C6" w:rsidRDefault="00765A27" w:rsidP="00765A27">
            <w:pPr>
              <w:rPr>
                <w:sz w:val="20"/>
              </w:rPr>
            </w:pPr>
            <w:r w:rsidRPr="001923C6">
              <w:rPr>
                <w:rFonts w:hint="eastAsia"/>
                <w:sz w:val="20"/>
              </w:rPr>
              <w:t>始動時ﾉｯｸ防止制御の要求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6A075CE7" w14:textId="77777777" w:rsidR="00765A27" w:rsidRPr="001923C6" w:rsidRDefault="00765A27" w:rsidP="00765A27">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0DD9201A" w14:textId="122CBB6D" w:rsidR="00765A27" w:rsidRPr="001923C6" w:rsidRDefault="00765A27" w:rsidP="00765A27">
            <w:pPr>
              <w:rPr>
                <w:sz w:val="20"/>
              </w:rPr>
            </w:pPr>
            <w:r w:rsidRPr="001923C6">
              <w:rPr>
                <w:sz w:val="20"/>
              </w:rPr>
              <w:t>-</w:t>
            </w:r>
          </w:p>
        </w:tc>
      </w:tr>
      <w:tr w:rsidR="00765A27" w:rsidRPr="001923C6" w14:paraId="3A3FB980" w14:textId="5DB1320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ED5C0D2" w14:textId="77777777" w:rsidR="00765A27" w:rsidRPr="001923C6" w:rsidRDefault="00765A27" w:rsidP="00765A27">
            <w:pPr>
              <w:rPr>
                <w:sz w:val="20"/>
              </w:rPr>
            </w:pPr>
            <w:r w:rsidRPr="001923C6">
              <w:rPr>
                <w:sz w:val="20"/>
              </w:rPr>
              <w:t>efcinjctr_efcinjctr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95326E2" w14:textId="77777777" w:rsidR="00765A27" w:rsidRPr="001923C6" w:rsidRDefault="00765A27" w:rsidP="00765A27">
            <w:pPr>
              <w:rPr>
                <w:sz w:val="20"/>
              </w:rPr>
            </w:pPr>
            <w:r w:rsidRPr="001923C6">
              <w:rPr>
                <w:sz w:val="20"/>
              </w:rPr>
              <w:t>FC中燃料噴射制御の</w:t>
            </w:r>
            <w:r w:rsidRPr="001923C6">
              <w:rPr>
                <w:rFonts w:hint="eastAsia"/>
                <w:sz w:val="20"/>
              </w:rPr>
              <w:t>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160789D7" w14:textId="77777777" w:rsidR="00765A27" w:rsidRPr="001923C6" w:rsidRDefault="00765A27" w:rsidP="00765A27">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71D9134D" w14:textId="4BE3C22F" w:rsidR="00765A27" w:rsidRPr="001923C6" w:rsidRDefault="00765A27" w:rsidP="00765A27">
            <w:pPr>
              <w:rPr>
                <w:sz w:val="20"/>
              </w:rPr>
            </w:pPr>
            <w:r w:rsidRPr="001923C6">
              <w:rPr>
                <w:sz w:val="20"/>
              </w:rPr>
              <w:t>-</w:t>
            </w:r>
          </w:p>
        </w:tc>
      </w:tr>
      <w:tr w:rsidR="00765A27" w:rsidRPr="001923C6" w14:paraId="38438842" w14:textId="2FC66C3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7548FD8C" w14:textId="77777777" w:rsidR="00765A27" w:rsidRDefault="00765A27" w:rsidP="00765A27">
            <w:pPr>
              <w:rPr>
                <w:ins w:id="1849" w:author="16a" w:date="2025-10-08T16:21:00Z"/>
                <w:sz w:val="20"/>
              </w:rPr>
            </w:pPr>
            <w:r w:rsidRPr="001923C6">
              <w:rPr>
                <w:sz w:val="20"/>
              </w:rPr>
              <w:t>ewupcat_ewupcat</w:t>
            </w:r>
          </w:p>
          <w:p w14:paraId="5B46C6E7" w14:textId="77777777" w:rsidR="00765A27" w:rsidRPr="00F64515" w:rsidRDefault="00765A27" w:rsidP="00765A27">
            <w:pPr>
              <w:shd w:val="clear" w:color="auto" w:fill="00FF00"/>
              <w:jc w:val="left"/>
              <w:rPr>
                <w:ins w:id="1850" w:author="16a" w:date="2025-10-08T16:21:00Z"/>
                <w:sz w:val="20"/>
              </w:rPr>
            </w:pPr>
            <w:ins w:id="1851" w:author="16a" w:date="2025-10-08T16:21:00Z">
              <w:r w:rsidRPr="00F64515">
                <w:rPr>
                  <w:rFonts w:hint="eastAsia"/>
                  <w:sz w:val="20"/>
                </w:rPr>
                <w:t>※</w:t>
              </w:r>
              <w:r>
                <w:rPr>
                  <w:rFonts w:hint="eastAsia"/>
                  <w:sz w:val="20"/>
                </w:rPr>
                <w:t>通常</w:t>
              </w:r>
              <w:r w:rsidRPr="00F64515">
                <w:rPr>
                  <w:rFonts w:hint="eastAsia"/>
                  <w:sz w:val="20"/>
                </w:rPr>
                <w:t>テーブル2要求取得処理は</w:t>
              </w:r>
            </w:ins>
          </w:p>
          <w:p w14:paraId="39BC2669" w14:textId="454976C4" w:rsidR="00765A27" w:rsidRPr="001923C6" w:rsidRDefault="00765A27" w:rsidP="00765A27">
            <w:pPr>
              <w:rPr>
                <w:sz w:val="20"/>
              </w:rPr>
            </w:pPr>
            <w:ins w:id="1852" w:author="16a" w:date="2025-10-08T16:21:00Z">
              <w:r w:rsidRPr="00860031">
                <w:rPr>
                  <w:rFonts w:hint="eastAsia"/>
                  <w:sz w:val="20"/>
                  <w:shd w:val="clear" w:color="auto" w:fill="00FF00"/>
                </w:rPr>
                <w:t>v</w:t>
              </w:r>
              <w:r w:rsidRPr="00860031">
                <w:rPr>
                  <w:sz w:val="20"/>
                  <w:shd w:val="clear" w:color="auto" w:fill="00FF00"/>
                </w:rPr>
                <w:t>dg_e</w:t>
              </w:r>
              <w:r w:rsidRPr="00860031">
                <w:rPr>
                  <w:rFonts w:hint="eastAsia"/>
                  <w:sz w:val="20"/>
                  <w:shd w:val="clear" w:color="auto" w:fill="00FF00"/>
                </w:rPr>
                <w:t>wupcat</w:t>
              </w:r>
              <w:r w:rsidRPr="00860031">
                <w:rPr>
                  <w:sz w:val="20"/>
                  <w:shd w:val="clear" w:color="auto" w:fill="00FF00"/>
                </w:rPr>
                <w:t>_emedi_dataget2()</w:t>
              </w:r>
            </w:ins>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021A6BDB" w14:textId="77777777" w:rsidR="00765A27" w:rsidRPr="001923C6" w:rsidRDefault="00765A27" w:rsidP="00765A27">
            <w:pPr>
              <w:rPr>
                <w:sz w:val="20"/>
              </w:rPr>
            </w:pPr>
            <w:r w:rsidRPr="001923C6">
              <w:rPr>
                <w:sz w:val="20"/>
              </w:rPr>
              <w:t>触媒暖機制御の要求(要求値・調停許可値・要求有識別子)</w:t>
            </w:r>
          </w:p>
        </w:tc>
        <w:tc>
          <w:tcPr>
            <w:tcW w:w="2717" w:type="dxa"/>
            <w:tcBorders>
              <w:top w:val="single" w:sz="4" w:space="0" w:color="auto"/>
              <w:left w:val="nil"/>
              <w:bottom w:val="single" w:sz="4" w:space="0" w:color="auto"/>
              <w:right w:val="single" w:sz="4" w:space="0" w:color="auto"/>
            </w:tcBorders>
          </w:tcPr>
          <w:p w14:paraId="4AA85EA4" w14:textId="39DD8FA9" w:rsidR="00765A27" w:rsidRPr="001923C6" w:rsidRDefault="00765A27" w:rsidP="00765A27">
            <w:pPr>
              <w:rPr>
                <w:sz w:val="20"/>
              </w:rPr>
            </w:pPr>
            <w:r w:rsidRPr="001923C6">
              <w:rPr>
                <w:rFonts w:hint="eastAsia"/>
                <w:sz w:val="20"/>
              </w:rPr>
              <w:t>【</w:t>
            </w:r>
            <w:r w:rsidRPr="001923C6">
              <w:rPr>
                <w:sz w:val="20"/>
              </w:rPr>
              <w:t>ALL HV】</w:t>
            </w:r>
          </w:p>
        </w:tc>
        <w:tc>
          <w:tcPr>
            <w:tcW w:w="1418" w:type="dxa"/>
            <w:tcBorders>
              <w:top w:val="single" w:sz="4" w:space="0" w:color="auto"/>
              <w:left w:val="nil"/>
              <w:bottom w:val="single" w:sz="4" w:space="0" w:color="auto"/>
              <w:right w:val="single" w:sz="4" w:space="0" w:color="auto"/>
            </w:tcBorders>
          </w:tcPr>
          <w:p w14:paraId="6A32E5A1" w14:textId="21A8C70C" w:rsidR="00765A27" w:rsidRPr="001923C6" w:rsidRDefault="00765A27" w:rsidP="00765A27">
            <w:pPr>
              <w:rPr>
                <w:sz w:val="20"/>
              </w:rPr>
            </w:pPr>
            <w:r w:rsidRPr="001923C6">
              <w:rPr>
                <w:sz w:val="20"/>
              </w:rPr>
              <w:t>-</w:t>
            </w:r>
          </w:p>
        </w:tc>
      </w:tr>
      <w:tr w:rsidR="00765A27" w:rsidRPr="001923C6" w14:paraId="03968A54" w14:textId="3DA0354B"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1CF0BD2" w14:textId="77777777" w:rsidR="00765A27" w:rsidRPr="001923C6" w:rsidRDefault="00765A27" w:rsidP="00765A27">
            <w:pPr>
              <w:rPr>
                <w:sz w:val="20"/>
              </w:rPr>
            </w:pPr>
            <w:r w:rsidRPr="001923C6">
              <w:rPr>
                <w:sz w:val="20"/>
              </w:rPr>
              <w:t>eclrdepi_eclrdepi</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F052179" w14:textId="77777777" w:rsidR="00765A27" w:rsidRPr="001923C6" w:rsidRDefault="00765A27" w:rsidP="00765A27">
            <w:pPr>
              <w:rPr>
                <w:sz w:val="20"/>
              </w:rPr>
            </w:pPr>
            <w:r w:rsidRPr="001923C6">
              <w:rPr>
                <w:rFonts w:hint="eastAsia"/>
                <w:sz w:val="20"/>
              </w:rPr>
              <w:t>ｱｲﾄﾞﾙ時ｲﾝｼﾞｪｸﾀﾃﾞﾎﾟ除去制御の要求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tcPr>
          <w:p w14:paraId="12E202EA" w14:textId="77777777" w:rsidR="00765A27" w:rsidRPr="001923C6" w:rsidRDefault="00765A27" w:rsidP="00765A27">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462955FD" w14:textId="3981276E" w:rsidR="00765A27" w:rsidRPr="001923C6" w:rsidRDefault="00765A27" w:rsidP="00765A27">
            <w:pPr>
              <w:rPr>
                <w:sz w:val="20"/>
              </w:rPr>
            </w:pPr>
            <w:r w:rsidRPr="001923C6">
              <w:rPr>
                <w:sz w:val="20"/>
              </w:rPr>
              <w:t>-</w:t>
            </w:r>
          </w:p>
        </w:tc>
      </w:tr>
      <w:tr w:rsidR="00765A27" w:rsidRPr="001923C6" w14:paraId="5FDA623B" w14:textId="3AD4994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1455849" w14:textId="77777777" w:rsidR="00765A27" w:rsidRPr="001923C6" w:rsidRDefault="00765A27" w:rsidP="00765A27">
            <w:pPr>
              <w:rPr>
                <w:sz w:val="20"/>
              </w:rPr>
            </w:pPr>
            <w:r w:rsidRPr="001923C6">
              <w:rPr>
                <w:sz w:val="20"/>
              </w:rPr>
              <w:t>efpldlv_e</w:t>
            </w:r>
            <w:bookmarkStart w:id="1853" w:name="OLE_LINK12"/>
            <w:r w:rsidRPr="001923C6">
              <w:rPr>
                <w:sz w:val="20"/>
              </w:rPr>
              <w:t>fpldlv</w:t>
            </w:r>
            <w:bookmarkEnd w:id="1853"/>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C58C2F6" w14:textId="77777777" w:rsidR="00765A27" w:rsidRPr="001923C6" w:rsidRDefault="00765A27" w:rsidP="00765A27">
            <w:pPr>
              <w:rPr>
                <w:sz w:val="20"/>
              </w:rPr>
            </w:pPr>
            <w:bookmarkStart w:id="1854" w:name="OLE_LINK116"/>
            <w:bookmarkStart w:id="1855" w:name="OLE_LINK117"/>
            <w:r w:rsidRPr="001923C6">
              <w:rPr>
                <w:rFonts w:hint="eastAsia"/>
                <w:color w:val="000000"/>
                <w:spacing w:val="-6"/>
                <w:sz w:val="20"/>
              </w:rPr>
              <w:t>低圧ﾃﾞﾘﾊﾞﾘ内燃料脈動回避制御</w:t>
            </w:r>
            <w:r w:rsidRPr="001923C6">
              <w:rPr>
                <w:rFonts w:hint="eastAsia"/>
                <w:spacing w:val="-6"/>
                <w:sz w:val="20"/>
              </w:rPr>
              <w:t>の要求</w:t>
            </w:r>
            <w:r w:rsidRPr="001923C6">
              <w:rPr>
                <w:spacing w:val="-6"/>
                <w:sz w:val="20"/>
              </w:rPr>
              <w:t xml:space="preserve"> </w:t>
            </w:r>
            <w:r w:rsidRPr="001923C6">
              <w:rPr>
                <w:sz w:val="20"/>
              </w:rPr>
              <w:t>(要求値・調停許可値・要求有識別子)</w:t>
            </w:r>
            <w:bookmarkEnd w:id="1854"/>
            <w:bookmarkEnd w:id="1855"/>
          </w:p>
        </w:tc>
        <w:tc>
          <w:tcPr>
            <w:tcW w:w="2717" w:type="dxa"/>
            <w:tcBorders>
              <w:top w:val="single" w:sz="4" w:space="0" w:color="auto"/>
              <w:left w:val="nil"/>
              <w:bottom w:val="single" w:sz="4" w:space="0" w:color="auto"/>
              <w:right w:val="single" w:sz="4" w:space="0" w:color="auto"/>
            </w:tcBorders>
          </w:tcPr>
          <w:p w14:paraId="143C1410" w14:textId="77777777" w:rsidR="00765A27" w:rsidRPr="001923C6" w:rsidRDefault="00765A27" w:rsidP="00765A27">
            <w:pPr>
              <w:rPr>
                <w:sz w:val="20"/>
              </w:rPr>
            </w:pPr>
            <w:r w:rsidRPr="001923C6">
              <w:rPr>
                <w:rFonts w:hint="eastAsia"/>
                <w:position w:val="-14"/>
                <w:sz w:val="20"/>
              </w:rPr>
              <w:t>【ﾃﾞｭｱﾙ</w:t>
            </w:r>
            <w:r w:rsidRPr="001923C6">
              <w:rPr>
                <w:position w:val="-14"/>
                <w:sz w:val="20"/>
              </w:rPr>
              <w:t>INJ】AND【可変燃圧制御無】</w:t>
            </w:r>
          </w:p>
        </w:tc>
        <w:tc>
          <w:tcPr>
            <w:tcW w:w="1418" w:type="dxa"/>
            <w:tcBorders>
              <w:top w:val="single" w:sz="4" w:space="0" w:color="auto"/>
              <w:left w:val="nil"/>
              <w:bottom w:val="single" w:sz="4" w:space="0" w:color="auto"/>
              <w:right w:val="single" w:sz="4" w:space="0" w:color="auto"/>
            </w:tcBorders>
          </w:tcPr>
          <w:p w14:paraId="09095F36" w14:textId="19AFA049" w:rsidR="00765A27" w:rsidRPr="001923C6" w:rsidRDefault="00765A27" w:rsidP="00765A27">
            <w:pPr>
              <w:rPr>
                <w:position w:val="-14"/>
                <w:sz w:val="20"/>
              </w:rPr>
            </w:pPr>
            <w:r w:rsidRPr="001923C6">
              <w:rPr>
                <w:position w:val="-14"/>
                <w:sz w:val="20"/>
              </w:rPr>
              <w:t>-</w:t>
            </w:r>
          </w:p>
        </w:tc>
      </w:tr>
      <w:tr w:rsidR="00765A27" w:rsidRPr="001923C6" w14:paraId="2D67881B" w14:textId="77777777" w:rsidTr="00D74DC3">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20D901A" w14:textId="1CBFF937" w:rsidR="00765A27" w:rsidRPr="001923C6" w:rsidRDefault="00765A27" w:rsidP="00765A27">
            <w:pPr>
              <w:rPr>
                <w:sz w:val="20"/>
              </w:rPr>
            </w:pPr>
            <w:r w:rsidRPr="001923C6">
              <w:rPr>
                <w:sz w:val="20"/>
              </w:rPr>
              <w:t>efcfrctrl_efcfrctrl</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D5E3CB2" w14:textId="0BC86A48" w:rsidR="00765A27" w:rsidRPr="001923C6" w:rsidRDefault="00765A27" w:rsidP="00765A27">
            <w:pPr>
              <w:rPr>
                <w:color w:val="000000"/>
                <w:spacing w:val="-6"/>
                <w:sz w:val="20"/>
              </w:rPr>
            </w:pPr>
            <w:r w:rsidRPr="001923C6">
              <w:rPr>
                <w:spacing w:val="-6"/>
                <w:sz w:val="20"/>
              </w:rPr>
              <w:t>1気筒FC</w:t>
            </w:r>
            <w:r w:rsidRPr="001923C6">
              <w:rPr>
                <w:rFonts w:hint="eastAsia"/>
                <w:spacing w:val="-6"/>
                <w:sz w:val="20"/>
              </w:rPr>
              <w:t>制御の要求</w:t>
            </w:r>
            <w:r w:rsidRPr="001923C6">
              <w:rPr>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734B326E" w14:textId="31DBAE06" w:rsidR="00765A27" w:rsidRPr="001923C6" w:rsidRDefault="00765A27" w:rsidP="00765A27">
            <w:pPr>
              <w:rPr>
                <w:position w:val="-14"/>
                <w:sz w:val="20"/>
              </w:rPr>
            </w:pPr>
            <w:r w:rsidRPr="001923C6">
              <w:rPr>
                <w:position w:val="-14"/>
                <w:sz w:val="20"/>
              </w:rPr>
              <w:t>【</w:t>
            </w:r>
            <w:bookmarkStart w:id="1856" w:name="OLE_LINK195"/>
            <w:r w:rsidRPr="001923C6">
              <w:rPr>
                <w:position w:val="-14"/>
                <w:sz w:val="20"/>
              </w:rPr>
              <w:t>GPF</w:t>
            </w:r>
            <w:bookmarkEnd w:id="1856"/>
            <w:r w:rsidRPr="001923C6">
              <w:rPr>
                <w:position w:val="-14"/>
                <w:sz w:val="20"/>
              </w:rPr>
              <w:t>有】</w:t>
            </w:r>
          </w:p>
        </w:tc>
        <w:tc>
          <w:tcPr>
            <w:tcW w:w="1418" w:type="dxa"/>
            <w:tcBorders>
              <w:top w:val="single" w:sz="4" w:space="0" w:color="auto"/>
              <w:left w:val="nil"/>
              <w:bottom w:val="single" w:sz="4" w:space="0" w:color="auto"/>
              <w:right w:val="single" w:sz="4" w:space="0" w:color="auto"/>
            </w:tcBorders>
            <w:shd w:val="clear" w:color="auto" w:fill="auto"/>
          </w:tcPr>
          <w:p w14:paraId="26DAA7E3" w14:textId="536FB423" w:rsidR="00765A27" w:rsidRPr="001923C6" w:rsidRDefault="00765A27" w:rsidP="00765A27">
            <w:pPr>
              <w:rPr>
                <w:position w:val="-14"/>
                <w:sz w:val="20"/>
              </w:rPr>
            </w:pPr>
            <w:r w:rsidRPr="001923C6">
              <w:rPr>
                <w:rFonts w:hint="eastAsia"/>
                <w:position w:val="-14"/>
                <w:sz w:val="20"/>
              </w:rPr>
              <w:t>-</w:t>
            </w:r>
          </w:p>
        </w:tc>
      </w:tr>
      <w:tr w:rsidR="00765A27" w:rsidRPr="001923C6" w14:paraId="500AE1E0" w14:textId="77777777" w:rsidTr="004470A8">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055AC2F1" w14:textId="6EDFC862" w:rsidR="00765A27" w:rsidRPr="00392DBB" w:rsidRDefault="00765A27" w:rsidP="00765A27">
            <w:pPr>
              <w:rPr>
                <w:sz w:val="20"/>
              </w:rPr>
            </w:pPr>
            <w:r w:rsidRPr="00392DBB">
              <w:rPr>
                <w:sz w:val="20"/>
              </w:rPr>
              <w:t>estacm_estacm</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5F54CD4" w14:textId="4299749D" w:rsidR="00765A27" w:rsidRPr="00392DBB" w:rsidRDefault="00765A27" w:rsidP="00765A27">
            <w:pPr>
              <w:rPr>
                <w:spacing w:val="-6"/>
                <w:sz w:val="20"/>
              </w:rPr>
            </w:pPr>
            <w:r w:rsidRPr="00852B2A">
              <w:rPr>
                <w:rFonts w:hint="eastAsia"/>
                <w:spacing w:val="-6"/>
                <w:sz w:val="20"/>
              </w:rPr>
              <w:t>始動時吹け上がり制御</w:t>
            </w:r>
            <w:r w:rsidRPr="00392DBB">
              <w:rPr>
                <w:rFonts w:hint="eastAsia"/>
                <w:spacing w:val="-6"/>
                <w:sz w:val="20"/>
              </w:rPr>
              <w:t>の要求</w:t>
            </w:r>
          </w:p>
        </w:tc>
        <w:tc>
          <w:tcPr>
            <w:tcW w:w="2740" w:type="dxa"/>
            <w:gridSpan w:val="2"/>
            <w:tcBorders>
              <w:top w:val="single" w:sz="4" w:space="0" w:color="auto"/>
              <w:left w:val="nil"/>
              <w:bottom w:val="single" w:sz="4" w:space="0" w:color="auto"/>
              <w:right w:val="single" w:sz="4" w:space="0" w:color="auto"/>
            </w:tcBorders>
            <w:shd w:val="clear" w:color="auto" w:fill="auto"/>
          </w:tcPr>
          <w:p w14:paraId="2E911A1D" w14:textId="0F80DCB7" w:rsidR="00765A27" w:rsidRPr="00392DBB" w:rsidRDefault="00765A27" w:rsidP="00765A27">
            <w:pPr>
              <w:rPr>
                <w:position w:val="-14"/>
                <w:sz w:val="20"/>
              </w:rPr>
            </w:pPr>
            <w:r w:rsidRPr="00392DBB">
              <w:rPr>
                <w:position w:val="-14"/>
                <w:sz w:val="20"/>
              </w:rPr>
              <w:t>(</w:t>
            </w:r>
            <w:r w:rsidRPr="00852B2A">
              <w:rPr>
                <w:rFonts w:hint="eastAsia"/>
                <w:position w:val="-14"/>
                <w:sz w:val="20"/>
              </w:rPr>
              <w:t>【ﾘﾓｰﾄｺﾝﾄﾛｰﾙ有】</w:t>
            </w:r>
            <w:r w:rsidRPr="00392DBB">
              <w:rPr>
                <w:position w:val="-14"/>
                <w:sz w:val="20"/>
              </w:rPr>
              <w:t>OR【ﾅﾋﾞｺﾝﾄﾛｰﾙ有】)AND【SUB-CPU以外】</w:t>
            </w:r>
          </w:p>
        </w:tc>
        <w:tc>
          <w:tcPr>
            <w:tcW w:w="1418" w:type="dxa"/>
            <w:tcBorders>
              <w:top w:val="single" w:sz="4" w:space="0" w:color="auto"/>
              <w:left w:val="nil"/>
              <w:bottom w:val="single" w:sz="4" w:space="0" w:color="auto"/>
              <w:right w:val="single" w:sz="4" w:space="0" w:color="auto"/>
            </w:tcBorders>
            <w:shd w:val="clear" w:color="auto" w:fill="auto"/>
          </w:tcPr>
          <w:p w14:paraId="0FA38DC0" w14:textId="5F090AAF" w:rsidR="00765A27" w:rsidRPr="00392DBB" w:rsidRDefault="00765A27" w:rsidP="00765A27">
            <w:pPr>
              <w:rPr>
                <w:position w:val="-14"/>
                <w:sz w:val="20"/>
              </w:rPr>
            </w:pPr>
            <w:r w:rsidRPr="00392DBB">
              <w:rPr>
                <w:rFonts w:hint="eastAsia"/>
                <w:position w:val="-14"/>
                <w:sz w:val="20"/>
              </w:rPr>
              <w:t>-</w:t>
            </w:r>
          </w:p>
        </w:tc>
      </w:tr>
      <w:tr w:rsidR="00765A27" w:rsidRPr="001923C6" w14:paraId="30DAC478" w14:textId="47965E5A" w:rsidTr="004470A8">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06E9CC1C" w14:textId="77777777" w:rsidR="00765A27" w:rsidRDefault="00765A27" w:rsidP="00765A27">
            <w:pPr>
              <w:rPr>
                <w:ins w:id="1857" w:author="16a" w:date="2025-10-08T16:21:00Z"/>
                <w:sz w:val="20"/>
              </w:rPr>
            </w:pPr>
            <w:r w:rsidRPr="001923C6">
              <w:rPr>
                <w:sz w:val="20"/>
              </w:rPr>
              <w:t>edthrctrl_edthrctr</w:t>
            </w:r>
            <w:commentRangeStart w:id="1858"/>
            <w:r w:rsidRPr="001923C6">
              <w:rPr>
                <w:sz w:val="20"/>
              </w:rPr>
              <w:t>l</w:t>
            </w:r>
            <w:commentRangeEnd w:id="1858"/>
            <w:r w:rsidRPr="001923C6">
              <w:rPr>
                <w:rStyle w:val="a8"/>
                <w:sz w:val="20"/>
              </w:rPr>
              <w:commentReference w:id="1858"/>
            </w:r>
          </w:p>
          <w:p w14:paraId="0269DDB8" w14:textId="77777777" w:rsidR="00765A27" w:rsidRPr="00F64515" w:rsidRDefault="00765A27" w:rsidP="001103C8">
            <w:pPr>
              <w:shd w:val="clear" w:color="auto" w:fill="00FF00"/>
              <w:jc w:val="left"/>
              <w:rPr>
                <w:ins w:id="1859" w:author="16a" w:date="2025-10-08T16:21:00Z"/>
                <w:sz w:val="20"/>
              </w:rPr>
            </w:pPr>
            <w:ins w:id="1860" w:author="16a" w:date="2025-10-08T16:21:00Z">
              <w:r w:rsidRPr="00F64515">
                <w:rPr>
                  <w:rFonts w:hint="eastAsia"/>
                  <w:sz w:val="20"/>
                </w:rPr>
                <w:t>※</w:t>
              </w:r>
              <w:r>
                <w:rPr>
                  <w:rFonts w:hint="eastAsia"/>
                  <w:sz w:val="20"/>
                </w:rPr>
                <w:t>通常</w:t>
              </w:r>
              <w:r w:rsidRPr="00F64515">
                <w:rPr>
                  <w:rFonts w:hint="eastAsia"/>
                  <w:sz w:val="20"/>
                </w:rPr>
                <w:t>テーブル2要求取得処理は</w:t>
              </w:r>
            </w:ins>
          </w:p>
          <w:p w14:paraId="57F76905" w14:textId="326B7E9D" w:rsidR="00765A27" w:rsidRPr="001923C6" w:rsidRDefault="00765A27" w:rsidP="001103C8">
            <w:pPr>
              <w:shd w:val="clear" w:color="auto" w:fill="00FF00"/>
              <w:rPr>
                <w:sz w:val="20"/>
              </w:rPr>
            </w:pPr>
            <w:ins w:id="1861" w:author="16a" w:date="2025-10-08T16:21:00Z">
              <w:r w:rsidRPr="00D24822">
                <w:rPr>
                  <w:sz w:val="20"/>
                </w:rPr>
                <w:t>vdg_edthrctrl_emedi_dataget2()</w:t>
              </w:r>
            </w:ins>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4984BAC2" w14:textId="77777777" w:rsidR="00765A27" w:rsidRPr="001923C6" w:rsidRDefault="00765A27" w:rsidP="00765A27">
            <w:pPr>
              <w:rPr>
                <w:color w:val="000000"/>
                <w:spacing w:val="-6"/>
                <w:sz w:val="20"/>
              </w:rPr>
            </w:pPr>
            <w:r w:rsidRPr="001923C6">
              <w:rPr>
                <w:rFonts w:hint="eastAsia"/>
                <w:sz w:val="20"/>
              </w:rPr>
              <w:t>気筒別ﾃﾞｨｻﾞ制御の要求</w:t>
            </w:r>
            <w:r w:rsidRPr="001923C6">
              <w:rPr>
                <w:color w:val="000000"/>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03FD8B6F" w14:textId="77777777" w:rsidR="00765A27" w:rsidRPr="001923C6" w:rsidRDefault="00765A27" w:rsidP="00765A27">
            <w:pPr>
              <w:rPr>
                <w:position w:val="-14"/>
                <w:sz w:val="20"/>
              </w:rPr>
            </w:pPr>
            <w:r w:rsidRPr="001923C6">
              <w:rPr>
                <w:rFonts w:hint="eastAsia"/>
                <w:color w:val="000000"/>
                <w:sz w:val="20"/>
              </w:rPr>
              <w:t>【ﾃﾞｭｱﾙ</w:t>
            </w:r>
            <w:r w:rsidRPr="001923C6">
              <w:rPr>
                <w:color w:val="000000"/>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6EAE8453" w14:textId="3818C505" w:rsidR="00765A27" w:rsidRPr="001923C6" w:rsidRDefault="00765A27" w:rsidP="00765A27">
            <w:pPr>
              <w:rPr>
                <w:color w:val="000000"/>
                <w:sz w:val="20"/>
              </w:rPr>
            </w:pPr>
            <w:r w:rsidRPr="001923C6">
              <w:rPr>
                <w:color w:val="000000"/>
                <w:sz w:val="20"/>
              </w:rPr>
              <w:t>-</w:t>
            </w:r>
          </w:p>
        </w:tc>
      </w:tr>
      <w:tr w:rsidR="00765A27" w:rsidRPr="001923C6" w14:paraId="21C31E9F" w14:textId="381757FE" w:rsidTr="00251631">
        <w:tblPrEx>
          <w:tblCellMar>
            <w:left w:w="0" w:type="dxa"/>
            <w:right w:w="0" w:type="dxa"/>
          </w:tblCellMar>
        </w:tblPrEx>
        <w:trPr>
          <w:trHeight w:val="1089"/>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A29BB5D" w14:textId="77777777" w:rsidR="00765A27" w:rsidRDefault="00765A27" w:rsidP="00765A27">
            <w:pPr>
              <w:rPr>
                <w:sz w:val="20"/>
              </w:rPr>
            </w:pPr>
            <w:r w:rsidRPr="001923C6">
              <w:rPr>
                <w:sz w:val="20"/>
              </w:rPr>
              <w:lastRenderedPageBreak/>
              <w:t>eactlfg_eactlfg</w:t>
            </w:r>
          </w:p>
          <w:p w14:paraId="53AFEA56" w14:textId="2151F22C" w:rsidR="00765A27" w:rsidRPr="001923C6" w:rsidRDefault="00765A27" w:rsidP="00765A27">
            <w:pPr>
              <w:jc w:val="left"/>
              <w:rPr>
                <w:sz w:val="20"/>
              </w:rPr>
            </w:pPr>
            <w:r w:rsidRPr="00AD28CC">
              <w:rPr>
                <w:rFonts w:hint="eastAsia"/>
                <w:sz w:val="20"/>
              </w:rPr>
              <w:t>※</w:t>
            </w:r>
            <w:r w:rsidRPr="00852B2A">
              <w:rPr>
                <w:rFonts w:hint="eastAsia"/>
                <w:sz w:val="20"/>
              </w:rPr>
              <w:t>通常テーブル</w:t>
            </w:r>
            <w:r w:rsidRPr="00AD28CC">
              <w:rPr>
                <w:rFonts w:hint="eastAsia"/>
                <w:sz w:val="20"/>
              </w:rPr>
              <w:t>要求取得処理は</w:t>
            </w:r>
            <w:r w:rsidRPr="00AD28CC">
              <w:rPr>
                <w:sz w:val="20"/>
              </w:rPr>
              <w:t>vdg_eactlfg_emedi_dataget()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EBDCEAB" w14:textId="77777777" w:rsidR="00765A27" w:rsidRPr="001923C6" w:rsidRDefault="00765A27" w:rsidP="00765A27">
            <w:pPr>
              <w:rPr>
                <w:color w:val="000000"/>
                <w:spacing w:val="-6"/>
                <w:sz w:val="20"/>
              </w:rPr>
            </w:pPr>
            <w:r w:rsidRPr="001923C6">
              <w:rPr>
                <w:rFonts w:hint="eastAsia"/>
                <w:color w:val="000000"/>
                <w:spacing w:val="-6"/>
                <w:sz w:val="20"/>
              </w:rPr>
              <w:t>ﾊﾟｰｼｬﾙﾘﾌﾄ学習の為のｱｸﾃｨﾌﾞ制御の要求</w:t>
            </w:r>
            <w:r w:rsidRPr="001923C6">
              <w:rPr>
                <w:color w:val="000000"/>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72AE3F66" w14:textId="6F167E98" w:rsidR="00765A27" w:rsidRPr="001923C6" w:rsidRDefault="00765A27" w:rsidP="00765A27">
            <w:pPr>
              <w:rPr>
                <w:position w:val="-14"/>
                <w:sz w:val="20"/>
              </w:rPr>
            </w:pPr>
            <w:r w:rsidRPr="00AD28CC">
              <w:rPr>
                <w:rFonts w:hint="eastAsia"/>
                <w:position w:val="-14"/>
                <w:sz w:val="20"/>
              </w:rPr>
              <w:t>(</w:t>
            </w:r>
            <w:r w:rsidRPr="001923C6">
              <w:rPr>
                <w:rFonts w:hint="eastAsia"/>
                <w:position w:val="-14"/>
                <w:sz w:val="20"/>
              </w:rPr>
              <w:t>【ﾃﾞｭｱﾙ</w:t>
            </w:r>
            <w:r w:rsidRPr="001923C6">
              <w:rPr>
                <w:position w:val="-14"/>
                <w:sz w:val="20"/>
              </w:rPr>
              <w:t>INJ】</w:t>
            </w:r>
            <w:r w:rsidRPr="001923C6">
              <w:rPr>
                <w:rFonts w:hint="eastAsia"/>
                <w:position w:val="-14"/>
                <w:sz w:val="20"/>
              </w:rPr>
              <w:t>OR【D-4】</w:t>
            </w:r>
            <w:r w:rsidRPr="00AD28CC">
              <w:rPr>
                <w:rFonts w:hint="eastAsia"/>
                <w:position w:val="-14"/>
                <w:sz w:val="20"/>
              </w:rPr>
              <w:t>)</w:t>
            </w:r>
            <w:r w:rsidRPr="00AD28CC">
              <w:rPr>
                <w:position w:val="-14"/>
                <w:sz w:val="20"/>
              </w:rPr>
              <w:t>AND</w:t>
            </w:r>
            <w:r w:rsidRPr="00AD28CC">
              <w:rPr>
                <w:rFonts w:hint="eastAsia"/>
                <w:position w:val="-14"/>
                <w:sz w:val="20"/>
              </w:rPr>
              <w:t>【PLﾏﾙﾁ噴射無】</w:t>
            </w:r>
          </w:p>
        </w:tc>
        <w:tc>
          <w:tcPr>
            <w:tcW w:w="1418" w:type="dxa"/>
            <w:tcBorders>
              <w:top w:val="single" w:sz="4" w:space="0" w:color="auto"/>
              <w:left w:val="nil"/>
              <w:bottom w:val="single" w:sz="4" w:space="0" w:color="auto"/>
              <w:right w:val="single" w:sz="4" w:space="0" w:color="auto"/>
            </w:tcBorders>
            <w:shd w:val="clear" w:color="auto" w:fill="auto"/>
          </w:tcPr>
          <w:p w14:paraId="72977E37" w14:textId="65C6CF39" w:rsidR="00765A27" w:rsidRPr="001923C6" w:rsidRDefault="00765A27" w:rsidP="00765A27">
            <w:pPr>
              <w:rPr>
                <w:position w:val="-14"/>
                <w:sz w:val="20"/>
              </w:rPr>
            </w:pPr>
            <w:r w:rsidRPr="001923C6">
              <w:rPr>
                <w:position w:val="-14"/>
                <w:sz w:val="20"/>
              </w:rPr>
              <w:t>-</w:t>
            </w:r>
          </w:p>
        </w:tc>
      </w:tr>
      <w:tr w:rsidR="00765A27" w:rsidRPr="001923C6" w14:paraId="5A76566D" w14:textId="77777777" w:rsidTr="00251631">
        <w:tblPrEx>
          <w:tblCellMar>
            <w:left w:w="0" w:type="dxa"/>
            <w:right w:w="0" w:type="dxa"/>
          </w:tblCellMar>
        </w:tblPrEx>
        <w:trPr>
          <w:trHeight w:val="1161"/>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33CE199C" w14:textId="77777777" w:rsidR="00765A27" w:rsidRPr="001B3242" w:rsidRDefault="00765A27" w:rsidP="00765A27">
            <w:pPr>
              <w:jc w:val="left"/>
              <w:rPr>
                <w:sz w:val="20"/>
              </w:rPr>
            </w:pPr>
            <w:r w:rsidRPr="001B3242">
              <w:rPr>
                <w:sz w:val="20"/>
              </w:rPr>
              <w:t>eactlfg_eactlfg</w:t>
            </w:r>
          </w:p>
          <w:p w14:paraId="52961963" w14:textId="6A93B80B" w:rsidR="00765A27" w:rsidRPr="001B3242" w:rsidRDefault="00765A27" w:rsidP="00765A27">
            <w:pPr>
              <w:jc w:val="left"/>
              <w:rPr>
                <w:sz w:val="20"/>
              </w:rPr>
            </w:pPr>
            <w:r w:rsidRPr="001B3242">
              <w:rPr>
                <w:rFonts w:hint="eastAsia"/>
                <w:sz w:val="20"/>
              </w:rPr>
              <w:t>※</w:t>
            </w:r>
            <w:r w:rsidRPr="00852B2A">
              <w:rPr>
                <w:rFonts w:hint="eastAsia"/>
                <w:sz w:val="20"/>
              </w:rPr>
              <w:t>通常テーブル2</w:t>
            </w:r>
            <w:r w:rsidRPr="001B3242">
              <w:rPr>
                <w:rFonts w:hint="eastAsia"/>
                <w:sz w:val="20"/>
              </w:rPr>
              <w:t>要求取得処理はv</w:t>
            </w:r>
            <w:r w:rsidRPr="001B3242">
              <w:rPr>
                <w:sz w:val="20"/>
              </w:rPr>
              <w:t>dg_eactlfg_emedi_dataget2()</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358C27B" w14:textId="1D7A5E17" w:rsidR="00765A27" w:rsidRPr="001B3242" w:rsidRDefault="00765A27" w:rsidP="00765A27">
            <w:pPr>
              <w:rPr>
                <w:color w:val="000000"/>
                <w:spacing w:val="-6"/>
                <w:sz w:val="20"/>
              </w:rPr>
            </w:pPr>
            <w:r w:rsidRPr="001B3242">
              <w:rPr>
                <w:rFonts w:hint="eastAsia"/>
                <w:color w:val="000000"/>
                <w:spacing w:val="-6"/>
                <w:sz w:val="20"/>
              </w:rPr>
              <w:t>ﾊﾟｰｼｬﾙﾘﾌﾄ学習の為のｱｸﾃｨﾌﾞ制御の要求</w:t>
            </w:r>
            <w:r w:rsidRPr="001B3242">
              <w:rPr>
                <w:color w:val="000000"/>
                <w:spacing w:val="-6"/>
                <w:sz w:val="20"/>
              </w:rPr>
              <w:t>(要求値・調停許可値・要求有識別子)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5F29C884" w14:textId="1EE48A02" w:rsidR="00765A27" w:rsidRPr="001B3242" w:rsidRDefault="00765A27" w:rsidP="00765A27">
            <w:pPr>
              <w:rPr>
                <w:position w:val="-14"/>
                <w:sz w:val="20"/>
              </w:rPr>
            </w:pPr>
            <w:r w:rsidRPr="001B3242">
              <w:rPr>
                <w:rFonts w:hint="eastAsia"/>
                <w:position w:val="-14"/>
                <w:sz w:val="20"/>
              </w:rPr>
              <w:t>(【ﾃﾞｭｱﾙ</w:t>
            </w:r>
            <w:r w:rsidRPr="001B3242">
              <w:rPr>
                <w:position w:val="-14"/>
                <w:sz w:val="20"/>
              </w:rPr>
              <w:t>INJ】</w:t>
            </w:r>
            <w:r w:rsidRPr="001B3242">
              <w:rPr>
                <w:rFonts w:hint="eastAsia"/>
                <w:position w:val="-14"/>
                <w:sz w:val="20"/>
              </w:rPr>
              <w:t>OR【D-4】)</w:t>
            </w:r>
            <w:r w:rsidRPr="001B3242">
              <w:rPr>
                <w:position w:val="-14"/>
                <w:sz w:val="20"/>
              </w:rPr>
              <w:t>AND</w:t>
            </w:r>
            <w:r w:rsidRPr="001B3242">
              <w:rPr>
                <w:rFonts w:hint="eastAsia"/>
                <w:position w:val="-14"/>
                <w:sz w:val="20"/>
              </w:rPr>
              <w:t>【PLﾏﾙﾁ噴射有】</w:t>
            </w:r>
          </w:p>
        </w:tc>
        <w:tc>
          <w:tcPr>
            <w:tcW w:w="1418" w:type="dxa"/>
            <w:tcBorders>
              <w:top w:val="single" w:sz="4" w:space="0" w:color="auto"/>
              <w:left w:val="nil"/>
              <w:bottom w:val="single" w:sz="4" w:space="0" w:color="auto"/>
              <w:right w:val="single" w:sz="4" w:space="0" w:color="auto"/>
            </w:tcBorders>
            <w:shd w:val="clear" w:color="auto" w:fill="auto"/>
          </w:tcPr>
          <w:p w14:paraId="60FE5601" w14:textId="76F03A4B" w:rsidR="00765A27" w:rsidRPr="00072445" w:rsidRDefault="00765A27" w:rsidP="00765A27">
            <w:pPr>
              <w:rPr>
                <w:position w:val="-14"/>
                <w:sz w:val="20"/>
              </w:rPr>
            </w:pPr>
            <w:r w:rsidRPr="00072445">
              <w:rPr>
                <w:position w:val="-14"/>
                <w:sz w:val="20"/>
              </w:rPr>
              <w:t>-</w:t>
            </w:r>
          </w:p>
        </w:tc>
      </w:tr>
      <w:tr w:rsidR="00765A27" w:rsidRPr="001923C6" w14:paraId="5DAD31A0" w14:textId="38D2071B" w:rsidTr="00392DBB">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57A8942" w14:textId="77777777" w:rsidR="00765A27" w:rsidRPr="001923C6" w:rsidRDefault="00765A27" w:rsidP="00765A27">
            <w:pPr>
              <w:rPr>
                <w:sz w:val="20"/>
              </w:rPr>
            </w:pPr>
            <w:r w:rsidRPr="001923C6">
              <w:rPr>
                <w:sz w:val="20"/>
              </w:rPr>
              <w:t>einjimb_einjimb</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8F09E77" w14:textId="77777777" w:rsidR="00765A27" w:rsidRPr="001923C6" w:rsidRDefault="00765A27" w:rsidP="00765A27">
            <w:pPr>
              <w:rPr>
                <w:sz w:val="20"/>
              </w:rPr>
            </w:pPr>
            <w:r w:rsidRPr="001923C6">
              <w:rPr>
                <w:rFonts w:hint="eastAsia"/>
                <w:color w:val="000000"/>
                <w:spacing w:val="-6"/>
                <w:sz w:val="20"/>
              </w:rPr>
              <w:t>ｲﾝﾊﾞﾗﾝｽ</w:t>
            </w:r>
            <w:r w:rsidRPr="001923C6">
              <w:rPr>
                <w:color w:val="000000"/>
                <w:spacing w:val="-6"/>
                <w:sz w:val="20"/>
              </w:rPr>
              <w:t>時の噴射制御</w:t>
            </w:r>
            <w:r w:rsidRPr="001923C6">
              <w:rPr>
                <w:rFonts w:hint="eastAsia"/>
                <w:spacing w:val="-6"/>
                <w:sz w:val="20"/>
              </w:rPr>
              <w:t>の要求</w:t>
            </w:r>
            <w:r w:rsidRPr="001923C6">
              <w:rPr>
                <w:spacing w:val="-6"/>
                <w:sz w:val="20"/>
              </w:rPr>
              <w:t xml:space="preserve"> </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21FC0DE1" w14:textId="6D0C6008" w:rsidR="00765A27" w:rsidRPr="001923C6" w:rsidRDefault="00765A27" w:rsidP="00765A27">
            <w:pPr>
              <w:rPr>
                <w:sz w:val="20"/>
              </w:rPr>
            </w:pPr>
            <w:r w:rsidRPr="001923C6">
              <w:rPr>
                <w:rFonts w:hint="eastAsia"/>
                <w:sz w:val="20"/>
              </w:rPr>
              <w:t>【</w:t>
            </w:r>
            <w:r w:rsidRPr="001923C6">
              <w:rPr>
                <w:sz w:val="20"/>
              </w:rPr>
              <w:t>AF気筒間</w:t>
            </w:r>
            <w:r w:rsidRPr="001923C6">
              <w:rPr>
                <w:rFonts w:hint="eastAsia"/>
                <w:sz w:val="20"/>
              </w:rPr>
              <w:t>ｲﾝﾊﾞﾗﾝｽ</w:t>
            </w:r>
            <w:r w:rsidRPr="001923C6">
              <w:rPr>
                <w:sz w:val="20"/>
              </w:rPr>
              <w:t>有】AND【</w:t>
            </w: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6C676BDA" w14:textId="71D481EB" w:rsidR="00765A27" w:rsidRPr="001923C6" w:rsidRDefault="00765A27" w:rsidP="00765A27">
            <w:pPr>
              <w:rPr>
                <w:sz w:val="20"/>
              </w:rPr>
            </w:pPr>
            <w:r w:rsidRPr="001923C6">
              <w:rPr>
                <w:sz w:val="20"/>
              </w:rPr>
              <w:t>-</w:t>
            </w:r>
          </w:p>
        </w:tc>
      </w:tr>
      <w:tr w:rsidR="00765A27" w:rsidRPr="001923C6" w14:paraId="311797A7" w14:textId="56A16A41" w:rsidTr="00392DBB">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855AC80" w14:textId="77777777" w:rsidR="00765A27" w:rsidRPr="001923C6" w:rsidRDefault="00765A27" w:rsidP="00765A27">
            <w:pPr>
              <w:rPr>
                <w:sz w:val="20"/>
              </w:rPr>
            </w:pPr>
            <w:r w:rsidRPr="001923C6">
              <w:rPr>
                <w:sz w:val="20"/>
              </w:rPr>
              <w:t>eactobd_eactobd</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69C7A17C" w14:textId="77777777" w:rsidR="00765A27" w:rsidRPr="001923C6" w:rsidRDefault="00765A27" w:rsidP="00765A27">
            <w:pPr>
              <w:rPr>
                <w:sz w:val="20"/>
              </w:rPr>
            </w:pP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2A8AFCF9" w14:textId="77777777" w:rsidR="00765A27" w:rsidRPr="001923C6" w:rsidRDefault="00765A27" w:rsidP="00765A27">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0976145C" w14:textId="36D040F2" w:rsidR="00765A27" w:rsidRPr="001923C6" w:rsidRDefault="00765A27" w:rsidP="00765A27">
            <w:pPr>
              <w:rPr>
                <w:sz w:val="20"/>
              </w:rPr>
            </w:pPr>
            <w:r w:rsidRPr="001923C6">
              <w:rPr>
                <w:sz w:val="20"/>
              </w:rPr>
              <w:t>-</w:t>
            </w:r>
          </w:p>
        </w:tc>
      </w:tr>
      <w:tr w:rsidR="00765A27" w:rsidRPr="001923C6" w14:paraId="08982481" w14:textId="77777777" w:rsidTr="00392DBB">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25B2D1F0" w14:textId="41E79388" w:rsidR="00765A27" w:rsidRPr="001923C6" w:rsidRDefault="00765A27" w:rsidP="00765A27">
            <w:pPr>
              <w:rPr>
                <w:sz w:val="20"/>
              </w:rPr>
            </w:pPr>
            <w:r>
              <w:rPr>
                <w:rFonts w:hint="eastAsia"/>
                <w:sz w:val="20"/>
              </w:rPr>
              <w:t>e</w:t>
            </w:r>
            <w:r>
              <w:rPr>
                <w:sz w:val="20"/>
              </w:rPr>
              <w:t>imbrq_</w:t>
            </w:r>
            <w:r>
              <w:rPr>
                <w:rFonts w:hint="eastAsia"/>
                <w:sz w:val="20"/>
              </w:rPr>
              <w:t>e</w:t>
            </w:r>
            <w:r>
              <w:rPr>
                <w:sz w:val="20"/>
              </w:rPr>
              <w:t>imbrq</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582CA1DA" w14:textId="1E129BFD" w:rsidR="00765A27" w:rsidRPr="001923C6" w:rsidRDefault="00765A27" w:rsidP="00765A27">
            <w:pPr>
              <w:rPr>
                <w:sz w:val="20"/>
              </w:rPr>
            </w:pPr>
            <w:r w:rsidRPr="00D25CDE">
              <w:rPr>
                <w:rFonts w:hint="eastAsia"/>
                <w:sz w:val="20"/>
              </w:rPr>
              <w:t>ｲﾝﾊﾞﾗﾝｽ</w:t>
            </w: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40" w:type="dxa"/>
            <w:gridSpan w:val="2"/>
            <w:tcBorders>
              <w:top w:val="single" w:sz="4" w:space="0" w:color="auto"/>
              <w:left w:val="nil"/>
              <w:bottom w:val="single" w:sz="4" w:space="0" w:color="auto"/>
              <w:right w:val="single" w:sz="4" w:space="0" w:color="auto"/>
            </w:tcBorders>
            <w:shd w:val="clear" w:color="auto" w:fill="auto"/>
          </w:tcPr>
          <w:p w14:paraId="434A14D7" w14:textId="784C44CA" w:rsidR="00765A27" w:rsidRPr="001923C6" w:rsidRDefault="00765A27" w:rsidP="00765A27">
            <w:pPr>
              <w:rPr>
                <w:sz w:val="20"/>
              </w:rPr>
            </w:pPr>
            <w:r w:rsidRPr="001923C6">
              <w:rPr>
                <w:rFonts w:hint="eastAsia"/>
                <w:position w:val="-14"/>
                <w:sz w:val="20"/>
              </w:rPr>
              <w:t>【</w:t>
            </w:r>
            <w:r w:rsidRPr="001923C6">
              <w:rPr>
                <w:position w:val="-14"/>
                <w:sz w:val="20"/>
              </w:rPr>
              <w:t>AF気筒間</w:t>
            </w:r>
            <w:r w:rsidRPr="001923C6">
              <w:rPr>
                <w:rFonts w:hint="eastAsia"/>
                <w:position w:val="-14"/>
                <w:sz w:val="20"/>
              </w:rPr>
              <w:t>ｲﾝﾊﾞﾗﾝｽ</w:t>
            </w:r>
            <w:r w:rsidRPr="001923C6">
              <w:rPr>
                <w:position w:val="-14"/>
                <w:sz w:val="20"/>
              </w:rPr>
              <w:t>有】AND【</w:t>
            </w:r>
            <w:r w:rsidRPr="001923C6">
              <w:rPr>
                <w:rFonts w:hint="eastAsia"/>
                <w:position w:val="-14"/>
                <w:sz w:val="20"/>
              </w:rPr>
              <w:t>ﾃﾞｭｱﾙ</w:t>
            </w:r>
            <w:r w:rsidRPr="001923C6">
              <w:rPr>
                <w:position w:val="-14"/>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0C0E647C" w14:textId="6C13A77D" w:rsidR="00765A27" w:rsidRPr="00C307A2" w:rsidRDefault="00765A27" w:rsidP="00765A27">
            <w:pPr>
              <w:rPr>
                <w:sz w:val="20"/>
              </w:rPr>
            </w:pPr>
            <w:r w:rsidRPr="00C307A2">
              <w:rPr>
                <w:rFonts w:hint="eastAsia"/>
                <w:sz w:val="20"/>
              </w:rPr>
              <w:t>-</w:t>
            </w:r>
          </w:p>
        </w:tc>
      </w:tr>
      <w:tr w:rsidR="00765A27" w:rsidRPr="001923C6" w14:paraId="4C653665" w14:textId="77777777" w:rsidTr="00392DBB">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3848AB7" w14:textId="2F85FA7E" w:rsidR="00765A27" w:rsidRPr="001923C6" w:rsidRDefault="00765A27" w:rsidP="00765A27">
            <w:pPr>
              <w:rPr>
                <w:sz w:val="20"/>
              </w:rPr>
            </w:pPr>
            <w:r>
              <w:rPr>
                <w:rFonts w:hint="eastAsia"/>
                <w:sz w:val="20"/>
              </w:rPr>
              <w:t>e</w:t>
            </w:r>
            <w:r>
              <w:rPr>
                <w:sz w:val="20"/>
              </w:rPr>
              <w:t>mfinjrq_</w:t>
            </w:r>
            <w:r>
              <w:rPr>
                <w:rFonts w:hint="eastAsia"/>
                <w:sz w:val="20"/>
              </w:rPr>
              <w:t>e</w:t>
            </w:r>
            <w:r>
              <w:rPr>
                <w:sz w:val="20"/>
              </w:rPr>
              <w:t>mfinjrq</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4ECA5D3B" w14:textId="3EB3FC5E" w:rsidR="00765A27" w:rsidRPr="001923C6" w:rsidRDefault="00765A27" w:rsidP="00765A27">
            <w:pPr>
              <w:rPr>
                <w:sz w:val="20"/>
              </w:rPr>
            </w:pPr>
            <w:r w:rsidRPr="00D25CDE">
              <w:rPr>
                <w:rFonts w:hint="eastAsia"/>
                <w:sz w:val="20"/>
              </w:rPr>
              <w:t>失火</w:t>
            </w: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40" w:type="dxa"/>
            <w:gridSpan w:val="2"/>
            <w:tcBorders>
              <w:top w:val="single" w:sz="4" w:space="0" w:color="auto"/>
              <w:left w:val="nil"/>
              <w:bottom w:val="single" w:sz="4" w:space="0" w:color="auto"/>
              <w:right w:val="single" w:sz="4" w:space="0" w:color="auto"/>
            </w:tcBorders>
            <w:shd w:val="clear" w:color="auto" w:fill="auto"/>
          </w:tcPr>
          <w:p w14:paraId="4467769A" w14:textId="20F7EA14" w:rsidR="00765A27" w:rsidRPr="001923C6" w:rsidRDefault="00765A27" w:rsidP="00765A27">
            <w:pPr>
              <w:rPr>
                <w:sz w:val="20"/>
              </w:rPr>
            </w:pPr>
            <w:r w:rsidRPr="001923C6">
              <w:rPr>
                <w:rFonts w:hint="eastAsia"/>
                <w:position w:val="-14"/>
                <w:sz w:val="20"/>
              </w:rPr>
              <w:t>【</w:t>
            </w:r>
            <w:r>
              <w:rPr>
                <w:rFonts w:hint="eastAsia"/>
                <w:position w:val="-14"/>
                <w:sz w:val="20"/>
              </w:rPr>
              <w:t>失火OBD</w:t>
            </w:r>
            <w:r w:rsidRPr="001923C6">
              <w:rPr>
                <w:position w:val="-14"/>
                <w:sz w:val="20"/>
              </w:rPr>
              <w:t>有】AND【</w:t>
            </w:r>
            <w:r w:rsidRPr="001923C6">
              <w:rPr>
                <w:rFonts w:hint="eastAsia"/>
                <w:position w:val="-14"/>
                <w:sz w:val="20"/>
              </w:rPr>
              <w:t>ﾃﾞｭｱﾙ</w:t>
            </w:r>
            <w:r w:rsidRPr="001923C6">
              <w:rPr>
                <w:position w:val="-14"/>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503DC770" w14:textId="490D5381" w:rsidR="00765A27" w:rsidRPr="00C307A2" w:rsidRDefault="00765A27" w:rsidP="00765A27">
            <w:pPr>
              <w:rPr>
                <w:sz w:val="20"/>
              </w:rPr>
            </w:pPr>
            <w:r w:rsidRPr="00C307A2">
              <w:rPr>
                <w:rFonts w:hint="eastAsia"/>
                <w:sz w:val="20"/>
              </w:rPr>
              <w:t>-</w:t>
            </w:r>
          </w:p>
        </w:tc>
      </w:tr>
      <w:tr w:rsidR="00765A27" w:rsidRPr="001923C6" w14:paraId="03C9D2E7" w14:textId="77777777" w:rsidTr="00392DBB">
        <w:tblPrEx>
          <w:tblCellMar>
            <w:left w:w="0" w:type="dxa"/>
            <w:right w:w="0" w:type="dxa"/>
          </w:tblCellMar>
        </w:tblPrEx>
        <w:trPr>
          <w:trHeight w:val="270"/>
        </w:trPr>
        <w:tc>
          <w:tcPr>
            <w:tcW w:w="2251"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51BB7002" w14:textId="53B05A53" w:rsidR="00765A27" w:rsidRPr="001923C6" w:rsidRDefault="00765A27" w:rsidP="00765A27">
            <w:pPr>
              <w:rPr>
                <w:sz w:val="20"/>
              </w:rPr>
            </w:pPr>
            <w:r>
              <w:rPr>
                <w:rFonts w:hint="eastAsia"/>
                <w:sz w:val="20"/>
              </w:rPr>
              <w:t>e</w:t>
            </w:r>
            <w:r>
              <w:rPr>
                <w:sz w:val="20"/>
              </w:rPr>
              <w:t>fkgdrq_</w:t>
            </w:r>
            <w:r>
              <w:rPr>
                <w:rFonts w:hint="eastAsia"/>
                <w:sz w:val="20"/>
              </w:rPr>
              <w:t>e</w:t>
            </w:r>
            <w:r>
              <w:rPr>
                <w:sz w:val="20"/>
              </w:rPr>
              <w:t>fkgdrq</w:t>
            </w:r>
          </w:p>
        </w:tc>
        <w:tc>
          <w:tcPr>
            <w:tcW w:w="3656"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EC4E5EE" w14:textId="62FEC06D" w:rsidR="00765A27" w:rsidRPr="001923C6" w:rsidRDefault="00765A27" w:rsidP="00765A27">
            <w:pPr>
              <w:rPr>
                <w:sz w:val="20"/>
              </w:rPr>
            </w:pPr>
            <w:r w:rsidRPr="00D25CDE">
              <w:rPr>
                <w:rFonts w:hint="eastAsia"/>
                <w:sz w:val="20"/>
              </w:rPr>
              <w:t>燃料系</w:t>
            </w:r>
            <w:r w:rsidRPr="001923C6">
              <w:rPr>
                <w:sz w:val="20"/>
              </w:rPr>
              <w:t>OBD要求によるｱｸﾃｨﾌﾞ制御</w:t>
            </w:r>
            <w:r w:rsidRPr="001923C6">
              <w:rPr>
                <w:rFonts w:hint="eastAsia"/>
                <w:sz w:val="20"/>
              </w:rPr>
              <w:t>の要求</w:t>
            </w:r>
            <w:r w:rsidRPr="001923C6">
              <w:rPr>
                <w:sz w:val="20"/>
              </w:rPr>
              <w:t xml:space="preserve"> (要求値・調停許可値・要求有識別子)</w:t>
            </w:r>
          </w:p>
        </w:tc>
        <w:tc>
          <w:tcPr>
            <w:tcW w:w="2740" w:type="dxa"/>
            <w:gridSpan w:val="2"/>
            <w:tcBorders>
              <w:top w:val="single" w:sz="4" w:space="0" w:color="auto"/>
              <w:left w:val="nil"/>
              <w:bottom w:val="single" w:sz="4" w:space="0" w:color="auto"/>
              <w:right w:val="single" w:sz="4" w:space="0" w:color="auto"/>
            </w:tcBorders>
            <w:shd w:val="clear" w:color="auto" w:fill="auto"/>
          </w:tcPr>
          <w:p w14:paraId="02B58FD7" w14:textId="61DBBBEF" w:rsidR="00765A27" w:rsidRPr="001923C6" w:rsidRDefault="00765A27" w:rsidP="00765A27">
            <w:pPr>
              <w:rPr>
                <w:sz w:val="20"/>
              </w:rPr>
            </w:pPr>
            <w:r w:rsidRPr="001923C6">
              <w:rPr>
                <w:rFonts w:hint="eastAsia"/>
                <w:position w:val="-14"/>
                <w:sz w:val="20"/>
              </w:rPr>
              <w:t>【</w:t>
            </w:r>
            <w:r>
              <w:rPr>
                <w:rFonts w:hint="eastAsia"/>
                <w:position w:val="-14"/>
                <w:sz w:val="20"/>
              </w:rPr>
              <w:t>燃料OBD</w:t>
            </w:r>
            <w:r w:rsidRPr="001923C6">
              <w:rPr>
                <w:position w:val="-14"/>
                <w:sz w:val="20"/>
              </w:rPr>
              <w:t>有】AND【</w:t>
            </w:r>
            <w:r w:rsidRPr="001923C6">
              <w:rPr>
                <w:rFonts w:hint="eastAsia"/>
                <w:position w:val="-14"/>
                <w:sz w:val="20"/>
              </w:rPr>
              <w:t>ﾃﾞｭｱﾙ</w:t>
            </w:r>
            <w:r w:rsidRPr="001923C6">
              <w:rPr>
                <w:position w:val="-14"/>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0A5BDD50" w14:textId="1F4967B0" w:rsidR="00765A27" w:rsidRPr="00C307A2" w:rsidRDefault="00765A27" w:rsidP="00765A27">
            <w:pPr>
              <w:rPr>
                <w:sz w:val="20"/>
              </w:rPr>
            </w:pPr>
            <w:r w:rsidRPr="00C307A2">
              <w:rPr>
                <w:rFonts w:hint="eastAsia"/>
                <w:sz w:val="20"/>
              </w:rPr>
              <w:t>-</w:t>
            </w:r>
          </w:p>
        </w:tc>
      </w:tr>
      <w:tr w:rsidR="00765A27" w:rsidRPr="001923C6" w14:paraId="3790A0D4" w14:textId="11F7D19C" w:rsidTr="00392DBB">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7121A82C" w14:textId="77777777" w:rsidR="00765A27" w:rsidRPr="001923C6" w:rsidRDefault="00765A27" w:rsidP="00765A27">
            <w:pPr>
              <w:rPr>
                <w:sz w:val="20"/>
              </w:rPr>
            </w:pPr>
            <w:r w:rsidRPr="001923C6">
              <w:rPr>
                <w:sz w:val="20"/>
              </w:rPr>
              <w:t>eactgaf_eactgaf</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333D9D44" w14:textId="77777777" w:rsidR="00765A27" w:rsidRPr="001923C6" w:rsidRDefault="00765A27" w:rsidP="00765A27">
            <w:pPr>
              <w:rPr>
                <w:sz w:val="20"/>
              </w:rPr>
            </w:pPr>
            <w:r w:rsidRPr="001923C6">
              <w:rPr>
                <w:sz w:val="20"/>
              </w:rPr>
              <w:t>A/F学習の為のｱｸﾃｨﾌﾞ制御</w:t>
            </w:r>
            <w:r w:rsidRPr="001923C6">
              <w:rPr>
                <w:rFonts w:hint="eastAsia"/>
                <w:sz w:val="20"/>
              </w:rPr>
              <w:t>の要求</w:t>
            </w:r>
            <w:r w:rsidRPr="001923C6">
              <w:rPr>
                <w:sz w:val="20"/>
              </w:rPr>
              <w:t xml:space="preserve"> (要求値・調停許可値・要求有識別子)</w:t>
            </w:r>
          </w:p>
        </w:tc>
        <w:tc>
          <w:tcPr>
            <w:tcW w:w="2717" w:type="dxa"/>
            <w:tcBorders>
              <w:top w:val="single" w:sz="4" w:space="0" w:color="auto"/>
              <w:left w:val="nil"/>
              <w:bottom w:val="single" w:sz="4" w:space="0" w:color="auto"/>
              <w:right w:val="single" w:sz="4" w:space="0" w:color="auto"/>
            </w:tcBorders>
            <w:shd w:val="clear" w:color="auto" w:fill="auto"/>
          </w:tcPr>
          <w:p w14:paraId="5DC70827" w14:textId="77777777" w:rsidR="00765A27" w:rsidRPr="001923C6" w:rsidRDefault="00765A27" w:rsidP="00765A27">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shd w:val="clear" w:color="auto" w:fill="auto"/>
          </w:tcPr>
          <w:p w14:paraId="6B310C62" w14:textId="2180EA21" w:rsidR="00765A27" w:rsidRPr="001923C6" w:rsidRDefault="00765A27" w:rsidP="00765A27">
            <w:pPr>
              <w:rPr>
                <w:sz w:val="20"/>
              </w:rPr>
            </w:pPr>
            <w:r w:rsidRPr="001923C6">
              <w:rPr>
                <w:sz w:val="20"/>
              </w:rPr>
              <w:t>-</w:t>
            </w:r>
          </w:p>
        </w:tc>
      </w:tr>
      <w:tr w:rsidR="00765A27" w:rsidRPr="001923C6" w14:paraId="77C566E8" w14:textId="53B50D14"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4276A4A1" w14:textId="77777777" w:rsidR="00765A27" w:rsidRPr="001923C6" w:rsidRDefault="00765A27" w:rsidP="00765A27">
            <w:pPr>
              <w:rPr>
                <w:sz w:val="20"/>
              </w:rPr>
            </w:pPr>
            <w:r w:rsidRPr="001923C6">
              <w:rPr>
                <w:sz w:val="20"/>
              </w:rPr>
              <w:t>ekctrn_ekctrn</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5C96967E" w14:textId="77777777" w:rsidR="00765A27" w:rsidRPr="001923C6" w:rsidRDefault="00765A27" w:rsidP="00765A27">
            <w:pPr>
              <w:rPr>
                <w:sz w:val="20"/>
              </w:rPr>
            </w:pPr>
            <w:r w:rsidRPr="001923C6">
              <w:rPr>
                <w:rFonts w:hint="eastAsia"/>
                <w:sz w:val="20"/>
              </w:rPr>
              <w:t>発進ﾉｯｸ防止制御の要求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18185018" w14:textId="77777777" w:rsidR="00765A27" w:rsidRPr="001923C6" w:rsidRDefault="00765A27" w:rsidP="00765A27">
            <w:pPr>
              <w:rPr>
                <w:sz w:val="20"/>
              </w:rPr>
            </w:pPr>
            <w:r w:rsidRPr="001923C6">
              <w:rPr>
                <w:rFonts w:hint="eastAsia"/>
                <w:sz w:val="20"/>
              </w:rPr>
              <w:t>【ﾃﾞｭｱﾙ</w:t>
            </w:r>
            <w:r w:rsidRPr="001923C6">
              <w:rPr>
                <w:sz w:val="20"/>
              </w:rPr>
              <w:t>INJ】OR【D-4】</w:t>
            </w:r>
          </w:p>
        </w:tc>
        <w:tc>
          <w:tcPr>
            <w:tcW w:w="1418" w:type="dxa"/>
            <w:tcBorders>
              <w:top w:val="single" w:sz="4" w:space="0" w:color="auto"/>
              <w:left w:val="nil"/>
              <w:bottom w:val="single" w:sz="4" w:space="0" w:color="auto"/>
              <w:right w:val="single" w:sz="4" w:space="0" w:color="auto"/>
            </w:tcBorders>
          </w:tcPr>
          <w:p w14:paraId="63C38D4F" w14:textId="7D34D5DD" w:rsidR="00765A27" w:rsidRPr="001923C6" w:rsidRDefault="00765A27" w:rsidP="00765A27">
            <w:pPr>
              <w:rPr>
                <w:sz w:val="20"/>
              </w:rPr>
            </w:pPr>
            <w:r w:rsidRPr="001923C6">
              <w:rPr>
                <w:sz w:val="20"/>
              </w:rPr>
              <w:t>-</w:t>
            </w:r>
          </w:p>
        </w:tc>
      </w:tr>
      <w:tr w:rsidR="00765A27" w:rsidRPr="001923C6" w14:paraId="41EE491F" w14:textId="6010EFC1"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B09C957" w14:textId="77777777" w:rsidR="00765A27" w:rsidRPr="001923C6" w:rsidRDefault="00765A27" w:rsidP="00765A27">
            <w:pPr>
              <w:rPr>
                <w:sz w:val="20"/>
              </w:rPr>
            </w:pPr>
            <w:r w:rsidRPr="001923C6">
              <w:rPr>
                <w:sz w:val="20"/>
              </w:rPr>
              <w:t>epwrup_epwrup</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17E0092" w14:textId="77777777" w:rsidR="00765A27" w:rsidRPr="001923C6" w:rsidRDefault="00765A27" w:rsidP="00765A27">
            <w:pPr>
              <w:rPr>
                <w:sz w:val="20"/>
              </w:rPr>
            </w:pPr>
            <w:r w:rsidRPr="001923C6">
              <w:rPr>
                <w:rFonts w:hint="eastAsia"/>
                <w:sz w:val="20"/>
              </w:rPr>
              <w:t>出力性能向上制御の要求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09E8C586" w14:textId="53AFF7D1" w:rsidR="00765A27" w:rsidRPr="001923C6" w:rsidRDefault="00765A27" w:rsidP="00765A27">
            <w:pPr>
              <w:rPr>
                <w:sz w:val="20"/>
              </w:rPr>
            </w:pPr>
            <w:r w:rsidRPr="001923C6">
              <w:rPr>
                <w:sz w:val="20"/>
              </w:rPr>
              <w:t>-</w:t>
            </w:r>
          </w:p>
        </w:tc>
        <w:tc>
          <w:tcPr>
            <w:tcW w:w="1418" w:type="dxa"/>
            <w:tcBorders>
              <w:top w:val="single" w:sz="4" w:space="0" w:color="auto"/>
              <w:left w:val="nil"/>
              <w:bottom w:val="single" w:sz="4" w:space="0" w:color="auto"/>
              <w:right w:val="single" w:sz="4" w:space="0" w:color="auto"/>
            </w:tcBorders>
          </w:tcPr>
          <w:p w14:paraId="04CABA13" w14:textId="5ED8B695" w:rsidR="00765A27" w:rsidRPr="001923C6" w:rsidRDefault="00765A27" w:rsidP="00765A27">
            <w:pPr>
              <w:rPr>
                <w:sz w:val="20"/>
              </w:rPr>
            </w:pPr>
            <w:r w:rsidRPr="001923C6">
              <w:rPr>
                <w:sz w:val="20"/>
              </w:rPr>
              <w:t>-</w:t>
            </w:r>
          </w:p>
        </w:tc>
      </w:tr>
      <w:tr w:rsidR="00765A27" w:rsidRPr="001923C6" w14:paraId="48590742" w14:textId="70512126"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D7800E0" w14:textId="77777777" w:rsidR="00765A27" w:rsidRPr="001923C6" w:rsidRDefault="00765A27" w:rsidP="00765A27">
            <w:pPr>
              <w:rPr>
                <w:sz w:val="20"/>
              </w:rPr>
            </w:pPr>
            <w:bookmarkStart w:id="1862" w:name="_Hlk414626287"/>
            <w:r w:rsidRPr="001923C6">
              <w:rPr>
                <w:sz w:val="20"/>
              </w:rPr>
              <w:t>ertnfc_ertnfc</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FC690AE" w14:textId="77777777" w:rsidR="00765A27" w:rsidRPr="001923C6" w:rsidRDefault="00765A27" w:rsidP="00765A27">
            <w:pPr>
              <w:rPr>
                <w:sz w:val="20"/>
              </w:rPr>
            </w:pPr>
            <w:r w:rsidRPr="001923C6">
              <w:rPr>
                <w:sz w:val="20"/>
              </w:rPr>
              <w:t>FC復帰制御の要求(要求値・調停許可値・要求有識別子)</w:t>
            </w:r>
          </w:p>
        </w:tc>
        <w:tc>
          <w:tcPr>
            <w:tcW w:w="2717" w:type="dxa"/>
            <w:tcBorders>
              <w:top w:val="single" w:sz="4" w:space="0" w:color="auto"/>
              <w:left w:val="nil"/>
              <w:bottom w:val="single" w:sz="4" w:space="0" w:color="auto"/>
              <w:right w:val="single" w:sz="4" w:space="0" w:color="auto"/>
            </w:tcBorders>
          </w:tcPr>
          <w:p w14:paraId="6FA92E10" w14:textId="4F37211E" w:rsidR="00765A27" w:rsidRPr="001923C6" w:rsidRDefault="00765A27" w:rsidP="00765A27">
            <w:pPr>
              <w:rPr>
                <w:sz w:val="20"/>
              </w:rPr>
            </w:pPr>
            <w:r w:rsidRPr="001923C6">
              <w:rPr>
                <w:rFonts w:hint="eastAsia"/>
                <w:sz w:val="20"/>
              </w:rPr>
              <w:t>【ﾃﾞｭｱﾙ</w:t>
            </w:r>
            <w:r w:rsidRPr="001923C6">
              <w:rPr>
                <w:sz w:val="20"/>
              </w:rPr>
              <w:t>INJ】</w:t>
            </w:r>
            <w:r w:rsidRPr="001923C6">
              <w:rPr>
                <w:color w:val="000000"/>
                <w:sz w:val="20"/>
              </w:rPr>
              <w:t>OR【D-4】</w:t>
            </w:r>
          </w:p>
        </w:tc>
        <w:tc>
          <w:tcPr>
            <w:tcW w:w="1418" w:type="dxa"/>
            <w:tcBorders>
              <w:top w:val="single" w:sz="4" w:space="0" w:color="auto"/>
              <w:left w:val="nil"/>
              <w:bottom w:val="single" w:sz="4" w:space="0" w:color="auto"/>
              <w:right w:val="single" w:sz="4" w:space="0" w:color="auto"/>
            </w:tcBorders>
          </w:tcPr>
          <w:p w14:paraId="73719C1F" w14:textId="53895BE7" w:rsidR="00765A27" w:rsidRPr="001923C6" w:rsidRDefault="00765A27" w:rsidP="00765A27">
            <w:pPr>
              <w:rPr>
                <w:sz w:val="20"/>
              </w:rPr>
            </w:pPr>
            <w:r w:rsidRPr="001923C6">
              <w:rPr>
                <w:rFonts w:hint="eastAsia"/>
                <w:sz w:val="20"/>
              </w:rPr>
              <w:t>①</w:t>
            </w:r>
          </w:p>
        </w:tc>
      </w:tr>
      <w:bookmarkEnd w:id="1862"/>
      <w:tr w:rsidR="00765A27" w:rsidRPr="001923C6" w14:paraId="48696128" w14:textId="50297488"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1A785B1A" w14:textId="77777777" w:rsidR="00765A27" w:rsidRPr="001923C6" w:rsidRDefault="00765A27" w:rsidP="00765A27">
            <w:pPr>
              <w:rPr>
                <w:sz w:val="20"/>
              </w:rPr>
            </w:pPr>
            <w:r w:rsidRPr="001923C6">
              <w:rPr>
                <w:sz w:val="20"/>
              </w:rPr>
              <w:t>edwnpr_edwnpr</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164BAC0C" w14:textId="77777777" w:rsidR="00765A27" w:rsidRPr="001923C6" w:rsidRDefault="00765A27" w:rsidP="00765A27">
            <w:pPr>
              <w:rPr>
                <w:sz w:val="20"/>
              </w:rPr>
            </w:pPr>
            <w:r w:rsidRPr="001923C6">
              <w:rPr>
                <w:rFonts w:hint="eastAsia"/>
                <w:sz w:val="20"/>
              </w:rPr>
              <w:t>燃圧低減制御の要求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7013F34A" w14:textId="77777777" w:rsidR="00765A27" w:rsidRPr="001923C6" w:rsidRDefault="00765A27" w:rsidP="00765A27">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61687100" w14:textId="283DDF97" w:rsidR="00765A27" w:rsidRPr="001923C6" w:rsidRDefault="00765A27" w:rsidP="00765A27">
            <w:pPr>
              <w:rPr>
                <w:sz w:val="20"/>
              </w:rPr>
            </w:pPr>
            <w:r w:rsidRPr="001923C6">
              <w:rPr>
                <w:sz w:val="20"/>
              </w:rPr>
              <w:t>-</w:t>
            </w:r>
          </w:p>
        </w:tc>
      </w:tr>
      <w:tr w:rsidR="00765A27" w:rsidRPr="001923C6" w14:paraId="10B776CA" w14:textId="7EC406E8"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0DC11E5D" w14:textId="77777777" w:rsidR="00765A27" w:rsidRPr="001923C6" w:rsidRDefault="00765A27" w:rsidP="00765A27">
            <w:pPr>
              <w:rPr>
                <w:sz w:val="20"/>
              </w:rPr>
            </w:pPr>
            <w:r w:rsidRPr="001923C6">
              <w:rPr>
                <w:rFonts w:hint="eastAsia"/>
                <w:sz w:val="20"/>
              </w:rPr>
              <w:t>eprvdil_eprvdil</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4B69FAA" w14:textId="77777777" w:rsidR="00765A27" w:rsidRPr="001923C6" w:rsidRDefault="00765A27" w:rsidP="00765A27">
            <w:pPr>
              <w:rPr>
                <w:sz w:val="20"/>
              </w:rPr>
            </w:pPr>
            <w:r w:rsidRPr="001923C6">
              <w:rPr>
                <w:rFonts w:hint="eastAsia"/>
                <w:sz w:val="20"/>
              </w:rPr>
              <w:t>冷間時希釈防止制御の要求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2D181A58" w14:textId="77777777" w:rsidR="00765A27" w:rsidRPr="001923C6" w:rsidRDefault="00765A27" w:rsidP="00765A27">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4149E06D" w14:textId="1C671D69" w:rsidR="00765A27" w:rsidRPr="001923C6" w:rsidRDefault="00765A27" w:rsidP="00765A27">
            <w:pPr>
              <w:rPr>
                <w:sz w:val="20"/>
              </w:rPr>
            </w:pPr>
            <w:r w:rsidRPr="001923C6">
              <w:rPr>
                <w:sz w:val="20"/>
              </w:rPr>
              <w:t>-</w:t>
            </w:r>
          </w:p>
        </w:tc>
      </w:tr>
      <w:tr w:rsidR="00765A27" w:rsidRPr="001923C6" w14:paraId="26384E0C" w14:textId="4A339009"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6954EE89" w14:textId="77777777" w:rsidR="00765A27" w:rsidRPr="001923C6" w:rsidRDefault="00765A27" w:rsidP="00765A27">
            <w:pPr>
              <w:rPr>
                <w:sz w:val="20"/>
              </w:rPr>
            </w:pPr>
            <w:r w:rsidRPr="001923C6">
              <w:rPr>
                <w:sz w:val="20"/>
              </w:rPr>
              <w:t>ebench_ebench</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A4FDEB9" w14:textId="77777777" w:rsidR="00765A27" w:rsidRPr="001923C6" w:rsidRDefault="00765A27" w:rsidP="00765A27">
            <w:pPr>
              <w:rPr>
                <w:sz w:val="20"/>
              </w:rPr>
            </w:pPr>
            <w:r w:rsidRPr="001923C6">
              <w:rPr>
                <w:rFonts w:hint="eastAsia"/>
                <w:sz w:val="20"/>
              </w:rPr>
              <w:t>ﾍﾞﾝﾁ適合用噴射要求</w:t>
            </w:r>
            <w:r w:rsidRPr="001923C6">
              <w:rPr>
                <w:sz w:val="20"/>
              </w:rPr>
              <w:t>(要求値・調停許可値・要求有識別子)</w:t>
            </w:r>
          </w:p>
        </w:tc>
        <w:tc>
          <w:tcPr>
            <w:tcW w:w="2717" w:type="dxa"/>
            <w:tcBorders>
              <w:top w:val="single" w:sz="4" w:space="0" w:color="auto"/>
              <w:left w:val="nil"/>
              <w:bottom w:val="single" w:sz="4" w:space="0" w:color="auto"/>
              <w:right w:val="single" w:sz="4" w:space="0" w:color="auto"/>
            </w:tcBorders>
          </w:tcPr>
          <w:p w14:paraId="6520610E" w14:textId="65E3415C" w:rsidR="00765A27" w:rsidRPr="001923C6" w:rsidRDefault="00765A27" w:rsidP="00765A27">
            <w:pPr>
              <w:rPr>
                <w:sz w:val="20"/>
              </w:rPr>
            </w:pPr>
            <w:r w:rsidRPr="001923C6">
              <w:rPr>
                <w:rFonts w:hint="eastAsia"/>
                <w:sz w:val="20"/>
              </w:rPr>
              <w:t>【ﾍﾞﾝﾁ適合用ｿﾌﾄ有】</w:t>
            </w:r>
            <w:r w:rsidRPr="001923C6">
              <w:rPr>
                <w:rFonts w:hint="eastAsia"/>
                <w:color w:val="000000"/>
                <w:sz w:val="20"/>
              </w:rPr>
              <w:t>OR【ﾍﾞﾝﾁ適合ﾓｰﾄﾞ有】</w:t>
            </w:r>
          </w:p>
        </w:tc>
        <w:tc>
          <w:tcPr>
            <w:tcW w:w="1418" w:type="dxa"/>
            <w:tcBorders>
              <w:top w:val="single" w:sz="4" w:space="0" w:color="auto"/>
              <w:left w:val="nil"/>
              <w:bottom w:val="single" w:sz="4" w:space="0" w:color="auto"/>
              <w:right w:val="single" w:sz="4" w:space="0" w:color="auto"/>
            </w:tcBorders>
          </w:tcPr>
          <w:p w14:paraId="37298C53" w14:textId="7D9F6F8E" w:rsidR="00765A27" w:rsidRPr="001923C6" w:rsidRDefault="00765A27" w:rsidP="00765A27">
            <w:pPr>
              <w:rPr>
                <w:sz w:val="20"/>
              </w:rPr>
            </w:pPr>
            <w:r w:rsidRPr="001923C6">
              <w:rPr>
                <w:sz w:val="20"/>
              </w:rPr>
              <w:t>-</w:t>
            </w:r>
          </w:p>
        </w:tc>
      </w:tr>
      <w:tr w:rsidR="00765A27" w:rsidRPr="001923C6" w14:paraId="042DFC87" w14:textId="4FF92AF0"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noWrap/>
            <w:tcMar>
              <w:top w:w="15" w:type="dxa"/>
              <w:left w:w="15" w:type="dxa"/>
              <w:bottom w:w="0" w:type="dxa"/>
              <w:right w:w="15" w:type="dxa"/>
            </w:tcMar>
          </w:tcPr>
          <w:p w14:paraId="5916F4C7" w14:textId="77777777" w:rsidR="00765A27" w:rsidRPr="001923C6" w:rsidRDefault="00765A27" w:rsidP="00765A27">
            <w:pPr>
              <w:rPr>
                <w:sz w:val="20"/>
              </w:rPr>
            </w:pPr>
            <w:r w:rsidRPr="001923C6">
              <w:rPr>
                <w:sz w:val="20"/>
              </w:rPr>
              <w:t>erdvap_erdvap</w:t>
            </w:r>
          </w:p>
        </w:tc>
        <w:tc>
          <w:tcPr>
            <w:tcW w:w="3671"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60B96F00" w14:textId="77777777" w:rsidR="00765A27" w:rsidRPr="001923C6" w:rsidRDefault="00765A27" w:rsidP="00765A27">
            <w:pPr>
              <w:rPr>
                <w:sz w:val="20"/>
              </w:rPr>
            </w:pPr>
            <w:r w:rsidRPr="001923C6">
              <w:rPr>
                <w:rFonts w:hint="eastAsia"/>
                <w:sz w:val="20"/>
              </w:rPr>
              <w:t>ﾍﾞｰﾊﾟｰ抑制要求（要求値・調停許可値・要求有り識別子）</w:t>
            </w:r>
          </w:p>
        </w:tc>
        <w:tc>
          <w:tcPr>
            <w:tcW w:w="2717" w:type="dxa"/>
            <w:tcBorders>
              <w:top w:val="single" w:sz="4" w:space="0" w:color="auto"/>
              <w:left w:val="nil"/>
              <w:bottom w:val="single" w:sz="4" w:space="0" w:color="auto"/>
              <w:right w:val="single" w:sz="4" w:space="0" w:color="auto"/>
            </w:tcBorders>
          </w:tcPr>
          <w:p w14:paraId="44E444BE" w14:textId="77777777" w:rsidR="00765A27" w:rsidRPr="001923C6" w:rsidRDefault="00765A27" w:rsidP="00765A27">
            <w:pPr>
              <w:rPr>
                <w:sz w:val="20"/>
              </w:rPr>
            </w:pPr>
            <w:r w:rsidRPr="001923C6">
              <w:rPr>
                <w:rFonts w:hint="eastAsia"/>
                <w:sz w:val="20"/>
              </w:rPr>
              <w:t>【ﾃﾞｭｱﾙ</w:t>
            </w:r>
            <w:r w:rsidRPr="001923C6">
              <w:rPr>
                <w:sz w:val="20"/>
              </w:rPr>
              <w:t>INJ】</w:t>
            </w:r>
          </w:p>
        </w:tc>
        <w:tc>
          <w:tcPr>
            <w:tcW w:w="1418" w:type="dxa"/>
            <w:tcBorders>
              <w:top w:val="single" w:sz="4" w:space="0" w:color="auto"/>
              <w:left w:val="nil"/>
              <w:bottom w:val="single" w:sz="4" w:space="0" w:color="auto"/>
              <w:right w:val="single" w:sz="4" w:space="0" w:color="auto"/>
            </w:tcBorders>
          </w:tcPr>
          <w:p w14:paraId="24F10A69" w14:textId="64410C64" w:rsidR="00765A27" w:rsidRPr="001923C6" w:rsidRDefault="00765A27" w:rsidP="00765A27">
            <w:pPr>
              <w:rPr>
                <w:sz w:val="20"/>
              </w:rPr>
            </w:pPr>
            <w:r w:rsidRPr="001923C6">
              <w:rPr>
                <w:sz w:val="20"/>
              </w:rPr>
              <w:t>-</w:t>
            </w:r>
          </w:p>
        </w:tc>
      </w:tr>
      <w:tr w:rsidR="00765A27" w:rsidRPr="001923C6" w14:paraId="76EF3DEB" w14:textId="77777777" w:rsidTr="001103C8">
        <w:tblPrEx>
          <w:tblCellMar>
            <w:left w:w="0" w:type="dxa"/>
            <w:right w:w="0" w:type="dxa"/>
          </w:tblCellMar>
        </w:tblPrEx>
        <w:trPr>
          <w:trHeight w:val="270"/>
          <w:ins w:id="1863" w:author="16a" w:date="2025-10-08T16:21:00Z"/>
        </w:trPr>
        <w:tc>
          <w:tcPr>
            <w:tcW w:w="2259" w:type="dxa"/>
            <w:gridSpan w:val="2"/>
            <w:tcBorders>
              <w:top w:val="single" w:sz="4" w:space="0" w:color="auto"/>
              <w:left w:val="single" w:sz="8" w:space="0" w:color="auto"/>
              <w:bottom w:val="single" w:sz="4" w:space="0" w:color="auto"/>
              <w:right w:val="single" w:sz="4" w:space="0" w:color="auto"/>
            </w:tcBorders>
            <w:shd w:val="clear" w:color="auto" w:fill="00FF00"/>
            <w:noWrap/>
            <w:tcMar>
              <w:top w:w="15" w:type="dxa"/>
              <w:left w:w="15" w:type="dxa"/>
              <w:bottom w:w="0" w:type="dxa"/>
              <w:right w:w="15" w:type="dxa"/>
            </w:tcMar>
          </w:tcPr>
          <w:p w14:paraId="713D8FFC" w14:textId="2CA5F1CC" w:rsidR="00765A27" w:rsidRPr="001923C6" w:rsidRDefault="00765A27" w:rsidP="00765A27">
            <w:pPr>
              <w:rPr>
                <w:ins w:id="1864" w:author="16a" w:date="2025-10-08T16:21:00Z"/>
                <w:sz w:val="20"/>
              </w:rPr>
            </w:pPr>
            <w:ins w:id="1865" w:author="16a" w:date="2025-10-08T16:21:00Z">
              <w:r w:rsidRPr="00A05E15">
                <w:rPr>
                  <w:rFonts w:hint="eastAsia"/>
                  <w:sz w:val="20"/>
                </w:rPr>
                <w:t>egoro_egoro</w:t>
              </w:r>
            </w:ins>
          </w:p>
        </w:tc>
        <w:tc>
          <w:tcPr>
            <w:tcW w:w="3671" w:type="dxa"/>
            <w:gridSpan w:val="2"/>
            <w:tcBorders>
              <w:top w:val="single" w:sz="4" w:space="0" w:color="auto"/>
              <w:left w:val="nil"/>
              <w:bottom w:val="single" w:sz="4" w:space="0" w:color="auto"/>
              <w:right w:val="single" w:sz="4" w:space="0" w:color="auto"/>
            </w:tcBorders>
            <w:shd w:val="clear" w:color="auto" w:fill="00FF00"/>
            <w:noWrap/>
            <w:tcMar>
              <w:top w:w="15" w:type="dxa"/>
              <w:left w:w="15" w:type="dxa"/>
              <w:bottom w:w="0" w:type="dxa"/>
              <w:right w:w="15" w:type="dxa"/>
            </w:tcMar>
          </w:tcPr>
          <w:p w14:paraId="61C9AB22" w14:textId="7539E3BE" w:rsidR="00765A27" w:rsidRPr="001923C6" w:rsidRDefault="00765A27" w:rsidP="00765A27">
            <w:pPr>
              <w:rPr>
                <w:ins w:id="1866" w:author="16a" w:date="2025-10-08T16:21:00Z"/>
                <w:sz w:val="20"/>
              </w:rPr>
            </w:pPr>
            <w:ins w:id="1867" w:author="16a" w:date="2025-10-08T16:21:00Z">
              <w:r w:rsidRPr="00A05E15">
                <w:rPr>
                  <w:rFonts w:hint="eastAsia"/>
                  <w:sz w:val="20"/>
                </w:rPr>
                <w:t>ｺﾞﾛｺﾞﾛ音対策実現部要求（要求値・調停許可値・要求有り識別子）</w:t>
              </w:r>
            </w:ins>
          </w:p>
        </w:tc>
        <w:tc>
          <w:tcPr>
            <w:tcW w:w="2717" w:type="dxa"/>
            <w:tcBorders>
              <w:top w:val="single" w:sz="4" w:space="0" w:color="auto"/>
              <w:left w:val="nil"/>
              <w:bottom w:val="single" w:sz="4" w:space="0" w:color="auto"/>
              <w:right w:val="single" w:sz="4" w:space="0" w:color="auto"/>
            </w:tcBorders>
            <w:shd w:val="clear" w:color="auto" w:fill="00FF00"/>
          </w:tcPr>
          <w:p w14:paraId="10B72978" w14:textId="28B2EF6B" w:rsidR="00765A27" w:rsidRPr="005733C6" w:rsidRDefault="005733C6" w:rsidP="005733C6">
            <w:pPr>
              <w:rPr>
                <w:ins w:id="1868" w:author="16a" w:date="2025-10-08T16:21:00Z"/>
                <w:sz w:val="20"/>
              </w:rPr>
            </w:pPr>
            <w:ins w:id="1869" w:author="16a" w:date="2025-10-09T18:12:00Z">
              <w:r w:rsidRPr="005733C6">
                <w:rPr>
                  <w:rFonts w:hint="eastAsia"/>
                  <w:sz w:val="20"/>
                </w:rPr>
                <w:t>【ﾃﾞｭｱﾙ</w:t>
              </w:r>
              <w:r w:rsidRPr="005733C6">
                <w:rPr>
                  <w:sz w:val="20"/>
                </w:rPr>
                <w:t>INJ</w:t>
              </w:r>
              <w:r w:rsidRPr="005733C6">
                <w:rPr>
                  <w:rFonts w:hint="eastAsia"/>
                  <w:sz w:val="20"/>
                </w:rPr>
                <w:t>】</w:t>
              </w:r>
              <w:r w:rsidRPr="005733C6">
                <w:rPr>
                  <w:sz w:val="20"/>
                </w:rPr>
                <w:t>AND</w:t>
              </w:r>
              <w:r w:rsidRPr="005733C6">
                <w:rPr>
                  <w:rFonts w:hint="eastAsia"/>
                  <w:sz w:val="20"/>
                </w:rPr>
                <w:t>【</w:t>
              </w:r>
              <w:r w:rsidRPr="005733C6">
                <w:rPr>
                  <w:sz w:val="20"/>
                </w:rPr>
                <w:t>6</w:t>
              </w:r>
              <w:r w:rsidRPr="005733C6">
                <w:rPr>
                  <w:rFonts w:hint="eastAsia"/>
                  <w:sz w:val="20"/>
                </w:rPr>
                <w:t>気筒】</w:t>
              </w:r>
              <w:r w:rsidRPr="005733C6">
                <w:rPr>
                  <w:sz w:val="20"/>
                </w:rPr>
                <w:t>AND</w:t>
              </w:r>
              <w:r w:rsidRPr="005733C6">
                <w:rPr>
                  <w:rFonts w:hint="eastAsia"/>
                  <w:sz w:val="20"/>
                </w:rPr>
                <w:t>【ﾂｲﾝｾﾝｻ】</w:t>
              </w:r>
            </w:ins>
          </w:p>
        </w:tc>
        <w:tc>
          <w:tcPr>
            <w:tcW w:w="1418" w:type="dxa"/>
            <w:tcBorders>
              <w:top w:val="single" w:sz="4" w:space="0" w:color="auto"/>
              <w:left w:val="nil"/>
              <w:bottom w:val="single" w:sz="4" w:space="0" w:color="auto"/>
              <w:right w:val="single" w:sz="4" w:space="0" w:color="auto"/>
            </w:tcBorders>
            <w:shd w:val="clear" w:color="auto" w:fill="00FF00"/>
          </w:tcPr>
          <w:p w14:paraId="5DBEAC92" w14:textId="419A5BAF" w:rsidR="00765A27" w:rsidRPr="001923C6" w:rsidRDefault="00765A27" w:rsidP="00765A27">
            <w:pPr>
              <w:rPr>
                <w:ins w:id="1870" w:author="16a" w:date="2025-10-08T16:21:00Z"/>
                <w:sz w:val="20"/>
              </w:rPr>
            </w:pPr>
            <w:ins w:id="1871" w:author="16a" w:date="2025-10-08T16:21:00Z">
              <w:r w:rsidRPr="00A05E15">
                <w:rPr>
                  <w:rFonts w:hint="eastAsia"/>
                  <w:sz w:val="20"/>
                  <w:szCs w:val="22"/>
                </w:rPr>
                <w:t>-</w:t>
              </w:r>
            </w:ins>
          </w:p>
        </w:tc>
      </w:tr>
      <w:tr w:rsidR="00765A27" w:rsidRPr="001923C6" w14:paraId="4143B8D7" w14:textId="77777777" w:rsidTr="001103C8">
        <w:tblPrEx>
          <w:tblCellMar>
            <w:left w:w="0" w:type="dxa"/>
            <w:right w:w="0" w:type="dxa"/>
          </w:tblCellMar>
        </w:tblPrEx>
        <w:trPr>
          <w:trHeight w:val="270"/>
          <w:ins w:id="1872" w:author="16a" w:date="2025-10-08T16:21:00Z"/>
        </w:trPr>
        <w:tc>
          <w:tcPr>
            <w:tcW w:w="2259" w:type="dxa"/>
            <w:gridSpan w:val="2"/>
            <w:tcBorders>
              <w:top w:val="single" w:sz="4" w:space="0" w:color="auto"/>
              <w:left w:val="single" w:sz="8" w:space="0" w:color="auto"/>
              <w:bottom w:val="single" w:sz="4" w:space="0" w:color="auto"/>
              <w:right w:val="single" w:sz="4" w:space="0" w:color="auto"/>
            </w:tcBorders>
            <w:shd w:val="clear" w:color="auto" w:fill="00FF00"/>
            <w:noWrap/>
            <w:tcMar>
              <w:top w:w="15" w:type="dxa"/>
              <w:left w:w="15" w:type="dxa"/>
              <w:bottom w:w="0" w:type="dxa"/>
              <w:right w:w="15" w:type="dxa"/>
            </w:tcMar>
          </w:tcPr>
          <w:p w14:paraId="0FA4A70A" w14:textId="59BC26D5" w:rsidR="00765A27" w:rsidRPr="001923C6" w:rsidRDefault="00765A27" w:rsidP="00765A27">
            <w:pPr>
              <w:rPr>
                <w:ins w:id="1873" w:author="16a" w:date="2025-10-08T16:21:00Z"/>
                <w:sz w:val="20"/>
              </w:rPr>
            </w:pPr>
            <w:ins w:id="1874" w:author="16a" w:date="2025-10-08T16:21:00Z">
              <w:r w:rsidRPr="00A05E15">
                <w:rPr>
                  <w:rFonts w:hint="eastAsia"/>
                  <w:sz w:val="20"/>
                </w:rPr>
                <w:t>egoro_egoro_di</w:t>
              </w:r>
            </w:ins>
          </w:p>
        </w:tc>
        <w:tc>
          <w:tcPr>
            <w:tcW w:w="3671" w:type="dxa"/>
            <w:gridSpan w:val="2"/>
            <w:tcBorders>
              <w:top w:val="single" w:sz="4" w:space="0" w:color="auto"/>
              <w:left w:val="nil"/>
              <w:bottom w:val="single" w:sz="4" w:space="0" w:color="auto"/>
              <w:right w:val="single" w:sz="4" w:space="0" w:color="auto"/>
            </w:tcBorders>
            <w:shd w:val="clear" w:color="auto" w:fill="00FF00"/>
            <w:noWrap/>
            <w:tcMar>
              <w:top w:w="15" w:type="dxa"/>
              <w:left w:w="15" w:type="dxa"/>
              <w:bottom w:w="0" w:type="dxa"/>
              <w:right w:w="15" w:type="dxa"/>
            </w:tcMar>
          </w:tcPr>
          <w:p w14:paraId="3AA8F244" w14:textId="222AA68D" w:rsidR="00765A27" w:rsidRPr="001923C6" w:rsidRDefault="00765A27" w:rsidP="00765A27">
            <w:pPr>
              <w:rPr>
                <w:ins w:id="1875" w:author="16a" w:date="2025-10-08T16:21:00Z"/>
                <w:sz w:val="20"/>
              </w:rPr>
            </w:pPr>
            <w:ins w:id="1876" w:author="16a" w:date="2025-10-08T16:21:00Z">
              <w:r w:rsidRPr="00A05E15">
                <w:rPr>
                  <w:rFonts w:hint="eastAsia"/>
                  <w:sz w:val="20"/>
                </w:rPr>
                <w:t>ｺﾞﾛｺﾞﾛ音対策実現部筒内100要求（要求値・調停許可値・要求有り識別子）</w:t>
              </w:r>
            </w:ins>
          </w:p>
        </w:tc>
        <w:tc>
          <w:tcPr>
            <w:tcW w:w="2717" w:type="dxa"/>
            <w:tcBorders>
              <w:top w:val="single" w:sz="4" w:space="0" w:color="auto"/>
              <w:left w:val="nil"/>
              <w:bottom w:val="single" w:sz="4" w:space="0" w:color="auto"/>
              <w:right w:val="single" w:sz="4" w:space="0" w:color="auto"/>
            </w:tcBorders>
            <w:shd w:val="clear" w:color="auto" w:fill="00FF00"/>
          </w:tcPr>
          <w:p w14:paraId="7E62E70D" w14:textId="583A8EA6" w:rsidR="00765A27" w:rsidRPr="005733C6" w:rsidRDefault="005733C6" w:rsidP="00765A27">
            <w:pPr>
              <w:rPr>
                <w:ins w:id="1877" w:author="16a" w:date="2025-10-08T16:21:00Z"/>
                <w:sz w:val="20"/>
              </w:rPr>
            </w:pPr>
            <w:ins w:id="1878" w:author="16a" w:date="2025-10-09T18:12:00Z">
              <w:r w:rsidRPr="005733C6">
                <w:rPr>
                  <w:rFonts w:hint="eastAsia"/>
                  <w:sz w:val="20"/>
                </w:rPr>
                <w:t>【ﾃﾞｭｱﾙ</w:t>
              </w:r>
              <w:r w:rsidRPr="005733C6">
                <w:rPr>
                  <w:sz w:val="20"/>
                </w:rPr>
                <w:t>INJ</w:t>
              </w:r>
              <w:r w:rsidRPr="005733C6">
                <w:rPr>
                  <w:rFonts w:hint="eastAsia"/>
                  <w:sz w:val="20"/>
                </w:rPr>
                <w:t>】</w:t>
              </w:r>
              <w:r w:rsidRPr="005733C6">
                <w:rPr>
                  <w:sz w:val="20"/>
                </w:rPr>
                <w:t>AND</w:t>
              </w:r>
              <w:r w:rsidRPr="005733C6">
                <w:rPr>
                  <w:rFonts w:hint="eastAsia"/>
                  <w:sz w:val="20"/>
                </w:rPr>
                <w:t>【</w:t>
              </w:r>
              <w:r w:rsidRPr="005733C6">
                <w:rPr>
                  <w:sz w:val="20"/>
                </w:rPr>
                <w:t>6</w:t>
              </w:r>
              <w:r w:rsidRPr="005733C6">
                <w:rPr>
                  <w:rFonts w:hint="eastAsia"/>
                  <w:sz w:val="20"/>
                </w:rPr>
                <w:t>気筒】</w:t>
              </w:r>
              <w:r w:rsidRPr="005733C6">
                <w:rPr>
                  <w:sz w:val="20"/>
                </w:rPr>
                <w:t>AND</w:t>
              </w:r>
              <w:r w:rsidRPr="005733C6">
                <w:rPr>
                  <w:rFonts w:hint="eastAsia"/>
                  <w:sz w:val="20"/>
                </w:rPr>
                <w:t>【ﾂｲﾝｾﾝｻ】</w:t>
              </w:r>
            </w:ins>
          </w:p>
        </w:tc>
        <w:tc>
          <w:tcPr>
            <w:tcW w:w="1418" w:type="dxa"/>
            <w:tcBorders>
              <w:top w:val="single" w:sz="4" w:space="0" w:color="auto"/>
              <w:left w:val="nil"/>
              <w:bottom w:val="single" w:sz="4" w:space="0" w:color="auto"/>
              <w:right w:val="single" w:sz="4" w:space="0" w:color="auto"/>
            </w:tcBorders>
            <w:shd w:val="clear" w:color="auto" w:fill="00FF00"/>
          </w:tcPr>
          <w:p w14:paraId="3346E173" w14:textId="29B133A3" w:rsidR="00765A27" w:rsidRPr="001923C6" w:rsidRDefault="00765A27" w:rsidP="00765A27">
            <w:pPr>
              <w:rPr>
                <w:ins w:id="1879" w:author="16a" w:date="2025-10-08T16:21:00Z"/>
                <w:sz w:val="20"/>
              </w:rPr>
            </w:pPr>
            <w:ins w:id="1880" w:author="16a" w:date="2025-10-08T16:21:00Z">
              <w:r w:rsidRPr="00A05E15">
                <w:rPr>
                  <w:rFonts w:hint="eastAsia"/>
                  <w:sz w:val="20"/>
                  <w:szCs w:val="22"/>
                </w:rPr>
                <w:t>-</w:t>
              </w:r>
            </w:ins>
          </w:p>
        </w:tc>
      </w:tr>
      <w:tr w:rsidR="00765A27" w:rsidRPr="001923C6" w14:paraId="4A369991" w14:textId="77777777"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63AA73C5" w14:textId="77777777" w:rsidR="00765A27" w:rsidRDefault="00765A27" w:rsidP="00765A27">
            <w:pPr>
              <w:jc w:val="left"/>
              <w:rPr>
                <w:sz w:val="20"/>
              </w:rPr>
            </w:pPr>
            <w:r w:rsidRPr="001B3242">
              <w:rPr>
                <w:rFonts w:hint="eastAsia"/>
                <w:sz w:val="20"/>
              </w:rPr>
              <w:t>e</w:t>
            </w:r>
            <w:r w:rsidRPr="001B3242">
              <w:rPr>
                <w:sz w:val="20"/>
              </w:rPr>
              <w:t>binjplctr</w:t>
            </w:r>
            <w:r w:rsidRPr="001B3242">
              <w:rPr>
                <w:rFonts w:hint="eastAsia"/>
                <w:sz w:val="20"/>
              </w:rPr>
              <w:t>_</w:t>
            </w:r>
            <w:r w:rsidRPr="001B3242">
              <w:rPr>
                <w:sz w:val="20"/>
              </w:rPr>
              <w:t>ebinjplctr</w:t>
            </w:r>
          </w:p>
          <w:p w14:paraId="53B712FE" w14:textId="5EAA78D5" w:rsidR="00765A27" w:rsidRPr="001923C6" w:rsidRDefault="00765A27" w:rsidP="00765A27">
            <w:pPr>
              <w:jc w:val="left"/>
              <w:rPr>
                <w:sz w:val="20"/>
              </w:rPr>
            </w:pPr>
            <w:r w:rsidRPr="001B3242">
              <w:rPr>
                <w:rFonts w:hint="eastAsia"/>
                <w:sz w:val="20"/>
              </w:rPr>
              <w:t>※</w:t>
            </w:r>
            <w:r w:rsidRPr="00852B2A">
              <w:rPr>
                <w:rFonts w:hint="eastAsia"/>
                <w:sz w:val="20"/>
              </w:rPr>
              <w:t>通常テーブル2</w:t>
            </w:r>
            <w:r w:rsidRPr="001B3242">
              <w:rPr>
                <w:rFonts w:hint="eastAsia"/>
                <w:sz w:val="20"/>
              </w:rPr>
              <w:t>要求取得処理は</w:t>
            </w:r>
            <w:r w:rsidRPr="001A5635">
              <w:rPr>
                <w:sz w:val="20"/>
              </w:rPr>
              <w:t>vdg_ebinjplctr_</w:t>
            </w:r>
            <w:r>
              <w:rPr>
                <w:sz w:val="20"/>
              </w:rPr>
              <w:t>wc_</w:t>
            </w:r>
            <w:r w:rsidRPr="001A5635">
              <w:rPr>
                <w:sz w:val="20"/>
              </w:rPr>
              <w:t>emedi_dataget</w:t>
            </w:r>
            <w:r w:rsidRPr="001B3242">
              <w:rPr>
                <w:sz w:val="20"/>
              </w:rPr>
              <w: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8F57A1E" w14:textId="77777777" w:rsidR="00765A27" w:rsidRDefault="00765A27" w:rsidP="00765A27">
            <w:pPr>
              <w:rPr>
                <w:sz w:val="20"/>
              </w:rPr>
            </w:pPr>
            <w:r w:rsidRPr="001B3242">
              <w:rPr>
                <w:rFonts w:hint="eastAsia"/>
                <w:sz w:val="20"/>
              </w:rPr>
              <w:t>ﾊﾟｰｼｬﾙﾘﾌﾄ噴射を用いた基本噴射制御要求</w:t>
            </w:r>
            <w:r w:rsidRPr="001A5635">
              <w:rPr>
                <w:sz w:val="20"/>
              </w:rPr>
              <w:t>(触媒暖機時)</w:t>
            </w:r>
          </w:p>
          <w:p w14:paraId="31606EB8" w14:textId="671E8587" w:rsidR="00765A27" w:rsidRPr="001923C6" w:rsidRDefault="00765A27" w:rsidP="00765A27">
            <w:pPr>
              <w:rPr>
                <w:sz w:val="20"/>
              </w:rPr>
            </w:pPr>
            <w:r w:rsidRPr="001B3242">
              <w:rPr>
                <w:rFonts w:hint="eastAsia"/>
                <w:sz w:val="20"/>
              </w:rPr>
              <w:t>（要求値・調停許可値・要求有り識別子）</w:t>
            </w:r>
          </w:p>
        </w:tc>
        <w:tc>
          <w:tcPr>
            <w:tcW w:w="2717" w:type="dxa"/>
            <w:tcBorders>
              <w:top w:val="single" w:sz="4" w:space="0" w:color="auto"/>
              <w:left w:val="nil"/>
              <w:bottom w:val="single" w:sz="4" w:space="0" w:color="auto"/>
              <w:right w:val="single" w:sz="4" w:space="0" w:color="auto"/>
            </w:tcBorders>
            <w:shd w:val="clear" w:color="auto" w:fill="auto"/>
          </w:tcPr>
          <w:p w14:paraId="5B845784" w14:textId="2DC1CA7B" w:rsidR="00765A27" w:rsidRPr="001923C6" w:rsidRDefault="00765A27" w:rsidP="00765A27">
            <w:pPr>
              <w:rPr>
                <w:sz w:val="20"/>
              </w:rPr>
            </w:pPr>
            <w:r w:rsidRPr="001923C6">
              <w:rPr>
                <w:rFonts w:hint="eastAsia"/>
                <w:sz w:val="20"/>
              </w:rPr>
              <w:t>【</w:t>
            </w:r>
            <w:r w:rsidRPr="001923C6">
              <w:rPr>
                <w:sz w:val="20"/>
              </w:rPr>
              <w:t>ALL HV】</w:t>
            </w:r>
            <w:r>
              <w:rPr>
                <w:rFonts w:hint="eastAsia"/>
                <w:sz w:val="20"/>
              </w:rPr>
              <w:t>A</w:t>
            </w:r>
            <w:r>
              <w:rPr>
                <w:sz w:val="20"/>
              </w:rPr>
              <w:t>ND</w:t>
            </w:r>
            <w:r w:rsidRPr="00852B2A">
              <w:rPr>
                <w:rFonts w:hint="eastAsia"/>
                <w:sz w:val="20"/>
              </w:rPr>
              <w:t>【PLﾏﾙﾁ噴射有】</w:t>
            </w:r>
          </w:p>
        </w:tc>
        <w:tc>
          <w:tcPr>
            <w:tcW w:w="1418" w:type="dxa"/>
            <w:tcBorders>
              <w:top w:val="single" w:sz="4" w:space="0" w:color="auto"/>
              <w:left w:val="nil"/>
              <w:bottom w:val="single" w:sz="4" w:space="0" w:color="auto"/>
              <w:right w:val="single" w:sz="4" w:space="0" w:color="auto"/>
            </w:tcBorders>
            <w:shd w:val="clear" w:color="auto" w:fill="auto"/>
          </w:tcPr>
          <w:p w14:paraId="7F1E5883" w14:textId="75026F5A" w:rsidR="00765A27" w:rsidRPr="001923C6" w:rsidRDefault="00765A27" w:rsidP="00765A27">
            <w:pPr>
              <w:rPr>
                <w:sz w:val="20"/>
              </w:rPr>
            </w:pPr>
            <w:r w:rsidRPr="001B3242">
              <w:rPr>
                <w:rFonts w:hint="eastAsia"/>
                <w:sz w:val="20"/>
              </w:rPr>
              <w:t>-</w:t>
            </w:r>
          </w:p>
        </w:tc>
      </w:tr>
      <w:tr w:rsidR="00765A27" w:rsidRPr="001923C6" w14:paraId="34CB4D16" w14:textId="77777777" w:rsidTr="00852B2A">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13711FD0" w14:textId="77777777" w:rsidR="00765A27" w:rsidRDefault="00765A27" w:rsidP="00765A27">
            <w:pPr>
              <w:jc w:val="left"/>
              <w:rPr>
                <w:sz w:val="20"/>
              </w:rPr>
            </w:pPr>
            <w:r w:rsidRPr="001B3242">
              <w:rPr>
                <w:rFonts w:hint="eastAsia"/>
                <w:sz w:val="20"/>
              </w:rPr>
              <w:t>e</w:t>
            </w:r>
            <w:r w:rsidRPr="001B3242">
              <w:rPr>
                <w:sz w:val="20"/>
              </w:rPr>
              <w:t>binjplctr</w:t>
            </w:r>
            <w:r w:rsidRPr="001B3242">
              <w:rPr>
                <w:rFonts w:hint="eastAsia"/>
                <w:sz w:val="20"/>
              </w:rPr>
              <w:t>_</w:t>
            </w:r>
            <w:r w:rsidRPr="001B3242">
              <w:rPr>
                <w:sz w:val="20"/>
              </w:rPr>
              <w:t>ebinjplctr</w:t>
            </w:r>
          </w:p>
          <w:p w14:paraId="73420FB2" w14:textId="4DD926B3" w:rsidR="00765A27" w:rsidRPr="001923C6" w:rsidRDefault="00765A27" w:rsidP="00765A27">
            <w:pPr>
              <w:jc w:val="left"/>
              <w:rPr>
                <w:sz w:val="20"/>
              </w:rPr>
            </w:pPr>
            <w:r w:rsidRPr="001B3242">
              <w:rPr>
                <w:rFonts w:hint="eastAsia"/>
                <w:sz w:val="20"/>
              </w:rPr>
              <w:t>※</w:t>
            </w:r>
            <w:r w:rsidRPr="00852B2A">
              <w:rPr>
                <w:rFonts w:hint="eastAsia"/>
                <w:sz w:val="20"/>
              </w:rPr>
              <w:t>通常テーブル2</w:t>
            </w:r>
            <w:r w:rsidRPr="001B3242">
              <w:rPr>
                <w:rFonts w:hint="eastAsia"/>
                <w:sz w:val="20"/>
              </w:rPr>
              <w:t>要求取</w:t>
            </w:r>
            <w:r w:rsidRPr="001B3242">
              <w:rPr>
                <w:rFonts w:hint="eastAsia"/>
                <w:sz w:val="20"/>
              </w:rPr>
              <w:lastRenderedPageBreak/>
              <w:t>得処理は</w:t>
            </w:r>
            <w:r w:rsidRPr="001A5635">
              <w:rPr>
                <w:sz w:val="20"/>
              </w:rPr>
              <w:t>vdg_ebinjplctr_</w:t>
            </w:r>
            <w:r>
              <w:rPr>
                <w:sz w:val="20"/>
              </w:rPr>
              <w:t>stahv_</w:t>
            </w:r>
            <w:r w:rsidRPr="001A5635">
              <w:rPr>
                <w:sz w:val="20"/>
              </w:rPr>
              <w:t>emedi_dataget</w:t>
            </w:r>
            <w:r w:rsidRPr="001B3242">
              <w:rPr>
                <w:sz w:val="20"/>
              </w:rPr>
              <w: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6211F3B" w14:textId="77777777" w:rsidR="00765A27" w:rsidRDefault="00765A27" w:rsidP="00765A27">
            <w:pPr>
              <w:rPr>
                <w:sz w:val="20"/>
              </w:rPr>
            </w:pPr>
            <w:r w:rsidRPr="001B3242">
              <w:rPr>
                <w:rFonts w:hint="eastAsia"/>
                <w:sz w:val="20"/>
              </w:rPr>
              <w:lastRenderedPageBreak/>
              <w:t>ﾊﾟｰｼｬﾙﾘﾌﾄ噴射を用いた基本噴射制御要求</w:t>
            </w:r>
            <w:r w:rsidRPr="001A5635">
              <w:rPr>
                <w:sz w:val="20"/>
              </w:rPr>
              <w:t>(HV始動制御時)</w:t>
            </w:r>
          </w:p>
          <w:p w14:paraId="4861112E" w14:textId="06737376" w:rsidR="00765A27" w:rsidRPr="001923C6" w:rsidRDefault="00765A27" w:rsidP="00765A27">
            <w:pPr>
              <w:rPr>
                <w:sz w:val="20"/>
              </w:rPr>
            </w:pPr>
            <w:r w:rsidRPr="001B3242">
              <w:rPr>
                <w:rFonts w:hint="eastAsia"/>
                <w:sz w:val="20"/>
              </w:rPr>
              <w:lastRenderedPageBreak/>
              <w:t>（要求値・調停許可値・要求有り識別子）</w:t>
            </w:r>
          </w:p>
        </w:tc>
        <w:tc>
          <w:tcPr>
            <w:tcW w:w="2717" w:type="dxa"/>
            <w:tcBorders>
              <w:top w:val="single" w:sz="4" w:space="0" w:color="auto"/>
              <w:left w:val="nil"/>
              <w:bottom w:val="single" w:sz="4" w:space="0" w:color="auto"/>
              <w:right w:val="single" w:sz="4" w:space="0" w:color="auto"/>
            </w:tcBorders>
            <w:shd w:val="clear" w:color="auto" w:fill="auto"/>
          </w:tcPr>
          <w:p w14:paraId="4EDCF2BE" w14:textId="48E0C9E0" w:rsidR="00765A27" w:rsidRPr="001923C6" w:rsidRDefault="00765A27" w:rsidP="00765A27">
            <w:pPr>
              <w:rPr>
                <w:sz w:val="20"/>
              </w:rPr>
            </w:pPr>
            <w:r w:rsidRPr="001923C6">
              <w:rPr>
                <w:rFonts w:hint="eastAsia"/>
                <w:sz w:val="20"/>
              </w:rPr>
              <w:lastRenderedPageBreak/>
              <w:t>【</w:t>
            </w:r>
            <w:r>
              <w:rPr>
                <w:rFonts w:hint="eastAsia"/>
                <w:sz w:val="20"/>
              </w:rPr>
              <w:t>E</w:t>
            </w:r>
            <w:r>
              <w:rPr>
                <w:sz w:val="20"/>
              </w:rPr>
              <w:t>G-MG</w:t>
            </w:r>
            <w:r>
              <w:rPr>
                <w:rFonts w:hint="eastAsia"/>
                <w:sz w:val="20"/>
              </w:rPr>
              <w:t>遊星ｷﾞｱ】A</w:t>
            </w:r>
            <w:r>
              <w:rPr>
                <w:sz w:val="20"/>
              </w:rPr>
              <w:t>ND</w:t>
            </w:r>
            <w:r>
              <w:rPr>
                <w:rFonts w:hint="eastAsia"/>
                <w:sz w:val="20"/>
              </w:rPr>
              <w:t>【F</w:t>
            </w:r>
            <w:r>
              <w:rPr>
                <w:sz w:val="20"/>
              </w:rPr>
              <w:t>FV</w:t>
            </w:r>
            <w:r>
              <w:rPr>
                <w:rFonts w:hint="eastAsia"/>
                <w:sz w:val="20"/>
              </w:rPr>
              <w:t>制御無</w:t>
            </w:r>
            <w:r w:rsidRPr="001923C6">
              <w:rPr>
                <w:sz w:val="20"/>
              </w:rPr>
              <w:t>】</w:t>
            </w:r>
            <w:r>
              <w:rPr>
                <w:rFonts w:hint="eastAsia"/>
                <w:sz w:val="20"/>
              </w:rPr>
              <w:t>A</w:t>
            </w:r>
            <w:r>
              <w:rPr>
                <w:sz w:val="20"/>
              </w:rPr>
              <w:t>ND</w:t>
            </w:r>
            <w:r w:rsidRPr="00852B2A">
              <w:rPr>
                <w:rFonts w:hint="eastAsia"/>
                <w:sz w:val="20"/>
              </w:rPr>
              <w:t>【PLﾏﾙﾁ噴射有】</w:t>
            </w:r>
          </w:p>
        </w:tc>
        <w:tc>
          <w:tcPr>
            <w:tcW w:w="1418" w:type="dxa"/>
            <w:tcBorders>
              <w:top w:val="single" w:sz="4" w:space="0" w:color="auto"/>
              <w:left w:val="nil"/>
              <w:bottom w:val="single" w:sz="4" w:space="0" w:color="auto"/>
              <w:right w:val="single" w:sz="4" w:space="0" w:color="auto"/>
            </w:tcBorders>
            <w:shd w:val="clear" w:color="auto" w:fill="auto"/>
          </w:tcPr>
          <w:p w14:paraId="0D59457C" w14:textId="17B3BF36" w:rsidR="00765A27" w:rsidRPr="001923C6" w:rsidRDefault="00765A27" w:rsidP="00765A27">
            <w:pPr>
              <w:rPr>
                <w:sz w:val="20"/>
              </w:rPr>
            </w:pPr>
            <w:r w:rsidRPr="001B3242">
              <w:rPr>
                <w:rFonts w:hint="eastAsia"/>
                <w:sz w:val="20"/>
              </w:rPr>
              <w:t>-</w:t>
            </w:r>
          </w:p>
        </w:tc>
      </w:tr>
      <w:tr w:rsidR="00765A27" w:rsidRPr="001923C6" w14:paraId="4FB6C574" w14:textId="77777777" w:rsidTr="00F11D5C">
        <w:tblPrEx>
          <w:tblCellMar>
            <w:left w:w="0" w:type="dxa"/>
            <w:right w:w="0" w:type="dxa"/>
          </w:tblCellMar>
        </w:tblPrEx>
        <w:trPr>
          <w:trHeight w:val="270"/>
        </w:trPr>
        <w:tc>
          <w:tcPr>
            <w:tcW w:w="2259" w:type="dxa"/>
            <w:gridSpan w:val="2"/>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tcPr>
          <w:p w14:paraId="48F89CD3" w14:textId="77777777" w:rsidR="00765A27" w:rsidRDefault="00765A27" w:rsidP="00765A27">
            <w:pPr>
              <w:jc w:val="left"/>
              <w:rPr>
                <w:sz w:val="20"/>
              </w:rPr>
            </w:pPr>
            <w:r w:rsidRPr="001B3242">
              <w:rPr>
                <w:rFonts w:hint="eastAsia"/>
                <w:sz w:val="20"/>
              </w:rPr>
              <w:t>e</w:t>
            </w:r>
            <w:r w:rsidRPr="001B3242">
              <w:rPr>
                <w:sz w:val="20"/>
              </w:rPr>
              <w:t>binjplctr</w:t>
            </w:r>
            <w:r w:rsidRPr="001B3242">
              <w:rPr>
                <w:rFonts w:hint="eastAsia"/>
                <w:sz w:val="20"/>
              </w:rPr>
              <w:t>_</w:t>
            </w:r>
            <w:r w:rsidRPr="001B3242">
              <w:rPr>
                <w:sz w:val="20"/>
              </w:rPr>
              <w:t>ebinjplctr</w:t>
            </w:r>
          </w:p>
          <w:p w14:paraId="37CF329E" w14:textId="73F04DB3" w:rsidR="00765A27" w:rsidRPr="001B3242" w:rsidRDefault="00765A27" w:rsidP="00765A27">
            <w:pPr>
              <w:jc w:val="left"/>
              <w:rPr>
                <w:sz w:val="20"/>
              </w:rPr>
            </w:pPr>
            <w:r w:rsidRPr="00852B2A">
              <w:rPr>
                <w:rFonts w:hint="eastAsia"/>
                <w:sz w:val="20"/>
              </w:rPr>
              <w:t>※通常テーブル2要求取得処理は</w:t>
            </w:r>
            <w:r w:rsidRPr="00852B2A">
              <w:rPr>
                <w:sz w:val="20"/>
              </w:rPr>
              <w:t>vdg_ebinjplctr_emedi_dataget()</w:t>
            </w:r>
          </w:p>
        </w:tc>
        <w:tc>
          <w:tcPr>
            <w:tcW w:w="3671"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2D5B9EE" w14:textId="2604E80B" w:rsidR="00765A27" w:rsidRPr="001B3242" w:rsidRDefault="00765A27" w:rsidP="00765A27">
            <w:pPr>
              <w:rPr>
                <w:sz w:val="20"/>
              </w:rPr>
            </w:pPr>
            <w:r w:rsidRPr="001B3242">
              <w:rPr>
                <w:rFonts w:hint="eastAsia"/>
                <w:sz w:val="20"/>
              </w:rPr>
              <w:t>ﾊﾟｰｼｬﾙﾘﾌﾄ噴射を用いた基本噴射制御要求（要求値・調停許可値・要求有り識別子）</w:t>
            </w:r>
          </w:p>
        </w:tc>
        <w:tc>
          <w:tcPr>
            <w:tcW w:w="2717" w:type="dxa"/>
            <w:tcBorders>
              <w:top w:val="single" w:sz="4" w:space="0" w:color="auto"/>
              <w:left w:val="nil"/>
              <w:bottom w:val="single" w:sz="4" w:space="0" w:color="auto"/>
              <w:right w:val="single" w:sz="4" w:space="0" w:color="auto"/>
            </w:tcBorders>
            <w:shd w:val="clear" w:color="auto" w:fill="auto"/>
          </w:tcPr>
          <w:p w14:paraId="7C4AB3D4" w14:textId="1BCD58CC" w:rsidR="00765A27" w:rsidRPr="001B3242" w:rsidRDefault="00765A27" w:rsidP="00765A27">
            <w:pPr>
              <w:rPr>
                <w:sz w:val="20"/>
              </w:rPr>
            </w:pPr>
            <w:r w:rsidRPr="00852B2A">
              <w:rPr>
                <w:rFonts w:hint="eastAsia"/>
                <w:sz w:val="20"/>
              </w:rPr>
              <w:t>【PLﾏﾙﾁ噴射有】</w:t>
            </w:r>
          </w:p>
        </w:tc>
        <w:tc>
          <w:tcPr>
            <w:tcW w:w="1418" w:type="dxa"/>
            <w:tcBorders>
              <w:top w:val="single" w:sz="4" w:space="0" w:color="auto"/>
              <w:left w:val="nil"/>
              <w:bottom w:val="single" w:sz="4" w:space="0" w:color="auto"/>
              <w:right w:val="single" w:sz="4" w:space="0" w:color="auto"/>
            </w:tcBorders>
            <w:shd w:val="clear" w:color="auto" w:fill="auto"/>
          </w:tcPr>
          <w:p w14:paraId="58E1BA16" w14:textId="03F12D8B" w:rsidR="00765A27" w:rsidRPr="001B3242" w:rsidRDefault="00765A27" w:rsidP="00765A27">
            <w:pPr>
              <w:rPr>
                <w:sz w:val="20"/>
              </w:rPr>
            </w:pPr>
            <w:r w:rsidRPr="001B3242">
              <w:rPr>
                <w:rFonts w:hint="eastAsia"/>
                <w:sz w:val="20"/>
              </w:rPr>
              <w:t>-</w:t>
            </w:r>
          </w:p>
        </w:tc>
      </w:tr>
    </w:tbl>
    <w:p w14:paraId="733D6FCD" w14:textId="64FF4CFE" w:rsidR="00DB3979" w:rsidRPr="001923C6" w:rsidRDefault="00DB3979">
      <w:pPr>
        <w:pStyle w:val="a3"/>
        <w:tabs>
          <w:tab w:val="clear" w:pos="4252"/>
          <w:tab w:val="clear" w:pos="8504"/>
        </w:tabs>
        <w:rPr>
          <w:spacing w:val="-5"/>
        </w:rPr>
      </w:pPr>
    </w:p>
    <w:p w14:paraId="6D76F843" w14:textId="4D63B551" w:rsidR="00F971FA" w:rsidRPr="001923C6" w:rsidRDefault="00F971FA" w:rsidP="00F971FA">
      <w:pPr>
        <w:rPr>
          <w:sz w:val="20"/>
        </w:rPr>
      </w:pPr>
      <w:r w:rsidRPr="001923C6">
        <w:t>・同時性保証</w:t>
      </w:r>
      <w:r w:rsidRPr="001923C6">
        <w:rPr>
          <w:rFonts w:hint="eastAsia"/>
        </w:rPr>
        <w:t>関数</w:t>
      </w:r>
      <w:r w:rsidR="005D7859" w:rsidRPr="001923C6">
        <w:t xml:space="preserve"> </w:t>
      </w:r>
      <w:commentRangeStart w:id="1881"/>
      <w:r w:rsidR="005D7859" w:rsidRPr="001923C6">
        <w:t xml:space="preserve"> </w:t>
      </w:r>
      <w:commentRangeEnd w:id="1881"/>
      <w:r w:rsidR="005D7859" w:rsidRPr="001923C6">
        <w:rPr>
          <w:rStyle w:val="a8"/>
        </w:rPr>
        <w:commentReference w:id="1881"/>
      </w:r>
    </w:p>
    <w:tbl>
      <w:tblPr>
        <w:tblW w:w="4424" w:type="dxa"/>
        <w:tblInd w:w="284"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1447"/>
        <w:gridCol w:w="2977"/>
      </w:tblGrid>
      <w:tr w:rsidR="00F971FA" w:rsidRPr="001923C6" w14:paraId="0CC6AD4F" w14:textId="77777777" w:rsidTr="004D4C8A">
        <w:trPr>
          <w:trHeight w:val="216"/>
        </w:trPr>
        <w:tc>
          <w:tcPr>
            <w:tcW w:w="1447" w:type="dxa"/>
          </w:tcPr>
          <w:p w14:paraId="081F0579" w14:textId="57DC77FD" w:rsidR="00F971FA" w:rsidRPr="001923C6" w:rsidRDefault="00F971FA" w:rsidP="00F971FA">
            <w:pPr>
              <w:rPr>
                <w:color w:val="000000"/>
                <w:sz w:val="20"/>
              </w:rPr>
            </w:pPr>
            <w:r w:rsidRPr="001923C6">
              <w:rPr>
                <w:rFonts w:hint="eastAsia"/>
                <w:color w:val="000000"/>
                <w:sz w:val="20"/>
              </w:rPr>
              <w:t>同時性分類</w:t>
            </w:r>
          </w:p>
        </w:tc>
        <w:tc>
          <w:tcPr>
            <w:tcW w:w="2977" w:type="dxa"/>
          </w:tcPr>
          <w:p w14:paraId="2921B26C" w14:textId="5E3D9270" w:rsidR="00F971FA" w:rsidRPr="001923C6" w:rsidRDefault="00F971FA" w:rsidP="00BF6843">
            <w:pPr>
              <w:rPr>
                <w:color w:val="000000"/>
                <w:sz w:val="20"/>
              </w:rPr>
            </w:pPr>
            <w:r w:rsidRPr="001923C6">
              <w:rPr>
                <w:rFonts w:hint="eastAsia"/>
                <w:color w:val="000000"/>
                <w:sz w:val="20"/>
              </w:rPr>
              <w:t>関数名</w:t>
            </w:r>
          </w:p>
        </w:tc>
      </w:tr>
      <w:tr w:rsidR="00F971FA" w:rsidRPr="001923C6" w14:paraId="36185ECC" w14:textId="77777777" w:rsidTr="004D4C8A">
        <w:trPr>
          <w:trHeight w:val="216"/>
        </w:trPr>
        <w:tc>
          <w:tcPr>
            <w:tcW w:w="1447" w:type="dxa"/>
          </w:tcPr>
          <w:p w14:paraId="3CF35B88" w14:textId="2D9BAB80" w:rsidR="00F971FA" w:rsidRPr="001923C6" w:rsidRDefault="00F971FA" w:rsidP="00BF6843">
            <w:pPr>
              <w:rPr>
                <w:color w:val="000000"/>
                <w:sz w:val="20"/>
              </w:rPr>
            </w:pPr>
            <w:r w:rsidRPr="001923C6">
              <w:rPr>
                <w:rFonts w:hint="eastAsia"/>
                <w:color w:val="000000"/>
                <w:sz w:val="20"/>
              </w:rPr>
              <w:t>①</w:t>
            </w:r>
          </w:p>
        </w:tc>
        <w:tc>
          <w:tcPr>
            <w:tcW w:w="2977" w:type="dxa"/>
          </w:tcPr>
          <w:p w14:paraId="50AA735C" w14:textId="59A57580" w:rsidR="00F971FA" w:rsidRPr="001923C6" w:rsidRDefault="00F971FA" w:rsidP="00BF6843">
            <w:pPr>
              <w:rPr>
                <w:sz w:val="20"/>
              </w:rPr>
            </w:pPr>
            <w:r w:rsidRPr="001923C6">
              <w:rPr>
                <w:color w:val="000000"/>
                <w:sz w:val="20"/>
              </w:rPr>
              <w:t>ertnfc_group00_dataget</w:t>
            </w:r>
          </w:p>
        </w:tc>
      </w:tr>
    </w:tbl>
    <w:p w14:paraId="7E199B12" w14:textId="45D59521" w:rsidR="001B67A1" w:rsidRPr="001923C6" w:rsidRDefault="001B67A1"/>
    <w:p w14:paraId="375EF468" w14:textId="4BB019CD" w:rsidR="00DB3979" w:rsidRPr="001923C6" w:rsidRDefault="00DB3979">
      <w:r w:rsidRPr="001923C6">
        <w:rPr>
          <w:rFonts w:hint="eastAsia"/>
        </w:rPr>
        <w:t>４．参照処理要求</w:t>
      </w:r>
      <w:r w:rsidR="005D7859" w:rsidRPr="001923C6">
        <w:rPr>
          <w:rFonts w:hint="eastAsia"/>
        </w:rPr>
        <w:t xml:space="preserve"> </w:t>
      </w:r>
      <w:commentRangeStart w:id="1882"/>
      <w:r w:rsidR="005D7859" w:rsidRPr="001923C6">
        <w:rPr>
          <w:rFonts w:hint="eastAsia"/>
        </w:rPr>
        <w:t xml:space="preserve"> </w:t>
      </w:r>
      <w:commentRangeEnd w:id="1882"/>
      <w:r w:rsidR="005D7859" w:rsidRPr="001923C6">
        <w:rPr>
          <w:rStyle w:val="a8"/>
        </w:rPr>
        <w:commentReference w:id="1882"/>
      </w:r>
    </w:p>
    <w:tbl>
      <w:tblPr>
        <w:tblW w:w="9953" w:type="dxa"/>
        <w:tblLayout w:type="fixed"/>
        <w:tblCellMar>
          <w:left w:w="30" w:type="dxa"/>
          <w:right w:w="30" w:type="dxa"/>
        </w:tblCellMar>
        <w:tblLook w:val="0000" w:firstRow="0" w:lastRow="0" w:firstColumn="0" w:lastColumn="0" w:noHBand="0" w:noVBand="0"/>
      </w:tblPr>
      <w:tblGrid>
        <w:gridCol w:w="2157"/>
        <w:gridCol w:w="2126"/>
        <w:gridCol w:w="850"/>
        <w:gridCol w:w="1134"/>
        <w:gridCol w:w="567"/>
        <w:gridCol w:w="993"/>
        <w:gridCol w:w="992"/>
        <w:gridCol w:w="1134"/>
      </w:tblGrid>
      <w:tr w:rsidR="00DB3979" w:rsidRPr="001923C6" w14:paraId="7D302FEB" w14:textId="77777777" w:rsidTr="00761E8B">
        <w:trPr>
          <w:cantSplit/>
          <w:trHeight w:val="216"/>
        </w:trPr>
        <w:tc>
          <w:tcPr>
            <w:tcW w:w="2157" w:type="dxa"/>
            <w:tcBorders>
              <w:top w:val="single" w:sz="6" w:space="0" w:color="000000"/>
              <w:left w:val="single" w:sz="6" w:space="0" w:color="000000"/>
              <w:bottom w:val="single" w:sz="6" w:space="0" w:color="000000"/>
              <w:right w:val="single" w:sz="6" w:space="0" w:color="000000"/>
            </w:tcBorders>
          </w:tcPr>
          <w:p w14:paraId="50D2FECA" w14:textId="77777777" w:rsidR="00DB3979" w:rsidRPr="001923C6" w:rsidRDefault="00DB3979">
            <w:pPr>
              <w:rPr>
                <w:color w:val="000000"/>
                <w:sz w:val="20"/>
              </w:rPr>
            </w:pPr>
            <w:r w:rsidRPr="001923C6">
              <w:rPr>
                <w:rFonts w:hint="eastAsia"/>
                <w:color w:val="000000"/>
                <w:sz w:val="20"/>
              </w:rPr>
              <w:t>関数名</w:t>
            </w:r>
          </w:p>
        </w:tc>
        <w:tc>
          <w:tcPr>
            <w:tcW w:w="2126" w:type="dxa"/>
            <w:tcBorders>
              <w:top w:val="single" w:sz="6" w:space="0" w:color="000000"/>
              <w:left w:val="single" w:sz="6" w:space="0" w:color="000000"/>
              <w:bottom w:val="single" w:sz="6" w:space="0" w:color="000000"/>
              <w:right w:val="single" w:sz="6" w:space="0" w:color="000000"/>
            </w:tcBorders>
          </w:tcPr>
          <w:p w14:paraId="49857063" w14:textId="77777777" w:rsidR="00DB3979" w:rsidRPr="001923C6" w:rsidRDefault="00DB3979">
            <w:pPr>
              <w:rPr>
                <w:color w:val="000000"/>
                <w:sz w:val="20"/>
              </w:rPr>
            </w:pPr>
            <w:r w:rsidRPr="001923C6">
              <w:rPr>
                <w:rFonts w:hint="eastAsia"/>
                <w:color w:val="000000"/>
                <w:sz w:val="20"/>
              </w:rPr>
              <w:t>処理内容</w:t>
            </w:r>
          </w:p>
        </w:tc>
        <w:tc>
          <w:tcPr>
            <w:tcW w:w="850" w:type="dxa"/>
            <w:tcBorders>
              <w:top w:val="single" w:sz="6" w:space="0" w:color="000000"/>
              <w:left w:val="single" w:sz="6" w:space="0" w:color="000000"/>
              <w:bottom w:val="single" w:sz="6" w:space="0" w:color="000000"/>
              <w:right w:val="single" w:sz="6" w:space="0" w:color="000000"/>
            </w:tcBorders>
          </w:tcPr>
          <w:p w14:paraId="1F355A1D" w14:textId="77777777" w:rsidR="00DB3979" w:rsidRPr="001923C6" w:rsidRDefault="00DB3979">
            <w:pPr>
              <w:rPr>
                <w:color w:val="000000"/>
                <w:sz w:val="20"/>
              </w:rPr>
            </w:pPr>
            <w:r w:rsidRPr="001923C6">
              <w:rPr>
                <w:rFonts w:hint="eastAsia"/>
                <w:color w:val="000000"/>
                <w:sz w:val="20"/>
              </w:rPr>
              <w:t>ﾊﾟﾗﾒｰﾀ</w:t>
            </w:r>
          </w:p>
        </w:tc>
        <w:tc>
          <w:tcPr>
            <w:tcW w:w="1134" w:type="dxa"/>
            <w:tcBorders>
              <w:top w:val="single" w:sz="6" w:space="0" w:color="000000"/>
              <w:left w:val="single" w:sz="6" w:space="0" w:color="000000"/>
              <w:bottom w:val="single" w:sz="6" w:space="0" w:color="000000"/>
              <w:right w:val="single" w:sz="6" w:space="0" w:color="000000"/>
            </w:tcBorders>
          </w:tcPr>
          <w:p w14:paraId="5CCEBD56" w14:textId="77777777" w:rsidR="00DB3979" w:rsidRPr="001923C6" w:rsidRDefault="00DB3979">
            <w:pPr>
              <w:rPr>
                <w:color w:val="000000"/>
                <w:sz w:val="20"/>
              </w:rPr>
            </w:pPr>
            <w:r w:rsidRPr="001923C6">
              <w:rPr>
                <w:rFonts w:hint="eastAsia"/>
                <w:color w:val="000000"/>
                <w:sz w:val="20"/>
              </w:rPr>
              <w:t>ﾊﾟﾗﾒｰﾀ内容</w:t>
            </w:r>
          </w:p>
        </w:tc>
        <w:tc>
          <w:tcPr>
            <w:tcW w:w="567" w:type="dxa"/>
            <w:tcBorders>
              <w:top w:val="single" w:sz="6" w:space="0" w:color="000000"/>
              <w:left w:val="single" w:sz="6" w:space="0" w:color="000000"/>
              <w:bottom w:val="single" w:sz="6" w:space="0" w:color="000000"/>
              <w:right w:val="single" w:sz="6" w:space="0" w:color="000000"/>
            </w:tcBorders>
          </w:tcPr>
          <w:p w14:paraId="02426BEE" w14:textId="77777777" w:rsidR="00DB3979" w:rsidRPr="001923C6" w:rsidRDefault="00DB3979">
            <w:pPr>
              <w:rPr>
                <w:color w:val="000000"/>
                <w:sz w:val="20"/>
              </w:rPr>
            </w:pPr>
            <w:r w:rsidRPr="001923C6">
              <w:rPr>
                <w:rFonts w:hint="eastAsia"/>
                <w:color w:val="000000"/>
                <w:sz w:val="20"/>
              </w:rPr>
              <w:t>単位</w:t>
            </w:r>
          </w:p>
        </w:tc>
        <w:tc>
          <w:tcPr>
            <w:tcW w:w="993" w:type="dxa"/>
            <w:tcBorders>
              <w:top w:val="single" w:sz="6" w:space="0" w:color="000000"/>
              <w:left w:val="single" w:sz="6" w:space="0" w:color="000000"/>
              <w:bottom w:val="single" w:sz="6" w:space="0" w:color="000000"/>
              <w:right w:val="single" w:sz="6" w:space="0" w:color="000000"/>
            </w:tcBorders>
          </w:tcPr>
          <w:p w14:paraId="49333B37" w14:textId="77777777" w:rsidR="00DB3979" w:rsidRPr="001923C6" w:rsidRDefault="00DB3979">
            <w:pPr>
              <w:rPr>
                <w:color w:val="000000"/>
                <w:sz w:val="20"/>
              </w:rPr>
            </w:pPr>
            <w:r w:rsidRPr="001923C6">
              <w:rPr>
                <w:rFonts w:hint="eastAsia"/>
                <w:color w:val="000000"/>
                <w:sz w:val="20"/>
              </w:rPr>
              <w:t>ﾚﾝｼﾞ</w:t>
            </w:r>
          </w:p>
        </w:tc>
        <w:tc>
          <w:tcPr>
            <w:tcW w:w="992" w:type="dxa"/>
            <w:tcBorders>
              <w:top w:val="single" w:sz="6" w:space="0" w:color="000000"/>
              <w:left w:val="single" w:sz="6" w:space="0" w:color="000000"/>
              <w:bottom w:val="single" w:sz="6" w:space="0" w:color="000000"/>
              <w:right w:val="single" w:sz="6" w:space="0" w:color="000000"/>
            </w:tcBorders>
          </w:tcPr>
          <w:p w14:paraId="4D7377D6" w14:textId="77777777" w:rsidR="00DB3979" w:rsidRPr="001923C6" w:rsidRDefault="00DB3979">
            <w:pPr>
              <w:rPr>
                <w:color w:val="000000"/>
                <w:sz w:val="20"/>
              </w:rPr>
            </w:pPr>
            <w:r w:rsidRPr="001923C6">
              <w:rPr>
                <w:color w:val="000000"/>
                <w:sz w:val="20"/>
              </w:rPr>
              <w:t>LSB</w:t>
            </w:r>
          </w:p>
        </w:tc>
        <w:tc>
          <w:tcPr>
            <w:tcW w:w="1134" w:type="dxa"/>
            <w:tcBorders>
              <w:top w:val="single" w:sz="6" w:space="0" w:color="000000"/>
              <w:left w:val="single" w:sz="6" w:space="0" w:color="000000"/>
              <w:bottom w:val="single" w:sz="6" w:space="0" w:color="000000"/>
              <w:right w:val="single" w:sz="6" w:space="0" w:color="000000"/>
            </w:tcBorders>
          </w:tcPr>
          <w:p w14:paraId="61C928D4" w14:textId="77777777" w:rsidR="00DB3979" w:rsidRPr="001923C6" w:rsidRDefault="00DB3979">
            <w:pPr>
              <w:rPr>
                <w:color w:val="000000"/>
                <w:sz w:val="20"/>
              </w:rPr>
            </w:pPr>
            <w:r w:rsidRPr="001923C6">
              <w:rPr>
                <w:rFonts w:hint="eastAsia"/>
                <w:color w:val="000000"/>
                <w:sz w:val="20"/>
              </w:rPr>
              <w:t>ｺﾝﾊﾟｲﾙ</w:t>
            </w:r>
            <w:r w:rsidRPr="001923C6">
              <w:rPr>
                <w:color w:val="000000"/>
                <w:sz w:val="20"/>
              </w:rPr>
              <w:t>SW</w:t>
            </w:r>
          </w:p>
        </w:tc>
      </w:tr>
      <w:tr w:rsidR="006C68DB" w:rsidRPr="001923C6" w14:paraId="365567CD" w14:textId="77777777" w:rsidTr="00761E8B">
        <w:trPr>
          <w:cantSplit/>
          <w:trHeight w:val="216"/>
        </w:trPr>
        <w:tc>
          <w:tcPr>
            <w:tcW w:w="2157" w:type="dxa"/>
            <w:tcBorders>
              <w:top w:val="single" w:sz="6" w:space="0" w:color="000000"/>
              <w:left w:val="single" w:sz="6" w:space="0" w:color="000000"/>
              <w:bottom w:val="single" w:sz="6" w:space="0" w:color="000000"/>
              <w:right w:val="single" w:sz="6" w:space="0" w:color="000000"/>
            </w:tcBorders>
          </w:tcPr>
          <w:p w14:paraId="3CAB4195" w14:textId="77777777" w:rsidR="006C68DB" w:rsidRPr="001923C6" w:rsidRDefault="006C68DB">
            <w:pPr>
              <w:rPr>
                <w:color w:val="000000"/>
                <w:sz w:val="20"/>
              </w:rPr>
            </w:pPr>
            <w:r w:rsidRPr="001923C6">
              <w:rPr>
                <w:color w:val="000000"/>
                <w:sz w:val="20"/>
              </w:rPr>
              <w:t>emkrichb_ekrichxb_get</w:t>
            </w:r>
          </w:p>
        </w:tc>
        <w:tc>
          <w:tcPr>
            <w:tcW w:w="2126" w:type="dxa"/>
            <w:tcBorders>
              <w:top w:val="single" w:sz="6" w:space="0" w:color="000000"/>
              <w:left w:val="single" w:sz="6" w:space="0" w:color="000000"/>
              <w:bottom w:val="single" w:sz="6" w:space="0" w:color="000000"/>
              <w:right w:val="single" w:sz="6" w:space="0" w:color="000000"/>
            </w:tcBorders>
          </w:tcPr>
          <w:p w14:paraId="10FFCAAC" w14:textId="77777777" w:rsidR="006C68DB" w:rsidRPr="001923C6" w:rsidRDefault="006C68DB">
            <w:pPr>
              <w:rPr>
                <w:color w:val="000000"/>
                <w:sz w:val="20"/>
              </w:rPr>
            </w:pPr>
            <w:r w:rsidRPr="001923C6">
              <w:rPr>
                <w:rFonts w:hint="eastAsia"/>
                <w:color w:val="000000"/>
                <w:sz w:val="20"/>
              </w:rPr>
              <w:t>基本増量補正係数取得処理</w:t>
            </w:r>
          </w:p>
        </w:tc>
        <w:tc>
          <w:tcPr>
            <w:tcW w:w="850" w:type="dxa"/>
            <w:tcBorders>
              <w:top w:val="single" w:sz="6" w:space="0" w:color="000000"/>
              <w:left w:val="single" w:sz="6" w:space="0" w:color="000000"/>
              <w:bottom w:val="single" w:sz="6" w:space="0" w:color="000000"/>
              <w:right w:val="single" w:sz="6" w:space="0" w:color="000000"/>
            </w:tcBorders>
          </w:tcPr>
          <w:p w14:paraId="400EDE49" w14:textId="77777777" w:rsidR="006C68DB" w:rsidRPr="001923C6" w:rsidRDefault="006C68DB">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15725A08" w14:textId="77777777" w:rsidR="006C68DB" w:rsidRPr="001923C6" w:rsidRDefault="006C68DB">
            <w:pPr>
              <w:rPr>
                <w:color w:val="000000"/>
                <w:sz w:val="20"/>
              </w:rPr>
            </w:pPr>
            <w:r w:rsidRPr="001923C6">
              <w:rPr>
                <w:color w:val="000000"/>
                <w:sz w:val="20"/>
              </w:rPr>
              <w:t>-</w:t>
            </w:r>
          </w:p>
        </w:tc>
        <w:tc>
          <w:tcPr>
            <w:tcW w:w="567" w:type="dxa"/>
            <w:tcBorders>
              <w:top w:val="single" w:sz="6" w:space="0" w:color="000000"/>
              <w:left w:val="single" w:sz="6" w:space="0" w:color="000000"/>
              <w:bottom w:val="single" w:sz="6" w:space="0" w:color="000000"/>
              <w:right w:val="single" w:sz="6" w:space="0" w:color="000000"/>
            </w:tcBorders>
          </w:tcPr>
          <w:p w14:paraId="5EF4B1A2" w14:textId="77777777" w:rsidR="006C68DB" w:rsidRPr="001923C6" w:rsidRDefault="006C68DB">
            <w:pPr>
              <w:rPr>
                <w:color w:val="000000"/>
                <w:sz w:val="20"/>
              </w:rPr>
            </w:pPr>
            <w:r w:rsidRPr="001923C6">
              <w:rPr>
                <w:color w:val="000000"/>
                <w:sz w:val="20"/>
              </w:rPr>
              <w:t>-</w:t>
            </w:r>
          </w:p>
        </w:tc>
        <w:tc>
          <w:tcPr>
            <w:tcW w:w="993" w:type="dxa"/>
            <w:tcBorders>
              <w:top w:val="single" w:sz="6" w:space="0" w:color="000000"/>
              <w:left w:val="single" w:sz="6" w:space="0" w:color="000000"/>
              <w:bottom w:val="single" w:sz="6" w:space="0" w:color="000000"/>
              <w:right w:val="single" w:sz="6" w:space="0" w:color="000000"/>
            </w:tcBorders>
          </w:tcPr>
          <w:p w14:paraId="6C4F6DB0" w14:textId="77777777" w:rsidR="006C68DB" w:rsidRPr="001923C6" w:rsidRDefault="006C68DB">
            <w:pPr>
              <w:rPr>
                <w:color w:val="000000"/>
                <w:sz w:val="20"/>
              </w:rPr>
            </w:pPr>
            <w:r w:rsidRPr="001923C6">
              <w:rPr>
                <w:color w:val="000000"/>
                <w:sz w:val="20"/>
              </w:rPr>
              <w:t>-</w:t>
            </w:r>
          </w:p>
        </w:tc>
        <w:tc>
          <w:tcPr>
            <w:tcW w:w="992" w:type="dxa"/>
            <w:tcBorders>
              <w:top w:val="single" w:sz="6" w:space="0" w:color="000000"/>
              <w:left w:val="single" w:sz="6" w:space="0" w:color="000000"/>
              <w:bottom w:val="single" w:sz="6" w:space="0" w:color="000000"/>
              <w:right w:val="single" w:sz="6" w:space="0" w:color="000000"/>
            </w:tcBorders>
          </w:tcPr>
          <w:p w14:paraId="3E2FF0F9" w14:textId="77777777" w:rsidR="006C68DB" w:rsidRPr="001923C6" w:rsidRDefault="006C68DB">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503C59FF" w14:textId="77777777" w:rsidR="006C68DB" w:rsidRPr="001923C6" w:rsidRDefault="006C68DB">
            <w:pPr>
              <w:rPr>
                <w:color w:val="000000"/>
                <w:sz w:val="20"/>
              </w:rPr>
            </w:pPr>
            <w:r w:rsidRPr="001923C6">
              <w:rPr>
                <w:color w:val="000000"/>
                <w:sz w:val="20"/>
              </w:rPr>
              <w:t>-</w:t>
            </w:r>
          </w:p>
        </w:tc>
      </w:tr>
      <w:tr w:rsidR="00D37469" w:rsidRPr="001923C6" w14:paraId="172BD6AD" w14:textId="77777777" w:rsidTr="00761E8B">
        <w:trPr>
          <w:cantSplit/>
          <w:trHeight w:val="216"/>
        </w:trPr>
        <w:tc>
          <w:tcPr>
            <w:tcW w:w="2157" w:type="dxa"/>
            <w:tcBorders>
              <w:top w:val="single" w:sz="6" w:space="0" w:color="000000"/>
              <w:left w:val="single" w:sz="6" w:space="0" w:color="000000"/>
              <w:bottom w:val="single" w:sz="6" w:space="0" w:color="000000"/>
              <w:right w:val="single" w:sz="6" w:space="0" w:color="000000"/>
            </w:tcBorders>
          </w:tcPr>
          <w:p w14:paraId="6D2322EB" w14:textId="2FE83AAA" w:rsidR="00D37469" w:rsidRPr="001923C6" w:rsidRDefault="006E5746" w:rsidP="00F971FA">
            <w:pPr>
              <w:rPr>
                <w:color w:val="000000"/>
                <w:sz w:val="20"/>
              </w:rPr>
            </w:pPr>
            <w:r w:rsidRPr="001923C6">
              <w:t>ainjif_renew_injrq</w:t>
            </w:r>
          </w:p>
        </w:tc>
        <w:tc>
          <w:tcPr>
            <w:tcW w:w="2126" w:type="dxa"/>
            <w:tcBorders>
              <w:top w:val="single" w:sz="6" w:space="0" w:color="000000"/>
              <w:left w:val="single" w:sz="6" w:space="0" w:color="000000"/>
              <w:bottom w:val="single" w:sz="6" w:space="0" w:color="000000"/>
              <w:right w:val="single" w:sz="6" w:space="0" w:color="000000"/>
            </w:tcBorders>
          </w:tcPr>
          <w:p w14:paraId="77FF7D1D" w14:textId="507BA19C" w:rsidR="00D37469" w:rsidRPr="001923C6" w:rsidRDefault="007B19F3">
            <w:pPr>
              <w:rPr>
                <w:color w:val="000000"/>
                <w:sz w:val="20"/>
              </w:rPr>
            </w:pPr>
            <w:r w:rsidRPr="001923C6">
              <w:rPr>
                <w:rFonts w:hint="eastAsia"/>
                <w:color w:val="000000"/>
                <w:sz w:val="20"/>
              </w:rPr>
              <w:t>噴射要求</w:t>
            </w:r>
            <w:r w:rsidR="006E5746" w:rsidRPr="001923C6">
              <w:rPr>
                <w:rFonts w:hint="eastAsia"/>
                <w:color w:val="000000"/>
                <w:sz w:val="20"/>
              </w:rPr>
              <w:t>受付</w:t>
            </w:r>
            <w:r w:rsidR="006D24EA" w:rsidRPr="001923C6">
              <w:rPr>
                <w:color w:val="000000"/>
                <w:sz w:val="20"/>
              </w:rPr>
              <w:t>処理</w:t>
            </w:r>
          </w:p>
        </w:tc>
        <w:tc>
          <w:tcPr>
            <w:tcW w:w="850" w:type="dxa"/>
            <w:tcBorders>
              <w:top w:val="single" w:sz="6" w:space="0" w:color="000000"/>
              <w:left w:val="single" w:sz="6" w:space="0" w:color="000000"/>
              <w:bottom w:val="single" w:sz="6" w:space="0" w:color="000000"/>
              <w:right w:val="single" w:sz="6" w:space="0" w:color="000000"/>
            </w:tcBorders>
          </w:tcPr>
          <w:p w14:paraId="1F6FC988" w14:textId="13D8B45E" w:rsidR="00D37469" w:rsidRPr="001923C6" w:rsidRDefault="00D37469" w:rsidP="00D37469">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1E9333F6" w14:textId="7B8C2D9F" w:rsidR="00D37469" w:rsidRPr="001923C6" w:rsidRDefault="00D37469" w:rsidP="00D37469">
            <w:pPr>
              <w:rPr>
                <w:color w:val="000000"/>
                <w:sz w:val="20"/>
              </w:rPr>
            </w:pPr>
            <w:r w:rsidRPr="001923C6">
              <w:rPr>
                <w:color w:val="000000"/>
                <w:sz w:val="20"/>
              </w:rPr>
              <w:t>-</w:t>
            </w:r>
          </w:p>
        </w:tc>
        <w:tc>
          <w:tcPr>
            <w:tcW w:w="567" w:type="dxa"/>
            <w:tcBorders>
              <w:top w:val="single" w:sz="6" w:space="0" w:color="000000"/>
              <w:left w:val="single" w:sz="6" w:space="0" w:color="000000"/>
              <w:bottom w:val="single" w:sz="6" w:space="0" w:color="000000"/>
              <w:right w:val="single" w:sz="6" w:space="0" w:color="000000"/>
            </w:tcBorders>
          </w:tcPr>
          <w:p w14:paraId="103D17C5" w14:textId="4BBF24CC" w:rsidR="00D37469" w:rsidRPr="001923C6" w:rsidRDefault="00D37469" w:rsidP="00D37469">
            <w:pPr>
              <w:rPr>
                <w:color w:val="000000"/>
                <w:sz w:val="20"/>
              </w:rPr>
            </w:pPr>
            <w:r w:rsidRPr="001923C6">
              <w:rPr>
                <w:color w:val="000000"/>
                <w:sz w:val="20"/>
              </w:rPr>
              <w:t>-</w:t>
            </w:r>
          </w:p>
        </w:tc>
        <w:tc>
          <w:tcPr>
            <w:tcW w:w="993" w:type="dxa"/>
            <w:tcBorders>
              <w:top w:val="single" w:sz="6" w:space="0" w:color="000000"/>
              <w:left w:val="single" w:sz="6" w:space="0" w:color="000000"/>
              <w:bottom w:val="single" w:sz="6" w:space="0" w:color="000000"/>
              <w:right w:val="single" w:sz="6" w:space="0" w:color="000000"/>
            </w:tcBorders>
          </w:tcPr>
          <w:p w14:paraId="12C5AB46" w14:textId="7EF37FA5" w:rsidR="00D37469" w:rsidRPr="001923C6" w:rsidRDefault="00D37469" w:rsidP="00D37469">
            <w:pPr>
              <w:rPr>
                <w:color w:val="000000"/>
                <w:sz w:val="20"/>
              </w:rPr>
            </w:pPr>
            <w:r w:rsidRPr="001923C6">
              <w:rPr>
                <w:color w:val="000000"/>
                <w:sz w:val="20"/>
              </w:rPr>
              <w:t>-</w:t>
            </w:r>
          </w:p>
        </w:tc>
        <w:tc>
          <w:tcPr>
            <w:tcW w:w="992" w:type="dxa"/>
            <w:tcBorders>
              <w:top w:val="single" w:sz="6" w:space="0" w:color="000000"/>
              <w:left w:val="single" w:sz="6" w:space="0" w:color="000000"/>
              <w:bottom w:val="single" w:sz="6" w:space="0" w:color="000000"/>
              <w:right w:val="single" w:sz="6" w:space="0" w:color="000000"/>
            </w:tcBorders>
          </w:tcPr>
          <w:p w14:paraId="44485394" w14:textId="5E74DF77" w:rsidR="00D37469" w:rsidRPr="001923C6" w:rsidRDefault="00D37469" w:rsidP="00D37469">
            <w:pPr>
              <w:rPr>
                <w:color w:val="000000"/>
                <w:sz w:val="20"/>
              </w:rPr>
            </w:pPr>
            <w:r w:rsidRPr="001923C6">
              <w:rPr>
                <w:color w:val="000000"/>
                <w:sz w:val="20"/>
              </w:rPr>
              <w:t>-</w:t>
            </w:r>
          </w:p>
        </w:tc>
        <w:tc>
          <w:tcPr>
            <w:tcW w:w="1134" w:type="dxa"/>
            <w:tcBorders>
              <w:top w:val="single" w:sz="6" w:space="0" w:color="000000"/>
              <w:left w:val="single" w:sz="6" w:space="0" w:color="000000"/>
              <w:bottom w:val="single" w:sz="6" w:space="0" w:color="000000"/>
              <w:right w:val="single" w:sz="6" w:space="0" w:color="000000"/>
            </w:tcBorders>
          </w:tcPr>
          <w:p w14:paraId="25BB229E" w14:textId="44ADC241" w:rsidR="00D37469" w:rsidRPr="001923C6" w:rsidRDefault="00D37469" w:rsidP="00D37469">
            <w:pPr>
              <w:rPr>
                <w:color w:val="000000"/>
                <w:sz w:val="20"/>
              </w:rPr>
            </w:pPr>
            <w:r w:rsidRPr="001923C6">
              <w:rPr>
                <w:color w:val="000000"/>
                <w:sz w:val="20"/>
              </w:rPr>
              <w:t>-</w:t>
            </w:r>
          </w:p>
        </w:tc>
      </w:tr>
    </w:tbl>
    <w:p w14:paraId="057BE6FD" w14:textId="77777777" w:rsidR="00DB3979" w:rsidRPr="001923C6" w:rsidRDefault="00DB3979"/>
    <w:p w14:paraId="7D591E45" w14:textId="77777777" w:rsidR="00DB3979" w:rsidRPr="001923C6" w:rsidRDefault="00DB3979">
      <w:pPr>
        <w:rPr>
          <w:bdr w:val="single" w:sz="4" w:space="0" w:color="auto"/>
        </w:rPr>
      </w:pPr>
      <w:r w:rsidRPr="001923C6">
        <w:rPr>
          <w:rFonts w:hint="eastAsia"/>
        </w:rPr>
        <w:t>５．外部トリガ</w:t>
      </w:r>
    </w:p>
    <w:tbl>
      <w:tblPr>
        <w:tblW w:w="0" w:type="auto"/>
        <w:tblInd w:w="2" w:type="dxa"/>
        <w:tblLayout w:type="fixed"/>
        <w:tblCellMar>
          <w:left w:w="30" w:type="dxa"/>
          <w:right w:w="30" w:type="dxa"/>
        </w:tblCellMar>
        <w:tblLook w:val="0000" w:firstRow="0" w:lastRow="0" w:firstColumn="0" w:lastColumn="0" w:noHBand="0" w:noVBand="0"/>
      </w:tblPr>
      <w:tblGrid>
        <w:gridCol w:w="2268"/>
        <w:gridCol w:w="3062"/>
        <w:gridCol w:w="980"/>
        <w:gridCol w:w="1134"/>
        <w:gridCol w:w="1134"/>
      </w:tblGrid>
      <w:tr w:rsidR="00DB3E5C" w:rsidRPr="001923C6" w14:paraId="30626D67" w14:textId="77777777" w:rsidTr="00AC6697">
        <w:trPr>
          <w:trHeight w:val="216"/>
        </w:trPr>
        <w:tc>
          <w:tcPr>
            <w:tcW w:w="2268" w:type="dxa"/>
            <w:tcBorders>
              <w:top w:val="single" w:sz="6" w:space="0" w:color="000000"/>
              <w:left w:val="single" w:sz="6" w:space="0" w:color="000000"/>
              <w:bottom w:val="single" w:sz="6" w:space="0" w:color="000000"/>
              <w:right w:val="single" w:sz="6" w:space="0" w:color="000000"/>
            </w:tcBorders>
          </w:tcPr>
          <w:p w14:paraId="5EEB3D44" w14:textId="77777777" w:rsidR="00DB3E5C" w:rsidRPr="001923C6" w:rsidRDefault="00DB3E5C">
            <w:pPr>
              <w:rPr>
                <w:color w:val="000000"/>
                <w:sz w:val="20"/>
              </w:rPr>
            </w:pPr>
            <w:r w:rsidRPr="001923C6">
              <w:rPr>
                <w:rFonts w:hint="eastAsia"/>
                <w:color w:val="000000"/>
                <w:sz w:val="20"/>
              </w:rPr>
              <w:t>関数名</w:t>
            </w:r>
          </w:p>
        </w:tc>
        <w:tc>
          <w:tcPr>
            <w:tcW w:w="3062" w:type="dxa"/>
            <w:tcBorders>
              <w:top w:val="single" w:sz="6" w:space="0" w:color="000000"/>
              <w:left w:val="single" w:sz="6" w:space="0" w:color="000000"/>
              <w:bottom w:val="single" w:sz="6" w:space="0" w:color="000000"/>
              <w:right w:val="single" w:sz="4" w:space="0" w:color="auto"/>
            </w:tcBorders>
          </w:tcPr>
          <w:p w14:paraId="019A51D1" w14:textId="77777777" w:rsidR="00DB3E5C" w:rsidRPr="001923C6" w:rsidRDefault="00DB3E5C">
            <w:pPr>
              <w:rPr>
                <w:color w:val="000000"/>
                <w:sz w:val="20"/>
              </w:rPr>
            </w:pPr>
            <w:r w:rsidRPr="001923C6">
              <w:rPr>
                <w:rFonts w:hint="eastAsia"/>
                <w:color w:val="000000"/>
                <w:sz w:val="20"/>
              </w:rPr>
              <w:t>処理内容</w:t>
            </w:r>
          </w:p>
        </w:tc>
        <w:tc>
          <w:tcPr>
            <w:tcW w:w="980" w:type="dxa"/>
            <w:tcBorders>
              <w:top w:val="single" w:sz="6" w:space="0" w:color="000000"/>
              <w:left w:val="single" w:sz="4" w:space="0" w:color="auto"/>
              <w:bottom w:val="single" w:sz="6" w:space="0" w:color="000000"/>
              <w:right w:val="single" w:sz="6" w:space="0" w:color="000000"/>
            </w:tcBorders>
          </w:tcPr>
          <w:p w14:paraId="184178EC" w14:textId="77777777" w:rsidR="00DB3E5C" w:rsidRPr="001923C6" w:rsidRDefault="00DB3E5C">
            <w:pPr>
              <w:rPr>
                <w:color w:val="000000"/>
                <w:sz w:val="20"/>
              </w:rPr>
            </w:pPr>
            <w:r w:rsidRPr="001923C6">
              <w:rPr>
                <w:rFonts w:hint="eastAsia"/>
                <w:color w:val="000000"/>
                <w:sz w:val="20"/>
              </w:rPr>
              <w:t>公開先</w:t>
            </w:r>
          </w:p>
        </w:tc>
        <w:tc>
          <w:tcPr>
            <w:tcW w:w="1134" w:type="dxa"/>
            <w:tcBorders>
              <w:top w:val="single" w:sz="6" w:space="0" w:color="000000"/>
              <w:left w:val="single" w:sz="6" w:space="0" w:color="000000"/>
              <w:bottom w:val="single" w:sz="6" w:space="0" w:color="000000"/>
              <w:right w:val="single" w:sz="6" w:space="0" w:color="000000"/>
            </w:tcBorders>
          </w:tcPr>
          <w:p w14:paraId="22C8BFD7" w14:textId="77777777" w:rsidR="00DB3E5C" w:rsidRPr="001923C6" w:rsidRDefault="00DB3E5C">
            <w:pPr>
              <w:rPr>
                <w:color w:val="000000"/>
                <w:sz w:val="20"/>
              </w:rPr>
            </w:pPr>
            <w:r w:rsidRPr="001923C6">
              <w:rPr>
                <w:rFonts w:hint="eastAsia"/>
                <w:color w:val="000000"/>
                <w:sz w:val="20"/>
              </w:rPr>
              <w:t>ｺｰﾙ元</w:t>
            </w:r>
          </w:p>
        </w:tc>
        <w:tc>
          <w:tcPr>
            <w:tcW w:w="1134" w:type="dxa"/>
            <w:tcBorders>
              <w:top w:val="single" w:sz="6" w:space="0" w:color="000000"/>
              <w:left w:val="single" w:sz="6" w:space="0" w:color="000000"/>
              <w:bottom w:val="single" w:sz="6" w:space="0" w:color="000000"/>
              <w:right w:val="single" w:sz="6" w:space="0" w:color="000000"/>
            </w:tcBorders>
          </w:tcPr>
          <w:p w14:paraId="0A7472BD" w14:textId="77777777" w:rsidR="00DB3E5C" w:rsidRPr="001923C6" w:rsidRDefault="00DB3E5C">
            <w:pPr>
              <w:rPr>
                <w:color w:val="000000"/>
                <w:sz w:val="20"/>
              </w:rPr>
            </w:pPr>
            <w:r w:rsidRPr="001923C6">
              <w:rPr>
                <w:rFonts w:hint="eastAsia"/>
                <w:color w:val="000000"/>
                <w:sz w:val="20"/>
              </w:rPr>
              <w:t>ｺﾝﾊﾟｲﾙ</w:t>
            </w:r>
            <w:r w:rsidRPr="001923C6">
              <w:rPr>
                <w:color w:val="000000"/>
                <w:sz w:val="20"/>
              </w:rPr>
              <w:t>SW</w:t>
            </w:r>
          </w:p>
        </w:tc>
      </w:tr>
      <w:tr w:rsidR="00DB3E5C" w:rsidRPr="001923C6" w14:paraId="3BEC2E21" w14:textId="77777777" w:rsidTr="00AC6697">
        <w:trPr>
          <w:trHeight w:val="216"/>
        </w:trPr>
        <w:tc>
          <w:tcPr>
            <w:tcW w:w="2268" w:type="dxa"/>
            <w:tcBorders>
              <w:top w:val="single" w:sz="6" w:space="0" w:color="000000"/>
              <w:left w:val="single" w:sz="6" w:space="0" w:color="000000"/>
              <w:bottom w:val="single" w:sz="6" w:space="0" w:color="000000"/>
              <w:right w:val="single" w:sz="6" w:space="0" w:color="000000"/>
            </w:tcBorders>
          </w:tcPr>
          <w:p w14:paraId="4B0BD51B" w14:textId="77777777" w:rsidR="00DB3E5C" w:rsidRPr="001923C6" w:rsidRDefault="00DB3E5C">
            <w:pPr>
              <w:rPr>
                <w:color w:val="000000"/>
                <w:sz w:val="20"/>
              </w:rPr>
            </w:pPr>
            <w:r w:rsidRPr="001923C6">
              <w:rPr>
                <w:color w:val="000000"/>
                <w:sz w:val="20"/>
              </w:rPr>
              <w:t>eminj_pwon</w:t>
            </w:r>
          </w:p>
        </w:tc>
        <w:tc>
          <w:tcPr>
            <w:tcW w:w="3062" w:type="dxa"/>
            <w:tcBorders>
              <w:top w:val="single" w:sz="6" w:space="0" w:color="000000"/>
              <w:left w:val="single" w:sz="6" w:space="0" w:color="000000"/>
              <w:bottom w:val="single" w:sz="6" w:space="0" w:color="000000"/>
              <w:right w:val="single" w:sz="4" w:space="0" w:color="auto"/>
            </w:tcBorders>
          </w:tcPr>
          <w:p w14:paraId="1FFB5659" w14:textId="77777777" w:rsidR="00DB3E5C" w:rsidRPr="001923C6" w:rsidRDefault="00DB3E5C">
            <w:pPr>
              <w:rPr>
                <w:color w:val="000000"/>
                <w:sz w:val="20"/>
              </w:rPr>
            </w:pPr>
            <w:r w:rsidRPr="001923C6">
              <w:rPr>
                <w:rFonts w:hint="eastAsia"/>
                <w:color w:val="000000"/>
                <w:sz w:val="20"/>
              </w:rPr>
              <w:t>初期値設定</w:t>
            </w:r>
          </w:p>
        </w:tc>
        <w:tc>
          <w:tcPr>
            <w:tcW w:w="980" w:type="dxa"/>
            <w:tcBorders>
              <w:top w:val="single" w:sz="6" w:space="0" w:color="000000"/>
              <w:left w:val="single" w:sz="4" w:space="0" w:color="auto"/>
              <w:bottom w:val="single" w:sz="6" w:space="0" w:color="000000"/>
              <w:right w:val="single" w:sz="6" w:space="0" w:color="000000"/>
            </w:tcBorders>
          </w:tcPr>
          <w:p w14:paraId="082C54ED" w14:textId="77777777" w:rsidR="00DB3E5C" w:rsidRPr="001923C6" w:rsidRDefault="00DB3E5C">
            <w:pPr>
              <w:rPr>
                <w:color w:val="000000"/>
                <w:sz w:val="20"/>
              </w:rPr>
            </w:pPr>
            <w:r w:rsidRPr="001923C6">
              <w:rPr>
                <w:color w:val="000000"/>
                <w:sz w:val="20"/>
              </w:rPr>
              <w:t>ENG_dm</w:t>
            </w:r>
          </w:p>
        </w:tc>
        <w:tc>
          <w:tcPr>
            <w:tcW w:w="1134" w:type="dxa"/>
            <w:tcBorders>
              <w:top w:val="single" w:sz="6" w:space="0" w:color="000000"/>
              <w:left w:val="single" w:sz="6" w:space="0" w:color="000000"/>
              <w:bottom w:val="single" w:sz="6" w:space="0" w:color="000000"/>
              <w:right w:val="single" w:sz="6" w:space="0" w:color="000000"/>
            </w:tcBorders>
          </w:tcPr>
          <w:p w14:paraId="27C2AB3E" w14:textId="77777777" w:rsidR="00DB3E5C" w:rsidRPr="001923C6" w:rsidRDefault="00DB3E5C">
            <w:pPr>
              <w:rPr>
                <w:color w:val="000000"/>
                <w:sz w:val="20"/>
              </w:rPr>
            </w:pPr>
            <w:r w:rsidRPr="001923C6">
              <w:rPr>
                <w:color w:val="000000"/>
                <w:sz w:val="20"/>
              </w:rPr>
              <w:t>E</w:t>
            </w:r>
            <w:r w:rsidR="00E86765" w:rsidRPr="001923C6">
              <w:rPr>
                <w:color w:val="000000"/>
                <w:sz w:val="20"/>
              </w:rPr>
              <w:t>LMNG</w:t>
            </w:r>
          </w:p>
        </w:tc>
        <w:tc>
          <w:tcPr>
            <w:tcW w:w="1134" w:type="dxa"/>
            <w:tcBorders>
              <w:top w:val="single" w:sz="6" w:space="0" w:color="000000"/>
              <w:left w:val="single" w:sz="6" w:space="0" w:color="000000"/>
              <w:bottom w:val="single" w:sz="6" w:space="0" w:color="000000"/>
              <w:right w:val="single" w:sz="6" w:space="0" w:color="000000"/>
            </w:tcBorders>
          </w:tcPr>
          <w:p w14:paraId="72302444" w14:textId="77777777" w:rsidR="00DB3E5C" w:rsidRPr="001923C6" w:rsidRDefault="00DB3E5C">
            <w:pPr>
              <w:rPr>
                <w:color w:val="000000"/>
                <w:sz w:val="20"/>
              </w:rPr>
            </w:pPr>
            <w:r w:rsidRPr="001923C6">
              <w:rPr>
                <w:color w:val="000000"/>
                <w:sz w:val="20"/>
              </w:rPr>
              <w:t>-</w:t>
            </w:r>
          </w:p>
        </w:tc>
      </w:tr>
      <w:tr w:rsidR="00DB3E5C" w:rsidRPr="001923C6" w14:paraId="50C4F742" w14:textId="77777777" w:rsidTr="00AC6697">
        <w:trPr>
          <w:trHeight w:val="216"/>
        </w:trPr>
        <w:tc>
          <w:tcPr>
            <w:tcW w:w="2268" w:type="dxa"/>
            <w:tcBorders>
              <w:top w:val="single" w:sz="6" w:space="0" w:color="000000"/>
              <w:left w:val="single" w:sz="6" w:space="0" w:color="000000"/>
              <w:bottom w:val="single" w:sz="6" w:space="0" w:color="000000"/>
              <w:right w:val="single" w:sz="6" w:space="0" w:color="000000"/>
            </w:tcBorders>
          </w:tcPr>
          <w:p w14:paraId="6EB27157" w14:textId="77777777" w:rsidR="00DB3E5C" w:rsidRPr="001923C6" w:rsidRDefault="00DB3E5C">
            <w:pPr>
              <w:rPr>
                <w:sz w:val="20"/>
              </w:rPr>
            </w:pPr>
            <w:r w:rsidRPr="001923C6">
              <w:rPr>
                <w:color w:val="000000"/>
                <w:sz w:val="20"/>
              </w:rPr>
              <w:t>eminj</w:t>
            </w:r>
            <w:r w:rsidRPr="001923C6">
              <w:rPr>
                <w:sz w:val="20"/>
              </w:rPr>
              <w:t>_8ms</w:t>
            </w:r>
            <w:r w:rsidR="00E86765" w:rsidRPr="001923C6">
              <w:rPr>
                <w:sz w:val="20"/>
              </w:rPr>
              <w:t>m</w:t>
            </w:r>
          </w:p>
        </w:tc>
        <w:tc>
          <w:tcPr>
            <w:tcW w:w="3062" w:type="dxa"/>
            <w:tcBorders>
              <w:top w:val="single" w:sz="6" w:space="0" w:color="000000"/>
              <w:left w:val="single" w:sz="6" w:space="0" w:color="000000"/>
              <w:bottom w:val="single" w:sz="6" w:space="0" w:color="000000"/>
              <w:right w:val="single" w:sz="4" w:space="0" w:color="auto"/>
            </w:tcBorders>
          </w:tcPr>
          <w:p w14:paraId="4EB31023" w14:textId="2FD454BE" w:rsidR="00DB3E5C" w:rsidRPr="001923C6" w:rsidRDefault="00DB3E5C">
            <w:pPr>
              <w:rPr>
                <w:sz w:val="20"/>
              </w:rPr>
            </w:pPr>
            <w:r w:rsidRPr="001923C6">
              <w:rPr>
                <w:rFonts w:hint="eastAsia"/>
                <w:sz w:val="20"/>
              </w:rPr>
              <w:t>噴射</w:t>
            </w:r>
            <w:r w:rsidR="000B6FBA" w:rsidRPr="00852B2A">
              <w:rPr>
                <w:rFonts w:hint="eastAsia"/>
                <w:sz w:val="20"/>
              </w:rPr>
              <w:t>要求</w:t>
            </w:r>
            <w:r w:rsidRPr="001923C6">
              <w:rPr>
                <w:rFonts w:hint="eastAsia"/>
                <w:sz w:val="20"/>
              </w:rPr>
              <w:t>の調停処理</w:t>
            </w:r>
          </w:p>
        </w:tc>
        <w:tc>
          <w:tcPr>
            <w:tcW w:w="980" w:type="dxa"/>
            <w:tcBorders>
              <w:top w:val="single" w:sz="6" w:space="0" w:color="000000"/>
              <w:left w:val="single" w:sz="4" w:space="0" w:color="auto"/>
              <w:bottom w:val="single" w:sz="6" w:space="0" w:color="000000"/>
              <w:right w:val="single" w:sz="6" w:space="0" w:color="000000"/>
            </w:tcBorders>
          </w:tcPr>
          <w:p w14:paraId="467F0088" w14:textId="77777777" w:rsidR="00DB3E5C" w:rsidRPr="001923C6" w:rsidRDefault="00DB3E5C">
            <w:pPr>
              <w:rPr>
                <w:sz w:val="20"/>
              </w:rPr>
            </w:pPr>
            <w:r w:rsidRPr="001923C6">
              <w:rPr>
                <w:sz w:val="20"/>
              </w:rPr>
              <w:t>ENG_dm</w:t>
            </w:r>
          </w:p>
        </w:tc>
        <w:tc>
          <w:tcPr>
            <w:tcW w:w="1134" w:type="dxa"/>
            <w:tcBorders>
              <w:top w:val="single" w:sz="6" w:space="0" w:color="000000"/>
              <w:left w:val="single" w:sz="6" w:space="0" w:color="000000"/>
              <w:bottom w:val="single" w:sz="6" w:space="0" w:color="000000"/>
              <w:right w:val="single" w:sz="6" w:space="0" w:color="000000"/>
            </w:tcBorders>
          </w:tcPr>
          <w:p w14:paraId="114437E0" w14:textId="77777777" w:rsidR="00DB3E5C" w:rsidRPr="001923C6" w:rsidRDefault="00DB3E5C" w:rsidP="00C15047">
            <w:pPr>
              <w:rPr>
                <w:sz w:val="20"/>
              </w:rPr>
            </w:pPr>
            <w:r w:rsidRPr="001923C6">
              <w:rPr>
                <w:sz w:val="20"/>
              </w:rPr>
              <w:t>E</w:t>
            </w:r>
            <w:r w:rsidR="00E86765" w:rsidRPr="001923C6">
              <w:rPr>
                <w:sz w:val="20"/>
              </w:rPr>
              <w:t>LMNG</w:t>
            </w:r>
          </w:p>
        </w:tc>
        <w:tc>
          <w:tcPr>
            <w:tcW w:w="1134" w:type="dxa"/>
            <w:tcBorders>
              <w:top w:val="single" w:sz="6" w:space="0" w:color="000000"/>
              <w:left w:val="single" w:sz="6" w:space="0" w:color="000000"/>
              <w:bottom w:val="single" w:sz="6" w:space="0" w:color="000000"/>
              <w:right w:val="single" w:sz="6" w:space="0" w:color="000000"/>
            </w:tcBorders>
          </w:tcPr>
          <w:p w14:paraId="01205762" w14:textId="77777777" w:rsidR="00DB3E5C" w:rsidRPr="001923C6" w:rsidRDefault="00DB3E5C">
            <w:pPr>
              <w:rPr>
                <w:sz w:val="20"/>
              </w:rPr>
            </w:pPr>
            <w:r w:rsidRPr="001923C6">
              <w:rPr>
                <w:sz w:val="20"/>
              </w:rPr>
              <w:t>-</w:t>
            </w:r>
          </w:p>
        </w:tc>
      </w:tr>
    </w:tbl>
    <w:p w14:paraId="215E9253" w14:textId="77777777" w:rsidR="009A73F5" w:rsidRPr="001923C6" w:rsidRDefault="009A73F5" w:rsidP="009A73F5">
      <w:pPr>
        <w:pStyle w:val="a6"/>
        <w:spacing w:line="240" w:lineRule="auto"/>
        <w:ind w:right="39"/>
        <w:textAlignment w:val="center"/>
        <w:rPr>
          <w:sz w:val="21"/>
        </w:rPr>
      </w:pPr>
    </w:p>
    <w:p w14:paraId="442033EC" w14:textId="77777777" w:rsidR="009A73F5" w:rsidRPr="001923C6" w:rsidRDefault="00C25C4E" w:rsidP="009A73F5">
      <w:r w:rsidRPr="001923C6">
        <w:rPr>
          <w:noProof/>
        </w:rPr>
        <mc:AlternateContent>
          <mc:Choice Requires="wps">
            <w:drawing>
              <wp:anchor distT="0" distB="0" distL="114300" distR="114300" simplePos="0" relativeHeight="251659776" behindDoc="0" locked="0" layoutInCell="1" allowOverlap="1" wp14:anchorId="28396C30" wp14:editId="4D69BEED">
                <wp:simplePos x="0" y="0"/>
                <wp:positionH relativeFrom="column">
                  <wp:posOffset>635</wp:posOffset>
                </wp:positionH>
                <wp:positionV relativeFrom="paragraph">
                  <wp:posOffset>117475</wp:posOffset>
                </wp:positionV>
                <wp:extent cx="1387475" cy="210820"/>
                <wp:effectExtent l="0" t="0" r="0" b="0"/>
                <wp:wrapNone/>
                <wp:docPr id="2" name="Rectangl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65107" w14:textId="77777777" w:rsidR="004200FB" w:rsidRDefault="004200FB" w:rsidP="009A73F5">
                            <w:pPr>
                              <w:pStyle w:val="a6"/>
                            </w:pPr>
                            <w:r>
                              <w:rPr>
                                <w:rFonts w:hint="eastAsia"/>
                              </w:rPr>
                              <w:t>Ｈ．コンパイラ情報</w:t>
                            </w:r>
                          </w:p>
                          <w:p w14:paraId="7A2F3FE6" w14:textId="77777777" w:rsidR="004200FB" w:rsidRPr="001C0E40" w:rsidRDefault="004200FB" w:rsidP="009A73F5"/>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96C30" id="Rectangle 876" o:spid="_x0000_s1033" style="position:absolute;left:0;text-align:left;margin-left:.05pt;margin-top:9.25pt;width:109.25pt;height:1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" filled="f" strokecolor="blue" strokeweight=".25pt">
                <v:textbox inset="1pt,1pt,1pt,1pt">
                  <w:txbxContent>
                    <w:p w14:paraId="33165107" w14:textId="77777777" w:rsidR="004200FB" w:rsidRDefault="004200FB" w:rsidP="009A73F5">
                      <w:pPr>
                        <w:pStyle w:val="a6"/>
                      </w:pPr>
                      <w:r>
                        <w:rPr>
                          <w:rFonts w:hint="eastAsia"/>
                        </w:rPr>
                        <w:t>Ｈ．コンパイラ情報</w:t>
                      </w:r>
                    </w:p>
                    <w:p w14:paraId="7A2F3FE6" w14:textId="77777777" w:rsidR="004200FB" w:rsidRPr="001C0E40" w:rsidRDefault="004200FB" w:rsidP="009A73F5"/>
                  </w:txbxContent>
                </v:textbox>
              </v:rect>
            </w:pict>
          </mc:Fallback>
        </mc:AlternateContent>
      </w:r>
    </w:p>
    <w:p w14:paraId="2274C04D" w14:textId="77777777" w:rsidR="009A73F5" w:rsidRPr="001923C6" w:rsidRDefault="009A73F5" w:rsidP="009A73F5"/>
    <w:p w14:paraId="7401FC19" w14:textId="77777777" w:rsidR="009A73F5" w:rsidRPr="001923C6" w:rsidRDefault="00724D49" w:rsidP="009A73F5">
      <w:r w:rsidRPr="001923C6">
        <w:rPr>
          <w:rFonts w:hint="eastAsia"/>
        </w:rPr>
        <w:t>Ｒ９</w:t>
      </w:r>
      <w:r w:rsidR="009A73F5" w:rsidRPr="001923C6">
        <w:rPr>
          <w:rFonts w:hint="eastAsia"/>
        </w:rPr>
        <w:t>コンパイラ</w:t>
      </w:r>
    </w:p>
    <w:p w14:paraId="0B3138C8" w14:textId="37E06B14" w:rsidR="00DB3979" w:rsidRDefault="00DB3979"/>
    <w:p w14:paraId="3778B93B" w14:textId="7B1AE95D" w:rsidR="00155029" w:rsidRDefault="00155029">
      <w:r w:rsidRPr="001923C6">
        <w:rPr>
          <w:noProof/>
        </w:rPr>
        <mc:AlternateContent>
          <mc:Choice Requires="wps">
            <w:drawing>
              <wp:anchor distT="0" distB="0" distL="114300" distR="114300" simplePos="0" relativeHeight="251661824" behindDoc="0" locked="0" layoutInCell="1" allowOverlap="1" wp14:anchorId="5277A087" wp14:editId="7FF297A6">
                <wp:simplePos x="0" y="0"/>
                <wp:positionH relativeFrom="column">
                  <wp:posOffset>635</wp:posOffset>
                </wp:positionH>
                <wp:positionV relativeFrom="paragraph">
                  <wp:posOffset>93345</wp:posOffset>
                </wp:positionV>
                <wp:extent cx="1387475" cy="210820"/>
                <wp:effectExtent l="0" t="0" r="0" b="0"/>
                <wp:wrapNone/>
                <wp:docPr id="1" name="Rectangl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10820"/>
                        </a:xfrm>
                        <a:prstGeom prst="rect">
                          <a:avLst/>
                        </a:prstGeom>
                        <a:noFill/>
                        <a:ln w="3175">
                          <a:solidFill>
                            <a:srgbClr val="0000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422468" w14:textId="2743B001" w:rsidR="00155029" w:rsidRPr="004470A8" w:rsidRDefault="00AF54ED" w:rsidP="009A73F5">
                            <w:pPr>
                              <w:pStyle w:val="a3"/>
                            </w:pPr>
                            <w:r w:rsidRPr="004470A8">
                              <w:rPr>
                                <w:rFonts w:hint="eastAsia"/>
                              </w:rPr>
                              <w:t>Ｉ．コーディングルール</w:t>
                            </w:r>
                          </w:p>
                          <w:p w14:paraId="427B9F45" w14:textId="77777777" w:rsidR="00155029" w:rsidRPr="001C0E40" w:rsidRDefault="00155029" w:rsidP="009A73F5"/>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7A087" id="_x0000_s1034" style="position:absolute;left:0;text-align:left;margin-left:.05pt;margin-top:7.35pt;width:109.25pt;height:16.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" filled="f" strokecolor="blue" strokeweight=".25pt">
                <v:textbox inset="1pt,1pt,1pt,1pt">
                  <w:txbxContent>
                    <w:p w14:paraId="56422468" w14:textId="2743B001" w:rsidR="00155029" w:rsidRPr="004470A8" w:rsidRDefault="00AF54ED" w:rsidP="009A73F5">
                      <w:pPr>
                        <w:pStyle w:val="a3"/>
                      </w:pPr>
                      <w:r w:rsidRPr="004470A8">
                        <w:rPr>
                          <w:rFonts w:hint="eastAsia"/>
                        </w:rPr>
                        <w:t>Ｉ．コーディングルール</w:t>
                      </w:r>
                    </w:p>
                    <w:p w14:paraId="427B9F45" w14:textId="77777777" w:rsidR="00155029" w:rsidRPr="001C0E40" w:rsidRDefault="00155029" w:rsidP="009A73F5"/>
                  </w:txbxContent>
                </v:textbox>
              </v:rect>
            </w:pict>
          </mc:Fallback>
        </mc:AlternateContent>
      </w:r>
    </w:p>
    <w:p w14:paraId="5CCE3D6E" w14:textId="6F179F2B" w:rsidR="00155029" w:rsidRDefault="00155029"/>
    <w:p w14:paraId="78421846" w14:textId="7E822E0F" w:rsidR="00155029" w:rsidRPr="004470A8" w:rsidRDefault="00155029">
      <w:r w:rsidRPr="004470A8">
        <w:rPr>
          <w:rFonts w:hint="eastAsia"/>
        </w:rPr>
        <w:t>Ｍ４</w:t>
      </w:r>
    </w:p>
    <w:p w14:paraId="23C8897B" w14:textId="77777777" w:rsidR="00DB3979" w:rsidRPr="001923C6" w:rsidRDefault="00DB3979">
      <w:pPr>
        <w:rPr>
          <w:rFonts w:ascii="ＭＳ Ｐゴシック" w:eastAsia="ＭＳ Ｐゴシック"/>
          <w:sz w:val="20"/>
        </w:rPr>
      </w:pPr>
    </w:p>
    <w:sectPr w:rsidR="00DB3979" w:rsidRPr="001923C6" w:rsidSect="000B6A18">
      <w:headerReference w:type="even" r:id="rId22"/>
      <w:pgSz w:w="11906" w:h="16838"/>
      <w:pgMar w:top="1985" w:right="1418" w:bottom="1418" w:left="1418" w:header="851" w:footer="992" w:gutter="0"/>
      <w:cols w:space="425"/>
      <w:docGrid w:type="lines" w:linePitch="31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04b" w:date="2019-08-21T13:38:00Z" w:initials="04b">
    <w:p w14:paraId="702B90D3" w14:textId="77777777" w:rsidR="004200FB" w:rsidRDefault="004200FB" w:rsidP="00161A22">
      <w:pPr>
        <w:pStyle w:val="a9"/>
      </w:pPr>
      <w:r>
        <w:rPr>
          <w:rStyle w:val="a8"/>
        </w:rPr>
        <w:annotationRef/>
      </w:r>
      <w:r>
        <w:rPr>
          <w:rFonts w:hint="eastAsia"/>
        </w:rPr>
        <w:t>不要な概要記述削除</w:t>
      </w:r>
    </w:p>
  </w:comment>
  <w:comment w:id="1" w:author="12a" w:date="2021-02-10T14:07:00Z" w:initials="12a">
    <w:p w14:paraId="559583CB" w14:textId="553F04DD" w:rsidR="004200FB" w:rsidRDefault="004200FB">
      <w:pPr>
        <w:pStyle w:val="a9"/>
      </w:pPr>
      <w:r>
        <w:rPr>
          <w:rStyle w:val="a8"/>
        </w:rPr>
        <w:annotationRef/>
      </w:r>
      <w:r>
        <w:rPr>
          <w:rFonts w:hint="eastAsia"/>
          <w:noProof/>
        </w:rPr>
        <w:t>(7</w:t>
      </w:r>
      <w:r>
        <w:rPr>
          <w:noProof/>
        </w:rPr>
        <w:t>)</w:t>
      </w:r>
      <w:r>
        <w:rPr>
          <w:rFonts w:hint="eastAsia"/>
          <w:noProof/>
        </w:rPr>
        <w:t>④部品名</w:t>
      </w:r>
      <w:r>
        <w:rPr>
          <w:noProof/>
        </w:rPr>
        <w:t>由来記載位置変更</w:t>
      </w:r>
    </w:p>
  </w:comment>
  <w:comment w:id="2" w:author="15c" w:date="2025-09-24T17:10:00Z" w:initials="15c">
    <w:p w14:paraId="20ACB1B9" w14:textId="77777777" w:rsidR="00285941" w:rsidRDefault="00285941" w:rsidP="00285941">
      <w:pPr>
        <w:pStyle w:val="a9"/>
      </w:pPr>
      <w:r>
        <w:rPr>
          <w:rStyle w:val="a8"/>
        </w:rPr>
        <w:annotationRef/>
      </w:r>
      <w:r>
        <w:t>revision(7)①</w:t>
      </w:r>
    </w:p>
    <w:p w14:paraId="1C2ADC27" w14:textId="77777777" w:rsidR="00285941" w:rsidRDefault="00285941" w:rsidP="00285941">
      <w:pPr>
        <w:pStyle w:val="a9"/>
      </w:pPr>
      <w:r>
        <w:t>仕様確認書対応(DENG-STD-25013①)</w:t>
      </w:r>
    </w:p>
    <w:p w14:paraId="334C84C2" w14:textId="77777777" w:rsidR="00285941" w:rsidRDefault="00285941" w:rsidP="00285941">
      <w:pPr>
        <w:pStyle w:val="a9"/>
      </w:pPr>
      <w:r>
        <w:t>誤記修正</w:t>
      </w:r>
    </w:p>
    <w:p w14:paraId="478F427D" w14:textId="77777777" w:rsidR="00285941" w:rsidRDefault="00285941" w:rsidP="00285941">
      <w:pPr>
        <w:pStyle w:val="a9"/>
      </w:pPr>
      <w:r>
        <w:t>「ポンプ、」「要求」を削除</w:t>
      </w:r>
    </w:p>
  </w:comment>
  <w:comment w:id="3" w:author="04b" w:date="2019-08-21T13:38:00Z" w:initials="04b">
    <w:p w14:paraId="36E32398" w14:textId="7070B14A" w:rsidR="004200FB" w:rsidRDefault="004200FB">
      <w:pPr>
        <w:pStyle w:val="a9"/>
      </w:pPr>
      <w:r>
        <w:rPr>
          <w:rStyle w:val="a8"/>
        </w:rPr>
        <w:annotationRef/>
      </w:r>
      <w:r>
        <w:rPr>
          <w:rFonts w:hint="eastAsia"/>
        </w:rPr>
        <w:t>汎用性のある記述に修正</w:t>
      </w:r>
    </w:p>
  </w:comment>
  <w:comment w:id="4" w:author="13a" w:date="2022-04-18T19:01:00Z" w:initials="13a">
    <w:p w14:paraId="187CE4C6" w14:textId="1CC01EF2" w:rsidR="004200FB" w:rsidRDefault="004200FB">
      <w:pPr>
        <w:pStyle w:val="a9"/>
      </w:pPr>
      <w:r>
        <w:rPr>
          <w:rStyle w:val="a8"/>
        </w:rPr>
        <w:annotationRef/>
      </w:r>
      <w:r>
        <w:rPr>
          <w:rFonts w:hint="eastAsia"/>
          <w:noProof/>
        </w:rPr>
        <w:t>低圧</w:t>
      </w:r>
      <w:r>
        <w:rPr>
          <w:noProof/>
        </w:rPr>
        <w:t>ポンプ調停が</w:t>
      </w:r>
      <w:r>
        <w:rPr>
          <w:rFonts w:hint="eastAsia"/>
          <w:noProof/>
        </w:rPr>
        <w:t>em</w:t>
      </w:r>
      <w:r>
        <w:rPr>
          <w:noProof/>
        </w:rPr>
        <w:t>inj</w:t>
      </w:r>
      <w:r>
        <w:rPr>
          <w:rFonts w:hint="eastAsia"/>
          <w:noProof/>
        </w:rPr>
        <w:t>より</w:t>
      </w:r>
      <w:r>
        <w:rPr>
          <w:noProof/>
        </w:rPr>
        <w:t>前だった</w:t>
      </w:r>
      <w:r>
        <w:rPr>
          <w:rFonts w:hint="eastAsia"/>
          <w:noProof/>
        </w:rPr>
        <w:t>14C構造</w:t>
      </w:r>
      <w:r>
        <w:rPr>
          <w:noProof/>
        </w:rPr>
        <w:t>の名残</w:t>
      </w:r>
      <w:r>
        <w:rPr>
          <w:rFonts w:hint="eastAsia"/>
          <w:noProof/>
        </w:rPr>
        <w:t>の記載</w:t>
      </w:r>
      <w:r>
        <w:rPr>
          <w:noProof/>
        </w:rPr>
        <w:t>で</w:t>
      </w:r>
      <w:r>
        <w:rPr>
          <w:rFonts w:hint="eastAsia"/>
          <w:noProof/>
        </w:rPr>
        <w:t>あるため削除</w:t>
      </w:r>
      <w:r>
        <w:rPr>
          <w:noProof/>
        </w:rPr>
        <w:t>。</w:t>
      </w:r>
    </w:p>
  </w:comment>
  <w:comment w:id="5" w:author="10a" w:date="2019-08-21T13:38:00Z" w:initials="10a">
    <w:p w14:paraId="42D93E35" w14:textId="77777777" w:rsidR="004200FB" w:rsidRDefault="004200FB">
      <w:pPr>
        <w:pStyle w:val="a9"/>
      </w:pPr>
      <w:r>
        <w:rPr>
          <w:rStyle w:val="a8"/>
        </w:rPr>
        <w:annotationRef/>
      </w:r>
      <w:r>
        <w:rPr>
          <w:rFonts w:hint="eastAsia"/>
        </w:rPr>
        <w:t>増量並行計算の概要追記</w:t>
      </w:r>
    </w:p>
  </w:comment>
  <w:comment w:id="6" w:author="11a" w:date="2020-02-10T16:42:00Z" w:initials="11a">
    <w:p w14:paraId="1E88B49B" w14:textId="66B6A68E" w:rsidR="004200FB" w:rsidRDefault="004200FB">
      <w:pPr>
        <w:pStyle w:val="a9"/>
      </w:pPr>
      <w:r>
        <w:rPr>
          <w:rFonts w:hint="eastAsia"/>
          <w:noProof/>
        </w:rPr>
        <w:t>SAC</w:t>
      </w:r>
      <w:r>
        <w:rPr>
          <w:noProof/>
        </w:rPr>
        <w:t>とアプリの</w:t>
      </w:r>
      <w:r>
        <w:rPr>
          <w:rStyle w:val="a8"/>
        </w:rPr>
        <w:annotationRef/>
      </w:r>
      <w:r>
        <w:rPr>
          <w:rFonts w:hint="eastAsia"/>
          <w:noProof/>
        </w:rPr>
        <w:t>8ms</w:t>
      </w:r>
      <w:r>
        <w:rPr>
          <w:noProof/>
        </w:rPr>
        <w:t>m</w:t>
      </w:r>
      <w:r>
        <w:rPr>
          <w:rFonts w:hint="eastAsia"/>
          <w:noProof/>
        </w:rPr>
        <w:t>分周処理違い</w:t>
      </w:r>
      <w:r>
        <w:rPr>
          <w:noProof/>
        </w:rPr>
        <w:t>を</w:t>
      </w:r>
      <w:r>
        <w:rPr>
          <w:rFonts w:hint="eastAsia"/>
          <w:noProof/>
        </w:rPr>
        <w:t>本部品</w:t>
      </w:r>
      <w:r>
        <w:rPr>
          <w:noProof/>
        </w:rPr>
        <w:t>で吸収</w:t>
      </w:r>
      <w:r>
        <w:rPr>
          <w:rFonts w:hint="eastAsia"/>
          <w:noProof/>
        </w:rPr>
        <w:t>する</w:t>
      </w:r>
      <w:r>
        <w:rPr>
          <w:noProof/>
        </w:rPr>
        <w:t>設計を</w:t>
      </w:r>
      <w:r>
        <w:rPr>
          <w:rFonts w:hint="eastAsia"/>
          <w:noProof/>
        </w:rPr>
        <w:t>追記</w:t>
      </w:r>
    </w:p>
  </w:comment>
  <w:comment w:id="20" w:author="12a" w:date="2021-02-10T14:09:00Z" w:initials="12a">
    <w:p w14:paraId="0AA6AA73" w14:textId="21FAC11D" w:rsidR="004200FB" w:rsidRDefault="004200FB">
      <w:pPr>
        <w:pStyle w:val="a9"/>
      </w:pPr>
      <w:r>
        <w:rPr>
          <w:rStyle w:val="a8"/>
        </w:rPr>
        <w:annotationRef/>
      </w:r>
      <w:r>
        <w:rPr>
          <w:rFonts w:hint="eastAsia"/>
          <w:noProof/>
        </w:rPr>
        <w:t>(3)</w:t>
      </w:r>
      <w:r w:rsidRPr="00FF24CF">
        <w:t xml:space="preserve"> </w:t>
      </w:r>
      <w:r w:rsidRPr="00FF24CF">
        <w:rPr>
          <w:noProof/>
        </w:rPr>
        <w:t>IG-OFF時対応</w:t>
      </w:r>
      <w:r>
        <w:rPr>
          <w:rFonts w:hint="eastAsia"/>
          <w:noProof/>
        </w:rPr>
        <w:t>で優先順位</w:t>
      </w:r>
      <w:r>
        <w:rPr>
          <w:noProof/>
        </w:rPr>
        <w:t>が</w:t>
      </w:r>
      <w:r>
        <w:rPr>
          <w:rFonts w:hint="eastAsia"/>
          <w:noProof/>
        </w:rPr>
        <w:t>変わった</w:t>
      </w:r>
      <w:r>
        <w:rPr>
          <w:noProof/>
        </w:rPr>
        <w:t>変更を反映</w:t>
      </w:r>
    </w:p>
  </w:comment>
  <w:comment w:id="21" w:author="12a" w:date="2021-02-10T14:07:00Z" w:initials="12a">
    <w:p w14:paraId="32C7FB34" w14:textId="77777777" w:rsidR="009D0219" w:rsidRDefault="009D0219" w:rsidP="009D0219">
      <w:pPr>
        <w:pStyle w:val="a9"/>
      </w:pPr>
      <w:r>
        <w:rPr>
          <w:rStyle w:val="a8"/>
        </w:rPr>
        <w:annotationRef/>
      </w:r>
      <w:r>
        <w:rPr>
          <w:noProof/>
        </w:rPr>
        <w:t>(</w:t>
      </w:r>
      <w:r>
        <w:rPr>
          <w:rFonts w:hint="eastAsia"/>
          <w:noProof/>
        </w:rPr>
        <w:t>7)②テンプレート仕様</w:t>
      </w:r>
      <w:r>
        <w:rPr>
          <w:noProof/>
        </w:rPr>
        <w:t>運用</w:t>
      </w:r>
      <w:r>
        <w:rPr>
          <w:rFonts w:hint="eastAsia"/>
          <w:noProof/>
        </w:rPr>
        <w:t>上</w:t>
      </w:r>
      <w:r>
        <w:rPr>
          <w:noProof/>
        </w:rPr>
        <w:t>の注記明示</w:t>
      </w:r>
    </w:p>
  </w:comment>
  <w:comment w:id="22" w:author="10a" w:date="2019-08-21T13:38:00Z" w:initials="10a">
    <w:p w14:paraId="3CFCDA8C" w14:textId="77777777" w:rsidR="009D0219" w:rsidRDefault="009D0219" w:rsidP="009D0219">
      <w:pPr>
        <w:pStyle w:val="a9"/>
      </w:pPr>
      <w:r>
        <w:rPr>
          <w:rStyle w:val="a8"/>
        </w:rPr>
        <w:annotationRef/>
      </w:r>
      <w:r>
        <w:rPr>
          <w:rFonts w:hint="eastAsia"/>
        </w:rPr>
        <w:t>優先度変更も雛形対象とする旨追記</w:t>
      </w:r>
    </w:p>
  </w:comment>
  <w:comment w:id="23" w:author="04b" w:date="2019-08-21T13:38:00Z" w:initials="04b">
    <w:p w14:paraId="4B5912D6" w14:textId="77777777" w:rsidR="009D0219" w:rsidRDefault="009D0219" w:rsidP="009D0219">
      <w:pPr>
        <w:pStyle w:val="a9"/>
      </w:pPr>
      <w:r>
        <w:rPr>
          <w:rStyle w:val="a8"/>
        </w:rPr>
        <w:annotationRef/>
      </w:r>
      <w:r>
        <w:rPr>
          <w:rFonts w:hint="eastAsia"/>
        </w:rPr>
        <w:t>雛形仕様適用に関するコメント追記</w:t>
      </w:r>
    </w:p>
  </w:comment>
  <w:comment w:id="24" w:author="14a" w:date="2023-06-15T11:53:00Z" w:initials="14a">
    <w:p w14:paraId="33347DC0" w14:textId="77777777" w:rsidR="009D0219" w:rsidRDefault="009D0219" w:rsidP="009D0219">
      <w:pPr>
        <w:pStyle w:val="a9"/>
      </w:pPr>
      <w:r>
        <w:rPr>
          <w:rStyle w:val="a8"/>
        </w:rPr>
        <w:annotationRef/>
      </w:r>
      <w:r>
        <w:rPr>
          <w:rFonts w:hint="eastAsia"/>
          <w:noProof/>
        </w:rPr>
        <w:t>A</w:t>
      </w:r>
      <w:r>
        <w:rPr>
          <w:noProof/>
        </w:rPr>
        <w:t>ES</w:t>
      </w:r>
      <w:r>
        <w:rPr>
          <w:rFonts w:hint="eastAsia"/>
          <w:noProof/>
        </w:rPr>
        <w:t>対応の注意喚起を概要に追記</w:t>
      </w:r>
    </w:p>
  </w:comment>
  <w:comment w:id="25" w:author="11a" w:date="2020-02-18T16:02:00Z" w:initials="11a">
    <w:p w14:paraId="2736AE38" w14:textId="77777777" w:rsidR="00553C94" w:rsidRDefault="00553C94" w:rsidP="00553C94">
      <w:pPr>
        <w:pStyle w:val="a9"/>
      </w:pPr>
      <w:r>
        <w:rPr>
          <w:rStyle w:val="a8"/>
        </w:rPr>
        <w:annotationRef/>
      </w:r>
      <w:r>
        <w:rPr>
          <w:rFonts w:hint="eastAsia"/>
          <w:noProof/>
        </w:rPr>
        <w:t>CSW見直し</w:t>
      </w:r>
    </w:p>
  </w:comment>
  <w:comment w:id="26" w:author="13a" w:date="2022-03-21T01:11:00Z" w:initials="13a">
    <w:p w14:paraId="77C673CE" w14:textId="77777777" w:rsidR="00553C94" w:rsidRDefault="00553C94" w:rsidP="00553C94">
      <w:pPr>
        <w:pStyle w:val="a9"/>
      </w:pPr>
      <w:r>
        <w:rPr>
          <w:rStyle w:val="a8"/>
        </w:rPr>
        <w:annotationRef/>
      </w:r>
      <w:r>
        <w:rPr>
          <w:rFonts w:hint="eastAsia"/>
          <w:noProof/>
        </w:rPr>
        <w:t>(</w:t>
      </w:r>
      <w:r>
        <w:rPr>
          <w:noProof/>
        </w:rPr>
        <w:t>4</w:t>
      </w:r>
      <w:r>
        <w:rPr>
          <w:rFonts w:hint="eastAsia"/>
          <w:noProof/>
        </w:rPr>
        <w:t>)記述</w:t>
      </w:r>
      <w:r>
        <w:rPr>
          <w:noProof/>
        </w:rPr>
        <w:t>訂正</w:t>
      </w:r>
    </w:p>
  </w:comment>
  <w:comment w:id="27" w:author="13a" w:date="2022-03-21T01:10:00Z" w:initials="13a">
    <w:p w14:paraId="1355A165" w14:textId="77777777" w:rsidR="00553C94" w:rsidRDefault="00553C94" w:rsidP="00553C94">
      <w:pPr>
        <w:pStyle w:val="a9"/>
      </w:pPr>
      <w:r>
        <w:rPr>
          <w:rStyle w:val="a8"/>
        </w:rPr>
        <w:annotationRef/>
      </w:r>
      <w:r>
        <w:rPr>
          <w:rFonts w:hint="eastAsia"/>
          <w:noProof/>
        </w:rPr>
        <w:t>(</w:t>
      </w:r>
      <w:r>
        <w:rPr>
          <w:noProof/>
        </w:rPr>
        <w:t>4</w:t>
      </w:r>
      <w:r>
        <w:rPr>
          <w:rFonts w:hint="eastAsia"/>
          <w:noProof/>
        </w:rPr>
        <w:t>)現時点</w:t>
      </w:r>
      <w:r>
        <w:rPr>
          <w:noProof/>
        </w:rPr>
        <w:t>で</w:t>
      </w:r>
      <w:r>
        <w:rPr>
          <w:rFonts w:hint="eastAsia"/>
          <w:noProof/>
        </w:rPr>
        <w:t>対応</w:t>
      </w:r>
      <w:r>
        <w:rPr>
          <w:noProof/>
        </w:rPr>
        <w:t>している</w:t>
      </w:r>
      <w:r>
        <w:rPr>
          <w:rFonts w:hint="eastAsia"/>
          <w:noProof/>
        </w:rPr>
        <w:t>総噴射</w:t>
      </w:r>
      <w:r>
        <w:rPr>
          <w:noProof/>
        </w:rPr>
        <w:t>回数を明記</w:t>
      </w:r>
    </w:p>
  </w:comment>
  <w:comment w:id="29" w:author="11a" w:date="2020-02-10T18:03:00Z" w:initials="11a">
    <w:p w14:paraId="069DFB60" w14:textId="60E08983" w:rsidR="004200FB" w:rsidRDefault="004200FB">
      <w:pPr>
        <w:pStyle w:val="a9"/>
      </w:pPr>
      <w:r>
        <w:rPr>
          <w:rStyle w:val="a8"/>
        </w:rPr>
        <w:annotationRef/>
      </w:r>
      <w:r>
        <w:rPr>
          <w:rFonts w:hint="eastAsia"/>
          <w:noProof/>
        </w:rPr>
        <w:t>噴射と</w:t>
      </w:r>
      <w:r>
        <w:rPr>
          <w:noProof/>
        </w:rPr>
        <w:t>点火の同期</w:t>
      </w:r>
      <w:r>
        <w:rPr>
          <w:rFonts w:hint="eastAsia"/>
          <w:noProof/>
        </w:rPr>
        <w:t>要求</w:t>
      </w:r>
      <w:r>
        <w:rPr>
          <w:noProof/>
        </w:rPr>
        <w:t>を</w:t>
      </w:r>
      <w:r>
        <w:rPr>
          <w:rFonts w:hint="eastAsia"/>
          <w:noProof/>
        </w:rPr>
        <w:t>追記</w:t>
      </w:r>
    </w:p>
  </w:comment>
  <w:comment w:id="33" w:author="13b" w:date="2023-03-02T14:24:00Z" w:initials="13b">
    <w:p w14:paraId="749C8C6D" w14:textId="22818F3E" w:rsidR="00184F66" w:rsidRDefault="00184F66">
      <w:pPr>
        <w:pStyle w:val="a9"/>
      </w:pPr>
      <w:r>
        <w:rPr>
          <w:rStyle w:val="a8"/>
        </w:rPr>
        <w:annotationRef/>
      </w:r>
      <w:r w:rsidR="00BF7605">
        <w:rPr>
          <w:rFonts w:hint="eastAsia"/>
          <w:noProof/>
        </w:rPr>
        <w:t>仕様確認書対応(D</w:t>
      </w:r>
      <w:r w:rsidR="00BF7605">
        <w:rPr>
          <w:noProof/>
        </w:rPr>
        <w:t>ENG-STD-22018</w:t>
      </w:r>
      <w:r w:rsidR="00BF7605">
        <w:rPr>
          <w:rFonts w:hint="eastAsia"/>
          <w:noProof/>
        </w:rPr>
        <w:t>③⑥)</w:t>
      </w:r>
    </w:p>
  </w:comment>
  <w:comment w:id="34" w:author="10b" w:date="2019-08-21T13:38:00Z" w:initials="10b">
    <w:p w14:paraId="28D0FDA4" w14:textId="77777777" w:rsidR="004200FB" w:rsidRDefault="004200FB">
      <w:pPr>
        <w:pStyle w:val="a9"/>
      </w:pPr>
      <w:r>
        <w:rPr>
          <w:rStyle w:val="a8"/>
        </w:rPr>
        <w:annotationRef/>
      </w:r>
      <w:r>
        <w:rPr>
          <w:rFonts w:hint="eastAsia"/>
        </w:rPr>
        <w:t>仕様確認書対応(DENG-STD-19186①)</w:t>
      </w:r>
    </w:p>
  </w:comment>
  <w:comment w:id="35" w:author="13a" w:date="2022-03-21T01:12:00Z" w:initials="13a">
    <w:p w14:paraId="7FA0EEA9" w14:textId="22EF5D5D" w:rsidR="004200FB" w:rsidRDefault="004200FB">
      <w:pPr>
        <w:pStyle w:val="a9"/>
      </w:pPr>
      <w:r>
        <w:rPr>
          <w:rStyle w:val="a8"/>
        </w:rPr>
        <w:annotationRef/>
      </w:r>
      <w:r>
        <w:rPr>
          <w:rFonts w:hint="eastAsia"/>
          <w:noProof/>
        </w:rPr>
        <w:t>(1</w:t>
      </w:r>
      <w:r>
        <w:rPr>
          <w:noProof/>
        </w:rPr>
        <w:t>)</w:t>
      </w:r>
      <w:r>
        <w:rPr>
          <w:rFonts w:hint="eastAsia"/>
          <w:noProof/>
        </w:rPr>
        <w:t>ＰＬ固定</w:t>
      </w:r>
      <w:r>
        <w:rPr>
          <w:noProof/>
        </w:rPr>
        <w:t>マルチに伴い公開変数追加</w:t>
      </w:r>
      <w:r>
        <w:rPr>
          <w:rFonts w:hint="eastAsia"/>
          <w:noProof/>
        </w:rPr>
        <w:t>、【E-EGR】</w:t>
      </w:r>
      <w:r>
        <w:rPr>
          <w:noProof/>
        </w:rPr>
        <w:t>を</w:t>
      </w:r>
      <w:r w:rsidRPr="00F90BD9">
        <w:rPr>
          <w:rFonts w:hint="eastAsia"/>
          <w:noProof/>
        </w:rPr>
        <w:t>【</w:t>
      </w:r>
      <w:r w:rsidRPr="00F90BD9">
        <w:rPr>
          <w:noProof/>
        </w:rPr>
        <w:t>EGR制御有】に変更</w:t>
      </w:r>
    </w:p>
  </w:comment>
  <w:comment w:id="30" w:author="10a" w:date="2019-08-21T13:38:00Z" w:initials="10a">
    <w:p w14:paraId="749F542B" w14:textId="77777777" w:rsidR="004200FB" w:rsidRDefault="004200FB">
      <w:pPr>
        <w:pStyle w:val="a9"/>
      </w:pPr>
      <w:r>
        <w:rPr>
          <w:rStyle w:val="a8"/>
        </w:rPr>
        <w:annotationRef/>
      </w:r>
      <w:r>
        <w:rPr>
          <w:rFonts w:hint="eastAsia"/>
        </w:rPr>
        <w:t>センター噴射対応、ＳＡＣ公開ＩＦ追加、レンジ修正</w:t>
      </w:r>
    </w:p>
  </w:comment>
  <w:comment w:id="31" w:author="04c" w:date="2019-08-21T13:38:00Z" w:initials="04c">
    <w:p w14:paraId="1F6CDC6D" w14:textId="77777777" w:rsidR="004200FB" w:rsidRDefault="004200FB" w:rsidP="00065366">
      <w:pPr>
        <w:pStyle w:val="a9"/>
      </w:pPr>
      <w:r>
        <w:rPr>
          <w:rStyle w:val="a8"/>
        </w:rPr>
        <w:annotationRef/>
      </w:r>
      <w:r>
        <w:rPr>
          <w:rFonts w:hint="eastAsia"/>
        </w:rPr>
        <w:t>仕様確認書（DENG-STD-18667）対応</w:t>
      </w:r>
    </w:p>
    <w:p w14:paraId="2E50FD2B" w14:textId="77777777" w:rsidR="004200FB" w:rsidRDefault="004200FB">
      <w:pPr>
        <w:pStyle w:val="a9"/>
      </w:pPr>
      <w:r>
        <w:rPr>
          <w:rFonts w:hint="eastAsia"/>
        </w:rPr>
        <w:t>「気筒」表記をプログラム表記に訂正</w:t>
      </w:r>
    </w:p>
  </w:comment>
  <w:comment w:id="32" w:author="04b" w:date="2019-08-21T13:38:00Z" w:initials="04b">
    <w:p w14:paraId="740D1D9B" w14:textId="77777777" w:rsidR="004200FB" w:rsidRDefault="004200FB" w:rsidP="00F83A21">
      <w:pPr>
        <w:pStyle w:val="a9"/>
      </w:pPr>
      <w:r>
        <w:rPr>
          <w:rStyle w:val="a8"/>
        </w:rPr>
        <w:annotationRef/>
      </w:r>
      <w:r>
        <w:rPr>
          <w:rFonts w:hint="eastAsia"/>
        </w:rPr>
        <w:t>仕様確認書(DENG-STD-18213①②）対応</w:t>
      </w:r>
    </w:p>
    <w:p w14:paraId="3635ABFC" w14:textId="77777777" w:rsidR="004200FB" w:rsidRDefault="004200FB">
      <w:pPr>
        <w:pStyle w:val="a9"/>
      </w:pPr>
      <w:r>
        <w:rPr>
          <w:rFonts w:hint="eastAsia"/>
        </w:rPr>
        <w:t>explreq,explrqにCSW付与、eqfccyl表記訂正</w:t>
      </w:r>
    </w:p>
  </w:comment>
  <w:comment w:id="81" w:author="03a" w:date="2019-08-21T13:38:00Z" w:initials="03a">
    <w:p w14:paraId="4413B2F2" w14:textId="77777777" w:rsidR="00A02D59" w:rsidRDefault="00A02D59">
      <w:pPr>
        <w:pStyle w:val="a9"/>
      </w:pPr>
      <w:r>
        <w:rPr>
          <w:rStyle w:val="a8"/>
        </w:rPr>
        <w:annotationRef/>
      </w:r>
      <w:r>
        <w:rPr>
          <w:rFonts w:hint="eastAsia"/>
        </w:rPr>
        <w:t>f4型公開</w:t>
      </w:r>
    </w:p>
  </w:comment>
  <w:comment w:id="83" w:author="03a" w:date="2019-08-21T13:38:00Z" w:initials="03a">
    <w:p w14:paraId="42C4C3EF" w14:textId="77777777" w:rsidR="00A02D59" w:rsidRDefault="00A02D59">
      <w:pPr>
        <w:pStyle w:val="a9"/>
      </w:pPr>
      <w:r>
        <w:rPr>
          <w:rStyle w:val="a8"/>
        </w:rPr>
        <w:annotationRef/>
      </w:r>
      <w:r>
        <w:rPr>
          <w:rFonts w:hint="eastAsia"/>
        </w:rPr>
        <w:t>f4型公開</w:t>
      </w:r>
    </w:p>
  </w:comment>
  <w:comment w:id="87" w:author="03a" w:date="2019-08-21T13:38:00Z" w:initials="03a">
    <w:p w14:paraId="119D6F62" w14:textId="77777777" w:rsidR="00A02D59" w:rsidRDefault="00A02D59">
      <w:pPr>
        <w:pStyle w:val="a9"/>
      </w:pPr>
      <w:r>
        <w:rPr>
          <w:rStyle w:val="a8"/>
        </w:rPr>
        <w:annotationRef/>
      </w:r>
      <w:r>
        <w:rPr>
          <w:rFonts w:hint="eastAsia"/>
        </w:rPr>
        <w:t>f4型公開</w:t>
      </w:r>
    </w:p>
  </w:comment>
  <w:comment w:id="89" w:author="03a" w:date="2019-08-21T13:38:00Z" w:initials="03a">
    <w:p w14:paraId="5FC6C7FC" w14:textId="77777777" w:rsidR="00A02D59" w:rsidRDefault="00A02D59">
      <w:pPr>
        <w:pStyle w:val="a9"/>
      </w:pPr>
      <w:r>
        <w:rPr>
          <w:rStyle w:val="a8"/>
        </w:rPr>
        <w:annotationRef/>
      </w:r>
      <w:r>
        <w:rPr>
          <w:rFonts w:hint="eastAsia"/>
        </w:rPr>
        <w:t>バンク別の噴き分け率要求調停に対応</w:t>
      </w:r>
    </w:p>
  </w:comment>
  <w:comment w:id="91" w:author="03a" w:date="2019-08-21T13:38:00Z" w:initials="03a">
    <w:p w14:paraId="67F2F007" w14:textId="77777777" w:rsidR="00A02D59" w:rsidRDefault="00A02D59">
      <w:pPr>
        <w:pStyle w:val="a9"/>
      </w:pPr>
      <w:r>
        <w:rPr>
          <w:rStyle w:val="a8"/>
        </w:rPr>
        <w:annotationRef/>
      </w:r>
      <w:r>
        <w:rPr>
          <w:rFonts w:hint="eastAsia"/>
        </w:rPr>
        <w:t>バンク別の噴き分け率要求調停に対応</w:t>
      </w:r>
    </w:p>
  </w:comment>
  <w:comment w:id="92" w:author="03a" w:date="2019-08-21T13:38:00Z" w:initials="03a">
    <w:p w14:paraId="6DEF2271" w14:textId="77777777" w:rsidR="00A02D59" w:rsidRDefault="00A02D59">
      <w:pPr>
        <w:pStyle w:val="a9"/>
      </w:pPr>
      <w:r>
        <w:rPr>
          <w:rStyle w:val="a8"/>
        </w:rPr>
        <w:annotationRef/>
      </w:r>
      <w:r>
        <w:rPr>
          <w:rFonts w:hint="eastAsia"/>
        </w:rPr>
        <w:t>バンク別の噴き分け率要求調停に対応</w:t>
      </w:r>
    </w:p>
  </w:comment>
  <w:comment w:id="98" w:author="03a" w:date="2019-08-21T13:38:00Z" w:initials="03a">
    <w:p w14:paraId="0A094A75" w14:textId="77777777" w:rsidR="00A02D59" w:rsidRDefault="00A02D59">
      <w:pPr>
        <w:pStyle w:val="a9"/>
      </w:pPr>
      <w:r>
        <w:rPr>
          <w:rStyle w:val="a8"/>
        </w:rPr>
        <w:annotationRef/>
      </w:r>
      <w:r>
        <w:rPr>
          <w:rFonts w:hint="eastAsia"/>
        </w:rPr>
        <w:t>バンク別の噴き分け率要求調停に対応</w:t>
      </w:r>
    </w:p>
  </w:comment>
  <w:comment w:id="111" w:author="12a" w:date="2021-02-10T14:12:00Z" w:initials="12a">
    <w:p w14:paraId="7A6DB2EF" w14:textId="6B2E1A59" w:rsidR="00A02D59" w:rsidRDefault="00A02D59">
      <w:pPr>
        <w:pStyle w:val="a9"/>
      </w:pPr>
      <w:r>
        <w:rPr>
          <w:rStyle w:val="a8"/>
        </w:rPr>
        <w:annotationRef/>
      </w:r>
      <w:r>
        <w:rPr>
          <w:rFonts w:hint="eastAsia"/>
          <w:noProof/>
        </w:rPr>
        <w:t>(5)③始動後</w:t>
      </w:r>
      <w:r>
        <w:rPr>
          <w:noProof/>
        </w:rPr>
        <w:t>カウンタ公開</w:t>
      </w:r>
    </w:p>
  </w:comment>
  <w:comment w:id="123" w:author="03c" w:date="2019-08-21T13:38:00Z" w:initials="03c">
    <w:p w14:paraId="217A124B" w14:textId="77777777" w:rsidR="00A02D59" w:rsidRDefault="00A02D59">
      <w:pPr>
        <w:pStyle w:val="a9"/>
      </w:pPr>
      <w:r>
        <w:rPr>
          <w:rStyle w:val="a8"/>
        </w:rPr>
        <w:annotationRef/>
      </w:r>
      <w:r w:rsidRPr="00165F68">
        <w:rPr>
          <w:rFonts w:hint="eastAsia"/>
        </w:rPr>
        <w:t>仕様確認書対応</w:t>
      </w:r>
      <w:r w:rsidRPr="00165F68">
        <w:t>(DENG-STD-16514)：内部計算のためLSBを追記。</w:t>
      </w:r>
    </w:p>
  </w:comment>
  <w:comment w:id="124" w:author="03c" w:date="2019-08-21T13:38:00Z" w:initials="03c">
    <w:p w14:paraId="631C8C07" w14:textId="77777777" w:rsidR="00A02D59" w:rsidRDefault="00A02D59">
      <w:pPr>
        <w:pStyle w:val="a9"/>
      </w:pPr>
      <w:r>
        <w:rPr>
          <w:rStyle w:val="a8"/>
        </w:rPr>
        <w:annotationRef/>
      </w:r>
      <w:r>
        <w:rPr>
          <w:rFonts w:hint="eastAsia"/>
        </w:rPr>
        <w:t>仕様確認書対応(DENG-STD-16514)：内部計算のためLSBを追記。</w:t>
      </w:r>
      <w:r>
        <w:t xml:space="preserve"> </w:t>
      </w:r>
    </w:p>
  </w:comment>
  <w:comment w:id="162" w:author="02c" w:date="2019-08-21T13:38:00Z" w:initials="02c">
    <w:p w14:paraId="5934DF01" w14:textId="77777777" w:rsidR="004200FB" w:rsidRDefault="004200FB">
      <w:pPr>
        <w:pStyle w:val="a9"/>
      </w:pPr>
      <w:r>
        <w:rPr>
          <w:rStyle w:val="a8"/>
        </w:rPr>
        <w:annotationRef/>
      </w:r>
      <w:r>
        <w:rPr>
          <w:rFonts w:hint="eastAsia"/>
        </w:rPr>
        <w:t>仕様確認書（DENG-STD-16086）：</w:t>
      </w:r>
      <w:r w:rsidRPr="00C15047">
        <w:rPr>
          <w:rFonts w:hint="eastAsia"/>
        </w:rPr>
        <w:t>eqinjstd1～4のf4型追加</w:t>
      </w:r>
      <w:r>
        <w:rPr>
          <w:rFonts w:hint="eastAsia"/>
        </w:rPr>
        <w:t>、</w:t>
      </w:r>
      <w:r w:rsidRPr="00C15047">
        <w:rPr>
          <w:rFonts w:hint="eastAsia"/>
        </w:rPr>
        <w:t>eainjd1～4のf4型削除</w:t>
      </w:r>
    </w:p>
  </w:comment>
  <w:comment w:id="163" w:author="12b" w:date="2021-08-16T14:25:00Z" w:initials="12b">
    <w:p w14:paraId="48F22524" w14:textId="084175F3" w:rsidR="004200FB" w:rsidRDefault="004200FB" w:rsidP="00924437">
      <w:pPr>
        <w:pStyle w:val="a9"/>
      </w:pPr>
      <w:r w:rsidRPr="00924437">
        <w:t>[revision(8)</w:t>
      </w:r>
      <w:r>
        <w:rPr>
          <w:rFonts w:hint="eastAsia"/>
        </w:rPr>
        <w:t>②</w:t>
      </w:r>
      <w:r w:rsidRPr="00924437">
        <w:t>]</w:t>
      </w:r>
    </w:p>
    <w:p w14:paraId="0B9E160E" w14:textId="6250985D" w:rsidR="004200FB" w:rsidRDefault="004200FB" w:rsidP="00924437">
      <w:pPr>
        <w:pStyle w:val="a9"/>
      </w:pPr>
      <w:r>
        <w:rPr>
          <w:rStyle w:val="a8"/>
        </w:rPr>
        <w:annotationRef/>
      </w:r>
      <w:r>
        <w:rPr>
          <w:rFonts w:hint="eastAsia"/>
        </w:rPr>
        <w:t>仕様確認書対応</w:t>
      </w:r>
      <w:r>
        <w:t>(DENG-STD-20393 No.15)</w:t>
      </w:r>
    </w:p>
    <w:p w14:paraId="24E1A0EB" w14:textId="77777777" w:rsidR="004200FB" w:rsidRDefault="004200FB" w:rsidP="00924437">
      <w:pPr>
        <w:pStyle w:val="a9"/>
      </w:pPr>
      <w:r>
        <w:t xml:space="preserve"> </w:t>
      </w:r>
      <w:r w:rsidRPr="00F14C16">
        <w:rPr>
          <w:rFonts w:hint="eastAsia"/>
        </w:rPr>
        <w:t>誤記修正</w:t>
      </w:r>
    </w:p>
    <w:p w14:paraId="254BD827" w14:textId="2B1D850C" w:rsidR="004200FB" w:rsidRPr="00360541" w:rsidRDefault="004200FB" w:rsidP="00924437">
      <w:pPr>
        <w:pStyle w:val="a9"/>
        <w:rPr>
          <w:sz w:val="20"/>
        </w:rPr>
      </w:pPr>
      <w:r>
        <w:rPr>
          <w:rFonts w:hint="eastAsia"/>
        </w:rPr>
        <w:t xml:space="preserve"> </w:t>
      </w:r>
      <w:r w:rsidRPr="00996917">
        <w:rPr>
          <w:sz w:val="20"/>
        </w:rPr>
        <w:t>explreq</w:t>
      </w:r>
      <w:r>
        <w:rPr>
          <w:rFonts w:hint="eastAsia"/>
          <w:sz w:val="20"/>
        </w:rPr>
        <w:t>を非公開変数から公開変数に変更</w:t>
      </w:r>
    </w:p>
  </w:comment>
  <w:comment w:id="164" w:author="11a" w:date="2020-02-20T13:57:00Z" w:initials="11a">
    <w:p w14:paraId="393078E9" w14:textId="46951E99" w:rsidR="004200FB" w:rsidRDefault="004200FB">
      <w:pPr>
        <w:pStyle w:val="a9"/>
      </w:pPr>
      <w:r>
        <w:rPr>
          <w:rStyle w:val="a8"/>
        </w:rPr>
        <w:annotationRef/>
      </w:r>
      <w:r>
        <w:rPr>
          <w:rFonts w:hint="eastAsia"/>
          <w:noProof/>
        </w:rPr>
        <w:t>メンバ</w:t>
      </w:r>
      <w:r>
        <w:rPr>
          <w:noProof/>
        </w:rPr>
        <w:t>から</w:t>
      </w:r>
      <w:r>
        <w:rPr>
          <w:rFonts w:hint="eastAsia"/>
          <w:noProof/>
        </w:rPr>
        <w:t>eq</w:t>
      </w:r>
      <w:r>
        <w:rPr>
          <w:noProof/>
        </w:rPr>
        <w:t>injclmt</w:t>
      </w:r>
      <w:r>
        <w:rPr>
          <w:rFonts w:hint="eastAsia"/>
          <w:noProof/>
        </w:rPr>
        <w:t>削除</w:t>
      </w:r>
    </w:p>
  </w:comment>
  <w:comment w:id="165" w:author="10b" w:date="2019-08-21T13:38:00Z" w:initials="10b">
    <w:p w14:paraId="5C5C09DF" w14:textId="77777777" w:rsidR="004200FB" w:rsidRDefault="004200FB">
      <w:pPr>
        <w:pStyle w:val="a9"/>
      </w:pPr>
      <w:r>
        <w:rPr>
          <w:rStyle w:val="a8"/>
        </w:rPr>
        <w:annotationRef/>
      </w:r>
      <w:r>
        <w:rPr>
          <w:rFonts w:hint="eastAsia"/>
        </w:rPr>
        <w:t>仕様確認書対応(DENG-STD-19186②)</w:t>
      </w:r>
    </w:p>
  </w:comment>
  <w:comment w:id="180" w:author="03c" w:date="2019-08-21T13:38:00Z" w:initials="03c">
    <w:p w14:paraId="51F3880D" w14:textId="77777777" w:rsidR="004200FB" w:rsidRDefault="004200FB">
      <w:pPr>
        <w:pStyle w:val="a9"/>
      </w:pPr>
      <w:r>
        <w:rPr>
          <w:rStyle w:val="a8"/>
        </w:rPr>
        <w:annotationRef/>
      </w:r>
      <w:r>
        <w:rPr>
          <w:rStyle w:val="a8"/>
        </w:rPr>
        <w:annotationRef/>
      </w:r>
      <w:r>
        <w:rPr>
          <w:rFonts w:hint="eastAsia"/>
        </w:rPr>
        <w:t>仕様確認書対応(DENG-STD-16514)：同時性保証変数へ登録</w:t>
      </w:r>
    </w:p>
  </w:comment>
  <w:comment w:id="181" w:author="03c" w:date="2019-08-21T13:38:00Z" w:initials="03c">
    <w:p w14:paraId="06B744FA" w14:textId="77777777" w:rsidR="004200FB" w:rsidRDefault="004200FB">
      <w:pPr>
        <w:pStyle w:val="a9"/>
      </w:pPr>
      <w:r>
        <w:rPr>
          <w:rStyle w:val="a8"/>
        </w:rPr>
        <w:annotationRef/>
      </w:r>
      <w:r>
        <w:rPr>
          <w:rFonts w:hint="eastAsia"/>
        </w:rPr>
        <w:t>仕様確認書対応(DENG-STD-16514)：F4型のみのメンバとなるため注記を追加</w:t>
      </w:r>
    </w:p>
  </w:comment>
  <w:comment w:id="182" w:author="13a" w:date="2022-05-17T17:13:00Z" w:initials="13a">
    <w:p w14:paraId="27ACC6BF" w14:textId="7C86DB4A" w:rsidR="004200FB" w:rsidRDefault="004200FB">
      <w:pPr>
        <w:pStyle w:val="a9"/>
      </w:pPr>
      <w:r>
        <w:rPr>
          <w:rStyle w:val="a8"/>
        </w:rPr>
        <w:annotationRef/>
      </w:r>
      <w:r>
        <w:rPr>
          <w:rFonts w:hint="eastAsia"/>
          <w:noProof/>
        </w:rPr>
        <w:t>(</w:t>
      </w:r>
      <w:r>
        <w:rPr>
          <w:noProof/>
        </w:rPr>
        <w:t>1)</w:t>
      </w:r>
      <w:r>
        <w:rPr>
          <w:rFonts w:hint="eastAsia"/>
          <w:noProof/>
        </w:rPr>
        <w:t>固定量マルチ</w:t>
      </w:r>
      <w:r>
        <w:rPr>
          <w:noProof/>
        </w:rPr>
        <w:t>噴射対応</w:t>
      </w:r>
    </w:p>
  </w:comment>
  <w:comment w:id="196" w:author="13a" w:date="2022-03-21T11:14:00Z" w:initials="13a">
    <w:p w14:paraId="48875D52" w14:textId="6FF0574B" w:rsidR="004200FB" w:rsidRDefault="004200FB">
      <w:pPr>
        <w:pStyle w:val="a9"/>
      </w:pPr>
      <w:r>
        <w:rPr>
          <w:rStyle w:val="a8"/>
        </w:rPr>
        <w:annotationRef/>
      </w:r>
      <w:r>
        <w:rPr>
          <w:rFonts w:hint="eastAsia"/>
          <w:noProof/>
        </w:rPr>
        <w:t>(1)新</w:t>
      </w:r>
      <w:r>
        <w:rPr>
          <w:noProof/>
        </w:rPr>
        <w:t>構造体対応</w:t>
      </w:r>
    </w:p>
  </w:comment>
  <w:comment w:id="197" w:author="12a" w:date="2021-02-10T14:14:00Z" w:initials="12a">
    <w:p w14:paraId="1C5A4FAE" w14:textId="494BFC82" w:rsidR="004200FB" w:rsidRDefault="004200FB">
      <w:pPr>
        <w:pStyle w:val="a9"/>
      </w:pPr>
      <w:r>
        <w:rPr>
          <w:rStyle w:val="a8"/>
        </w:rPr>
        <w:annotationRef/>
      </w:r>
      <w:r>
        <w:rPr>
          <w:rFonts w:hint="eastAsia"/>
          <w:noProof/>
        </w:rPr>
        <w:t>(1)①噴射要求</w:t>
      </w:r>
      <w:r>
        <w:rPr>
          <w:noProof/>
        </w:rPr>
        <w:t>機能の3テーブル分割対応</w:t>
      </w:r>
    </w:p>
  </w:comment>
  <w:comment w:id="198" w:author="10a" w:date="2019-08-21T13:38:00Z" w:initials="10a">
    <w:p w14:paraId="3FDDCDAA" w14:textId="77777777" w:rsidR="004200FB" w:rsidRDefault="004200FB">
      <w:pPr>
        <w:pStyle w:val="a9"/>
      </w:pPr>
      <w:r>
        <w:rPr>
          <w:rStyle w:val="a8"/>
        </w:rPr>
        <w:annotationRef/>
      </w:r>
      <w:r>
        <w:rPr>
          <w:rFonts w:hint="eastAsia"/>
        </w:rPr>
        <w:t>ＳＡＣ公開ＩＦ追加</w:t>
      </w:r>
    </w:p>
  </w:comment>
  <w:comment w:id="199" w:author="04c" w:date="2019-08-21T13:38:00Z" w:initials="04c">
    <w:p w14:paraId="3B27B7FE" w14:textId="77777777" w:rsidR="004200FB" w:rsidRDefault="004200FB" w:rsidP="00065366">
      <w:pPr>
        <w:pStyle w:val="a9"/>
      </w:pPr>
      <w:r>
        <w:rPr>
          <w:rStyle w:val="a8"/>
        </w:rPr>
        <w:annotationRef/>
      </w:r>
      <w:r>
        <w:rPr>
          <w:rFonts w:hint="eastAsia"/>
        </w:rPr>
        <w:t>仕様確認書（DENG-STD-18667）対応</w:t>
      </w:r>
    </w:p>
    <w:p w14:paraId="7DCA5ED1" w14:textId="77777777" w:rsidR="004200FB" w:rsidRDefault="004200FB">
      <w:pPr>
        <w:pStyle w:val="a9"/>
      </w:pPr>
      <w:r>
        <w:rPr>
          <w:rFonts w:hint="eastAsia"/>
        </w:rPr>
        <w:t>「気筒」表記をプログラム表記に訂正</w:t>
      </w:r>
    </w:p>
  </w:comment>
  <w:comment w:id="200" w:author="04b" w:date="2019-08-21T13:38:00Z" w:initials="04b">
    <w:p w14:paraId="57A46612" w14:textId="77777777" w:rsidR="004200FB" w:rsidRDefault="004200FB" w:rsidP="006543C9">
      <w:pPr>
        <w:pStyle w:val="a9"/>
      </w:pPr>
      <w:r>
        <w:rPr>
          <w:rStyle w:val="a8"/>
        </w:rPr>
        <w:annotationRef/>
      </w:r>
      <w:r>
        <w:rPr>
          <w:rFonts w:hint="eastAsia"/>
        </w:rPr>
        <w:t>仕様確認書（DENG-STD-18228③）対応</w:t>
      </w:r>
    </w:p>
    <w:p w14:paraId="58EC9AFA" w14:textId="77777777" w:rsidR="004200FB" w:rsidRDefault="004200FB">
      <w:pPr>
        <w:pStyle w:val="a9"/>
      </w:pPr>
      <w:r>
        <w:rPr>
          <w:rFonts w:hint="eastAsia"/>
        </w:rPr>
        <w:t>eqfcのLSB表記訂正</w:t>
      </w:r>
    </w:p>
  </w:comment>
  <w:comment w:id="201" w:author="12b" w:date="2021-10-08T17:18:00Z" w:initials="12b">
    <w:p w14:paraId="07E78823" w14:textId="77777777" w:rsidR="004200FB" w:rsidRDefault="004200FB" w:rsidP="009E4077">
      <w:pPr>
        <w:pStyle w:val="a9"/>
      </w:pPr>
      <w:r>
        <w:rPr>
          <w:rStyle w:val="a8"/>
        </w:rPr>
        <w:annotationRef/>
      </w:r>
      <w:r>
        <w:rPr>
          <w:rFonts w:hint="eastAsia"/>
        </w:rPr>
        <w:t>[revision(8)②]</w:t>
      </w:r>
    </w:p>
    <w:p w14:paraId="585E5578" w14:textId="77777777" w:rsidR="004200FB" w:rsidRDefault="004200FB" w:rsidP="009E4077">
      <w:pPr>
        <w:pStyle w:val="a9"/>
      </w:pPr>
      <w:r>
        <w:rPr>
          <w:rFonts w:hint="eastAsia"/>
        </w:rPr>
        <w:t>仕様確認書対応(DENG-STD-20393 No.12)</w:t>
      </w:r>
    </w:p>
    <w:p w14:paraId="3601C39F" w14:textId="77777777" w:rsidR="004200FB" w:rsidRDefault="004200FB" w:rsidP="009E4077">
      <w:pPr>
        <w:pStyle w:val="a9"/>
      </w:pPr>
      <w:r>
        <w:rPr>
          <w:rFonts w:hint="eastAsia"/>
        </w:rPr>
        <w:t xml:space="preserve"> </w:t>
      </w:r>
      <w:r w:rsidRPr="00F14C16">
        <w:rPr>
          <w:rFonts w:hint="eastAsia"/>
        </w:rPr>
        <w:t>誤記修正</w:t>
      </w:r>
    </w:p>
    <w:p w14:paraId="7CBA7B3B" w14:textId="77777777" w:rsidR="004200FB" w:rsidRDefault="004200FB" w:rsidP="009E4077">
      <w:pPr>
        <w:pStyle w:val="a9"/>
      </w:pPr>
      <w:r>
        <w:rPr>
          <w:rFonts w:hint="eastAsia"/>
        </w:rPr>
        <w:t xml:space="preserve"> </w:t>
      </w:r>
      <w:r w:rsidRPr="007667F7">
        <w:rPr>
          <w:rFonts w:hint="eastAsia"/>
          <w:color w:val="000000"/>
          <w:szCs w:val="21"/>
        </w:rPr>
        <w:t>exastmedi</w:t>
      </w:r>
    </w:p>
    <w:p w14:paraId="2B55FEE5" w14:textId="191689C9" w:rsidR="004200FB" w:rsidRDefault="004200FB" w:rsidP="009E4077">
      <w:pPr>
        <w:pStyle w:val="a9"/>
      </w:pPr>
      <w:r>
        <w:rPr>
          <w:rFonts w:hint="eastAsia"/>
        </w:rPr>
        <w:t xml:space="preserve"> 遷移指示ﾌﾗｸﾞ</w:t>
      </w:r>
      <w:r>
        <w:rPr>
          <w:rFonts w:hint="eastAsia"/>
          <w:spacing w:val="0"/>
        </w:rPr>
        <w:t>→調停許可ﾌﾗｸﾞ</w:t>
      </w:r>
    </w:p>
  </w:comment>
  <w:comment w:id="202" w:author="12b" w:date="2021-10-08T17:18:00Z" w:initials="12b">
    <w:p w14:paraId="6733AD19" w14:textId="77777777" w:rsidR="004200FB" w:rsidRDefault="004200FB" w:rsidP="009E4077">
      <w:pPr>
        <w:pStyle w:val="a9"/>
      </w:pPr>
      <w:r>
        <w:rPr>
          <w:rStyle w:val="a8"/>
        </w:rPr>
        <w:annotationRef/>
      </w:r>
      <w:r>
        <w:rPr>
          <w:rFonts w:hint="eastAsia"/>
        </w:rPr>
        <w:t>[revision(8)②]</w:t>
      </w:r>
    </w:p>
    <w:p w14:paraId="44849390" w14:textId="77777777" w:rsidR="004200FB" w:rsidRDefault="004200FB" w:rsidP="009E4077">
      <w:pPr>
        <w:pStyle w:val="a9"/>
      </w:pPr>
      <w:r>
        <w:rPr>
          <w:rStyle w:val="a8"/>
        </w:rPr>
        <w:annotationRef/>
      </w:r>
      <w:r>
        <w:rPr>
          <w:rFonts w:hint="eastAsia"/>
        </w:rPr>
        <w:t>仕様確認書対応</w:t>
      </w:r>
      <w:r>
        <w:t>(DENG-STD-20393 No.15)</w:t>
      </w:r>
    </w:p>
    <w:p w14:paraId="2D1DE257" w14:textId="77777777" w:rsidR="004200FB" w:rsidRDefault="004200FB" w:rsidP="009E4077">
      <w:pPr>
        <w:pStyle w:val="a9"/>
      </w:pPr>
      <w:r>
        <w:t xml:space="preserve"> </w:t>
      </w:r>
      <w:r w:rsidRPr="00F14C16">
        <w:rPr>
          <w:rFonts w:hint="eastAsia"/>
        </w:rPr>
        <w:t>誤記修正</w:t>
      </w:r>
    </w:p>
    <w:p w14:paraId="120B04D4" w14:textId="6E80F413" w:rsidR="004200FB" w:rsidRPr="009E4077" w:rsidRDefault="004200FB" w:rsidP="009E4077">
      <w:pPr>
        <w:pStyle w:val="a9"/>
      </w:pPr>
      <w:r>
        <w:rPr>
          <w:rFonts w:hint="eastAsia"/>
        </w:rPr>
        <w:t xml:space="preserve"> </w:t>
      </w:r>
      <w:r w:rsidRPr="00B559F1">
        <w:t>explreqを非公開変数から公開変数に変更</w:t>
      </w:r>
    </w:p>
  </w:comment>
  <w:comment w:id="207" w:author="12a" w:date="2021-02-10T14:19:00Z" w:initials="12a">
    <w:p w14:paraId="1D531DA6" w14:textId="33D042CB" w:rsidR="004200FB" w:rsidRDefault="004200FB">
      <w:pPr>
        <w:pStyle w:val="a9"/>
      </w:pPr>
      <w:r>
        <w:rPr>
          <w:rStyle w:val="a8"/>
        </w:rPr>
        <w:annotationRef/>
      </w:r>
      <w:r>
        <w:rPr>
          <w:rFonts w:hint="eastAsia"/>
          <w:noProof/>
        </w:rPr>
        <w:t>(1)①噴射要求</w:t>
      </w:r>
      <w:r>
        <w:rPr>
          <w:noProof/>
        </w:rPr>
        <w:t>機能の3テーブル分割対応</w:t>
      </w:r>
    </w:p>
  </w:comment>
  <w:comment w:id="208" w:author="13b" w:date="2023-03-02T15:43:00Z" w:initials="13b">
    <w:p w14:paraId="03233BA2" w14:textId="2E5457A3" w:rsidR="00E546FE" w:rsidRDefault="00E546FE">
      <w:pPr>
        <w:pStyle w:val="a9"/>
      </w:pPr>
      <w:r>
        <w:rPr>
          <w:rStyle w:val="a8"/>
        </w:rPr>
        <w:annotationRef/>
      </w:r>
      <w:r>
        <w:rPr>
          <w:rFonts w:hint="eastAsia"/>
          <w:noProof/>
        </w:rPr>
        <w:t>仕様確認書対応(</w:t>
      </w:r>
      <w:r>
        <w:rPr>
          <w:noProof/>
        </w:rPr>
        <w:t>DENG-STD-22018</w:t>
      </w:r>
      <w:r>
        <w:rPr>
          <w:rFonts w:hint="eastAsia"/>
          <w:noProof/>
        </w:rPr>
        <w:t>①</w:t>
      </w:r>
      <w:r>
        <w:rPr>
          <w:noProof/>
        </w:rPr>
        <w:t>)</w:t>
      </w:r>
    </w:p>
  </w:comment>
  <w:comment w:id="209" w:author="13a" w:date="2022-05-17T17:14:00Z" w:initials="13a">
    <w:p w14:paraId="2694D3B5" w14:textId="05BD4F39" w:rsidR="004200FB" w:rsidRDefault="004200FB">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210" w:author="12a" w:date="2021-02-10T14:19:00Z" w:initials="12a">
    <w:p w14:paraId="6C508FE3" w14:textId="41772F96" w:rsidR="004200FB" w:rsidRDefault="004200FB">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221" w:author="12b" w:date="2021-08-03T15:06:00Z" w:initials="12b">
    <w:p w14:paraId="2B88FE23" w14:textId="1A7420CB" w:rsidR="004200FB" w:rsidRDefault="004200FB" w:rsidP="00F74972">
      <w:pPr>
        <w:pStyle w:val="a9"/>
      </w:pPr>
      <w:r>
        <w:rPr>
          <w:rStyle w:val="a8"/>
        </w:rPr>
        <w:annotationRef/>
      </w:r>
      <w:r>
        <w:rPr>
          <w:rFonts w:hint="eastAsia"/>
        </w:rPr>
        <w:t>[revision(8)②]</w:t>
      </w:r>
    </w:p>
    <w:p w14:paraId="418A454E" w14:textId="46A7A8E8" w:rsidR="004200FB" w:rsidRDefault="004200FB" w:rsidP="00F74972">
      <w:pPr>
        <w:pStyle w:val="a9"/>
      </w:pPr>
      <w:r>
        <w:rPr>
          <w:rFonts w:hint="eastAsia"/>
        </w:rPr>
        <w:t>仕様確認書対応(DENG-STD-20393 No.</w:t>
      </w:r>
      <w:r>
        <w:t>4</w:t>
      </w:r>
      <w:r>
        <w:rPr>
          <w:rFonts w:hint="eastAsia"/>
        </w:rPr>
        <w:t>)</w:t>
      </w:r>
    </w:p>
    <w:p w14:paraId="6903E0D4" w14:textId="7E11175D" w:rsidR="004200FB" w:rsidRDefault="004200FB" w:rsidP="00F74972">
      <w:pPr>
        <w:pStyle w:val="a9"/>
      </w:pPr>
      <w:r>
        <w:rPr>
          <w:rFonts w:hint="eastAsia"/>
        </w:rPr>
        <w:t xml:space="preserve"> 誤記修正</w:t>
      </w:r>
    </w:p>
  </w:comment>
  <w:comment w:id="222" w:author="13b" w:date="2023-03-02T15:43:00Z" w:initials="13b">
    <w:p w14:paraId="2E88D124" w14:textId="77777777" w:rsidR="009D0219" w:rsidRDefault="009D0219" w:rsidP="009D0219">
      <w:pPr>
        <w:pStyle w:val="a9"/>
      </w:pPr>
      <w:r>
        <w:rPr>
          <w:rStyle w:val="a8"/>
        </w:rPr>
        <w:annotationRef/>
      </w:r>
      <w:r>
        <w:rPr>
          <w:rFonts w:hint="eastAsia"/>
          <w:noProof/>
        </w:rPr>
        <w:t>仕様確認書対応(</w:t>
      </w:r>
      <w:r>
        <w:rPr>
          <w:noProof/>
        </w:rPr>
        <w:t>DENG-STD-22018</w:t>
      </w:r>
      <w:r>
        <w:rPr>
          <w:rFonts w:hint="eastAsia"/>
          <w:noProof/>
        </w:rPr>
        <w:t>①</w:t>
      </w:r>
      <w:r>
        <w:rPr>
          <w:noProof/>
        </w:rPr>
        <w:t>)</w:t>
      </w:r>
    </w:p>
  </w:comment>
  <w:comment w:id="223" w:author="13a" w:date="2022-05-17T17:14:00Z" w:initials="13a">
    <w:p w14:paraId="51CC1F41" w14:textId="77777777" w:rsidR="009D0219" w:rsidRDefault="009D0219" w:rsidP="009D0219">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224" w:author="12a" w:date="2021-02-10T14:19:00Z" w:initials="12a">
    <w:p w14:paraId="1ED7DDE7" w14:textId="77777777" w:rsidR="009D0219" w:rsidRDefault="009D0219" w:rsidP="009D0219">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229" w:author="13b" w:date="2023-03-02T15:42:00Z" w:initials="13b">
    <w:p w14:paraId="3807E059" w14:textId="5A17DA8A" w:rsidR="00E546FE" w:rsidRDefault="00E546FE">
      <w:pPr>
        <w:pStyle w:val="a9"/>
      </w:pPr>
      <w:r>
        <w:rPr>
          <w:rStyle w:val="a8"/>
        </w:rPr>
        <w:annotationRef/>
      </w:r>
      <w:r w:rsidR="00BF7605">
        <w:rPr>
          <w:rFonts w:hint="eastAsia"/>
          <w:noProof/>
        </w:rPr>
        <w:t>仕様確認書対応(</w:t>
      </w:r>
      <w:r w:rsidR="00BF7605">
        <w:rPr>
          <w:noProof/>
        </w:rPr>
        <w:t>DENG-STD-22018</w:t>
      </w:r>
      <w:r w:rsidR="00BF7605">
        <w:rPr>
          <w:rFonts w:hint="eastAsia"/>
          <w:noProof/>
        </w:rPr>
        <w:t>①</w:t>
      </w:r>
      <w:r w:rsidR="00BF7605">
        <w:rPr>
          <w:noProof/>
        </w:rPr>
        <w:t>)</w:t>
      </w:r>
    </w:p>
  </w:comment>
  <w:comment w:id="230" w:author="13a" w:date="2022-05-17T17:15:00Z" w:initials="13a">
    <w:p w14:paraId="4CE40311" w14:textId="174884FB" w:rsidR="004200FB" w:rsidRDefault="004200FB">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231" w:author="12a" w:date="2021-02-10T14:20:00Z" w:initials="12a">
    <w:p w14:paraId="6896D74D" w14:textId="5BCF7BD9" w:rsidR="004200FB" w:rsidRDefault="004200FB">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236" w:author="12b" w:date="2021-08-03T15:09:00Z" w:initials="12b">
    <w:p w14:paraId="0B8B9CFD" w14:textId="25E7EF89" w:rsidR="004200FB" w:rsidRDefault="004200FB" w:rsidP="001F5795">
      <w:pPr>
        <w:pStyle w:val="a9"/>
      </w:pPr>
      <w:r>
        <w:rPr>
          <w:rStyle w:val="a8"/>
        </w:rPr>
        <w:annotationRef/>
      </w:r>
      <w:r>
        <w:rPr>
          <w:rStyle w:val="a8"/>
        </w:rPr>
        <w:annotationRef/>
      </w:r>
      <w:r>
        <w:rPr>
          <w:rFonts w:hint="eastAsia"/>
        </w:rPr>
        <w:t>[revision(8)②]</w:t>
      </w:r>
    </w:p>
    <w:p w14:paraId="0612463E" w14:textId="77777777" w:rsidR="004200FB" w:rsidRDefault="004200FB" w:rsidP="001F5795">
      <w:pPr>
        <w:pStyle w:val="a9"/>
      </w:pPr>
      <w:r>
        <w:rPr>
          <w:rFonts w:hint="eastAsia"/>
        </w:rPr>
        <w:t>仕様確認書対応(DENG-STD-20393 No.</w:t>
      </w:r>
      <w:r>
        <w:t>4</w:t>
      </w:r>
      <w:r>
        <w:rPr>
          <w:rFonts w:hint="eastAsia"/>
        </w:rPr>
        <w:t>)</w:t>
      </w:r>
    </w:p>
    <w:p w14:paraId="7A060657" w14:textId="4CDD41DC" w:rsidR="004200FB" w:rsidRPr="001F5795" w:rsidRDefault="004200FB">
      <w:pPr>
        <w:pStyle w:val="a9"/>
      </w:pPr>
      <w:r>
        <w:rPr>
          <w:rFonts w:hint="eastAsia"/>
        </w:rPr>
        <w:t xml:space="preserve"> 誤記修正</w:t>
      </w:r>
    </w:p>
  </w:comment>
  <w:comment w:id="237" w:author="13b" w:date="2023-03-02T15:42:00Z" w:initials="13b">
    <w:p w14:paraId="795E16B7" w14:textId="77777777" w:rsidR="009D0219" w:rsidRDefault="009D0219" w:rsidP="009D0219">
      <w:pPr>
        <w:pStyle w:val="a9"/>
      </w:pPr>
      <w:r>
        <w:rPr>
          <w:rStyle w:val="a8"/>
        </w:rPr>
        <w:annotationRef/>
      </w:r>
      <w:r>
        <w:rPr>
          <w:rFonts w:hint="eastAsia"/>
          <w:noProof/>
        </w:rPr>
        <w:t>仕様確認書対応(</w:t>
      </w:r>
      <w:r>
        <w:rPr>
          <w:noProof/>
        </w:rPr>
        <w:t>DENG-STD-22018</w:t>
      </w:r>
      <w:r>
        <w:rPr>
          <w:rFonts w:hint="eastAsia"/>
          <w:noProof/>
        </w:rPr>
        <w:t>①</w:t>
      </w:r>
      <w:r>
        <w:rPr>
          <w:noProof/>
        </w:rPr>
        <w:t>)</w:t>
      </w:r>
    </w:p>
  </w:comment>
  <w:comment w:id="238" w:author="13a" w:date="2022-05-17T17:15:00Z" w:initials="13a">
    <w:p w14:paraId="299A7613" w14:textId="77777777" w:rsidR="009D0219" w:rsidRDefault="009D0219" w:rsidP="009D0219">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239" w:author="12a" w:date="2021-02-10T14:20:00Z" w:initials="12a">
    <w:p w14:paraId="25B079AA" w14:textId="77777777" w:rsidR="009D0219" w:rsidRDefault="009D0219" w:rsidP="009D0219">
      <w:pPr>
        <w:pStyle w:val="a9"/>
      </w:pPr>
      <w:r>
        <w:rPr>
          <w:rStyle w:val="a8"/>
        </w:rPr>
        <w:annotationRef/>
      </w:r>
      <w:r>
        <w:rPr>
          <w:rFonts w:hint="eastAsia"/>
          <w:noProof/>
        </w:rPr>
        <w:t>(1)①噴射要求</w:t>
      </w:r>
      <w:r>
        <w:rPr>
          <w:noProof/>
        </w:rPr>
        <w:t>機能の3テーブル分割</w:t>
      </w:r>
      <w:r>
        <w:rPr>
          <w:rFonts w:hint="eastAsia"/>
          <w:noProof/>
        </w:rPr>
        <w:t>、</w:t>
      </w:r>
      <w:r w:rsidRPr="00C65017">
        <w:rPr>
          <w:noProof/>
        </w:rPr>
        <w:t>(7)③ID・優先度見直し</w:t>
      </w:r>
      <w:r>
        <w:rPr>
          <w:noProof/>
        </w:rPr>
        <w:t>対応</w:t>
      </w:r>
    </w:p>
  </w:comment>
  <w:comment w:id="254" w:author="13a" w:date="2022-05-17T17:16:00Z" w:initials="13a">
    <w:p w14:paraId="0DEFA9C3" w14:textId="5FF4AFD0" w:rsidR="004200FB" w:rsidRDefault="004200FB">
      <w:pPr>
        <w:pStyle w:val="a9"/>
      </w:pPr>
      <w:r>
        <w:rPr>
          <w:rStyle w:val="a8"/>
        </w:rPr>
        <w:annotationRef/>
      </w:r>
      <w:r>
        <w:rPr>
          <w:noProof/>
        </w:rPr>
        <w:t>(2)IF整合、</w:t>
      </w:r>
      <w:r>
        <w:rPr>
          <w:rFonts w:hint="eastAsia"/>
          <w:noProof/>
        </w:rPr>
        <w:t>(3</w:t>
      </w:r>
      <w:r>
        <w:rPr>
          <w:noProof/>
        </w:rPr>
        <w:t>)</w:t>
      </w:r>
      <w:r>
        <w:rPr>
          <w:rFonts w:hint="eastAsia"/>
          <w:noProof/>
        </w:rPr>
        <w:t>調停器</w:t>
      </w:r>
      <w:r>
        <w:rPr>
          <w:noProof/>
        </w:rPr>
        <w:t>の削除</w:t>
      </w:r>
      <w:r>
        <w:rPr>
          <w:rFonts w:hint="eastAsia"/>
          <w:noProof/>
        </w:rPr>
        <w:t>要求</w:t>
      </w:r>
      <w:r>
        <w:rPr>
          <w:noProof/>
        </w:rPr>
        <w:t>対応</w:t>
      </w:r>
    </w:p>
  </w:comment>
  <w:comment w:id="255" w:author="12a" w:date="2021-02-10T14:20:00Z" w:initials="12a">
    <w:p w14:paraId="780F237C" w14:textId="4076D62B" w:rsidR="004200FB" w:rsidRDefault="004200FB">
      <w:pPr>
        <w:pStyle w:val="a9"/>
      </w:pPr>
      <w:r>
        <w:rPr>
          <w:rStyle w:val="a8"/>
        </w:rPr>
        <w:annotationRef/>
      </w:r>
      <w:r>
        <w:rPr>
          <w:rFonts w:hint="eastAsia"/>
          <w:noProof/>
        </w:rPr>
        <w:t>(1)①噴射要求</w:t>
      </w:r>
      <w:r>
        <w:rPr>
          <w:noProof/>
        </w:rPr>
        <w:t>機能の3テーブル分割</w:t>
      </w:r>
      <w:r>
        <w:rPr>
          <w:rFonts w:hint="eastAsia"/>
          <w:noProof/>
        </w:rPr>
        <w:t>、</w:t>
      </w:r>
      <w:r w:rsidRPr="002B1073">
        <w:rPr>
          <w:noProof/>
        </w:rPr>
        <w:t>(6)1気筒FC制御対応</w:t>
      </w:r>
      <w:r>
        <w:rPr>
          <w:rFonts w:hint="eastAsia"/>
          <w:noProof/>
        </w:rPr>
        <w:t>、</w:t>
      </w:r>
      <w:r w:rsidRPr="00C65017">
        <w:rPr>
          <w:noProof/>
        </w:rPr>
        <w:t>(7)③ID・優先度見直し</w:t>
      </w:r>
      <w:r>
        <w:rPr>
          <w:noProof/>
        </w:rPr>
        <w:t>対応</w:t>
      </w:r>
    </w:p>
  </w:comment>
  <w:comment w:id="256" w:author="11a" w:date="2020-02-18T14:51:00Z" w:initials="11a">
    <w:p w14:paraId="684F5359" w14:textId="2D3962C1" w:rsidR="004200FB" w:rsidRDefault="004200FB">
      <w:pPr>
        <w:pStyle w:val="a9"/>
      </w:pPr>
      <w:r>
        <w:rPr>
          <w:rStyle w:val="a8"/>
        </w:rPr>
        <w:annotationRef/>
      </w:r>
      <w:r>
        <w:rPr>
          <w:rFonts w:hint="eastAsia"/>
          <w:noProof/>
        </w:rPr>
        <w:t>CSW見直し</w:t>
      </w:r>
    </w:p>
  </w:comment>
  <w:comment w:id="257" w:author="10b" w:date="2019-08-21T13:38:00Z" w:initials="10b">
    <w:p w14:paraId="08024BE1" w14:textId="77777777" w:rsidR="004200FB" w:rsidRDefault="004200FB">
      <w:pPr>
        <w:pStyle w:val="a9"/>
      </w:pPr>
      <w:r>
        <w:rPr>
          <w:rStyle w:val="a8"/>
        </w:rPr>
        <w:annotationRef/>
      </w:r>
      <w:r>
        <w:rPr>
          <w:rFonts w:hint="eastAsia"/>
        </w:rPr>
        <w:t>仕様確認書対応（DENG-STD-19216④）</w:t>
      </w:r>
    </w:p>
  </w:comment>
  <w:comment w:id="250" w:author="10a" w:date="2019-08-21T13:38:00Z" w:initials="10a">
    <w:p w14:paraId="5B25AF28" w14:textId="77777777" w:rsidR="004200FB" w:rsidRDefault="004200FB">
      <w:pPr>
        <w:pStyle w:val="a9"/>
      </w:pPr>
      <w:r>
        <w:rPr>
          <w:rStyle w:val="a8"/>
        </w:rPr>
        <w:annotationRef/>
      </w:r>
      <w:r>
        <w:rPr>
          <w:rFonts w:hint="eastAsia"/>
        </w:rPr>
        <w:t>要求部品側に合わせて全体ＣＳＷ変更</w:t>
      </w:r>
    </w:p>
  </w:comment>
  <w:comment w:id="251" w:author="04c" w:date="2019-08-21T13:38:00Z" w:initials="04c">
    <w:p w14:paraId="4FBD891E" w14:textId="77777777" w:rsidR="004200FB" w:rsidRDefault="004200FB">
      <w:pPr>
        <w:pStyle w:val="a9"/>
      </w:pPr>
      <w:r>
        <w:rPr>
          <w:rStyle w:val="a8"/>
        </w:rPr>
        <w:annotationRef/>
      </w:r>
      <w:r>
        <w:rPr>
          <w:rFonts w:hint="eastAsia"/>
        </w:rPr>
        <w:t>仕様確認書（DENG-STD-18667）対応</w:t>
      </w:r>
    </w:p>
    <w:p w14:paraId="354219D8" w14:textId="77777777" w:rsidR="004200FB" w:rsidRDefault="004200FB">
      <w:pPr>
        <w:pStyle w:val="a9"/>
      </w:pPr>
      <w:r>
        <w:rPr>
          <w:rFonts w:hint="eastAsia"/>
        </w:rPr>
        <w:t>erdpnのCSW修正</w:t>
      </w:r>
    </w:p>
  </w:comment>
  <w:comment w:id="252" w:author="04b" w:date="2019-08-21T13:38:00Z" w:initials="04b">
    <w:p w14:paraId="43E6340F" w14:textId="77777777" w:rsidR="004200FB" w:rsidRDefault="004200FB">
      <w:pPr>
        <w:pStyle w:val="a9"/>
      </w:pPr>
      <w:r>
        <w:rPr>
          <w:rStyle w:val="a8"/>
        </w:rPr>
        <w:annotationRef/>
      </w:r>
      <w:r>
        <w:rPr>
          <w:rFonts w:hint="eastAsia"/>
        </w:rPr>
        <w:t>仕様確認書（DENG-STD-18226、18228①）対応</w:t>
      </w:r>
    </w:p>
    <w:p w14:paraId="7167ECF4" w14:textId="77777777" w:rsidR="004200FB" w:rsidRDefault="004200FB">
      <w:pPr>
        <w:pStyle w:val="a9"/>
      </w:pPr>
      <w:r>
        <w:rPr>
          <w:rFonts w:hint="eastAsia"/>
        </w:rPr>
        <w:t>ewupcat誤記訂正、estahvのCSW修正</w:t>
      </w:r>
    </w:p>
  </w:comment>
  <w:comment w:id="253" w:author="02c" w:date="2019-08-21T13:38:00Z" w:initials="02c">
    <w:p w14:paraId="3AFA2DC0" w14:textId="77777777" w:rsidR="004200FB" w:rsidRDefault="004200FB">
      <w:pPr>
        <w:pStyle w:val="a9"/>
      </w:pPr>
      <w:r>
        <w:rPr>
          <w:rStyle w:val="a8"/>
        </w:rPr>
        <w:annotationRef/>
      </w:r>
      <w:r>
        <w:rPr>
          <w:rFonts w:hint="eastAsia"/>
        </w:rPr>
        <w:t>仕様確認書（DENG-STD-16086）対応：</w:t>
      </w:r>
      <w:r w:rsidRPr="00F90FE8">
        <w:rPr>
          <w:rFonts w:hint="eastAsia"/>
        </w:rPr>
        <w:t>estratist</w:t>
      </w:r>
      <w:r>
        <w:rPr>
          <w:rFonts w:hint="eastAsia"/>
        </w:rPr>
        <w:t>のCSWを【ﾃﾞｭｱﾙINJ】のみに修正</w:t>
      </w:r>
    </w:p>
  </w:comment>
  <w:comment w:id="258" w:author="14b" w:date="2024-01-11T10:26:00Z" w:initials="14b">
    <w:p w14:paraId="033F772E" w14:textId="77777777" w:rsidR="00E03C76" w:rsidRDefault="004C2402" w:rsidP="007E4BDC">
      <w:pPr>
        <w:pStyle w:val="a9"/>
      </w:pPr>
      <w:r>
        <w:rPr>
          <w:rStyle w:val="a8"/>
        </w:rPr>
        <w:annotationRef/>
      </w:r>
      <w:r w:rsidR="00E03C76">
        <w:t>仕様確認書（DENG-STD-23055⑥、23064②）対応</w:t>
      </w:r>
    </w:p>
  </w:comment>
  <w:comment w:id="278" w:author="12b" w:date="2021-10-07T16:37:00Z" w:initials="12b">
    <w:p w14:paraId="6E328373" w14:textId="57E9D600" w:rsidR="004200FB" w:rsidRDefault="004200FB" w:rsidP="00FF0628">
      <w:pPr>
        <w:pStyle w:val="a9"/>
      </w:pPr>
      <w:r>
        <w:rPr>
          <w:rStyle w:val="a8"/>
        </w:rPr>
        <w:annotationRef/>
      </w:r>
      <w:r>
        <w:rPr>
          <w:rFonts w:hint="eastAsia"/>
        </w:rPr>
        <w:t>[revision(8)②]</w:t>
      </w:r>
    </w:p>
    <w:p w14:paraId="22E9CBF0" w14:textId="77777777" w:rsidR="004200FB" w:rsidRDefault="004200FB" w:rsidP="00FF0628">
      <w:pPr>
        <w:pStyle w:val="a9"/>
      </w:pPr>
      <w:r>
        <w:rPr>
          <w:rFonts w:hint="eastAsia"/>
        </w:rPr>
        <w:t>仕様確認書対応(DENG-STD-21005 No.1)</w:t>
      </w:r>
    </w:p>
    <w:p w14:paraId="35E8A7FD" w14:textId="7617055F" w:rsidR="004200FB" w:rsidRDefault="004200FB" w:rsidP="00FF0628">
      <w:pPr>
        <w:pStyle w:val="a9"/>
      </w:pPr>
      <w:r>
        <w:rPr>
          <w:rFonts w:hint="eastAsia"/>
        </w:rPr>
        <w:t xml:space="preserve"> 誤記修正</w:t>
      </w:r>
    </w:p>
    <w:p w14:paraId="6C3613C8" w14:textId="22FDB3B6" w:rsidR="004200FB" w:rsidRDefault="004200FB" w:rsidP="00FF0628">
      <w:pPr>
        <w:pStyle w:val="a9"/>
      </w:pPr>
      <w:r>
        <w:rPr>
          <w:spacing w:val="0"/>
          <w:sz w:val="20"/>
        </w:rPr>
        <w:t xml:space="preserve"> </w:t>
      </w:r>
      <w:r w:rsidRPr="008C7503">
        <w:rPr>
          <w:sz w:val="20"/>
        </w:rPr>
        <w:t>erdpn</w:t>
      </w:r>
    </w:p>
    <w:p w14:paraId="750FA5E8" w14:textId="428106B1" w:rsidR="004200FB" w:rsidRPr="00FF0628" w:rsidRDefault="004200FB" w:rsidP="00FF0628">
      <w:r w:rsidRPr="00FF0628">
        <w:rPr>
          <w:rFonts w:hint="eastAsia"/>
        </w:rPr>
        <w:t xml:space="preserve"> </w:t>
      </w:r>
      <w:r w:rsidRPr="00FF0628">
        <w:t>-</w:t>
      </w:r>
      <w:r>
        <w:t xml:space="preserve"> </w:t>
      </w:r>
      <w:r w:rsidRPr="00FF0628">
        <w:rPr>
          <w:rFonts w:hint="eastAsia"/>
        </w:rPr>
        <w:t>→【</w:t>
      </w:r>
      <w:r w:rsidRPr="00FF0628">
        <w:t>ALL HV】AND【D-4以外】</w:t>
      </w:r>
    </w:p>
  </w:comment>
  <w:comment w:id="279" w:author="12b" w:date="2021-10-07T13:06:00Z" w:initials="12b">
    <w:p w14:paraId="0074410A" w14:textId="77777777" w:rsidR="004200FB" w:rsidRDefault="004200FB" w:rsidP="0006421B">
      <w:pPr>
        <w:pStyle w:val="a9"/>
      </w:pPr>
      <w:r>
        <w:rPr>
          <w:rStyle w:val="a8"/>
        </w:rPr>
        <w:annotationRef/>
      </w:r>
      <w:r>
        <w:rPr>
          <w:rFonts w:hint="eastAsia"/>
        </w:rPr>
        <w:t>[revision(</w:t>
      </w:r>
      <w:r>
        <w:t>8</w:t>
      </w:r>
      <w:r>
        <w:rPr>
          <w:rFonts w:hint="eastAsia"/>
        </w:rPr>
        <w:t>)②]</w:t>
      </w:r>
    </w:p>
    <w:p w14:paraId="06EFCEC3" w14:textId="77777777" w:rsidR="004200FB" w:rsidRDefault="004200FB" w:rsidP="0006421B">
      <w:pPr>
        <w:pStyle w:val="a9"/>
      </w:pPr>
      <w:r>
        <w:rPr>
          <w:rFonts w:hint="eastAsia"/>
        </w:rPr>
        <w:t>仕様確認書対応(</w:t>
      </w:r>
      <w:r w:rsidRPr="00907BC1">
        <w:t>DENG-STD-20393</w:t>
      </w:r>
      <w:r>
        <w:t xml:space="preserve"> No.1</w:t>
      </w:r>
      <w:r>
        <w:rPr>
          <w:rFonts w:hint="eastAsia"/>
        </w:rPr>
        <w:t>)</w:t>
      </w:r>
    </w:p>
    <w:p w14:paraId="01D840BD" w14:textId="7696989C" w:rsidR="004200FB" w:rsidRDefault="004200FB" w:rsidP="0006421B">
      <w:pPr>
        <w:pStyle w:val="a9"/>
      </w:pPr>
      <w:r>
        <w:t xml:space="preserve"> </w:t>
      </w:r>
      <w:r>
        <w:rPr>
          <w:rFonts w:hint="eastAsia"/>
        </w:rPr>
        <w:t>誤記修正</w:t>
      </w:r>
    </w:p>
    <w:p w14:paraId="0A6999A1" w14:textId="41744D83" w:rsidR="004200FB" w:rsidRDefault="004200FB" w:rsidP="0006421B">
      <w:pPr>
        <w:pStyle w:val="a9"/>
      </w:pPr>
      <w:r>
        <w:rPr>
          <w:rFonts w:hint="eastAsia"/>
        </w:rPr>
        <w:t xml:space="preserve"> </w:t>
      </w:r>
      <w:r w:rsidRPr="00A608B9">
        <w:rPr>
          <w:color w:val="000000"/>
          <w:sz w:val="20"/>
        </w:rPr>
        <w:t>ertnfc</w:t>
      </w:r>
    </w:p>
    <w:p w14:paraId="25432D9F" w14:textId="5BAF6116" w:rsidR="004200FB" w:rsidRPr="00294D97" w:rsidRDefault="004200FB" w:rsidP="0006421B">
      <w:pPr>
        <w:pStyle w:val="a9"/>
      </w:pPr>
      <w:r>
        <w:rPr>
          <w:rFonts w:hint="eastAsia"/>
        </w:rPr>
        <w:t xml:space="preserve"> </w:t>
      </w:r>
      <w:r w:rsidRPr="00A608B9">
        <w:rPr>
          <w:rFonts w:hint="eastAsia"/>
          <w:sz w:val="20"/>
        </w:rPr>
        <w:t>【ﾃﾞｭｱﾙ</w:t>
      </w:r>
      <w:r w:rsidRPr="00A608B9">
        <w:rPr>
          <w:sz w:val="20"/>
        </w:rPr>
        <w:t>INJ】</w:t>
      </w:r>
      <w:r>
        <w:rPr>
          <w:rFonts w:hint="eastAsia"/>
          <w:sz w:val="20"/>
        </w:rPr>
        <w:t>→</w:t>
      </w:r>
      <w:r w:rsidRPr="00294D97">
        <w:annotationRef/>
      </w:r>
      <w:r w:rsidRPr="00A608B9">
        <w:rPr>
          <w:rFonts w:hint="eastAsia"/>
          <w:sz w:val="20"/>
        </w:rPr>
        <w:t>【ﾃﾞｭｱﾙ</w:t>
      </w:r>
      <w:r w:rsidRPr="00A608B9">
        <w:rPr>
          <w:sz w:val="20"/>
        </w:rPr>
        <w:t>INJ】</w:t>
      </w:r>
      <w:r w:rsidRPr="00294D97">
        <w:t>OR【D-4】</w:t>
      </w:r>
      <w:r w:rsidRPr="00294D97">
        <w:annotationRef/>
      </w:r>
    </w:p>
  </w:comment>
  <w:comment w:id="281" w:author="03b" w:date="2019-08-21T13:38:00Z" w:initials="03b">
    <w:p w14:paraId="2AB9E1D0" w14:textId="77777777" w:rsidR="004200FB" w:rsidRDefault="004200FB">
      <w:pPr>
        <w:pStyle w:val="a9"/>
      </w:pPr>
      <w:r>
        <w:rPr>
          <w:rStyle w:val="a8"/>
        </w:rPr>
        <w:annotationRef/>
      </w:r>
      <w:bookmarkStart w:id="282" w:name="OLE_LINK6"/>
      <w:r>
        <w:rPr>
          <w:rFonts w:hint="eastAsia"/>
        </w:rPr>
        <w:t>(4)④</w:t>
      </w:r>
      <w:bookmarkEnd w:id="282"/>
      <w:r>
        <w:rPr>
          <w:rFonts w:hint="eastAsia"/>
        </w:rPr>
        <w:t>気筒別ディザ制御の要求調停のため60～70番代を整理</w:t>
      </w:r>
    </w:p>
  </w:comment>
  <w:comment w:id="293" w:author="03b" w:date="2019-08-21T13:38:00Z" w:initials="03b">
    <w:p w14:paraId="3818B1D8" w14:textId="77777777" w:rsidR="004200FB" w:rsidRDefault="004200FB">
      <w:pPr>
        <w:pStyle w:val="a9"/>
      </w:pPr>
      <w:r>
        <w:rPr>
          <w:rStyle w:val="a8"/>
        </w:rPr>
        <w:annotationRef/>
      </w:r>
      <w:r>
        <w:rPr>
          <w:rFonts w:hint="eastAsia"/>
        </w:rPr>
        <w:t>(4)④気筒別ディザ制御の要求調停のため60～70番代を整理</w:t>
      </w:r>
    </w:p>
  </w:comment>
  <w:comment w:id="301" w:author="03b" w:date="2019-08-21T13:38:00Z" w:initials="03b">
    <w:p w14:paraId="266B77AC" w14:textId="77777777" w:rsidR="004200FB" w:rsidRDefault="004200FB">
      <w:pPr>
        <w:pStyle w:val="a9"/>
      </w:pPr>
      <w:r>
        <w:rPr>
          <w:rStyle w:val="a8"/>
        </w:rPr>
        <w:annotationRef/>
      </w:r>
      <w:bookmarkStart w:id="302" w:name="OLE_LINK155"/>
      <w:bookmarkStart w:id="303" w:name="OLE_LINK156"/>
      <w:r>
        <w:rPr>
          <w:rFonts w:hint="eastAsia"/>
        </w:rPr>
        <w:t>(4)気筒別ディザ制御の要求調停を追加</w:t>
      </w:r>
    </w:p>
    <w:bookmarkEnd w:id="302"/>
    <w:bookmarkEnd w:id="303"/>
  </w:comment>
  <w:comment w:id="306" w:author="03b" w:date="2019-08-21T13:38:00Z" w:initials="03b">
    <w:p w14:paraId="03DAD0EA" w14:textId="77777777" w:rsidR="004200FB" w:rsidRDefault="004200FB">
      <w:pPr>
        <w:pStyle w:val="a9"/>
      </w:pPr>
      <w:r>
        <w:rPr>
          <w:rStyle w:val="a8"/>
        </w:rPr>
        <w:annotationRef/>
      </w:r>
      <w:r>
        <w:rPr>
          <w:rFonts w:hint="eastAsia"/>
        </w:rPr>
        <w:t>(4)④気筒別ディザ制御の要求調停のため60～70番代を整理</w:t>
      </w:r>
    </w:p>
  </w:comment>
  <w:comment w:id="316" w:author="03b" w:date="2019-08-21T13:38:00Z" w:initials="03b">
    <w:p w14:paraId="7C8D42CC" w14:textId="77777777" w:rsidR="004200FB" w:rsidRDefault="004200FB">
      <w:pPr>
        <w:pStyle w:val="a9"/>
      </w:pPr>
      <w:r>
        <w:rPr>
          <w:rStyle w:val="a8"/>
        </w:rPr>
        <w:annotationRef/>
      </w:r>
      <w:r>
        <w:rPr>
          <w:rFonts w:hint="eastAsia"/>
        </w:rPr>
        <w:t>(4)④気筒別ディザ制御の要求調停のため60～70番代を整理</w:t>
      </w:r>
    </w:p>
  </w:comment>
  <w:comment w:id="319" w:author="03b" w:date="2019-08-21T13:38:00Z" w:initials="03b">
    <w:p w14:paraId="5248893D" w14:textId="77777777" w:rsidR="004200FB" w:rsidRDefault="004200FB">
      <w:pPr>
        <w:pStyle w:val="a9"/>
      </w:pPr>
      <w:r>
        <w:rPr>
          <w:rStyle w:val="a8"/>
        </w:rPr>
        <w:annotationRef/>
      </w:r>
      <w:bookmarkStart w:id="320" w:name="OLE_LINK27"/>
      <w:r>
        <w:rPr>
          <w:rFonts w:hint="eastAsia"/>
        </w:rPr>
        <w:t>(4)④気筒別ディザ制御の要求調停のため60～70番代を整理</w:t>
      </w:r>
      <w:bookmarkEnd w:id="320"/>
    </w:p>
  </w:comment>
  <w:comment w:id="336" w:author="13a" w:date="2022-03-21T10:41:00Z" w:initials="13a">
    <w:p w14:paraId="5DE87077" w14:textId="569BF3EF" w:rsidR="004200FB" w:rsidRDefault="004200FB">
      <w:pPr>
        <w:pStyle w:val="a9"/>
      </w:pPr>
      <w:r>
        <w:rPr>
          <w:rStyle w:val="a8"/>
        </w:rPr>
        <w:annotationRef/>
      </w:r>
      <w:r>
        <w:rPr>
          <w:rFonts w:hint="eastAsia"/>
          <w:noProof/>
        </w:rPr>
        <w:t>(1</w:t>
      </w:r>
      <w:r>
        <w:rPr>
          <w:noProof/>
        </w:rPr>
        <w:t>)</w:t>
      </w:r>
      <w:r>
        <w:rPr>
          <w:rFonts w:hint="eastAsia"/>
          <w:noProof/>
        </w:rPr>
        <w:t>新構造体要求</w:t>
      </w:r>
      <w:r>
        <w:rPr>
          <w:noProof/>
        </w:rPr>
        <w:t>の</w:t>
      </w:r>
      <w:r>
        <w:rPr>
          <w:rFonts w:hint="eastAsia"/>
          <w:noProof/>
        </w:rPr>
        <w:t>選択</w:t>
      </w:r>
      <w:r>
        <w:rPr>
          <w:noProof/>
        </w:rPr>
        <w:t>テーブル</w:t>
      </w:r>
      <w:r>
        <w:rPr>
          <w:rFonts w:hint="eastAsia"/>
          <w:noProof/>
        </w:rPr>
        <w:t>追加</w:t>
      </w:r>
    </w:p>
  </w:comment>
  <w:comment w:id="410" w:author="15c" w:date="2025-09-24T17:13:00Z" w:initials="15c">
    <w:p w14:paraId="2B0BA082" w14:textId="77777777" w:rsidR="00285941" w:rsidRDefault="00285941" w:rsidP="00285941">
      <w:pPr>
        <w:pStyle w:val="a9"/>
      </w:pPr>
      <w:r>
        <w:rPr>
          <w:rStyle w:val="a8"/>
        </w:rPr>
        <w:annotationRef/>
      </w:r>
      <w:r>
        <w:t>revision(7)②</w:t>
      </w:r>
    </w:p>
    <w:p w14:paraId="78195EF5" w14:textId="77777777" w:rsidR="00285941" w:rsidRDefault="00285941" w:rsidP="00285941">
      <w:pPr>
        <w:pStyle w:val="a9"/>
      </w:pPr>
      <w:r>
        <w:t>仕様確認書対応(DENG-STD-25013②)</w:t>
      </w:r>
    </w:p>
    <w:p w14:paraId="005CE501" w14:textId="77777777" w:rsidR="00285941" w:rsidRDefault="00285941" w:rsidP="00285941">
      <w:pPr>
        <w:pStyle w:val="a9"/>
      </w:pPr>
      <w:r>
        <w:t>記述整理</w:t>
      </w:r>
    </w:p>
    <w:p w14:paraId="0F486D95" w14:textId="77777777" w:rsidR="00285941" w:rsidRDefault="00285941" w:rsidP="00285941">
      <w:pPr>
        <w:pStyle w:val="a9"/>
      </w:pPr>
      <w:r>
        <w:t>eminj_tblの要求をeminj_tbl2の要求に…→構造体1の要求テーブルの要求を構造体2の要求テーブルに…</w:t>
      </w:r>
    </w:p>
  </w:comment>
  <w:comment w:id="411" w:author="13a" w:date="2022-05-17T17:16:00Z" w:initials="13a">
    <w:p w14:paraId="1EF989BA" w14:textId="0E3740FE" w:rsidR="004200FB" w:rsidRDefault="004200FB" w:rsidP="002B2413">
      <w:pPr>
        <w:pStyle w:val="a9"/>
      </w:pPr>
      <w:r>
        <w:rPr>
          <w:rStyle w:val="a8"/>
        </w:rPr>
        <w:annotationRef/>
      </w:r>
      <w:r>
        <w:rPr>
          <w:noProof/>
        </w:rPr>
        <w:t>(2)IF整合</w:t>
      </w:r>
      <w:r>
        <w:rPr>
          <w:rFonts w:hint="eastAsia"/>
          <w:noProof/>
        </w:rPr>
        <w:t>（既存</w:t>
      </w:r>
      <w:r>
        <w:rPr>
          <w:noProof/>
        </w:rPr>
        <w:t>要求差し口</w:t>
      </w:r>
      <w:r>
        <w:rPr>
          <w:rFonts w:hint="eastAsia"/>
          <w:noProof/>
        </w:rPr>
        <w:t>変更</w:t>
      </w:r>
      <w:r>
        <w:rPr>
          <w:noProof/>
        </w:rPr>
        <w:t>時対応を</w:t>
      </w:r>
      <w:r>
        <w:rPr>
          <w:rFonts w:hint="eastAsia"/>
          <w:noProof/>
        </w:rPr>
        <w:t>明記</w:t>
      </w:r>
      <w:r>
        <w:rPr>
          <w:noProof/>
        </w:rPr>
        <w:t>）</w:t>
      </w:r>
    </w:p>
  </w:comment>
  <w:comment w:id="435" w:author="13a" w:date="2022-03-21T10:42:00Z" w:initials="13a">
    <w:p w14:paraId="143357BD" w14:textId="13DDBD14" w:rsidR="004200FB" w:rsidRDefault="004200FB">
      <w:pPr>
        <w:pStyle w:val="a9"/>
      </w:pPr>
      <w:r>
        <w:rPr>
          <w:rStyle w:val="a8"/>
        </w:rPr>
        <w:annotationRef/>
      </w:r>
      <w:r>
        <w:rPr>
          <w:noProof/>
        </w:rPr>
        <w:t>(1)</w:t>
      </w:r>
      <w:r>
        <w:rPr>
          <w:rFonts w:hint="eastAsia"/>
          <w:noProof/>
        </w:rPr>
        <w:t>PL</w:t>
      </w:r>
      <w:r>
        <w:rPr>
          <w:noProof/>
        </w:rPr>
        <w:t>固定マルチ用</w:t>
      </w:r>
      <w:r>
        <w:rPr>
          <w:rFonts w:hint="eastAsia"/>
          <w:noProof/>
        </w:rPr>
        <w:t>変数</w:t>
      </w:r>
      <w:r>
        <w:rPr>
          <w:noProof/>
        </w:rPr>
        <w:t>追加</w:t>
      </w:r>
    </w:p>
  </w:comment>
  <w:comment w:id="436" w:author="10a" w:date="2019-08-21T13:38:00Z" w:initials="10a">
    <w:p w14:paraId="43C5D030" w14:textId="77777777" w:rsidR="004200FB" w:rsidRDefault="004200FB">
      <w:pPr>
        <w:pStyle w:val="a9"/>
      </w:pPr>
      <w:r>
        <w:rPr>
          <w:rStyle w:val="a8"/>
        </w:rPr>
        <w:annotationRef/>
      </w:r>
      <w:r>
        <w:rPr>
          <w:rFonts w:hint="eastAsia"/>
        </w:rPr>
        <w:t>センター噴射対応</w:t>
      </w:r>
    </w:p>
  </w:comment>
  <w:comment w:id="437" w:author="04b" w:date="2019-08-21T13:38:00Z" w:initials="04b">
    <w:p w14:paraId="16D091EA" w14:textId="77777777" w:rsidR="004200FB" w:rsidRDefault="004200FB" w:rsidP="00652AEE">
      <w:pPr>
        <w:pStyle w:val="a9"/>
      </w:pPr>
      <w:r>
        <w:rPr>
          <w:rStyle w:val="a8"/>
        </w:rPr>
        <w:annotationRef/>
      </w:r>
      <w:r>
        <w:rPr>
          <w:rFonts w:hint="eastAsia"/>
        </w:rPr>
        <w:t>仕様確認書(DENG-STD-18226②）対応</w:t>
      </w:r>
    </w:p>
    <w:p w14:paraId="5A7A74A1" w14:textId="77777777" w:rsidR="004200FB" w:rsidRDefault="004200FB">
      <w:pPr>
        <w:pStyle w:val="a9"/>
      </w:pPr>
      <w:r>
        <w:rPr>
          <w:rFonts w:hint="eastAsia"/>
        </w:rPr>
        <w:t>誤記訂正</w:t>
      </w:r>
    </w:p>
  </w:comment>
  <w:comment w:id="440" w:author="12b" w:date="2021-08-03T15:59:00Z" w:initials="12b">
    <w:p w14:paraId="42FC87B8" w14:textId="3997BBF8" w:rsidR="004200FB" w:rsidRDefault="004200FB" w:rsidP="009F7C14">
      <w:pPr>
        <w:pStyle w:val="a9"/>
      </w:pPr>
      <w:r>
        <w:rPr>
          <w:rStyle w:val="a8"/>
        </w:rPr>
        <w:annotationRef/>
      </w:r>
      <w:r>
        <w:rPr>
          <w:rFonts w:hint="eastAsia"/>
        </w:rPr>
        <w:t>[revision(8)③]</w:t>
      </w:r>
    </w:p>
    <w:p w14:paraId="6CEF7F53" w14:textId="3B785477" w:rsidR="004200FB" w:rsidRDefault="004200FB" w:rsidP="009F7C14">
      <w:pPr>
        <w:pStyle w:val="a9"/>
      </w:pPr>
      <w:r>
        <w:rPr>
          <w:rFonts w:hint="eastAsia"/>
        </w:rPr>
        <w:t>仕様確認書対応(DENG-STD-20393 No.</w:t>
      </w:r>
      <w:r>
        <w:t>7</w:t>
      </w:r>
      <w:r>
        <w:rPr>
          <w:rFonts w:hint="eastAsia"/>
        </w:rPr>
        <w:t>)</w:t>
      </w:r>
    </w:p>
    <w:p w14:paraId="55A72EB4" w14:textId="77777777" w:rsidR="004200FB" w:rsidRDefault="004200FB" w:rsidP="000F411E">
      <w:pPr>
        <w:pStyle w:val="a9"/>
      </w:pPr>
      <w:r>
        <w:rPr>
          <w:rFonts w:hint="eastAsia"/>
        </w:rPr>
        <w:t xml:space="preserve"> 記述整理</w:t>
      </w:r>
    </w:p>
    <w:p w14:paraId="4506A3B3" w14:textId="172E1258" w:rsidR="004200FB" w:rsidRPr="00E85CED" w:rsidRDefault="004200FB" w:rsidP="00E85CED">
      <w:r>
        <w:rPr>
          <w:rFonts w:hint="eastAsia"/>
          <w:spacing w:val="0"/>
        </w:rPr>
        <w:t xml:space="preserve"> </w:t>
      </w:r>
      <w:r w:rsidRPr="00E85CED">
        <w:rPr>
          <w:rFonts w:hint="eastAsia"/>
        </w:rPr>
        <w:t>２－</w:t>
      </w:r>
      <w:r>
        <w:rPr>
          <w:rFonts w:hint="eastAsia"/>
        </w:rPr>
        <w:t>４→</w:t>
      </w:r>
      <w:r w:rsidRPr="00E85CED">
        <w:rPr>
          <w:rFonts w:hint="eastAsia"/>
        </w:rPr>
        <w:t>２－３</w:t>
      </w:r>
    </w:p>
  </w:comment>
  <w:comment w:id="448" w:author="13a" w:date="2022-03-21T10:43:00Z" w:initials="13a">
    <w:p w14:paraId="7AD844EC" w14:textId="0F691D62" w:rsidR="004200FB" w:rsidRDefault="004200FB">
      <w:pPr>
        <w:pStyle w:val="a9"/>
      </w:pPr>
      <w:r>
        <w:rPr>
          <w:rStyle w:val="a8"/>
        </w:rPr>
        <w:annotationRef/>
      </w:r>
      <w:r>
        <w:rPr>
          <w:rFonts w:hint="eastAsia"/>
          <w:noProof/>
        </w:rPr>
        <w:t>(1</w:t>
      </w:r>
      <w:r>
        <w:rPr>
          <w:noProof/>
        </w:rPr>
        <w:t>)</w:t>
      </w:r>
      <w:r>
        <w:rPr>
          <w:rFonts w:hint="eastAsia"/>
          <w:noProof/>
        </w:rPr>
        <w:t>新設</w:t>
      </w:r>
      <w:r>
        <w:rPr>
          <w:noProof/>
        </w:rPr>
        <w:t>の</w:t>
      </w:r>
      <w:r>
        <w:rPr>
          <w:rFonts w:hint="eastAsia"/>
          <w:noProof/>
        </w:rPr>
        <w:t>噴射</w:t>
      </w:r>
      <w:r>
        <w:rPr>
          <w:noProof/>
        </w:rPr>
        <w:t>パターン</w:t>
      </w:r>
      <w:r>
        <w:rPr>
          <w:rFonts w:hint="eastAsia"/>
          <w:noProof/>
        </w:rPr>
        <w:t>追加</w:t>
      </w:r>
    </w:p>
  </w:comment>
  <w:comment w:id="451" w:author="13a" w:date="2022-03-21T10:43:00Z" w:initials="13a">
    <w:p w14:paraId="1AE1CB91" w14:textId="2271CE17" w:rsidR="004200FB" w:rsidRDefault="004200FB">
      <w:pPr>
        <w:pStyle w:val="a9"/>
      </w:pPr>
      <w:r>
        <w:rPr>
          <w:rStyle w:val="a8"/>
        </w:rPr>
        <w:annotationRef/>
      </w:r>
      <w:r>
        <w:rPr>
          <w:rFonts w:hint="eastAsia"/>
          <w:noProof/>
        </w:rPr>
        <w:t>構造体</w:t>
      </w:r>
      <w:r>
        <w:rPr>
          <w:noProof/>
        </w:rPr>
        <w:t>見直しに伴い</w:t>
      </w:r>
      <w:r>
        <w:rPr>
          <w:rFonts w:hint="eastAsia"/>
          <w:noProof/>
        </w:rPr>
        <w:t>配列化</w:t>
      </w:r>
    </w:p>
  </w:comment>
  <w:comment w:id="452" w:author="13a" w:date="2022-03-21T10:44:00Z" w:initials="13a">
    <w:p w14:paraId="2952E99C" w14:textId="264CA295"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53" w:author="13a" w:date="2022-03-21T10:44:00Z" w:initials="13a">
    <w:p w14:paraId="2376B968" w14:textId="65E08BD0"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54" w:author="13a" w:date="2022-03-21T10:44:00Z" w:initials="13a">
    <w:p w14:paraId="11FDDB52" w14:textId="302262E8"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58" w:author="11a" w:date="2020-02-11T14:39:00Z" w:initials="11a">
    <w:p w14:paraId="52A8153E" w14:textId="6B9108CB" w:rsidR="004200FB" w:rsidRDefault="004200FB">
      <w:pPr>
        <w:pStyle w:val="a9"/>
      </w:pPr>
      <w:r>
        <w:rPr>
          <w:rStyle w:val="a8"/>
        </w:rPr>
        <w:annotationRef/>
      </w:r>
      <w:r>
        <w:rPr>
          <w:rFonts w:hint="eastAsia"/>
          <w:noProof/>
        </w:rPr>
        <w:t>eb</w:t>
      </w:r>
      <w:r>
        <w:rPr>
          <w:noProof/>
        </w:rPr>
        <w:t>injctr</w:t>
      </w:r>
      <w:r>
        <w:rPr>
          <w:rFonts w:hint="eastAsia"/>
          <w:noProof/>
        </w:rPr>
        <w:t>仕様分割</w:t>
      </w:r>
      <w:r>
        <w:rPr>
          <w:noProof/>
        </w:rPr>
        <w:t>対応</w:t>
      </w:r>
    </w:p>
  </w:comment>
  <w:comment w:id="459" w:author="02c" w:date="2019-08-21T13:38:00Z" w:initials="02c">
    <w:p w14:paraId="26D92E4A" w14:textId="77777777" w:rsidR="004200FB" w:rsidRDefault="004200FB">
      <w:pPr>
        <w:pStyle w:val="a9"/>
      </w:pPr>
      <w:r>
        <w:rPr>
          <w:rStyle w:val="a8"/>
        </w:rPr>
        <w:annotationRef/>
      </w:r>
      <w:r>
        <w:rPr>
          <w:rFonts w:hint="eastAsia"/>
        </w:rPr>
        <w:t>3社DR対応：仕様不備修正（940F CV）</w:t>
      </w:r>
    </w:p>
  </w:comment>
  <w:comment w:id="460" w:author="13a" w:date="2022-05-16T18:37:00Z" w:initials="13a">
    <w:p w14:paraId="4D661FF5" w14:textId="61E4E85F" w:rsidR="004200FB" w:rsidRDefault="004200FB">
      <w:pPr>
        <w:pStyle w:val="a9"/>
      </w:pPr>
      <w:r>
        <w:rPr>
          <w:rStyle w:val="a8"/>
        </w:rPr>
        <w:annotationRef/>
      </w:r>
    </w:p>
  </w:comment>
  <w:comment w:id="461" w:author="13a" w:date="2022-03-21T10:44:00Z" w:initials="13a">
    <w:p w14:paraId="2D6B11D6" w14:textId="13D6FCDD"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62" w:author="13a" w:date="2022-03-21T10:45:00Z" w:initials="13a">
    <w:p w14:paraId="63C07638" w14:textId="293C291E"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63" w:author="13a" w:date="2022-03-21T10:45:00Z" w:initials="13a">
    <w:p w14:paraId="355F7B17" w14:textId="4B6E2CEB"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64" w:author="13a" w:date="2022-03-21T10:45:00Z" w:initials="13a">
    <w:p w14:paraId="1C0DC161" w14:textId="350A8304"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65" w:author="11a" w:date="2020-02-11T14:40:00Z" w:initials="11a">
    <w:p w14:paraId="676C6FBD" w14:textId="46079E72" w:rsidR="004200FB" w:rsidRDefault="004200FB">
      <w:pPr>
        <w:pStyle w:val="a9"/>
      </w:pPr>
      <w:r>
        <w:rPr>
          <w:rStyle w:val="a8"/>
        </w:rPr>
        <w:annotationRef/>
      </w:r>
    </w:p>
  </w:comment>
  <w:comment w:id="466" w:author="13a" w:date="2022-03-21T10:45:00Z" w:initials="13a">
    <w:p w14:paraId="2C0C5B45" w14:textId="5B40AD27" w:rsidR="004200FB" w:rsidRDefault="004200FB">
      <w:pPr>
        <w:pStyle w:val="a9"/>
      </w:pPr>
      <w:r>
        <w:rPr>
          <w:rStyle w:val="a8"/>
        </w:rPr>
        <w:annotationRef/>
      </w:r>
      <w:r>
        <w:rPr>
          <w:rFonts w:hint="eastAsia"/>
          <w:noProof/>
        </w:rPr>
        <w:t>(</w:t>
      </w:r>
      <w:r>
        <w:rPr>
          <w:noProof/>
        </w:rPr>
        <w:t>1)</w:t>
      </w:r>
      <w:r>
        <w:rPr>
          <w:rFonts w:hint="eastAsia"/>
          <w:noProof/>
        </w:rPr>
        <w:t>P</w:t>
      </w:r>
      <w:r>
        <w:rPr>
          <w:noProof/>
        </w:rPr>
        <w:t>L</w:t>
      </w:r>
      <w:r>
        <w:rPr>
          <w:rFonts w:hint="eastAsia"/>
          <w:noProof/>
        </w:rPr>
        <w:t>固定</w:t>
      </w:r>
      <w:r>
        <w:rPr>
          <w:noProof/>
        </w:rPr>
        <w:t>マルチ用に</w:t>
      </w:r>
      <w:r>
        <w:rPr>
          <w:rFonts w:hint="eastAsia"/>
          <w:noProof/>
        </w:rPr>
        <w:t>新設</w:t>
      </w:r>
    </w:p>
  </w:comment>
  <w:comment w:id="468" w:author="13a" w:date="2022-03-21T10:46:00Z" w:initials="13a">
    <w:p w14:paraId="45C672D2" w14:textId="661FFE8E" w:rsidR="004200FB" w:rsidRDefault="004200FB">
      <w:pPr>
        <w:pStyle w:val="a9"/>
      </w:pPr>
      <w:r>
        <w:rPr>
          <w:rStyle w:val="a8"/>
        </w:rPr>
        <w:annotationRef/>
      </w:r>
      <w:r>
        <w:rPr>
          <w:rFonts w:hint="eastAsia"/>
          <w:noProof/>
        </w:rPr>
        <w:t>(</w:t>
      </w:r>
      <w:r>
        <w:rPr>
          <w:noProof/>
        </w:rPr>
        <w:t>1)</w:t>
      </w:r>
      <w:r>
        <w:rPr>
          <w:rFonts w:hint="eastAsia"/>
          <w:noProof/>
        </w:rPr>
        <w:t>P</w:t>
      </w:r>
      <w:r>
        <w:rPr>
          <w:noProof/>
        </w:rPr>
        <w:t>L</w:t>
      </w:r>
      <w:r>
        <w:rPr>
          <w:rFonts w:hint="eastAsia"/>
          <w:noProof/>
        </w:rPr>
        <w:t>固定</w:t>
      </w:r>
      <w:r>
        <w:rPr>
          <w:noProof/>
        </w:rPr>
        <w:t>マルチ用に</w:t>
      </w:r>
      <w:r>
        <w:rPr>
          <w:rFonts w:hint="eastAsia"/>
          <w:noProof/>
        </w:rPr>
        <w:t>新設</w:t>
      </w:r>
    </w:p>
  </w:comment>
  <w:comment w:id="477" w:author="04b" w:date="2019-08-21T13:38:00Z" w:initials="04b">
    <w:p w14:paraId="74D192A3" w14:textId="77777777" w:rsidR="004200FB" w:rsidRDefault="004200FB" w:rsidP="00A8775E">
      <w:pPr>
        <w:pStyle w:val="a9"/>
      </w:pPr>
      <w:r>
        <w:rPr>
          <w:rStyle w:val="a8"/>
        </w:rPr>
        <w:annotationRef/>
      </w:r>
      <w:r>
        <w:rPr>
          <w:rFonts w:hint="eastAsia"/>
        </w:rPr>
        <w:t>仕様確認書(DENG-STD-18213①）対応</w:t>
      </w:r>
    </w:p>
    <w:p w14:paraId="26F37B8A" w14:textId="77777777" w:rsidR="004200FB" w:rsidRDefault="004200FB">
      <w:pPr>
        <w:pStyle w:val="a9"/>
      </w:pPr>
      <w:r>
        <w:rPr>
          <w:rFonts w:hint="eastAsia"/>
        </w:rPr>
        <w:t>ek2f,ek3fのCSW削除</w:t>
      </w:r>
    </w:p>
  </w:comment>
  <w:comment w:id="480" w:author="04b" w:date="2019-08-21T13:38:00Z" w:initials="04b">
    <w:p w14:paraId="65D72E94" w14:textId="77777777" w:rsidR="004200FB" w:rsidRDefault="004200FB" w:rsidP="00A8775E">
      <w:pPr>
        <w:pStyle w:val="a9"/>
      </w:pPr>
      <w:r>
        <w:rPr>
          <w:rStyle w:val="a8"/>
        </w:rPr>
        <w:annotationRef/>
      </w:r>
      <w:r>
        <w:rPr>
          <w:rFonts w:hint="eastAsia"/>
        </w:rPr>
        <w:t>仕様確認書(DENG-STD-18213①）対応</w:t>
      </w:r>
    </w:p>
    <w:p w14:paraId="0B22CE9E" w14:textId="77777777" w:rsidR="004200FB" w:rsidRDefault="004200FB" w:rsidP="00A8775E">
      <w:pPr>
        <w:pStyle w:val="a9"/>
      </w:pPr>
      <w:r>
        <w:rPr>
          <w:rFonts w:hint="eastAsia"/>
        </w:rPr>
        <w:t>ek2f,ek3fのCSW削除</w:t>
      </w:r>
    </w:p>
  </w:comment>
  <w:comment w:id="481" w:author="04b" w:date="2019-08-21T13:38:00Z" w:initials="04b">
    <w:p w14:paraId="515D379F" w14:textId="77777777" w:rsidR="004200FB" w:rsidRDefault="004200FB" w:rsidP="00A8775E">
      <w:pPr>
        <w:pStyle w:val="a9"/>
      </w:pPr>
      <w:r>
        <w:rPr>
          <w:rStyle w:val="a8"/>
        </w:rPr>
        <w:annotationRef/>
      </w:r>
      <w:r>
        <w:rPr>
          <w:rFonts w:hint="eastAsia"/>
        </w:rPr>
        <w:t>仕様確認書(DENG-STD-18213①）対応</w:t>
      </w:r>
    </w:p>
    <w:p w14:paraId="002BBFC2" w14:textId="77777777" w:rsidR="004200FB" w:rsidRDefault="004200FB" w:rsidP="00A8775E">
      <w:pPr>
        <w:pStyle w:val="a9"/>
      </w:pPr>
      <w:r>
        <w:rPr>
          <w:rFonts w:hint="eastAsia"/>
        </w:rPr>
        <w:t>ek2f,ek3fのCSW削除</w:t>
      </w:r>
    </w:p>
  </w:comment>
  <w:comment w:id="482" w:author="12a" w:date="2021-02-25T18:49:00Z" w:initials="12a">
    <w:p w14:paraId="749CADFD" w14:textId="559EB06E"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484" w:author="12a" w:date="2021-02-10T14:21:00Z" w:initials="12a">
    <w:p w14:paraId="4FF60868" w14:textId="4C24DDC5" w:rsidR="004200FB" w:rsidRDefault="004200FB">
      <w:pPr>
        <w:pStyle w:val="a9"/>
      </w:pPr>
      <w:r>
        <w:rPr>
          <w:rStyle w:val="a8"/>
        </w:rPr>
        <w:annotationRef/>
      </w:r>
      <w:r>
        <w:rPr>
          <w:rFonts w:hint="eastAsia"/>
          <w:noProof/>
        </w:rPr>
        <w:t>(2)</w:t>
      </w:r>
      <w:r w:rsidRPr="00C65017">
        <w:rPr>
          <w:rFonts w:hint="eastAsia"/>
        </w:rPr>
        <w:t>始動後噴射量要求処理変更</w:t>
      </w:r>
    </w:p>
  </w:comment>
  <w:comment w:id="485" w:author="12b" w:date="2021-08-03T16:54:00Z" w:initials="12b">
    <w:p w14:paraId="16C2AA16" w14:textId="0A3A8288" w:rsidR="004200FB" w:rsidRDefault="004200FB" w:rsidP="00C03366">
      <w:pPr>
        <w:pStyle w:val="a9"/>
      </w:pPr>
      <w:r>
        <w:rPr>
          <w:rStyle w:val="a8"/>
        </w:rPr>
        <w:annotationRef/>
      </w:r>
      <w:r>
        <w:rPr>
          <w:rFonts w:hint="eastAsia"/>
        </w:rPr>
        <w:t>[revision(8)③]</w:t>
      </w:r>
    </w:p>
    <w:p w14:paraId="4503D001" w14:textId="7EDF6D12" w:rsidR="004200FB" w:rsidRDefault="004200FB" w:rsidP="00C03366">
      <w:pPr>
        <w:pStyle w:val="a9"/>
      </w:pPr>
      <w:r>
        <w:rPr>
          <w:rFonts w:hint="eastAsia"/>
        </w:rPr>
        <w:t>仕様確認書対応(DENG-STD-21005 No.</w:t>
      </w:r>
      <w:r>
        <w:t>3</w:t>
      </w:r>
      <w:r>
        <w:rPr>
          <w:rFonts w:hint="eastAsia"/>
        </w:rPr>
        <w:t>)</w:t>
      </w:r>
    </w:p>
    <w:p w14:paraId="1C50AB1B" w14:textId="77777777" w:rsidR="004200FB" w:rsidRDefault="004200FB" w:rsidP="000F411E">
      <w:pPr>
        <w:pStyle w:val="a9"/>
      </w:pPr>
      <w:r>
        <w:rPr>
          <w:rFonts w:hint="eastAsia"/>
        </w:rPr>
        <w:t xml:space="preserve"> 記述整理</w:t>
      </w:r>
    </w:p>
    <w:p w14:paraId="47A5BD27" w14:textId="77777777" w:rsidR="004200FB" w:rsidRDefault="004200FB" w:rsidP="000F411E">
      <w:pPr>
        <w:pStyle w:val="a9"/>
      </w:pPr>
      <w:r>
        <w:rPr>
          <w:rFonts w:hint="eastAsia"/>
        </w:rPr>
        <w:t xml:space="preserve"> 前回結果のまま更新しない</w:t>
      </w:r>
    </w:p>
    <w:p w14:paraId="6DF24658" w14:textId="590B7166" w:rsidR="004200FB" w:rsidRPr="0039247C" w:rsidRDefault="004200FB" w:rsidP="0039247C">
      <w:r w:rsidRPr="0039247C">
        <w:t xml:space="preserve"> </w:t>
      </w:r>
      <w:r w:rsidRPr="0039247C">
        <w:rPr>
          <w:rFonts w:hint="eastAsia"/>
        </w:rPr>
        <w:t>→</w:t>
      </w:r>
      <w:r w:rsidRPr="0039247C">
        <w:t>t_xqinjast ← 前回exqinjast</w:t>
      </w:r>
    </w:p>
  </w:comment>
  <w:comment w:id="486" w:author="12a" w:date="2021-02-25T18:50:00Z" w:initials="12a">
    <w:p w14:paraId="467E21C0" w14:textId="2AC2B753"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487" w:author="13a" w:date="2022-03-21T16:08:00Z" w:initials="13a">
    <w:p w14:paraId="0E66010E" w14:textId="3AB9BB09" w:rsidR="004200FB" w:rsidRDefault="004200FB">
      <w:pPr>
        <w:pStyle w:val="a9"/>
      </w:pPr>
      <w:r>
        <w:rPr>
          <w:rStyle w:val="a8"/>
        </w:rPr>
        <w:annotationRef/>
      </w:r>
      <w:r>
        <w:rPr>
          <w:rFonts w:hint="eastAsia"/>
          <w:noProof/>
        </w:rPr>
        <w:t>(3)継続検討事項対応</w:t>
      </w:r>
    </w:p>
  </w:comment>
  <w:comment w:id="488" w:author="13a" w:date="2022-03-21T16:08:00Z" w:initials="13a">
    <w:p w14:paraId="6C32FF19" w14:textId="77777777" w:rsidR="004200FB" w:rsidRDefault="004200FB" w:rsidP="002807F3">
      <w:pPr>
        <w:pStyle w:val="a9"/>
      </w:pPr>
      <w:r>
        <w:rPr>
          <w:rStyle w:val="a8"/>
        </w:rPr>
        <w:annotationRef/>
      </w:r>
      <w:r>
        <w:rPr>
          <w:rFonts w:hint="eastAsia"/>
          <w:noProof/>
        </w:rPr>
        <w:t>(3)継続検討事項対応</w:t>
      </w:r>
    </w:p>
  </w:comment>
  <w:comment w:id="491" w:author="13a" w:date="2022-03-21T10:47:00Z" w:initials="13a">
    <w:p w14:paraId="01F616FA" w14:textId="687625C6" w:rsidR="004200FB" w:rsidRDefault="004200FB">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2" w:author="13a" w:date="2022-03-21T10:47:00Z" w:initials="13a">
    <w:p w14:paraId="0EA6B76C" w14:textId="463C767A"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3" w:author="13a" w:date="2022-03-21T10:47:00Z" w:initials="13a">
    <w:p w14:paraId="06C97D79" w14:textId="1CBFB4DA"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4" w:author="13a" w:date="2022-03-21T10:47:00Z" w:initials="13a">
    <w:p w14:paraId="0D00518A" w14:textId="3A346EA1"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5" w:author="13a" w:date="2022-03-21T10:47:00Z" w:initials="13a">
    <w:p w14:paraId="0C31DB57" w14:textId="30A2B6E9"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6" w:author="13a" w:date="2022-03-21T10:47:00Z" w:initials="13a">
    <w:p w14:paraId="37BBB2D4" w14:textId="4EC4EEDB"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7" w:author="13a" w:date="2022-03-21T10:47:00Z" w:initials="13a">
    <w:p w14:paraId="01C04DD5" w14:textId="2DE4AB83"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498" w:author="13a" w:date="2022-03-21T10:47:00Z" w:initials="13a">
    <w:p w14:paraId="70047B76" w14:textId="6F78257A"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501" w:author="12a" w:date="2021-02-10T14:22:00Z" w:initials="12a">
    <w:p w14:paraId="7098BCA9" w14:textId="044BE66F"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504" w:author="13a" w:date="2022-03-21T10:47:00Z" w:initials="13a">
    <w:p w14:paraId="158AF902" w14:textId="708B542C"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509" w:author="12a" w:date="2021-02-10T14:22:00Z" w:initials="12a">
    <w:p w14:paraId="23F7A2DD" w14:textId="23B5204C"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513" w:author="13a" w:date="2022-03-21T10:47:00Z" w:initials="13a">
    <w:p w14:paraId="36561936" w14:textId="788B55B8"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630" w:author="02c" w:date="2019-08-21T13:38:00Z" w:initials="02c">
    <w:p w14:paraId="296825A8" w14:textId="77777777" w:rsidR="004200FB" w:rsidRDefault="004200FB">
      <w:pPr>
        <w:pStyle w:val="a9"/>
      </w:pPr>
      <w:r>
        <w:rPr>
          <w:rStyle w:val="a8"/>
        </w:rPr>
        <w:annotationRef/>
      </w:r>
      <w:r>
        <w:rPr>
          <w:rFonts w:hint="eastAsia"/>
        </w:rPr>
        <w:t>3社DR対応：仕様不備修正</w:t>
      </w:r>
    </w:p>
  </w:comment>
  <w:comment w:id="632" w:author="12a" w:date="2021-02-10T14:23:00Z" w:initials="12a">
    <w:p w14:paraId="22B33EE2" w14:textId="4BB3F25C" w:rsidR="004200FB" w:rsidRDefault="004200FB">
      <w:pPr>
        <w:pStyle w:val="a9"/>
      </w:pPr>
      <w:r>
        <w:rPr>
          <w:rStyle w:val="a8"/>
        </w:rPr>
        <w:annotationRef/>
      </w:r>
      <w:r>
        <w:rPr>
          <w:rFonts w:hint="eastAsia"/>
          <w:noProof/>
        </w:rPr>
        <w:t>(2)</w:t>
      </w:r>
      <w:r w:rsidRPr="00861658">
        <w:rPr>
          <w:rFonts w:hint="eastAsia"/>
        </w:rPr>
        <w:t>始動後噴射量要求処理変更</w:t>
      </w:r>
    </w:p>
  </w:comment>
  <w:comment w:id="633" w:author="13a" w:date="2022-03-21T10:47:00Z" w:initials="13a">
    <w:p w14:paraId="4DA8DDA7" w14:textId="192DCBC2" w:rsidR="004200FB" w:rsidRDefault="004200FB" w:rsidP="0049211D">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641" w:author="12a" w:date="2021-02-10T14:23:00Z" w:initials="12a">
    <w:p w14:paraId="3764A5F4" w14:textId="7CB19347" w:rsidR="004200FB" w:rsidRDefault="004200FB">
      <w:pPr>
        <w:pStyle w:val="a9"/>
      </w:pPr>
      <w:r>
        <w:rPr>
          <w:rStyle w:val="a8"/>
        </w:rPr>
        <w:annotationRef/>
      </w:r>
      <w:r w:rsidRPr="00861658">
        <w:t>(1)①噴射要求機能の3テーブル分割対応</w:t>
      </w:r>
    </w:p>
  </w:comment>
  <w:comment w:id="642" w:author="15c" w:date="2025-09-24T17:16:00Z" w:initials="15c">
    <w:p w14:paraId="3C30A1CE" w14:textId="77777777" w:rsidR="00285941" w:rsidRDefault="00285941" w:rsidP="00285941">
      <w:pPr>
        <w:pStyle w:val="a9"/>
      </w:pPr>
      <w:r>
        <w:rPr>
          <w:rStyle w:val="a8"/>
        </w:rPr>
        <w:annotationRef/>
      </w:r>
      <w:r>
        <w:t>revision(7)②</w:t>
      </w:r>
    </w:p>
    <w:p w14:paraId="30BC2602" w14:textId="77777777" w:rsidR="00285941" w:rsidRDefault="00285941" w:rsidP="00285941">
      <w:pPr>
        <w:pStyle w:val="a9"/>
      </w:pPr>
      <w:r>
        <w:t>仕様確認書対応(DENG-STD-25017②)</w:t>
      </w:r>
    </w:p>
    <w:p w14:paraId="3D0ADE8A" w14:textId="77777777" w:rsidR="00285941" w:rsidRDefault="00285941" w:rsidP="00285941">
      <w:pPr>
        <w:pStyle w:val="a9"/>
      </w:pPr>
      <w:r>
        <w:t>記述整理</w:t>
      </w:r>
    </w:p>
    <w:p w14:paraId="6508165E" w14:textId="77777777" w:rsidR="00285941" w:rsidRDefault="00285941" w:rsidP="00285941">
      <w:pPr>
        <w:pStyle w:val="a9"/>
      </w:pPr>
      <w:r>
        <w:t>※NE同期タスク～EMINJ_PRINORQ(0)の追加</w:t>
      </w:r>
    </w:p>
    <w:p w14:paraId="10D06337" w14:textId="77777777" w:rsidR="00285941" w:rsidRDefault="00285941" w:rsidP="00285941">
      <w:pPr>
        <w:pStyle w:val="a9"/>
      </w:pPr>
      <w:r>
        <w:rPr>
          <w:color w:val="000000"/>
        </w:rPr>
        <w:t>※NE同期タスクが多い～行わない</w:t>
      </w:r>
      <w:r>
        <w:t>→※NE同期タスクが少ない～行う</w:t>
      </w:r>
    </w:p>
  </w:comment>
  <w:comment w:id="645" w:author="12b" w:date="2021-09-08T11:17:00Z" w:initials="12b">
    <w:p w14:paraId="68C35D4B" w14:textId="77777777" w:rsidR="004200FB" w:rsidRDefault="004200FB" w:rsidP="00394823">
      <w:pPr>
        <w:pStyle w:val="a9"/>
      </w:pPr>
      <w:r>
        <w:rPr>
          <w:rStyle w:val="a8"/>
        </w:rPr>
        <w:annotationRef/>
      </w:r>
      <w:r>
        <w:rPr>
          <w:rFonts w:hint="eastAsia"/>
        </w:rPr>
        <w:t>[revision(</w:t>
      </w:r>
      <w:r>
        <w:t>9</w:t>
      </w:r>
      <w:r>
        <w:rPr>
          <w:rFonts w:hint="eastAsia"/>
        </w:rPr>
        <w:t>)</w:t>
      </w:r>
      <w:r>
        <w:t>]</w:t>
      </w:r>
    </w:p>
    <w:p w14:paraId="29DEF870" w14:textId="77777777" w:rsidR="004200FB" w:rsidRDefault="004200FB" w:rsidP="00394823">
      <w:pPr>
        <w:pStyle w:val="a9"/>
      </w:pPr>
      <w:r>
        <w:rPr>
          <w:rFonts w:hint="eastAsia"/>
        </w:rPr>
        <w:t>記述整理</w:t>
      </w:r>
    </w:p>
  </w:comment>
  <w:comment w:id="648" w:author="12b" w:date="2021-09-08T11:17:00Z" w:initials="12b">
    <w:p w14:paraId="138B49C7" w14:textId="77777777" w:rsidR="00EA1D44" w:rsidRDefault="00EA1D44" w:rsidP="00EA1D44">
      <w:pPr>
        <w:pStyle w:val="a9"/>
      </w:pPr>
      <w:r>
        <w:rPr>
          <w:rStyle w:val="a8"/>
        </w:rPr>
        <w:annotationRef/>
      </w:r>
      <w:r>
        <w:rPr>
          <w:rFonts w:hint="eastAsia"/>
        </w:rPr>
        <w:t>[revision(</w:t>
      </w:r>
      <w:r>
        <w:t>9</w:t>
      </w:r>
      <w:r>
        <w:rPr>
          <w:rFonts w:hint="eastAsia"/>
        </w:rPr>
        <w:t>)</w:t>
      </w:r>
      <w:r>
        <w:t>]</w:t>
      </w:r>
    </w:p>
    <w:p w14:paraId="619A16C1" w14:textId="77777777" w:rsidR="00EA1D44" w:rsidRDefault="00EA1D44" w:rsidP="00EA1D44">
      <w:pPr>
        <w:pStyle w:val="a9"/>
      </w:pPr>
      <w:r>
        <w:rPr>
          <w:rFonts w:hint="eastAsia"/>
        </w:rPr>
        <w:t>記述整理</w:t>
      </w:r>
    </w:p>
  </w:comment>
  <w:comment w:id="650" w:author="15c" w:date="2025-09-24T17:18:00Z" w:initials="15c">
    <w:p w14:paraId="35A1FECE" w14:textId="77777777" w:rsidR="00285941" w:rsidRDefault="00285941" w:rsidP="00285941">
      <w:pPr>
        <w:pStyle w:val="a9"/>
      </w:pPr>
      <w:r>
        <w:rPr>
          <w:rStyle w:val="a8"/>
        </w:rPr>
        <w:annotationRef/>
      </w:r>
      <w:r>
        <w:t>revision(7)②</w:t>
      </w:r>
    </w:p>
    <w:p w14:paraId="22B903C6" w14:textId="77777777" w:rsidR="00285941" w:rsidRDefault="00285941" w:rsidP="00285941">
      <w:pPr>
        <w:pStyle w:val="a9"/>
      </w:pPr>
      <w:r>
        <w:t>仕様確認書対応(DENG-STD-25017②)</w:t>
      </w:r>
    </w:p>
    <w:p w14:paraId="2ED27BBA" w14:textId="77777777" w:rsidR="00285941" w:rsidRDefault="00285941" w:rsidP="00285941">
      <w:pPr>
        <w:pStyle w:val="a9"/>
      </w:pPr>
      <w:r>
        <w:t>記述整理</w:t>
      </w:r>
    </w:p>
    <w:p w14:paraId="54DDD409" w14:textId="77777777" w:rsidR="00285941" w:rsidRDefault="00285941" w:rsidP="00285941">
      <w:pPr>
        <w:pStyle w:val="a9"/>
      </w:pPr>
      <w:r>
        <w:rPr>
          <w:color w:val="000000"/>
        </w:rPr>
        <w:t>※NE同期タスクが多い～行わない</w:t>
      </w:r>
      <w:r>
        <w:t>→※NE同期タスクが少ない～行う</w:t>
      </w:r>
    </w:p>
  </w:comment>
  <w:comment w:id="653" w:author="15c" w:date="2025-09-24T17:20:00Z" w:initials="15c">
    <w:p w14:paraId="5D799081" w14:textId="77777777" w:rsidR="00285941" w:rsidRDefault="00285941" w:rsidP="00285941">
      <w:pPr>
        <w:pStyle w:val="a9"/>
      </w:pPr>
      <w:r>
        <w:rPr>
          <w:rStyle w:val="a8"/>
        </w:rPr>
        <w:annotationRef/>
      </w:r>
      <w:r>
        <w:t>revision(7)②</w:t>
      </w:r>
    </w:p>
    <w:p w14:paraId="1BA99ACE" w14:textId="77777777" w:rsidR="00285941" w:rsidRDefault="00285941" w:rsidP="00285941">
      <w:pPr>
        <w:pStyle w:val="a9"/>
      </w:pPr>
      <w:r>
        <w:t>仕様確認書対応(DENG-STD-25017③)</w:t>
      </w:r>
    </w:p>
    <w:p w14:paraId="54A48090" w14:textId="77777777" w:rsidR="00285941" w:rsidRDefault="00285941" w:rsidP="00285941">
      <w:pPr>
        <w:pStyle w:val="a9"/>
      </w:pPr>
      <w:r>
        <w:t>記述整理</w:t>
      </w:r>
    </w:p>
    <w:p w14:paraId="5071E491" w14:textId="77777777" w:rsidR="00285941" w:rsidRDefault="00285941" w:rsidP="00285941">
      <w:pPr>
        <w:pStyle w:val="a9"/>
      </w:pPr>
      <w:r>
        <w:t>einjmedislid epriflxの代入処理を削除</w:t>
      </w:r>
    </w:p>
  </w:comment>
  <w:comment w:id="656" w:author="15c" w:date="2025-09-24T17:22:00Z" w:initials="15c">
    <w:p w14:paraId="3088CD64" w14:textId="77777777" w:rsidR="00285941" w:rsidRDefault="00285941" w:rsidP="00285941">
      <w:pPr>
        <w:pStyle w:val="a9"/>
      </w:pPr>
      <w:r>
        <w:rPr>
          <w:rStyle w:val="a8"/>
        </w:rPr>
        <w:annotationRef/>
      </w:r>
      <w:r>
        <w:t>revision(7)②</w:t>
      </w:r>
    </w:p>
    <w:p w14:paraId="0B3C3D90" w14:textId="77777777" w:rsidR="00285941" w:rsidRDefault="00285941" w:rsidP="00285941">
      <w:pPr>
        <w:pStyle w:val="a9"/>
      </w:pPr>
      <w:r>
        <w:t>仕様確認書対応(DENG-STD-25017③)</w:t>
      </w:r>
    </w:p>
    <w:p w14:paraId="211274B0" w14:textId="77777777" w:rsidR="00285941" w:rsidRDefault="00285941" w:rsidP="00285941">
      <w:pPr>
        <w:pStyle w:val="a9"/>
      </w:pPr>
      <w:r>
        <w:t>記述整理</w:t>
      </w:r>
    </w:p>
    <w:p w14:paraId="0C5F46CA" w14:textId="77777777" w:rsidR="00285941" w:rsidRDefault="00285941" w:rsidP="00285941">
      <w:pPr>
        <w:pStyle w:val="a9"/>
      </w:pPr>
      <w:r>
        <w:t>einjmedislid epriflxの代入処理を削除</w:t>
      </w:r>
    </w:p>
  </w:comment>
  <w:comment w:id="663" w:author="12b" w:date="2021-10-08T16:55:00Z" w:initials="12b">
    <w:p w14:paraId="153B95F8" w14:textId="6997BFCA" w:rsidR="004200FB" w:rsidRDefault="004200FB" w:rsidP="00000FD2">
      <w:pPr>
        <w:pStyle w:val="a9"/>
      </w:pPr>
      <w:r>
        <w:rPr>
          <w:rStyle w:val="a8"/>
        </w:rPr>
        <w:annotationRef/>
      </w:r>
      <w:r>
        <w:rPr>
          <w:rFonts w:hint="eastAsia"/>
        </w:rPr>
        <w:t>[revision(8)②]</w:t>
      </w:r>
    </w:p>
    <w:p w14:paraId="29F50996" w14:textId="77777777" w:rsidR="004200FB" w:rsidRDefault="004200FB" w:rsidP="00000FD2">
      <w:pPr>
        <w:pStyle w:val="a9"/>
      </w:pPr>
      <w:r>
        <w:rPr>
          <w:rFonts w:hint="eastAsia"/>
        </w:rPr>
        <w:t>仕様確認書対応(DENG-STD-20393 No.</w:t>
      </w:r>
      <w:r>
        <w:t>5</w:t>
      </w:r>
      <w:r>
        <w:rPr>
          <w:rFonts w:hint="eastAsia"/>
        </w:rPr>
        <w:t>)</w:t>
      </w:r>
    </w:p>
    <w:p w14:paraId="387D85B3" w14:textId="77777777" w:rsidR="004200FB" w:rsidRDefault="004200FB" w:rsidP="00000FD2">
      <w:pPr>
        <w:pStyle w:val="a9"/>
      </w:pPr>
      <w:r>
        <w:rPr>
          <w:rFonts w:hint="eastAsia"/>
        </w:rPr>
        <w:t xml:space="preserve"> 誤記修正</w:t>
      </w:r>
    </w:p>
    <w:p w14:paraId="5C481304" w14:textId="1415E3D2" w:rsidR="004200FB" w:rsidRPr="00000FD2" w:rsidRDefault="004200FB" w:rsidP="00000FD2">
      <w:r w:rsidRPr="005E09F6">
        <w:rPr>
          <w:rFonts w:hint="eastAsia"/>
        </w:rPr>
        <w:t xml:space="preserve"> </w:t>
      </w:r>
      <w:r w:rsidRPr="00000FD2">
        <w:rPr>
          <w:rFonts w:hint="eastAsia"/>
        </w:rPr>
        <w:t>始動判定時</w:t>
      </w:r>
      <w:r w:rsidRPr="00000FD2">
        <w:t xml:space="preserve"> → 始動時</w:t>
      </w:r>
    </w:p>
  </w:comment>
  <w:comment w:id="664" w:author="12b" w:date="2021-08-03T15:32:00Z" w:initials="12b">
    <w:p w14:paraId="5428C82F" w14:textId="11F5A270" w:rsidR="004200FB" w:rsidRDefault="004200FB" w:rsidP="00001857">
      <w:pPr>
        <w:pStyle w:val="a9"/>
      </w:pPr>
      <w:r>
        <w:rPr>
          <w:rStyle w:val="a8"/>
        </w:rPr>
        <w:annotationRef/>
      </w:r>
      <w:r>
        <w:rPr>
          <w:rFonts w:hint="eastAsia"/>
        </w:rPr>
        <w:t>[revision(8)②]</w:t>
      </w:r>
    </w:p>
    <w:p w14:paraId="3B948B3A" w14:textId="60929542" w:rsidR="004200FB" w:rsidRDefault="004200FB" w:rsidP="00001857">
      <w:pPr>
        <w:pStyle w:val="a9"/>
      </w:pPr>
      <w:r>
        <w:rPr>
          <w:rFonts w:hint="eastAsia"/>
        </w:rPr>
        <w:t>仕様確認書対応(DENG-STD-20393 No.</w:t>
      </w:r>
      <w:r>
        <w:t>5</w:t>
      </w:r>
      <w:r>
        <w:rPr>
          <w:rFonts w:hint="eastAsia"/>
        </w:rPr>
        <w:t>)</w:t>
      </w:r>
    </w:p>
    <w:p w14:paraId="68928824" w14:textId="77777777" w:rsidR="004200FB" w:rsidRDefault="004200FB" w:rsidP="000F411E">
      <w:pPr>
        <w:pStyle w:val="a9"/>
      </w:pPr>
      <w:r>
        <w:rPr>
          <w:rFonts w:hint="eastAsia"/>
        </w:rPr>
        <w:t xml:space="preserve"> 誤記修正</w:t>
      </w:r>
    </w:p>
    <w:p w14:paraId="047489E5" w14:textId="50604508" w:rsidR="004200FB" w:rsidRPr="00847773" w:rsidRDefault="004200FB" w:rsidP="00000FD2">
      <w:r w:rsidRPr="005E09F6">
        <w:rPr>
          <w:rFonts w:hint="eastAsia"/>
        </w:rPr>
        <w:t xml:space="preserve"> </w:t>
      </w:r>
      <w:r w:rsidRPr="00000FD2">
        <w:t>ectrlhv_exast → t_xast</w:t>
      </w:r>
    </w:p>
  </w:comment>
  <w:comment w:id="667" w:author="13b" w:date="2023-03-02T15:29:00Z" w:initials="13b">
    <w:p w14:paraId="1313AA33" w14:textId="721CC41E" w:rsidR="00B832BD" w:rsidRDefault="00B832BD">
      <w:pPr>
        <w:pStyle w:val="a9"/>
      </w:pPr>
      <w:r>
        <w:rPr>
          <w:rStyle w:val="a8"/>
        </w:rPr>
        <w:annotationRef/>
      </w:r>
      <w:r w:rsidR="00BF7605">
        <w:rPr>
          <w:rFonts w:hint="eastAsia"/>
          <w:noProof/>
        </w:rPr>
        <w:t>仕様確認書対応(</w:t>
      </w:r>
      <w:r w:rsidR="00BF7605">
        <w:rPr>
          <w:noProof/>
        </w:rPr>
        <w:t>DENG-STD-22018</w:t>
      </w:r>
      <w:r w:rsidR="00BF7605">
        <w:rPr>
          <w:rFonts w:hint="eastAsia"/>
          <w:noProof/>
        </w:rPr>
        <w:t>⑦)</w:t>
      </w:r>
    </w:p>
  </w:comment>
  <w:comment w:id="668" w:author="12a" w:date="2021-02-10T14:24:00Z" w:initials="12a">
    <w:p w14:paraId="657B9442" w14:textId="2FB18C1B" w:rsidR="004200FB" w:rsidRDefault="004200FB">
      <w:pPr>
        <w:pStyle w:val="a9"/>
      </w:pPr>
      <w:r>
        <w:rPr>
          <w:rStyle w:val="a8"/>
        </w:rPr>
        <w:annotationRef/>
      </w:r>
      <w:r w:rsidRPr="00861658">
        <w:t>(1)①噴射要求機能の3テーブル分割対応</w:t>
      </w:r>
    </w:p>
  </w:comment>
  <w:comment w:id="669" w:author="14b" w:date="2024-01-11T15:18:00Z" w:initials="14b">
    <w:p w14:paraId="7B97B949" w14:textId="77777777" w:rsidR="00476B84" w:rsidRDefault="00476B84" w:rsidP="00DB0DD4">
      <w:pPr>
        <w:pStyle w:val="a9"/>
      </w:pPr>
      <w:r>
        <w:rPr>
          <w:rStyle w:val="a8"/>
        </w:rPr>
        <w:annotationRef/>
      </w:r>
      <w:r>
        <w:t>仕様確認書(DENG-STD-23064①)対応</w:t>
      </w:r>
    </w:p>
  </w:comment>
  <w:comment w:id="670" w:author="13b" w:date="2023-03-02T16:50:00Z" w:initials="13b">
    <w:p w14:paraId="39551CC8" w14:textId="65FF6F69" w:rsidR="003026AC" w:rsidRDefault="003026AC">
      <w:pPr>
        <w:pStyle w:val="a9"/>
      </w:pPr>
      <w:r>
        <w:rPr>
          <w:rStyle w:val="a8"/>
        </w:rPr>
        <w:annotationRef/>
      </w:r>
      <w:r w:rsidR="0056671E">
        <w:rPr>
          <w:rFonts w:hint="eastAsia"/>
          <w:noProof/>
        </w:rPr>
        <w:t>仕様確認書対応(</w:t>
      </w:r>
      <w:r w:rsidR="0056671E">
        <w:rPr>
          <w:noProof/>
        </w:rPr>
        <w:t>DENG-STD-22046</w:t>
      </w:r>
      <w:r w:rsidR="0056671E">
        <w:rPr>
          <w:rFonts w:hint="eastAsia"/>
          <w:noProof/>
        </w:rPr>
        <w:t>①)</w:t>
      </w:r>
    </w:p>
  </w:comment>
  <w:comment w:id="671" w:author="15c" w:date="2025-09-24T17:23:00Z" w:initials="15c">
    <w:p w14:paraId="5793E6B1" w14:textId="77777777" w:rsidR="00A92E3E" w:rsidRDefault="00A92E3E" w:rsidP="00A92E3E">
      <w:pPr>
        <w:pStyle w:val="a9"/>
      </w:pPr>
      <w:r>
        <w:rPr>
          <w:rStyle w:val="a8"/>
        </w:rPr>
        <w:annotationRef/>
      </w:r>
      <w:r>
        <w:t>[revision(7)②</w:t>
      </w:r>
    </w:p>
    <w:p w14:paraId="60060537" w14:textId="77777777" w:rsidR="00A92E3E" w:rsidRDefault="00A92E3E" w:rsidP="00A92E3E">
      <w:pPr>
        <w:pStyle w:val="a9"/>
      </w:pPr>
      <w:r>
        <w:t>仕様確認書対応(DENG-STD-25026①)</w:t>
      </w:r>
    </w:p>
    <w:p w14:paraId="620304EA" w14:textId="77777777" w:rsidR="00A92E3E" w:rsidRDefault="00A92E3E" w:rsidP="00A92E3E">
      <w:pPr>
        <w:pStyle w:val="a9"/>
      </w:pPr>
      <w:r>
        <w:t>記述整理</w:t>
      </w:r>
    </w:p>
    <w:p w14:paraId="4C929C86" w14:textId="77777777" w:rsidR="00A92E3E" w:rsidRDefault="00A92E3E" w:rsidP="00A92E3E">
      <w:pPr>
        <w:pStyle w:val="a9"/>
      </w:pPr>
      <w:r>
        <w:t>また、estpri、～優先度比較は考慮不要を削除</w:t>
      </w:r>
    </w:p>
  </w:comment>
  <w:comment w:id="672" w:author="14b" w:date="2024-01-11T15:18:00Z" w:initials="14b">
    <w:p w14:paraId="216404BF" w14:textId="47D380C1" w:rsidR="00476B84" w:rsidRDefault="00476B84" w:rsidP="00154D2E">
      <w:pPr>
        <w:pStyle w:val="a9"/>
      </w:pPr>
      <w:r>
        <w:rPr>
          <w:rStyle w:val="a8"/>
        </w:rPr>
        <w:annotationRef/>
      </w:r>
      <w:r>
        <w:t>仕様確認書(DENG-STD-23064①)対応</w:t>
      </w:r>
    </w:p>
  </w:comment>
  <w:comment w:id="673" w:author="13a" w:date="2022-03-21T10:49:00Z" w:initials="13a">
    <w:p w14:paraId="49CF38AD" w14:textId="199FF446" w:rsidR="004200FB" w:rsidRDefault="004200FB" w:rsidP="007A348E">
      <w:pPr>
        <w:pStyle w:val="a9"/>
      </w:pPr>
      <w:r>
        <w:rPr>
          <w:rStyle w:val="a8"/>
        </w:rPr>
        <w:annotationRef/>
      </w:r>
      <w:r>
        <w:rPr>
          <w:rFonts w:hint="eastAsia"/>
          <w:noProof/>
        </w:rPr>
        <w:t>(</w:t>
      </w:r>
      <w:r>
        <w:rPr>
          <w:noProof/>
        </w:rPr>
        <w:t>1)</w:t>
      </w:r>
      <w:r>
        <w:rPr>
          <w:rFonts w:hint="eastAsia"/>
          <w:noProof/>
        </w:rPr>
        <w:t>新旧</w:t>
      </w:r>
      <w:r>
        <w:rPr>
          <w:noProof/>
        </w:rPr>
        <w:t>構造体で</w:t>
      </w:r>
      <w:r>
        <w:rPr>
          <w:rFonts w:hint="eastAsia"/>
          <w:noProof/>
        </w:rPr>
        <w:t>処理</w:t>
      </w:r>
      <w:r>
        <w:rPr>
          <w:noProof/>
        </w:rPr>
        <w:t>切り分け</w:t>
      </w:r>
    </w:p>
  </w:comment>
  <w:comment w:id="674" w:author="13b" w:date="2023-03-02T16:52:00Z" w:initials="13b">
    <w:p w14:paraId="0546C885" w14:textId="3FC87330" w:rsidR="000D77BC" w:rsidRDefault="000D77BC">
      <w:pPr>
        <w:pStyle w:val="a9"/>
      </w:pPr>
      <w:r>
        <w:rPr>
          <w:rStyle w:val="a8"/>
        </w:rPr>
        <w:annotationRef/>
      </w:r>
      <w:r w:rsidR="0056671E">
        <w:rPr>
          <w:rFonts w:hint="eastAsia"/>
          <w:noProof/>
        </w:rPr>
        <w:t>仕様確認書対応(</w:t>
      </w:r>
      <w:r w:rsidR="0056671E">
        <w:rPr>
          <w:noProof/>
        </w:rPr>
        <w:t>DENG-STD-22046</w:t>
      </w:r>
      <w:r w:rsidR="0056671E">
        <w:rPr>
          <w:rFonts w:hint="eastAsia"/>
          <w:noProof/>
        </w:rPr>
        <w:t>①</w:t>
      </w:r>
      <w:r w:rsidR="0056671E">
        <w:rPr>
          <w:noProof/>
        </w:rPr>
        <w:t>)</w:t>
      </w:r>
    </w:p>
  </w:comment>
  <w:comment w:id="675" w:author="15c" w:date="2025-09-24T17:24:00Z" w:initials="15c">
    <w:p w14:paraId="40F95A37" w14:textId="77777777" w:rsidR="00A92E3E" w:rsidRDefault="00A92E3E" w:rsidP="00A92E3E">
      <w:pPr>
        <w:pStyle w:val="a9"/>
      </w:pPr>
      <w:r>
        <w:rPr>
          <w:rStyle w:val="a8"/>
        </w:rPr>
        <w:annotationRef/>
      </w:r>
      <w:r>
        <w:t>revision(7)②</w:t>
      </w:r>
    </w:p>
    <w:p w14:paraId="3906B42A" w14:textId="77777777" w:rsidR="00A92E3E" w:rsidRDefault="00A92E3E" w:rsidP="00A92E3E">
      <w:pPr>
        <w:pStyle w:val="a9"/>
      </w:pPr>
      <w:r>
        <w:t>仕様確認書対応(DENG-STD-25017④)</w:t>
      </w:r>
    </w:p>
    <w:p w14:paraId="513A9456" w14:textId="77777777" w:rsidR="00A92E3E" w:rsidRDefault="00A92E3E" w:rsidP="00A92E3E">
      <w:pPr>
        <w:pStyle w:val="a9"/>
      </w:pPr>
      <w:r>
        <w:t>記述整理</w:t>
      </w:r>
    </w:p>
    <w:p w14:paraId="0046BF73" w14:textId="77777777" w:rsidR="00A92E3E" w:rsidRDefault="00A92E3E" w:rsidP="00A92E3E">
      <w:pPr>
        <w:pStyle w:val="a9"/>
      </w:pPr>
      <w:r>
        <w:t>かつ（epri ≠ EMINJ_PRINORQ(0)）の削除</w:t>
      </w:r>
    </w:p>
  </w:comment>
  <w:comment w:id="676" w:author="14b" w:date="2024-01-11T15:18:00Z" w:initials="14b">
    <w:p w14:paraId="785C46E7" w14:textId="37EAB21A" w:rsidR="00476B84" w:rsidRDefault="00476B84" w:rsidP="004751E7">
      <w:pPr>
        <w:pStyle w:val="a9"/>
      </w:pPr>
      <w:r>
        <w:rPr>
          <w:rStyle w:val="a8"/>
        </w:rPr>
        <w:annotationRef/>
      </w:r>
      <w:r>
        <w:t>仕様確認書(DENG-STD-23064①)対応</w:t>
      </w:r>
    </w:p>
  </w:comment>
  <w:comment w:id="677" w:author="15c" w:date="2025-09-24T17:27:00Z" w:initials="15c">
    <w:p w14:paraId="7BD11BEB" w14:textId="77777777" w:rsidR="00A92E3E" w:rsidRDefault="00A92E3E" w:rsidP="00A92E3E">
      <w:pPr>
        <w:pStyle w:val="a9"/>
      </w:pPr>
      <w:r>
        <w:rPr>
          <w:rStyle w:val="a8"/>
        </w:rPr>
        <w:annotationRef/>
      </w:r>
      <w:r>
        <w:t>revision(7)①</w:t>
      </w:r>
    </w:p>
    <w:p w14:paraId="2028F139" w14:textId="77777777" w:rsidR="00A92E3E" w:rsidRDefault="00A92E3E" w:rsidP="00A92E3E">
      <w:pPr>
        <w:pStyle w:val="a9"/>
      </w:pPr>
      <w:r>
        <w:t>仕様確認書対応(DENG-STD-25013③)</w:t>
      </w:r>
    </w:p>
    <w:p w14:paraId="5DBACC15" w14:textId="77777777" w:rsidR="00A92E3E" w:rsidRDefault="00A92E3E" w:rsidP="00A92E3E">
      <w:pPr>
        <w:pStyle w:val="a9"/>
      </w:pPr>
      <w:r>
        <w:t>誤記修正</w:t>
      </w:r>
    </w:p>
    <w:p w14:paraId="1D842F2B" w14:textId="77777777" w:rsidR="00A92E3E" w:rsidRDefault="00A92E3E" w:rsidP="00A92E3E">
      <w:pPr>
        <w:pStyle w:val="a9"/>
      </w:pPr>
      <w:r>
        <w:t>かつ→または</w:t>
      </w:r>
    </w:p>
  </w:comment>
  <w:comment w:id="678" w:author="15c" w:date="2025-09-24T17:29:00Z" w:initials="15c">
    <w:p w14:paraId="11064C39" w14:textId="77777777" w:rsidR="00A92E3E" w:rsidRDefault="00A92E3E" w:rsidP="00A92E3E">
      <w:pPr>
        <w:pStyle w:val="a9"/>
      </w:pPr>
      <w:r>
        <w:rPr>
          <w:rStyle w:val="a8"/>
        </w:rPr>
        <w:annotationRef/>
      </w:r>
      <w:r>
        <w:t>revision(7)①</w:t>
      </w:r>
    </w:p>
    <w:p w14:paraId="39A6D2EA" w14:textId="77777777" w:rsidR="00A92E3E" w:rsidRDefault="00A92E3E" w:rsidP="00A92E3E">
      <w:pPr>
        <w:pStyle w:val="a9"/>
      </w:pPr>
      <w:r>
        <w:t>仕様確認書対応(DENG-STD-25013④)</w:t>
      </w:r>
    </w:p>
    <w:p w14:paraId="4FF63B4A" w14:textId="77777777" w:rsidR="00A92E3E" w:rsidRDefault="00A92E3E" w:rsidP="00A92E3E">
      <w:pPr>
        <w:pStyle w:val="a9"/>
      </w:pPr>
      <w:r>
        <w:t>記述整理</w:t>
      </w:r>
    </w:p>
    <w:p w14:paraId="78FDFA22" w14:textId="77777777" w:rsidR="00A92E3E" w:rsidRDefault="00A92E3E" w:rsidP="00A92E3E">
      <w:pPr>
        <w:pStyle w:val="a9"/>
      </w:pPr>
      <w:r>
        <w:t>、より高い優先度の高い要求を追記</w:t>
      </w:r>
    </w:p>
  </w:comment>
  <w:comment w:id="679" w:author="12b" w:date="2021-08-03T16:20:00Z" w:initials="12b">
    <w:p w14:paraId="1B135AAA" w14:textId="19B6D2DA" w:rsidR="004200FB" w:rsidRDefault="004200FB" w:rsidP="004D0BC1">
      <w:pPr>
        <w:pStyle w:val="a9"/>
      </w:pPr>
      <w:r>
        <w:rPr>
          <w:rStyle w:val="a8"/>
        </w:rPr>
        <w:annotationRef/>
      </w:r>
      <w:r>
        <w:rPr>
          <w:rFonts w:hint="eastAsia"/>
        </w:rPr>
        <w:t>[revision(8)②]</w:t>
      </w:r>
    </w:p>
    <w:p w14:paraId="5089E36E" w14:textId="134C1911" w:rsidR="004200FB" w:rsidRDefault="004200FB" w:rsidP="004D0BC1">
      <w:pPr>
        <w:pStyle w:val="a9"/>
      </w:pPr>
      <w:r>
        <w:rPr>
          <w:rFonts w:hint="eastAsia"/>
        </w:rPr>
        <w:t>仕様確認書対応(DENG-STD-20393 No.1</w:t>
      </w:r>
      <w:r>
        <w:t>1</w:t>
      </w:r>
      <w:r>
        <w:rPr>
          <w:rFonts w:hint="eastAsia"/>
        </w:rPr>
        <w:t>)</w:t>
      </w:r>
    </w:p>
    <w:p w14:paraId="40657085" w14:textId="77777777" w:rsidR="004200FB" w:rsidRDefault="004200FB" w:rsidP="000F411E">
      <w:pPr>
        <w:pStyle w:val="a9"/>
      </w:pPr>
      <w:r>
        <w:rPr>
          <w:rFonts w:hint="eastAsia"/>
        </w:rPr>
        <w:t xml:space="preserve"> 誤記修正</w:t>
      </w:r>
    </w:p>
    <w:p w14:paraId="7A64F26C" w14:textId="67A47175" w:rsidR="004200FB" w:rsidRPr="00A437D1" w:rsidRDefault="004200FB" w:rsidP="00A437D1">
      <w:r>
        <w:rPr>
          <w:rFonts w:hint="eastAsia"/>
        </w:rPr>
        <w:t xml:space="preserve"> </w:t>
      </w:r>
      <w:r w:rsidRPr="00A437D1">
        <w:rPr>
          <w:rFonts w:hint="eastAsia"/>
        </w:rPr>
        <w:t>-</w:t>
      </w:r>
      <w:r>
        <w:t xml:space="preserve"> </w:t>
      </w:r>
      <w:r w:rsidRPr="00A437D1">
        <w:rPr>
          <w:rFonts w:hint="eastAsia"/>
        </w:rPr>
        <w:t>→【ﾃﾞｭｱﾙ</w:t>
      </w:r>
      <w:r w:rsidRPr="00A437D1">
        <w:t>INJ】OR【D-4】</w:t>
      </w:r>
      <w:r w:rsidRPr="00A437D1">
        <w:annotationRef/>
      </w:r>
    </w:p>
  </w:comment>
  <w:comment w:id="712" w:author="04b" w:date="2019-08-21T13:38:00Z" w:initials="04b">
    <w:p w14:paraId="1B797002" w14:textId="77777777" w:rsidR="004200FB" w:rsidRDefault="004200FB" w:rsidP="000E4D85">
      <w:pPr>
        <w:pStyle w:val="a9"/>
      </w:pPr>
      <w:r>
        <w:rPr>
          <w:rStyle w:val="a8"/>
        </w:rPr>
        <w:annotationRef/>
      </w:r>
      <w:r>
        <w:rPr>
          <w:rFonts w:hint="eastAsia"/>
        </w:rPr>
        <w:t>仕様確認書(DENG-STD-18213⑦、18228④）対応</w:t>
      </w:r>
    </w:p>
    <w:p w14:paraId="1CCAB3A7" w14:textId="77777777" w:rsidR="004200FB" w:rsidRDefault="004200FB">
      <w:pPr>
        <w:pStyle w:val="a9"/>
      </w:pPr>
      <w:r>
        <w:rPr>
          <w:rFonts w:hint="eastAsia"/>
        </w:rPr>
        <w:t>噴射モードマスク表記訂正</w:t>
      </w:r>
    </w:p>
  </w:comment>
  <w:comment w:id="719" w:author="10b" w:date="2019-08-21T13:38:00Z" w:initials="10b">
    <w:p w14:paraId="275AC69E" w14:textId="77777777" w:rsidR="004200FB" w:rsidRDefault="004200FB">
      <w:pPr>
        <w:pStyle w:val="a9"/>
      </w:pPr>
      <w:r>
        <w:rPr>
          <w:rStyle w:val="a8"/>
        </w:rPr>
        <w:annotationRef/>
      </w:r>
      <w:r>
        <w:rPr>
          <w:rFonts w:hint="eastAsia"/>
        </w:rPr>
        <w:t>仕様確認書対応()</w:t>
      </w:r>
    </w:p>
  </w:comment>
  <w:comment w:id="718" w:author="10a" w:date="2019-08-21T13:38:00Z" w:initials="10a">
    <w:p w14:paraId="608250AC" w14:textId="77777777" w:rsidR="004200FB" w:rsidRDefault="004200FB">
      <w:pPr>
        <w:pStyle w:val="a9"/>
      </w:pPr>
      <w:r>
        <w:rPr>
          <w:rStyle w:val="a8"/>
        </w:rPr>
        <w:annotationRef/>
      </w:r>
      <w:r>
        <w:rPr>
          <w:rFonts w:hint="eastAsia"/>
        </w:rPr>
        <w:t>アプリ内引き当て部品毎のメンバ違い吸収</w:t>
      </w:r>
    </w:p>
  </w:comment>
  <w:comment w:id="720" w:author="10a" w:date="2019-08-21T13:38:00Z" w:initials="10a">
    <w:p w14:paraId="025DB5F2" w14:textId="77777777" w:rsidR="004200FB" w:rsidRDefault="004200FB">
      <w:pPr>
        <w:pStyle w:val="a9"/>
      </w:pPr>
      <w:r>
        <w:rPr>
          <w:rStyle w:val="a8"/>
        </w:rPr>
        <w:annotationRef/>
      </w:r>
      <w:r>
        <w:rPr>
          <w:rFonts w:hint="eastAsia"/>
        </w:rPr>
        <w:t>ポートマルチに伴い削除された従来要求の仕方も対応可とするように修正</w:t>
      </w:r>
    </w:p>
  </w:comment>
  <w:comment w:id="721" w:author="13a" w:date="2022-03-21T10:47:00Z" w:initials="13a">
    <w:p w14:paraId="32135185" w14:textId="428F6E92"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22" w:author="13a" w:date="2022-03-21T10:47:00Z" w:initials="13a">
    <w:p w14:paraId="7CAE0F35" w14:textId="03E95FC1"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24" w:author="13a" w:date="2022-03-21T10:47:00Z" w:initials="13a">
    <w:p w14:paraId="4F4A02B1" w14:textId="05456E72"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27" w:author="13a" w:date="2022-03-21T10:47:00Z" w:initials="13a">
    <w:p w14:paraId="47D5C497" w14:textId="2A854C9E"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29" w:author="13a" w:date="2022-03-21T10:47:00Z" w:initials="13a">
    <w:p w14:paraId="02378006" w14:textId="78B77D56"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33" w:author="10a" w:date="2019-08-21T13:38:00Z" w:initials="10a">
    <w:p w14:paraId="6019C820" w14:textId="77777777" w:rsidR="004200FB" w:rsidRDefault="004200FB">
      <w:pPr>
        <w:pStyle w:val="a9"/>
      </w:pPr>
      <w:r>
        <w:rPr>
          <w:rStyle w:val="a8"/>
        </w:rPr>
        <w:annotationRef/>
      </w:r>
      <w:r>
        <w:rPr>
          <w:rFonts w:hint="eastAsia"/>
        </w:rPr>
        <w:t>センター噴射対応</w:t>
      </w:r>
    </w:p>
  </w:comment>
  <w:comment w:id="740" w:author="13a" w:date="2022-03-21T10:47:00Z" w:initials="13a">
    <w:p w14:paraId="6937A50C" w14:textId="5953C4AE"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46" w:author="11a" w:date="2020-02-11T14:42:00Z" w:initials="11a">
    <w:p w14:paraId="1651264F" w14:textId="3C5C7123" w:rsidR="004200FB" w:rsidRDefault="004200FB">
      <w:pPr>
        <w:pStyle w:val="a9"/>
      </w:pPr>
      <w:r>
        <w:rPr>
          <w:rStyle w:val="a8"/>
        </w:rPr>
        <w:annotationRef/>
      </w:r>
      <w:r>
        <w:rPr>
          <w:rFonts w:hint="eastAsia"/>
          <w:noProof/>
        </w:rPr>
        <w:t>ebinjc</w:t>
      </w:r>
      <w:r>
        <w:rPr>
          <w:noProof/>
        </w:rPr>
        <w:t>tr</w:t>
      </w:r>
      <w:r>
        <w:rPr>
          <w:rFonts w:hint="eastAsia"/>
          <w:noProof/>
        </w:rPr>
        <w:t>仕様</w:t>
      </w:r>
      <w:r>
        <w:rPr>
          <w:noProof/>
        </w:rPr>
        <w:t>分割対応</w:t>
      </w:r>
    </w:p>
  </w:comment>
  <w:comment w:id="749" w:author="13a" w:date="2022-03-21T10:47:00Z" w:initials="13a">
    <w:p w14:paraId="4840B9C2" w14:textId="709CA034"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50" w:author="13a" w:date="2022-03-21T10:47:00Z" w:initials="13a">
    <w:p w14:paraId="31D8ED4D" w14:textId="3EFCABF2"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51" w:author="13a" w:date="2022-03-21T10:47:00Z" w:initials="13a">
    <w:p w14:paraId="2DCC0999" w14:textId="2EDBA6DA"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52" w:author="13a" w:date="2022-03-21T10:47:00Z" w:initials="13a">
    <w:p w14:paraId="706218FE" w14:textId="6D735390"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53" w:author="13a" w:date="2022-03-21T10:47:00Z" w:initials="13a">
    <w:p w14:paraId="7594058A" w14:textId="627C3C04"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54" w:author="10a" w:date="2019-08-21T13:38:00Z" w:initials="10a">
    <w:p w14:paraId="581F4AD8" w14:textId="77777777" w:rsidR="004200FB" w:rsidRDefault="004200FB">
      <w:pPr>
        <w:pStyle w:val="a9"/>
      </w:pPr>
      <w:r>
        <w:rPr>
          <w:rStyle w:val="a8"/>
        </w:rPr>
        <w:annotationRef/>
      </w:r>
      <w:r>
        <w:rPr>
          <w:rFonts w:hint="eastAsia"/>
        </w:rPr>
        <w:t>センター噴射対応</w:t>
      </w:r>
    </w:p>
  </w:comment>
  <w:comment w:id="755" w:author="04c" w:date="2019-08-21T13:38:00Z" w:initials="04c">
    <w:p w14:paraId="43871B6F" w14:textId="77777777" w:rsidR="004200FB" w:rsidRDefault="004200FB" w:rsidP="00065366">
      <w:pPr>
        <w:pStyle w:val="a9"/>
      </w:pPr>
      <w:r>
        <w:rPr>
          <w:rStyle w:val="a8"/>
        </w:rPr>
        <w:annotationRef/>
      </w:r>
      <w:r>
        <w:rPr>
          <w:rFonts w:hint="eastAsia"/>
        </w:rPr>
        <w:t>仕様確認書（DENG-STD-18667）対応</w:t>
      </w:r>
    </w:p>
    <w:p w14:paraId="3134386F" w14:textId="77777777" w:rsidR="004200FB" w:rsidRDefault="004200FB">
      <w:pPr>
        <w:pStyle w:val="a9"/>
      </w:pPr>
      <w:r>
        <w:rPr>
          <w:rFonts w:hint="eastAsia"/>
        </w:rPr>
        <w:t>「気筒」表記をプログラム表記に訂正</w:t>
      </w:r>
    </w:p>
  </w:comment>
  <w:comment w:id="756" w:author="10a" w:date="2019-08-21T13:38:00Z" w:initials="10a">
    <w:p w14:paraId="3B65BC43" w14:textId="77777777" w:rsidR="004200FB" w:rsidRDefault="004200FB">
      <w:pPr>
        <w:pStyle w:val="a9"/>
      </w:pPr>
      <w:r>
        <w:rPr>
          <w:rStyle w:val="a8"/>
        </w:rPr>
        <w:annotationRef/>
      </w:r>
      <w:r>
        <w:rPr>
          <w:rFonts w:hint="eastAsia"/>
        </w:rPr>
        <w:t>センター噴射対応</w:t>
      </w:r>
    </w:p>
  </w:comment>
  <w:comment w:id="759" w:author="03a" w:date="2019-08-21T13:38:00Z" w:initials="03a">
    <w:p w14:paraId="48F42A2F" w14:textId="77777777" w:rsidR="004200FB" w:rsidRDefault="004200FB">
      <w:pPr>
        <w:pStyle w:val="a9"/>
      </w:pPr>
      <w:r>
        <w:rPr>
          <w:rStyle w:val="a8"/>
        </w:rPr>
        <w:annotationRef/>
      </w:r>
      <w:r>
        <w:rPr>
          <w:rFonts w:hint="eastAsia"/>
        </w:rPr>
        <w:t>※バンク別の噴き分け指示とバンク共通の噴き分け指示の同成立</w:t>
      </w:r>
      <w:r w:rsidRPr="00646C0C">
        <w:rPr>
          <w:rFonts w:hint="eastAsia"/>
        </w:rPr>
        <w:t>はないが、実装上はバンク別の噴き分け指示を優先とする。</w:t>
      </w:r>
    </w:p>
  </w:comment>
  <w:comment w:id="764" w:author="03c" w:date="2019-08-21T13:38:00Z" w:initials="03c">
    <w:p w14:paraId="5A0330BA" w14:textId="77777777" w:rsidR="004200FB" w:rsidRDefault="004200FB">
      <w:pPr>
        <w:pStyle w:val="a9"/>
      </w:pPr>
      <w:r>
        <w:rPr>
          <w:rStyle w:val="a8"/>
        </w:rPr>
        <w:annotationRef/>
      </w:r>
      <w:r>
        <w:rPr>
          <w:rFonts w:hint="eastAsia"/>
        </w:rPr>
        <w:t>仕様確認書対応(DENG-STD-16514)：コンパイルSWの記述を⑨項へ付与するよう記述修正。</w:t>
      </w:r>
    </w:p>
  </w:comment>
  <w:comment w:id="765" w:author="03a" w:date="2019-08-21T13:38:00Z" w:initials="03a">
    <w:p w14:paraId="47713FBD" w14:textId="77777777" w:rsidR="004200FB" w:rsidRDefault="004200FB">
      <w:pPr>
        <w:pStyle w:val="a9"/>
      </w:pPr>
      <w:r>
        <w:rPr>
          <w:rStyle w:val="a8"/>
        </w:rPr>
        <w:annotationRef/>
      </w:r>
      <w:r>
        <w:rPr>
          <w:rFonts w:hint="eastAsia"/>
        </w:rPr>
        <w:t>※バンク別の噴き分け指示とバンク共通の噴き分け指示の同成立</w:t>
      </w:r>
      <w:r w:rsidRPr="00646C0C">
        <w:rPr>
          <w:rFonts w:hint="eastAsia"/>
        </w:rPr>
        <w:t>はないが、実装上はバンク別の噴き分け指示を優先とする。</w:t>
      </w:r>
    </w:p>
  </w:comment>
  <w:comment w:id="766" w:author="03c" w:date="2019-08-21T13:38:00Z" w:initials="03c">
    <w:p w14:paraId="5EA70C47" w14:textId="77777777" w:rsidR="004200FB" w:rsidRDefault="004200FB">
      <w:pPr>
        <w:pStyle w:val="a9"/>
      </w:pPr>
      <w:r>
        <w:rPr>
          <w:rStyle w:val="a8"/>
        </w:rPr>
        <w:annotationRef/>
      </w:r>
      <w:r>
        <w:rPr>
          <w:rFonts w:hint="eastAsia"/>
        </w:rPr>
        <w:t>仕様確認書対応(DENG-STD-16514)：コンパイルSWの記述を⑨項へ付与するよう記述修正。</w:t>
      </w:r>
    </w:p>
  </w:comment>
  <w:comment w:id="768" w:author="03a" w:date="2019-08-21T13:38:00Z" w:initials="03a">
    <w:p w14:paraId="498ED8BC" w14:textId="77777777" w:rsidR="004200FB" w:rsidRDefault="004200FB">
      <w:pPr>
        <w:pStyle w:val="a9"/>
      </w:pPr>
      <w:r>
        <w:rPr>
          <w:rStyle w:val="a8"/>
        </w:rPr>
        <w:annotationRef/>
      </w:r>
      <w:r>
        <w:rPr>
          <w:rFonts w:hint="eastAsia"/>
        </w:rPr>
        <w:t>※バンク別の噴き分け指示とバンク共通の噴き分け指示の同成立</w:t>
      </w:r>
      <w:r w:rsidRPr="00646C0C">
        <w:rPr>
          <w:rFonts w:hint="eastAsia"/>
        </w:rPr>
        <w:t>はないが、実装上はバンク別の噴き分け指示を優先とする。</w:t>
      </w:r>
    </w:p>
  </w:comment>
  <w:comment w:id="778" w:author="12b" w:date="2021-08-03T14:09:00Z" w:initials="12b">
    <w:p w14:paraId="4A5D7063" w14:textId="1B3CB699" w:rsidR="004200FB" w:rsidRDefault="004200FB" w:rsidP="00425B6C">
      <w:pPr>
        <w:pStyle w:val="a9"/>
      </w:pPr>
      <w:r>
        <w:rPr>
          <w:rStyle w:val="a8"/>
        </w:rPr>
        <w:annotationRef/>
      </w:r>
      <w:r>
        <w:rPr>
          <w:rFonts w:hint="eastAsia"/>
        </w:rPr>
        <w:t>[revision(8)②]</w:t>
      </w:r>
    </w:p>
    <w:p w14:paraId="7DAD6F3C" w14:textId="0436DAF6" w:rsidR="004200FB" w:rsidRDefault="004200FB" w:rsidP="00425B6C">
      <w:pPr>
        <w:pStyle w:val="a9"/>
      </w:pPr>
      <w:r>
        <w:rPr>
          <w:rFonts w:hint="eastAsia"/>
        </w:rPr>
        <w:t>仕様確認書対応(DENG-STD-20393 No.2)</w:t>
      </w:r>
    </w:p>
    <w:p w14:paraId="3F3FC9F7" w14:textId="607C2E87" w:rsidR="004200FB" w:rsidRPr="00425B6C" w:rsidRDefault="004200FB" w:rsidP="000F411E">
      <w:pPr>
        <w:pStyle w:val="a9"/>
        <w:rPr>
          <w:color w:val="000000"/>
          <w:szCs w:val="21"/>
        </w:rPr>
      </w:pPr>
      <w:r>
        <w:rPr>
          <w:rFonts w:hint="eastAsia"/>
        </w:rPr>
        <w:t xml:space="preserve"> 誤記修正</w:t>
      </w:r>
    </w:p>
  </w:comment>
  <w:comment w:id="779" w:author="10a" w:date="2019-08-21T13:38:00Z" w:initials="10a">
    <w:p w14:paraId="081D6F14" w14:textId="77777777" w:rsidR="004200FB" w:rsidRDefault="004200FB">
      <w:pPr>
        <w:pStyle w:val="a9"/>
      </w:pPr>
      <w:r>
        <w:rPr>
          <w:rStyle w:val="a8"/>
        </w:rPr>
        <w:annotationRef/>
      </w:r>
      <w:r>
        <w:rPr>
          <w:rFonts w:hint="eastAsia"/>
        </w:rPr>
        <w:t>ＳＳ始動時噴射制御対応。処理順を明記。</w:t>
      </w:r>
    </w:p>
  </w:comment>
  <w:comment w:id="788" w:author="10b" w:date="2019-08-21T13:38:00Z" w:initials="10b">
    <w:p w14:paraId="6C3B1061" w14:textId="77777777" w:rsidR="004200FB" w:rsidRDefault="004200FB">
      <w:pPr>
        <w:pStyle w:val="a9"/>
      </w:pPr>
      <w:r>
        <w:rPr>
          <w:rStyle w:val="a8"/>
        </w:rPr>
        <w:annotationRef/>
      </w:r>
      <w:r>
        <w:rPr>
          <w:rFonts w:hint="eastAsia"/>
        </w:rPr>
        <w:t>仕様確認書対応(DENG-STD-19186③)</w:t>
      </w:r>
    </w:p>
  </w:comment>
  <w:comment w:id="787" w:author="10a" w:date="2019-08-21T13:38:00Z" w:initials="10a">
    <w:p w14:paraId="30F04955" w14:textId="77777777" w:rsidR="004200FB" w:rsidRDefault="004200FB">
      <w:pPr>
        <w:pStyle w:val="a9"/>
      </w:pPr>
      <w:r>
        <w:rPr>
          <w:rStyle w:val="a8"/>
        </w:rPr>
        <w:annotationRef/>
      </w:r>
      <w:r>
        <w:rPr>
          <w:rFonts w:hint="eastAsia"/>
        </w:rPr>
        <w:t>アプリ内引き当て部品毎のメンバ違い吸収</w:t>
      </w:r>
    </w:p>
  </w:comment>
  <w:comment w:id="789" w:author="10a" w:date="2019-08-21T13:38:00Z" w:initials="10a">
    <w:p w14:paraId="0D3A1188" w14:textId="77777777" w:rsidR="004200FB" w:rsidRDefault="004200FB">
      <w:pPr>
        <w:pStyle w:val="a9"/>
      </w:pPr>
      <w:r>
        <w:rPr>
          <w:rStyle w:val="a8"/>
        </w:rPr>
        <w:annotationRef/>
      </w:r>
      <w:r>
        <w:rPr>
          <w:rFonts w:hint="eastAsia"/>
        </w:rPr>
        <w:t>ポートマルチに伴い削除された従来要求の仕方も対応可とするように修正</w:t>
      </w:r>
    </w:p>
  </w:comment>
  <w:comment w:id="793" w:author="13a" w:date="2022-04-19T19:29:00Z" w:initials="13a">
    <w:p w14:paraId="3F2F1247" w14:textId="201C4703"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794" w:author="13a" w:date="2022-03-21T10:47:00Z" w:initials="13a">
    <w:p w14:paraId="6564172B" w14:textId="40B4FB61"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795" w:author="13a" w:date="2022-04-19T19:30:00Z" w:initials="13a">
    <w:p w14:paraId="186D20D4" w14:textId="56109B40"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797" w:author="13a" w:date="2022-04-19T19:30:00Z" w:initials="13a">
    <w:p w14:paraId="0773F9B7" w14:textId="18C470C3"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798" w:author="13a" w:date="2022-03-21T10:47:00Z" w:initials="13a">
    <w:p w14:paraId="52F102D7" w14:textId="68463E70"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02" w:author="13a" w:date="2022-04-19T19:31:00Z" w:initials="13a">
    <w:p w14:paraId="028CB63F" w14:textId="6D1B0203"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803" w:author="13a" w:date="2022-03-21T10:47:00Z" w:initials="13a">
    <w:p w14:paraId="2C7FE4D8" w14:textId="0ECA61DD"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04" w:author="13a" w:date="2022-03-21T10:47:00Z" w:initials="13a">
    <w:p w14:paraId="72DFAC2F" w14:textId="299FDFA8"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2" w:author="13a" w:date="2022-03-21T10:47:00Z" w:initials="13a">
    <w:p w14:paraId="3C97F819" w14:textId="242B5274"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3" w:author="13a" w:date="2022-03-21T10:47:00Z" w:initials="13a">
    <w:p w14:paraId="77D90857" w14:textId="10456FF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4" w:author="13a" w:date="2022-03-21T10:47:00Z" w:initials="13a">
    <w:p w14:paraId="5A90316D" w14:textId="17038626"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5" w:author="13a" w:date="2022-03-21T10:47:00Z" w:initials="13a">
    <w:p w14:paraId="353A7E72" w14:textId="4010215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18" w:author="04b" w:date="2019-08-21T13:38:00Z" w:initials="04b">
    <w:p w14:paraId="07BF451C" w14:textId="77777777" w:rsidR="004200FB" w:rsidRDefault="004200FB" w:rsidP="00335EDF">
      <w:pPr>
        <w:pStyle w:val="a9"/>
      </w:pPr>
      <w:r>
        <w:rPr>
          <w:rStyle w:val="a8"/>
        </w:rPr>
        <w:annotationRef/>
      </w:r>
      <w:r>
        <w:rPr>
          <w:rFonts w:hint="eastAsia"/>
        </w:rPr>
        <w:t>仕様確認書(DENG-STD-18226④）対応</w:t>
      </w:r>
    </w:p>
    <w:p w14:paraId="4FCAE736" w14:textId="77777777" w:rsidR="004200FB" w:rsidRDefault="004200FB">
      <w:pPr>
        <w:pStyle w:val="a9"/>
      </w:pPr>
      <w:r>
        <w:rPr>
          <w:rFonts w:hint="eastAsia"/>
        </w:rPr>
        <w:t>誤記訂正</w:t>
      </w:r>
    </w:p>
  </w:comment>
  <w:comment w:id="819" w:author="13a" w:date="2022-04-19T19:26:00Z" w:initials="13a">
    <w:p w14:paraId="208AB2A0" w14:textId="372CC4F2"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820" w:author="13a" w:date="2022-03-21T10:47:00Z" w:initials="13a">
    <w:p w14:paraId="0DB148BA" w14:textId="15C9B6F3"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1" w:author="13a" w:date="2022-04-19T19:26:00Z" w:initials="13a">
    <w:p w14:paraId="6870A484" w14:textId="2FD60A9B"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822" w:author="13a" w:date="2022-03-21T10:47:00Z" w:initials="13a">
    <w:p w14:paraId="23D68CB4" w14:textId="6BE393CF"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3" w:author="13a" w:date="2022-04-19T19:27:00Z" w:initials="13a">
    <w:p w14:paraId="1F2FC844" w14:textId="543FF361"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824" w:author="13a" w:date="2022-03-21T10:47:00Z" w:initials="13a">
    <w:p w14:paraId="6D4D72A3" w14:textId="7A99731D"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5" w:author="13a" w:date="2022-04-19T19:27:00Z" w:initials="13a">
    <w:p w14:paraId="410CBDE1" w14:textId="25E9B676" w:rsidR="004200FB" w:rsidRDefault="004200FB">
      <w:pPr>
        <w:pStyle w:val="a9"/>
      </w:pPr>
      <w:r>
        <w:rPr>
          <w:rStyle w:val="a8"/>
        </w:rPr>
        <w:annotationRef/>
      </w:r>
      <w:r>
        <w:rPr>
          <w:rFonts w:hint="eastAsia"/>
          <w:noProof/>
        </w:rPr>
        <w:t>(6</w:t>
      </w:r>
      <w:r>
        <w:rPr>
          <w:noProof/>
        </w:rPr>
        <w:t>)</w:t>
      </w:r>
      <w:r>
        <w:rPr>
          <w:rFonts w:hint="eastAsia"/>
          <w:noProof/>
        </w:rPr>
        <w:t>可読性</w:t>
      </w:r>
      <w:r>
        <w:rPr>
          <w:noProof/>
        </w:rPr>
        <w:t>向上</w:t>
      </w:r>
    </w:p>
  </w:comment>
  <w:comment w:id="826" w:author="13a" w:date="2022-03-21T10:47:00Z" w:initials="13a">
    <w:p w14:paraId="5BD30E48" w14:textId="72F0867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7" w:author="13a" w:date="2022-03-21T10:47:00Z" w:initials="13a">
    <w:p w14:paraId="5C82E34C" w14:textId="26DE5983"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8" w:author="13a" w:date="2022-03-21T10:47:00Z" w:initials="13a">
    <w:p w14:paraId="0A8C8B92" w14:textId="4D11FB4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29" w:author="13a" w:date="2022-03-21T10:47:00Z" w:initials="13a">
    <w:p w14:paraId="02491E74" w14:textId="1587EDFE"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30" w:author="13a" w:date="2022-03-21T10:47:00Z" w:initials="13a">
    <w:p w14:paraId="50A704C7" w14:textId="56E0D985" w:rsidR="004200FB" w:rsidRDefault="004200FB" w:rsidP="007A348E">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831" w:author="13a" w:date="2022-03-21T10:47:00Z" w:initials="13a">
    <w:p w14:paraId="65CD1C81" w14:textId="5A607EDE" w:rsidR="004200FB" w:rsidRDefault="004200FB" w:rsidP="007A348E">
      <w:pPr>
        <w:pStyle w:val="a9"/>
      </w:pPr>
      <w:r>
        <w:rPr>
          <w:rStyle w:val="a8"/>
        </w:rPr>
        <w:annotationRef/>
      </w:r>
      <w:r>
        <w:rPr>
          <w:rFonts w:hint="eastAsia"/>
          <w:noProof/>
        </w:rPr>
        <w:t>(</w:t>
      </w:r>
      <w:r>
        <w:rPr>
          <w:noProof/>
        </w:rPr>
        <w:t>1)</w:t>
      </w:r>
      <w:r>
        <w:rPr>
          <w:rFonts w:hint="eastAsia"/>
          <w:noProof/>
        </w:rPr>
        <w:t>新構造体の</w:t>
      </w:r>
      <w:r>
        <w:rPr>
          <w:noProof/>
        </w:rPr>
        <w:t>調停処理</w:t>
      </w:r>
      <w:r>
        <w:rPr>
          <w:rFonts w:hint="eastAsia"/>
          <w:noProof/>
        </w:rPr>
        <w:t>追加</w:t>
      </w:r>
    </w:p>
  </w:comment>
  <w:comment w:id="849" w:author="12b" w:date="2021-08-03T16:20:00Z" w:initials="12b">
    <w:p w14:paraId="71E8F7DE" w14:textId="77777777" w:rsidR="00F845E2" w:rsidRDefault="00F845E2" w:rsidP="00F845E2">
      <w:pPr>
        <w:pStyle w:val="a9"/>
      </w:pPr>
      <w:r>
        <w:rPr>
          <w:rStyle w:val="a8"/>
        </w:rPr>
        <w:annotationRef/>
      </w:r>
      <w:r>
        <w:rPr>
          <w:rFonts w:hint="eastAsia"/>
        </w:rPr>
        <w:t>[revision(8)②]</w:t>
      </w:r>
    </w:p>
    <w:p w14:paraId="117A0194" w14:textId="77777777" w:rsidR="00F845E2" w:rsidRDefault="00F845E2" w:rsidP="00F845E2">
      <w:pPr>
        <w:pStyle w:val="a9"/>
      </w:pPr>
      <w:r>
        <w:rPr>
          <w:rFonts w:hint="eastAsia"/>
        </w:rPr>
        <w:t>仕様確認書対応(DENG-STD-20393 No.1</w:t>
      </w:r>
      <w:r>
        <w:t>1</w:t>
      </w:r>
      <w:r>
        <w:rPr>
          <w:rFonts w:hint="eastAsia"/>
        </w:rPr>
        <w:t>)</w:t>
      </w:r>
    </w:p>
    <w:p w14:paraId="109B3D0C" w14:textId="77777777" w:rsidR="00F845E2" w:rsidRDefault="00F845E2" w:rsidP="00F845E2">
      <w:pPr>
        <w:pStyle w:val="a9"/>
      </w:pPr>
      <w:r>
        <w:rPr>
          <w:rFonts w:hint="eastAsia"/>
        </w:rPr>
        <w:t xml:space="preserve"> 誤記修正</w:t>
      </w:r>
    </w:p>
    <w:p w14:paraId="2E81A444" w14:textId="77777777" w:rsidR="00F845E2" w:rsidRPr="00A437D1" w:rsidRDefault="00F845E2" w:rsidP="00F845E2">
      <w:r>
        <w:rPr>
          <w:rFonts w:hint="eastAsia"/>
        </w:rPr>
        <w:t xml:space="preserve"> </w:t>
      </w:r>
      <w:r w:rsidRPr="00A437D1">
        <w:rPr>
          <w:rFonts w:hint="eastAsia"/>
        </w:rPr>
        <w:t>-</w:t>
      </w:r>
      <w:r>
        <w:t xml:space="preserve"> </w:t>
      </w:r>
      <w:r w:rsidRPr="00A437D1">
        <w:rPr>
          <w:rFonts w:hint="eastAsia"/>
        </w:rPr>
        <w:t>→【ﾃﾞｭｱﾙ</w:t>
      </w:r>
      <w:r w:rsidRPr="00A437D1">
        <w:t>INJ】OR【D-4】</w:t>
      </w:r>
      <w:r w:rsidRPr="00A437D1">
        <w:annotationRef/>
      </w:r>
    </w:p>
  </w:comment>
  <w:comment w:id="876" w:author="13b" w:date="2023-03-02T14:28:00Z" w:initials="13b">
    <w:p w14:paraId="7E4F8AE5" w14:textId="070CB950" w:rsidR="00184F66" w:rsidRDefault="00184F66">
      <w:pPr>
        <w:pStyle w:val="a9"/>
      </w:pPr>
      <w:r>
        <w:rPr>
          <w:rStyle w:val="a8"/>
        </w:rPr>
        <w:annotationRef/>
      </w:r>
      <w:r w:rsidR="00BF7605">
        <w:rPr>
          <w:rFonts w:hint="eastAsia"/>
          <w:noProof/>
        </w:rPr>
        <w:t>仕様確認書対応(</w:t>
      </w:r>
      <w:r w:rsidR="00BF7605">
        <w:rPr>
          <w:noProof/>
        </w:rPr>
        <w:t>DENG-STD-22018</w:t>
      </w:r>
      <w:r w:rsidR="00BF7605">
        <w:rPr>
          <w:rFonts w:hint="eastAsia"/>
          <w:noProof/>
        </w:rPr>
        <w:t>⑤</w:t>
      </w:r>
      <w:r w:rsidR="00AA1A08">
        <w:rPr>
          <w:rFonts w:hint="eastAsia"/>
          <w:noProof/>
        </w:rPr>
        <w:t>,</w:t>
      </w:r>
      <w:r w:rsidR="00AA1A08">
        <w:rPr>
          <w:noProof/>
        </w:rPr>
        <w:t>22043</w:t>
      </w:r>
      <w:r w:rsidR="00AA1A08">
        <w:rPr>
          <w:rFonts w:hint="eastAsia"/>
          <w:noProof/>
        </w:rPr>
        <w:t>③</w:t>
      </w:r>
      <w:r w:rsidR="00BF7605">
        <w:rPr>
          <w:rFonts w:hint="eastAsia"/>
          <w:noProof/>
        </w:rPr>
        <w:t>)</w:t>
      </w:r>
    </w:p>
  </w:comment>
  <w:comment w:id="877" w:author="13b" w:date="2023-03-02T20:06:00Z" w:initials="13b">
    <w:p w14:paraId="1CC4AF9D" w14:textId="25582BAF" w:rsidR="00462F73" w:rsidRDefault="00462F73">
      <w:pPr>
        <w:pStyle w:val="a9"/>
      </w:pPr>
      <w:r>
        <w:rPr>
          <w:rStyle w:val="a8"/>
        </w:rPr>
        <w:annotationRef/>
      </w:r>
      <w:r w:rsidR="00FB19C9">
        <w:rPr>
          <w:rFonts w:hint="eastAsia"/>
          <w:noProof/>
        </w:rPr>
        <w:t>仕様確認書対応(</w:t>
      </w:r>
      <w:r w:rsidR="00FB19C9">
        <w:rPr>
          <w:noProof/>
        </w:rPr>
        <w:t>DENG-STD-22043</w:t>
      </w:r>
      <w:r w:rsidR="00FB19C9">
        <w:rPr>
          <w:rFonts w:hint="eastAsia"/>
          <w:noProof/>
        </w:rPr>
        <w:t>①</w:t>
      </w:r>
      <w:r w:rsidR="00AA1A08">
        <w:rPr>
          <w:rFonts w:hint="eastAsia"/>
          <w:noProof/>
        </w:rPr>
        <w:t>②</w:t>
      </w:r>
      <w:r w:rsidR="00FB19C9">
        <w:rPr>
          <w:noProof/>
        </w:rPr>
        <w:t>)</w:t>
      </w:r>
    </w:p>
  </w:comment>
  <w:comment w:id="878" w:author="13b" w:date="2023-03-02T14:29:00Z" w:initials="13b">
    <w:p w14:paraId="74018AEF" w14:textId="0BBF2322" w:rsidR="00184F66" w:rsidRDefault="00184F66">
      <w:pPr>
        <w:pStyle w:val="a9"/>
      </w:pPr>
      <w:r>
        <w:rPr>
          <w:rStyle w:val="a8"/>
        </w:rPr>
        <w:annotationRef/>
      </w:r>
      <w:r>
        <w:rPr>
          <w:rFonts w:hint="eastAsia"/>
          <w:noProof/>
        </w:rPr>
        <w:t>仕様確認書対応(</w:t>
      </w:r>
      <w:r>
        <w:rPr>
          <w:noProof/>
        </w:rPr>
        <w:t>DENG-STD-22018</w:t>
      </w:r>
      <w:r>
        <w:rPr>
          <w:rFonts w:hint="eastAsia"/>
          <w:noProof/>
        </w:rPr>
        <w:t>⑤)</w:t>
      </w:r>
    </w:p>
  </w:comment>
  <w:comment w:id="894" w:author="13b" w:date="2023-03-02T14:30:00Z" w:initials="13b">
    <w:p w14:paraId="6B375A1F" w14:textId="3C5270CA" w:rsidR="00184F66" w:rsidRDefault="00184F66">
      <w:pPr>
        <w:pStyle w:val="a9"/>
      </w:pPr>
      <w:r>
        <w:rPr>
          <w:rStyle w:val="a8"/>
        </w:rPr>
        <w:annotationRef/>
      </w:r>
      <w:r>
        <w:rPr>
          <w:rFonts w:hint="eastAsia"/>
          <w:noProof/>
        </w:rPr>
        <w:t>仕様確認書対応(</w:t>
      </w:r>
      <w:r>
        <w:rPr>
          <w:noProof/>
        </w:rPr>
        <w:t>DENG-STD-22018</w:t>
      </w:r>
      <w:r>
        <w:rPr>
          <w:rFonts w:hint="eastAsia"/>
          <w:noProof/>
        </w:rPr>
        <w:t>⑤</w:t>
      </w:r>
      <w:r w:rsidR="00AA1A08">
        <w:rPr>
          <w:rFonts w:hint="eastAsia"/>
          <w:noProof/>
        </w:rPr>
        <w:t>,</w:t>
      </w:r>
      <w:r w:rsidR="00AA1A08">
        <w:rPr>
          <w:noProof/>
        </w:rPr>
        <w:t>22043</w:t>
      </w:r>
      <w:r w:rsidR="00AA1A08">
        <w:rPr>
          <w:rFonts w:hint="eastAsia"/>
          <w:noProof/>
        </w:rPr>
        <w:t>③</w:t>
      </w:r>
      <w:r>
        <w:rPr>
          <w:rFonts w:hint="eastAsia"/>
          <w:noProof/>
        </w:rPr>
        <w:t>)</w:t>
      </w:r>
    </w:p>
  </w:comment>
  <w:comment w:id="897" w:author="13b" w:date="2023-03-02T14:31:00Z" w:initials="13b">
    <w:p w14:paraId="23EBAD31" w14:textId="5F338F97" w:rsidR="00184F66" w:rsidRDefault="00184F66">
      <w:pPr>
        <w:pStyle w:val="a9"/>
      </w:pPr>
      <w:r>
        <w:rPr>
          <w:rStyle w:val="a8"/>
        </w:rPr>
        <w:annotationRef/>
      </w:r>
      <w:r>
        <w:rPr>
          <w:rFonts w:hint="eastAsia"/>
          <w:noProof/>
        </w:rPr>
        <w:t>仕様確認書対応(</w:t>
      </w:r>
      <w:r>
        <w:rPr>
          <w:noProof/>
        </w:rPr>
        <w:t>DENG-STD-22018</w:t>
      </w:r>
      <w:r>
        <w:rPr>
          <w:rFonts w:hint="eastAsia"/>
          <w:noProof/>
        </w:rPr>
        <w:t>⑤</w:t>
      </w:r>
      <w:r w:rsidR="00AA1A08">
        <w:rPr>
          <w:rFonts w:hint="eastAsia"/>
          <w:noProof/>
        </w:rPr>
        <w:t>,</w:t>
      </w:r>
      <w:r w:rsidR="00AA1A08">
        <w:rPr>
          <w:noProof/>
        </w:rPr>
        <w:t>22043</w:t>
      </w:r>
      <w:r w:rsidR="00AA1A08">
        <w:rPr>
          <w:rFonts w:hint="eastAsia"/>
          <w:noProof/>
        </w:rPr>
        <w:t>③</w:t>
      </w:r>
      <w:r>
        <w:rPr>
          <w:rFonts w:hint="eastAsia"/>
          <w:noProof/>
        </w:rPr>
        <w:t>)</w:t>
      </w:r>
    </w:p>
  </w:comment>
  <w:comment w:id="907" w:author="13a" w:date="2022-03-26T15:31:00Z" w:initials="13a">
    <w:p w14:paraId="2FB15E2A" w14:textId="2E1FB19E" w:rsidR="004200FB" w:rsidRDefault="004200FB">
      <w:pPr>
        <w:pStyle w:val="a9"/>
      </w:pPr>
      <w:r>
        <w:rPr>
          <w:rStyle w:val="a8"/>
        </w:rPr>
        <w:annotationRef/>
      </w:r>
      <w:r>
        <w:rPr>
          <w:rFonts w:hint="eastAsia"/>
          <w:noProof/>
        </w:rPr>
        <w:t>(4)従来要求</w:t>
      </w:r>
      <w:r>
        <w:rPr>
          <w:noProof/>
        </w:rPr>
        <w:t>を更新</w:t>
      </w:r>
    </w:p>
  </w:comment>
  <w:comment w:id="908" w:author="12a" w:date="2021-02-10T14:24:00Z" w:initials="12a">
    <w:p w14:paraId="62D6A765" w14:textId="387C73F6" w:rsidR="004200FB" w:rsidRDefault="004200FB">
      <w:pPr>
        <w:pStyle w:val="a9"/>
      </w:pPr>
      <w:r>
        <w:rPr>
          <w:rStyle w:val="a8"/>
        </w:rPr>
        <w:annotationRef/>
      </w:r>
      <w:r w:rsidRPr="00861658">
        <w:t>(1)①噴射要求機能の3テーブル分割</w:t>
      </w:r>
      <w:r>
        <w:rPr>
          <w:rFonts w:hint="eastAsia"/>
          <w:noProof/>
        </w:rPr>
        <w:t>、</w:t>
      </w:r>
      <w:r w:rsidRPr="00861658">
        <w:rPr>
          <w:noProof/>
        </w:rPr>
        <w:t>(7)③ID・優先度見直し</w:t>
      </w:r>
      <w:r>
        <w:rPr>
          <w:rFonts w:hint="eastAsia"/>
          <w:noProof/>
        </w:rPr>
        <w:t>対応</w:t>
      </w:r>
    </w:p>
  </w:comment>
  <w:comment w:id="909" w:author="11a" w:date="2020-02-10T18:16:00Z" w:initials="11a">
    <w:p w14:paraId="7DA78E1E" w14:textId="232AC9AC" w:rsidR="004200FB" w:rsidRDefault="004200FB">
      <w:pPr>
        <w:pStyle w:val="a9"/>
      </w:pPr>
      <w:r>
        <w:rPr>
          <w:rStyle w:val="a8"/>
        </w:rPr>
        <w:annotationRef/>
      </w:r>
      <w:r>
        <w:rPr>
          <w:rFonts w:hint="eastAsia"/>
          <w:noProof/>
        </w:rPr>
        <w:t>RTNFCからの</w:t>
      </w:r>
      <w:r>
        <w:rPr>
          <w:noProof/>
        </w:rPr>
        <w:t>筒内1回目噴射開始時期要求追記</w:t>
      </w:r>
    </w:p>
  </w:comment>
  <w:comment w:id="945" w:author="03b" w:date="2019-08-21T13:38:00Z" w:initials="03b">
    <w:p w14:paraId="3614EA9E" w14:textId="77777777" w:rsidR="000B6A18" w:rsidRDefault="000B6A18">
      <w:pPr>
        <w:pStyle w:val="a9"/>
      </w:pPr>
      <w:r>
        <w:rPr>
          <w:rStyle w:val="a8"/>
        </w:rPr>
        <w:annotationRef/>
      </w:r>
      <w:bookmarkStart w:id="946" w:name="OLE_LINK19"/>
      <w:r>
        <w:rPr>
          <w:rFonts w:hint="eastAsia"/>
        </w:rPr>
        <w:t>(4)④</w:t>
      </w:r>
      <w:bookmarkEnd w:id="946"/>
      <w:r>
        <w:rPr>
          <w:rFonts w:hint="eastAsia"/>
        </w:rPr>
        <w:t>気筒別ディザ制御の要求調停のため60～70番代を整理</w:t>
      </w:r>
    </w:p>
  </w:comment>
  <w:comment w:id="951" w:author="03b" w:date="2019-08-21T13:38:00Z" w:initials="03b">
    <w:p w14:paraId="5B798DBB" w14:textId="77777777" w:rsidR="000B6A18" w:rsidRDefault="000B6A18">
      <w:pPr>
        <w:pStyle w:val="a9"/>
      </w:pPr>
      <w:r>
        <w:rPr>
          <w:rStyle w:val="a8"/>
        </w:rPr>
        <w:annotationRef/>
      </w:r>
      <w:bookmarkStart w:id="952" w:name="OLE_LINK157"/>
      <w:r>
        <w:rPr>
          <w:rFonts w:hint="eastAsia"/>
        </w:rPr>
        <w:t>(4)④気筒別ディザ制御の要求調停のため60～70番代を整理</w:t>
      </w:r>
      <w:bookmarkEnd w:id="952"/>
    </w:p>
  </w:comment>
  <w:comment w:id="954" w:author="03b" w:date="2019-08-21T13:38:00Z" w:initials="03b">
    <w:p w14:paraId="613F3312" w14:textId="77777777" w:rsidR="000B6A18" w:rsidRPr="00C76594" w:rsidRDefault="000B6A18">
      <w:pPr>
        <w:pStyle w:val="a9"/>
      </w:pPr>
      <w:r>
        <w:rPr>
          <w:rStyle w:val="a8"/>
        </w:rPr>
        <w:annotationRef/>
      </w:r>
      <w:bookmarkStart w:id="955" w:name="OLE_LINK159"/>
      <w:bookmarkStart w:id="956" w:name="OLE_LINK169"/>
      <w:r>
        <w:rPr>
          <w:rFonts w:hint="eastAsia"/>
        </w:rPr>
        <w:t>(4)気筒別ディザ制御の要求調停を追加</w:t>
      </w:r>
      <w:bookmarkEnd w:id="955"/>
      <w:bookmarkEnd w:id="956"/>
    </w:p>
  </w:comment>
  <w:comment w:id="957" w:author="03b" w:date="2019-08-21T13:38:00Z" w:initials="03b">
    <w:p w14:paraId="50972835" w14:textId="77777777" w:rsidR="000B6A18" w:rsidRDefault="000B6A18">
      <w:pPr>
        <w:pStyle w:val="a9"/>
      </w:pPr>
      <w:r>
        <w:rPr>
          <w:rStyle w:val="a8"/>
        </w:rPr>
        <w:annotationRef/>
      </w:r>
      <w:r>
        <w:rPr>
          <w:rFonts w:hint="eastAsia"/>
        </w:rPr>
        <w:t>(4)④気筒別ディザ制御の要求調停のため60～70番代を整理</w:t>
      </w:r>
    </w:p>
  </w:comment>
  <w:comment w:id="960" w:author="03b" w:date="2019-08-21T13:38:00Z" w:initials="03b">
    <w:p w14:paraId="51EE5DF5" w14:textId="77777777" w:rsidR="000B6A18" w:rsidRDefault="000B6A18">
      <w:pPr>
        <w:pStyle w:val="a9"/>
      </w:pPr>
      <w:r>
        <w:rPr>
          <w:rStyle w:val="a8"/>
        </w:rPr>
        <w:annotationRef/>
      </w:r>
      <w:r>
        <w:rPr>
          <w:rFonts w:hint="eastAsia"/>
        </w:rPr>
        <w:t>(4)④気筒別ディザ制御の要求調停のため60～70番代を整理</w:t>
      </w:r>
    </w:p>
  </w:comment>
  <w:comment w:id="967" w:author="03b" w:date="2019-08-21T13:38:00Z" w:initials="03b">
    <w:p w14:paraId="40975EA3" w14:textId="77777777" w:rsidR="000B6A18" w:rsidRDefault="000B6A18">
      <w:pPr>
        <w:pStyle w:val="a9"/>
      </w:pPr>
      <w:r>
        <w:rPr>
          <w:rStyle w:val="a8"/>
        </w:rPr>
        <w:annotationRef/>
      </w:r>
      <w:r>
        <w:rPr>
          <w:rFonts w:hint="eastAsia"/>
        </w:rPr>
        <w:t>(4)④気筒別ディザ制御の要求調停のため60～70番代を整理</w:t>
      </w:r>
    </w:p>
  </w:comment>
  <w:comment w:id="1047" w:author="10b" w:date="2019-08-21T13:38:00Z" w:initials="10b">
    <w:p w14:paraId="0A167CDE" w14:textId="77777777" w:rsidR="004200FB" w:rsidRDefault="004200FB">
      <w:pPr>
        <w:pStyle w:val="a9"/>
      </w:pPr>
      <w:r>
        <w:rPr>
          <w:rStyle w:val="a8"/>
        </w:rPr>
        <w:annotationRef/>
      </w:r>
      <w:r>
        <w:rPr>
          <w:rFonts w:hint="eastAsia"/>
        </w:rPr>
        <w:t>仕様確認書対応（DENG-STD-19216②)</w:t>
      </w:r>
    </w:p>
  </w:comment>
  <w:comment w:id="1048" w:author="13a" w:date="2022-03-21T10:55:00Z" w:initials="13a">
    <w:p w14:paraId="5CBA7D2D" w14:textId="4DA1BFF9" w:rsidR="004200FB" w:rsidRDefault="004200FB">
      <w:pPr>
        <w:pStyle w:val="a9"/>
      </w:pPr>
      <w:r>
        <w:rPr>
          <w:rStyle w:val="a8"/>
        </w:rPr>
        <w:annotationRef/>
      </w:r>
      <w:r>
        <w:rPr>
          <w:rFonts w:hint="eastAsia"/>
          <w:noProof/>
        </w:rPr>
        <w:t>(</w:t>
      </w:r>
      <w:r>
        <w:rPr>
          <w:noProof/>
        </w:rPr>
        <w:t>1)</w:t>
      </w:r>
      <w:r>
        <w:rPr>
          <w:rFonts w:hint="eastAsia"/>
          <w:noProof/>
        </w:rPr>
        <w:t>新構造体情報</w:t>
      </w:r>
      <w:r>
        <w:rPr>
          <w:noProof/>
        </w:rPr>
        <w:t>追加</w:t>
      </w:r>
    </w:p>
  </w:comment>
  <w:comment w:id="1290" w:author="03b" w:date="2019-08-21T13:38:00Z" w:initials="03b">
    <w:p w14:paraId="5B4E7B52" w14:textId="77777777" w:rsidR="00765A27" w:rsidRPr="00C76594" w:rsidRDefault="00765A27">
      <w:pPr>
        <w:pStyle w:val="a9"/>
      </w:pPr>
      <w:r>
        <w:rPr>
          <w:rStyle w:val="a8"/>
        </w:rPr>
        <w:annotationRef/>
      </w:r>
      <w:r>
        <w:rPr>
          <w:rFonts w:hint="eastAsia"/>
        </w:rPr>
        <w:t>(4)気筒別ディザ制御の要求調停を追加</w:t>
      </w:r>
    </w:p>
  </w:comment>
  <w:comment w:id="1369" w:author="13a" w:date="2022-03-21T10:47:00Z" w:initials="13a">
    <w:p w14:paraId="1BC606CF" w14:textId="661411B3"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70" w:author="13a" w:date="2022-03-21T10:47:00Z" w:initials="13a">
    <w:p w14:paraId="746CCF59" w14:textId="5038C4DF"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71" w:author="13b" w:date="2023-03-02T16:42:00Z" w:initials="13b">
    <w:p w14:paraId="0B54608A" w14:textId="5FBBD303" w:rsidR="0014725D" w:rsidRDefault="0014725D">
      <w:pPr>
        <w:pStyle w:val="a9"/>
      </w:pPr>
      <w:r>
        <w:rPr>
          <w:rStyle w:val="a8"/>
        </w:rPr>
        <w:annotationRef/>
      </w:r>
      <w:r w:rsidR="0056671E">
        <w:rPr>
          <w:rFonts w:hint="eastAsia"/>
          <w:noProof/>
        </w:rPr>
        <w:t>仕様確認書対応(</w:t>
      </w:r>
      <w:r w:rsidR="0056671E">
        <w:rPr>
          <w:noProof/>
        </w:rPr>
        <w:t>DENG-STD-22034</w:t>
      </w:r>
      <w:r w:rsidR="0056671E">
        <w:rPr>
          <w:rFonts w:hint="eastAsia"/>
          <w:noProof/>
        </w:rPr>
        <w:t>②</w:t>
      </w:r>
      <w:r w:rsidR="0056671E">
        <w:rPr>
          <w:noProof/>
        </w:rPr>
        <w:t>)</w:t>
      </w:r>
    </w:p>
  </w:comment>
  <w:comment w:id="1372" w:author="13a" w:date="2022-03-21T10:47:00Z" w:initials="13a">
    <w:p w14:paraId="7FB9F4C5" w14:textId="01E2318E"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73" w:author="13a" w:date="2022-03-21T10:47:00Z" w:initials="13a">
    <w:p w14:paraId="5731E9E1" w14:textId="4D9FF4D4"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78" w:author="14b" w:date="2024-01-11T10:22:00Z" w:initials="14b">
    <w:p w14:paraId="4FC1D1F0" w14:textId="77777777" w:rsidR="004C2402" w:rsidRDefault="004C2402" w:rsidP="00951968">
      <w:pPr>
        <w:pStyle w:val="a9"/>
      </w:pPr>
      <w:r>
        <w:rPr>
          <w:rStyle w:val="a8"/>
        </w:rPr>
        <w:annotationRef/>
      </w:r>
      <w:r>
        <w:t>仕様確認書（DENG-STD-23055②）対応</w:t>
      </w:r>
    </w:p>
  </w:comment>
  <w:comment w:id="1379" w:author="14b" w:date="2024-01-11T09:38:00Z" w:initials="14b">
    <w:p w14:paraId="789C20C9" w14:textId="5AB11414" w:rsidR="00575F1A" w:rsidRDefault="00575F1A" w:rsidP="00975EB2">
      <w:pPr>
        <w:pStyle w:val="a9"/>
      </w:pPr>
      <w:r>
        <w:rPr>
          <w:rStyle w:val="a8"/>
        </w:rPr>
        <w:annotationRef/>
      </w:r>
      <w:r>
        <w:t>仕様確認書（DENG-STD-23050②）対応</w:t>
      </w:r>
    </w:p>
  </w:comment>
  <w:comment w:id="1381" w:author="14b" w:date="2024-01-11T09:38:00Z" w:initials="14b">
    <w:p w14:paraId="654EE59E" w14:textId="77777777" w:rsidR="00FF3ABC" w:rsidRDefault="00FF3ABC" w:rsidP="00393259">
      <w:pPr>
        <w:pStyle w:val="a9"/>
      </w:pPr>
      <w:r>
        <w:rPr>
          <w:rStyle w:val="a8"/>
        </w:rPr>
        <w:annotationRef/>
      </w:r>
      <w:r>
        <w:t>仕様確認書（DENG-STD-23050②）対応</w:t>
      </w:r>
    </w:p>
  </w:comment>
  <w:comment w:id="1382" w:author="13a" w:date="2022-03-21T10:47:00Z" w:initials="13a">
    <w:p w14:paraId="754D2A73" w14:textId="56CB9781"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83" w:author="13a" w:date="2022-03-21T10:47:00Z" w:initials="13a">
    <w:p w14:paraId="20927746" w14:textId="4F60739A"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84" w:author="13a" w:date="2022-03-21T10:47:00Z" w:initials="13a">
    <w:p w14:paraId="4DE9835E" w14:textId="1C99B67D"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85" w:author="13a" w:date="2022-03-21T10:47:00Z" w:initials="13a">
    <w:p w14:paraId="5EE78FC6" w14:textId="51251ECF"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397" w:author="04c" w:date="2019-08-21T13:38:00Z" w:initials="04c">
    <w:p w14:paraId="1BC10879" w14:textId="77777777" w:rsidR="004200FB" w:rsidRDefault="004200FB" w:rsidP="00065366">
      <w:pPr>
        <w:pStyle w:val="a9"/>
      </w:pPr>
      <w:r>
        <w:rPr>
          <w:rStyle w:val="a8"/>
        </w:rPr>
        <w:annotationRef/>
      </w:r>
      <w:r>
        <w:rPr>
          <w:rFonts w:hint="eastAsia"/>
        </w:rPr>
        <w:t>仕様確認書（DENG-STD-18667）対応</w:t>
      </w:r>
    </w:p>
    <w:p w14:paraId="576EC9CB" w14:textId="77777777" w:rsidR="004200FB" w:rsidRDefault="004200FB">
      <w:pPr>
        <w:pStyle w:val="a9"/>
      </w:pPr>
      <w:r>
        <w:rPr>
          <w:rFonts w:hint="eastAsia"/>
        </w:rPr>
        <w:t>「気筒」表記をプログラム表記に訂正</w:t>
      </w:r>
    </w:p>
  </w:comment>
  <w:comment w:id="1398" w:author="14b" w:date="2024-01-11T09:59:00Z" w:initials="14b">
    <w:p w14:paraId="7A27E4D8" w14:textId="77777777" w:rsidR="00EB5891" w:rsidRDefault="00EB5891" w:rsidP="00295958">
      <w:pPr>
        <w:pStyle w:val="a9"/>
      </w:pPr>
      <w:r>
        <w:rPr>
          <w:rStyle w:val="a8"/>
        </w:rPr>
        <w:annotationRef/>
      </w:r>
      <w:r>
        <w:t>仕様確認書（DENG-STD-23050⑥）対応</w:t>
      </w:r>
    </w:p>
  </w:comment>
  <w:comment w:id="1399" w:author="14b" w:date="2024-01-11T09:59:00Z" w:initials="14b">
    <w:p w14:paraId="31DF1334" w14:textId="77777777" w:rsidR="00EB5891" w:rsidRDefault="00EB5891" w:rsidP="00CE7DAE">
      <w:pPr>
        <w:pStyle w:val="a9"/>
      </w:pPr>
      <w:r>
        <w:rPr>
          <w:rStyle w:val="a8"/>
        </w:rPr>
        <w:annotationRef/>
      </w:r>
      <w:r>
        <w:t>仕様確認書（DENG-STD-23050⑥）対応</w:t>
      </w:r>
    </w:p>
  </w:comment>
  <w:comment w:id="1400" w:author="14c" w:date="2024-02-13T11:24:00Z" w:initials="14c">
    <w:p w14:paraId="142A824E" w14:textId="77777777" w:rsidR="00694FA7" w:rsidRDefault="00694FA7">
      <w:pPr>
        <w:pStyle w:val="a9"/>
      </w:pPr>
      <w:r>
        <w:rPr>
          <w:rStyle w:val="a8"/>
        </w:rPr>
        <w:annotationRef/>
      </w:r>
      <w:r>
        <w:t>仕様確認書（DENG-STD-23087①）対応</w:t>
      </w:r>
    </w:p>
    <w:p w14:paraId="5DE4F054" w14:textId="77777777" w:rsidR="00694FA7" w:rsidRDefault="00694FA7" w:rsidP="00177252">
      <w:pPr>
        <w:pStyle w:val="a9"/>
      </w:pPr>
      <w:r>
        <w:t>コンパイルSWが誤記のため削除</w:t>
      </w:r>
    </w:p>
  </w:comment>
  <w:comment w:id="1401" w:author="14b" w:date="2024-01-11T10:00:00Z" w:initials="14b">
    <w:p w14:paraId="67D05839" w14:textId="468CEC50" w:rsidR="00EB5891" w:rsidRDefault="00EB5891" w:rsidP="008E52A3">
      <w:pPr>
        <w:pStyle w:val="a9"/>
      </w:pPr>
      <w:r>
        <w:rPr>
          <w:rStyle w:val="a8"/>
        </w:rPr>
        <w:annotationRef/>
      </w:r>
      <w:r>
        <w:t>仕様確認書（DENG-STD-23050⑥）対応</w:t>
      </w:r>
    </w:p>
  </w:comment>
  <w:comment w:id="1402" w:author="14c" w:date="2024-02-13T11:24:00Z" w:initials="14c">
    <w:p w14:paraId="2CC20DD7" w14:textId="77777777" w:rsidR="00694FA7" w:rsidRDefault="00694FA7">
      <w:pPr>
        <w:pStyle w:val="a9"/>
      </w:pPr>
      <w:r>
        <w:rPr>
          <w:rStyle w:val="a8"/>
        </w:rPr>
        <w:annotationRef/>
      </w:r>
      <w:r>
        <w:t>仕様確認書（DENG-STD-23087①）対応</w:t>
      </w:r>
    </w:p>
    <w:p w14:paraId="39006834" w14:textId="77777777" w:rsidR="00694FA7" w:rsidRDefault="00694FA7" w:rsidP="00E32ABF">
      <w:pPr>
        <w:pStyle w:val="a9"/>
      </w:pPr>
      <w:r>
        <w:t>コンパイルSWが誤記のため削除</w:t>
      </w:r>
    </w:p>
  </w:comment>
  <w:comment w:id="1405" w:author="14b" w:date="2024-01-11T10:00:00Z" w:initials="14b">
    <w:p w14:paraId="3B9395D1" w14:textId="77777777" w:rsidR="00A80CBD" w:rsidRDefault="00A80CBD" w:rsidP="00A80CBD">
      <w:pPr>
        <w:pStyle w:val="a9"/>
      </w:pPr>
      <w:r>
        <w:rPr>
          <w:rStyle w:val="a8"/>
        </w:rPr>
        <w:annotationRef/>
      </w:r>
      <w:r>
        <w:t>仕様確認書（DENG-STD-23050⑥）対応</w:t>
      </w:r>
    </w:p>
  </w:comment>
  <w:comment w:id="1406" w:author="14c" w:date="2024-02-13T11:24:00Z" w:initials="14c">
    <w:p w14:paraId="27E73FE1" w14:textId="77777777" w:rsidR="00A80CBD" w:rsidRDefault="00A80CBD" w:rsidP="00A80CBD">
      <w:pPr>
        <w:pStyle w:val="a9"/>
      </w:pPr>
      <w:r>
        <w:rPr>
          <w:rStyle w:val="a8"/>
        </w:rPr>
        <w:annotationRef/>
      </w:r>
      <w:r>
        <w:t>仕様確認書（DENG-STD-23087①）対応</w:t>
      </w:r>
    </w:p>
    <w:p w14:paraId="6D8A631E" w14:textId="77777777" w:rsidR="00A80CBD" w:rsidRDefault="00A80CBD" w:rsidP="00A80CBD">
      <w:pPr>
        <w:pStyle w:val="a9"/>
      </w:pPr>
      <w:r>
        <w:t>コンパイルSWが誤記のため削除</w:t>
      </w:r>
    </w:p>
  </w:comment>
  <w:comment w:id="1417" w:author="13a" w:date="2022-03-21T10:47:00Z" w:initials="13a">
    <w:p w14:paraId="34AE87A2" w14:textId="45D7B9EA"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18" w:author="13a" w:date="2022-03-21T10:47:00Z" w:initials="13a">
    <w:p w14:paraId="30D5B7C1" w14:textId="6B316805"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19" w:author="13a" w:date="2022-03-21T10:47:00Z" w:initials="13a">
    <w:p w14:paraId="69F93894" w14:textId="1DCCEC13"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20" w:author="13a" w:date="2022-03-21T10:47:00Z" w:initials="13a">
    <w:p w14:paraId="2C330353" w14:textId="6F3C71E9"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24" w:author="14c" w:date="2024-02-13T11:27:00Z" w:initials="14c">
    <w:p w14:paraId="3CC05806" w14:textId="77777777" w:rsidR="00694FA7" w:rsidRDefault="00694FA7">
      <w:pPr>
        <w:pStyle w:val="a9"/>
      </w:pPr>
      <w:r>
        <w:rPr>
          <w:rStyle w:val="a8"/>
        </w:rPr>
        <w:annotationRef/>
      </w:r>
      <w:r>
        <w:t>仕様確認書（DENG-STD-23087②）対応</w:t>
      </w:r>
    </w:p>
    <w:p w14:paraId="6BE13B7F" w14:textId="77777777" w:rsidR="00694FA7" w:rsidRDefault="00694FA7" w:rsidP="00A04DD6">
      <w:pPr>
        <w:pStyle w:val="a9"/>
      </w:pPr>
      <w:r>
        <w:t>見出しNo誤記修正</w:t>
      </w:r>
    </w:p>
  </w:comment>
  <w:comment w:id="1425" w:author="13a" w:date="2022-03-21T10:47:00Z" w:initials="13a">
    <w:p w14:paraId="79E9A384" w14:textId="52A0EAFC"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26" w:author="13a" w:date="2022-03-21T10:47:00Z" w:initials="13a">
    <w:p w14:paraId="6684F1B7" w14:textId="5D7F7503"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27" w:author="13a" w:date="2022-03-21T10:47:00Z" w:initials="13a">
    <w:p w14:paraId="72D0C997" w14:textId="522FA475"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28" w:author="13a" w:date="2022-03-21T10:47:00Z" w:initials="13a">
    <w:p w14:paraId="264EC6A3" w14:textId="07CF42FB" w:rsidR="004200FB" w:rsidRDefault="004200FB" w:rsidP="00032A37">
      <w:pPr>
        <w:pStyle w:val="a9"/>
      </w:pPr>
      <w:r>
        <w:rPr>
          <w:rStyle w:val="a8"/>
        </w:rPr>
        <w:annotationRef/>
      </w:r>
      <w:r>
        <w:rPr>
          <w:rFonts w:hint="eastAsia"/>
          <w:noProof/>
        </w:rPr>
        <w:t>(</w:t>
      </w:r>
      <w:r>
        <w:rPr>
          <w:noProof/>
        </w:rPr>
        <w:t>1)</w:t>
      </w:r>
      <w:r>
        <w:rPr>
          <w:rFonts w:hint="eastAsia"/>
          <w:noProof/>
        </w:rPr>
        <w:t>構造体</w:t>
      </w:r>
      <w:r>
        <w:rPr>
          <w:noProof/>
        </w:rPr>
        <w:t>見直しに伴い</w:t>
      </w:r>
      <w:r>
        <w:rPr>
          <w:rFonts w:hint="eastAsia"/>
          <w:noProof/>
        </w:rPr>
        <w:t>配列化</w:t>
      </w:r>
    </w:p>
  </w:comment>
  <w:comment w:id="1433" w:author="11a" w:date="2020-02-10T13:11:00Z" w:initials="11a">
    <w:p w14:paraId="2183D65E" w14:textId="77777777" w:rsidR="004200FB" w:rsidRDefault="004200FB">
      <w:pPr>
        <w:pStyle w:val="a9"/>
      </w:pPr>
      <w:r>
        <w:rPr>
          <w:rStyle w:val="a8"/>
        </w:rPr>
        <w:annotationRef/>
      </w:r>
      <w:r>
        <w:rPr>
          <w:rFonts w:hint="eastAsia"/>
          <w:noProof/>
        </w:rPr>
        <w:t>触媒</w:t>
      </w:r>
      <w:r>
        <w:rPr>
          <w:noProof/>
        </w:rPr>
        <w:t>OT防止仕様検討に伴い、</w:t>
      </w:r>
      <w:r>
        <w:rPr>
          <w:rFonts w:hint="eastAsia"/>
        </w:rPr>
        <w:t>新たな増量要求追加</w:t>
      </w:r>
      <w:r>
        <w:rPr>
          <w:rFonts w:hint="eastAsia"/>
          <w:noProof/>
        </w:rPr>
        <w:t>時</w:t>
      </w:r>
      <w:r>
        <w:rPr>
          <w:noProof/>
        </w:rPr>
        <w:t>の注意喚起</w:t>
      </w:r>
    </w:p>
  </w:comment>
  <w:comment w:id="1434" w:author="12a" w:date="2021-02-10T14:35:00Z" w:initials="12a">
    <w:p w14:paraId="59C3970F" w14:textId="77777777" w:rsidR="004200FB" w:rsidRDefault="004200FB">
      <w:pPr>
        <w:pStyle w:val="a9"/>
      </w:pPr>
      <w:r>
        <w:rPr>
          <w:rStyle w:val="a8"/>
        </w:rPr>
        <w:annotationRef/>
      </w:r>
      <w:r w:rsidRPr="002B1073">
        <w:t>(4)SJC優先度見直し</w:t>
      </w:r>
    </w:p>
  </w:comment>
  <w:comment w:id="1437" w:author="12a" w:date="2021-02-10T14:36:00Z" w:initials="12a">
    <w:p w14:paraId="3F86FC28" w14:textId="77777777" w:rsidR="004200FB" w:rsidRDefault="004200FB">
      <w:pPr>
        <w:pStyle w:val="a9"/>
      </w:pPr>
      <w:r>
        <w:rPr>
          <w:rStyle w:val="a8"/>
        </w:rPr>
        <w:annotationRef/>
      </w:r>
      <w:r w:rsidRPr="002B1073">
        <w:t>(7)③ID・優先度見直し</w:t>
      </w:r>
    </w:p>
  </w:comment>
  <w:comment w:id="1440" w:author="04b" w:date="2019-08-21T13:38:00Z" w:initials="04b">
    <w:p w14:paraId="38845EFA" w14:textId="77777777" w:rsidR="004200FB" w:rsidRDefault="004200FB" w:rsidP="000878CA">
      <w:pPr>
        <w:pStyle w:val="a9"/>
      </w:pPr>
      <w:r>
        <w:rPr>
          <w:rStyle w:val="a8"/>
        </w:rPr>
        <w:annotationRef/>
      </w:r>
      <w:r>
        <w:rPr>
          <w:rFonts w:hint="eastAsia"/>
        </w:rPr>
        <w:t>仕様確認書(DENG-STD-18226⑤）対応</w:t>
      </w:r>
    </w:p>
    <w:p w14:paraId="493C6B7F" w14:textId="77777777" w:rsidR="004200FB" w:rsidRDefault="004200FB">
      <w:pPr>
        <w:pStyle w:val="a9"/>
      </w:pPr>
      <w:r>
        <w:rPr>
          <w:rFonts w:hint="eastAsia"/>
        </w:rPr>
        <w:t>記述削除</w:t>
      </w:r>
    </w:p>
  </w:comment>
  <w:comment w:id="1443" w:author="02c" w:date="2019-08-21T13:38:00Z" w:initials="02c">
    <w:p w14:paraId="2DF4B656" w14:textId="77777777" w:rsidR="004200FB" w:rsidRDefault="004200FB">
      <w:pPr>
        <w:pStyle w:val="a9"/>
      </w:pPr>
      <w:r>
        <w:rPr>
          <w:rStyle w:val="a8"/>
        </w:rPr>
        <w:annotationRef/>
      </w:r>
      <w:r>
        <w:rPr>
          <w:rFonts w:hint="eastAsia"/>
        </w:rPr>
        <w:t>仕様確認書対応：DENG-STD-16086</w:t>
      </w:r>
    </w:p>
  </w:comment>
  <w:comment w:id="1450" w:author="14b" w:date="2024-01-11T09:41:00Z" w:initials="14b">
    <w:p w14:paraId="716FBE58" w14:textId="77777777" w:rsidR="00FF3ABC" w:rsidRDefault="00FF3ABC" w:rsidP="00B24406">
      <w:pPr>
        <w:pStyle w:val="a9"/>
      </w:pPr>
      <w:r>
        <w:rPr>
          <w:rStyle w:val="a8"/>
        </w:rPr>
        <w:annotationRef/>
      </w:r>
      <w:r>
        <w:t>仕様確認書（DENG-STD-23050③）対応</w:t>
      </w:r>
    </w:p>
  </w:comment>
  <w:comment w:id="1454" w:author="03c" w:date="2019-08-21T13:38:00Z" w:initials="03c">
    <w:p w14:paraId="43F94031" w14:textId="39D1F07D" w:rsidR="004200FB" w:rsidRDefault="004200FB" w:rsidP="008F28F4">
      <w:pPr>
        <w:pStyle w:val="a9"/>
      </w:pPr>
      <w:r>
        <w:rPr>
          <w:rStyle w:val="a8"/>
        </w:rPr>
        <w:annotationRef/>
      </w:r>
      <w:r>
        <w:rPr>
          <w:rFonts w:hint="eastAsia"/>
        </w:rPr>
        <w:t>仕様確認書対応(DENG-STD-16514)：ekpfin[NOX]の日本語名称を追記。</w:t>
      </w:r>
      <w:r>
        <w:t xml:space="preserve"> </w:t>
      </w:r>
    </w:p>
  </w:comment>
  <w:comment w:id="1464" w:author="13a" w:date="2022-03-21T10:47:00Z" w:initials="13a">
    <w:p w14:paraId="4C206A33" w14:textId="77777777" w:rsidR="004200FB" w:rsidRDefault="004200FB" w:rsidP="00032A37">
      <w:pPr>
        <w:pStyle w:val="a9"/>
      </w:pPr>
      <w:r>
        <w:rPr>
          <w:rStyle w:val="a8"/>
        </w:rPr>
        <w:annotationRef/>
      </w:r>
      <w:r>
        <w:rPr>
          <w:rFonts w:hint="eastAsia"/>
          <w:noProof/>
        </w:rPr>
        <w:t>(</w:t>
      </w:r>
      <w:r>
        <w:rPr>
          <w:noProof/>
        </w:rPr>
        <w:t>1)</w:t>
      </w:r>
      <w:r>
        <w:rPr>
          <w:rFonts w:hint="eastAsia"/>
          <w:noProof/>
        </w:rPr>
        <w:t>将来的な</w:t>
      </w:r>
      <w:r>
        <w:rPr>
          <w:noProof/>
        </w:rPr>
        <w:t>K1F</w:t>
      </w:r>
      <w:r>
        <w:rPr>
          <w:rFonts w:hint="eastAsia"/>
          <w:noProof/>
        </w:rPr>
        <w:t>廃止</w:t>
      </w:r>
      <w:r>
        <w:rPr>
          <w:noProof/>
        </w:rPr>
        <w:t>対応</w:t>
      </w:r>
    </w:p>
  </w:comment>
  <w:comment w:id="1493" w:author="14b" w:date="2024-01-11T10:24:00Z" w:initials="14b">
    <w:p w14:paraId="49F02FC2" w14:textId="77777777" w:rsidR="007A217F" w:rsidRDefault="007A217F" w:rsidP="007A217F">
      <w:pPr>
        <w:pStyle w:val="a9"/>
      </w:pPr>
      <w:r>
        <w:rPr>
          <w:rStyle w:val="a8"/>
        </w:rPr>
        <w:annotationRef/>
      </w:r>
      <w:r>
        <w:t>仕様確認書（DENG-STD-23055④）対応</w:t>
      </w:r>
    </w:p>
  </w:comment>
  <w:comment w:id="1494" w:author="13b" w:date="2023-03-02T16:40:00Z" w:initials="13b">
    <w:p w14:paraId="1E64FCFF" w14:textId="77777777" w:rsidR="007A217F" w:rsidRDefault="007A217F" w:rsidP="007A217F">
      <w:pPr>
        <w:pStyle w:val="a9"/>
      </w:pPr>
      <w:r>
        <w:rPr>
          <w:rStyle w:val="a8"/>
        </w:rPr>
        <w:annotationRef/>
      </w:r>
      <w:r>
        <w:rPr>
          <w:rFonts w:hint="eastAsia"/>
          <w:noProof/>
        </w:rPr>
        <w:t>仕様確認書対応(</w:t>
      </w:r>
      <w:r>
        <w:rPr>
          <w:noProof/>
        </w:rPr>
        <w:t>DENG-STD-22034</w:t>
      </w:r>
      <w:r>
        <w:rPr>
          <w:rFonts w:hint="eastAsia"/>
          <w:noProof/>
        </w:rPr>
        <w:t>①</w:t>
      </w:r>
      <w:r>
        <w:rPr>
          <w:noProof/>
        </w:rPr>
        <w:t>)</w:t>
      </w:r>
    </w:p>
  </w:comment>
  <w:comment w:id="1495" w:author="13a" w:date="2022-03-21T10:47:00Z" w:initials="13a">
    <w:p w14:paraId="234A7C1C" w14:textId="77777777" w:rsidR="007A217F" w:rsidRDefault="007A217F" w:rsidP="007A217F">
      <w:pPr>
        <w:pStyle w:val="a9"/>
      </w:pPr>
      <w:r>
        <w:rPr>
          <w:rStyle w:val="a8"/>
        </w:rPr>
        <w:annotationRef/>
      </w:r>
      <w:r>
        <w:rPr>
          <w:rFonts w:hint="eastAsia"/>
          <w:noProof/>
        </w:rPr>
        <w:t>(</w:t>
      </w:r>
      <w:r>
        <w:rPr>
          <w:noProof/>
        </w:rPr>
        <w:t>1)</w:t>
      </w:r>
      <w:r>
        <w:rPr>
          <w:rFonts w:hint="eastAsia"/>
          <w:noProof/>
        </w:rPr>
        <w:t>PL</w:t>
      </w:r>
      <w:r>
        <w:rPr>
          <w:noProof/>
        </w:rPr>
        <w:t>固定マルチ要求追加</w:t>
      </w:r>
    </w:p>
  </w:comment>
  <w:comment w:id="1497" w:author="12a" w:date="2021-02-10T14:25:00Z" w:initials="12a">
    <w:p w14:paraId="6EACE862" w14:textId="77777777" w:rsidR="004200FB" w:rsidRDefault="004200FB">
      <w:pPr>
        <w:pStyle w:val="a9"/>
      </w:pPr>
      <w:r>
        <w:rPr>
          <w:rStyle w:val="a8"/>
        </w:rPr>
        <w:annotationRef/>
      </w:r>
      <w:r w:rsidRPr="006B3D54">
        <w:t>(7)③ID・優先度見直し</w:t>
      </w:r>
    </w:p>
  </w:comment>
  <w:comment w:id="1498" w:author="11a" w:date="2020-02-18T14:47:00Z" w:initials="11a">
    <w:p w14:paraId="7A5BEDD6" w14:textId="77777777" w:rsidR="004200FB" w:rsidRDefault="004200FB">
      <w:pPr>
        <w:pStyle w:val="a9"/>
      </w:pPr>
      <w:r>
        <w:rPr>
          <w:rStyle w:val="a8"/>
        </w:rPr>
        <w:annotationRef/>
      </w:r>
      <w:r>
        <w:rPr>
          <w:rFonts w:hint="eastAsia"/>
          <w:noProof/>
        </w:rPr>
        <w:t>CSW見直し</w:t>
      </w:r>
    </w:p>
  </w:comment>
  <w:comment w:id="1499" w:author="10b" w:date="2019-08-21T13:38:00Z" w:initials="10b">
    <w:p w14:paraId="33C01CDC" w14:textId="77777777" w:rsidR="004200FB" w:rsidRDefault="004200FB">
      <w:pPr>
        <w:pStyle w:val="a9"/>
      </w:pPr>
      <w:r>
        <w:rPr>
          <w:rStyle w:val="a8"/>
        </w:rPr>
        <w:annotationRef/>
      </w:r>
      <w:r>
        <w:rPr>
          <w:rFonts w:hint="eastAsia"/>
        </w:rPr>
        <w:t>仕様確認書対応(DENG-STD-19186⑧）</w:t>
      </w:r>
    </w:p>
  </w:comment>
  <w:comment w:id="1504" w:author="10b" w:date="2019-08-21T13:38:00Z" w:initials="10b">
    <w:p w14:paraId="6C1FEFF9" w14:textId="77777777" w:rsidR="004200FB" w:rsidRDefault="004200FB">
      <w:pPr>
        <w:pStyle w:val="a9"/>
      </w:pPr>
      <w:r>
        <w:rPr>
          <w:rStyle w:val="a8"/>
        </w:rPr>
        <w:annotationRef/>
      </w:r>
      <w:r>
        <w:rPr>
          <w:rFonts w:hint="eastAsia"/>
        </w:rPr>
        <w:t>仕様確認書対応(DENG-STD-19186⑩)</w:t>
      </w:r>
    </w:p>
  </w:comment>
  <w:comment w:id="1508" w:author="12a" w:date="2021-02-10T14:26:00Z" w:initials="12a">
    <w:p w14:paraId="20460B4F" w14:textId="77777777" w:rsidR="004200FB" w:rsidRDefault="004200FB">
      <w:pPr>
        <w:pStyle w:val="a9"/>
      </w:pPr>
      <w:r>
        <w:rPr>
          <w:rStyle w:val="a8"/>
        </w:rPr>
        <w:annotationRef/>
      </w:r>
      <w:r w:rsidRPr="00BB5069">
        <w:t>(5)①erdpnとの整合</w:t>
      </w:r>
      <w:r>
        <w:rPr>
          <w:rFonts w:hint="eastAsia"/>
          <w:noProof/>
        </w:rPr>
        <w:t>、</w:t>
      </w:r>
      <w:r w:rsidRPr="00BB5069">
        <w:rPr>
          <w:noProof/>
        </w:rPr>
        <w:t>(7)③ID・優先度見直し</w:t>
      </w:r>
    </w:p>
  </w:comment>
  <w:comment w:id="1511" w:author="12a" w:date="2021-02-10T14:27:00Z" w:initials="12a">
    <w:p w14:paraId="3A2CA63F" w14:textId="77777777" w:rsidR="004200FB" w:rsidRDefault="004200FB">
      <w:pPr>
        <w:pStyle w:val="a9"/>
      </w:pPr>
      <w:r>
        <w:rPr>
          <w:rStyle w:val="a8"/>
        </w:rPr>
        <w:annotationRef/>
      </w:r>
      <w:r w:rsidRPr="00BB5069">
        <w:t>(5)②estratistとの整合</w:t>
      </w:r>
      <w:r>
        <w:rPr>
          <w:rFonts w:hint="eastAsia"/>
          <w:noProof/>
        </w:rPr>
        <w:t>、</w:t>
      </w:r>
      <w:r w:rsidRPr="00BB5069">
        <w:t>(7)③ID・優先度見直し</w:t>
      </w:r>
    </w:p>
  </w:comment>
  <w:comment w:id="1512" w:author="14b" w:date="2024-01-11T10:24:00Z" w:initials="14b">
    <w:p w14:paraId="1E0C38B5" w14:textId="77777777" w:rsidR="00CB2682" w:rsidRDefault="00CB2682" w:rsidP="00CB2682">
      <w:pPr>
        <w:pStyle w:val="a9"/>
      </w:pPr>
      <w:r>
        <w:rPr>
          <w:rStyle w:val="a8"/>
        </w:rPr>
        <w:annotationRef/>
      </w:r>
      <w:r>
        <w:t>仕様確認書（DENG-STD-23055④）対応</w:t>
      </w:r>
    </w:p>
  </w:comment>
  <w:comment w:id="1513" w:author="13b" w:date="2023-03-02T16:40:00Z" w:initials="13b">
    <w:p w14:paraId="55E830EC" w14:textId="77777777" w:rsidR="00CB2682" w:rsidRDefault="00CB2682" w:rsidP="00CB2682">
      <w:pPr>
        <w:pStyle w:val="a9"/>
      </w:pPr>
      <w:r>
        <w:rPr>
          <w:rStyle w:val="a8"/>
        </w:rPr>
        <w:annotationRef/>
      </w:r>
      <w:r>
        <w:rPr>
          <w:rFonts w:hint="eastAsia"/>
          <w:noProof/>
        </w:rPr>
        <w:t>仕様確認書対応(</w:t>
      </w:r>
      <w:r>
        <w:rPr>
          <w:noProof/>
        </w:rPr>
        <w:t>DENG-STD-22034</w:t>
      </w:r>
      <w:r>
        <w:rPr>
          <w:rFonts w:hint="eastAsia"/>
          <w:noProof/>
        </w:rPr>
        <w:t>①</w:t>
      </w:r>
      <w:r>
        <w:rPr>
          <w:noProof/>
        </w:rPr>
        <w:t>)</w:t>
      </w:r>
    </w:p>
  </w:comment>
  <w:comment w:id="1514" w:author="13a" w:date="2022-03-21T10:47:00Z" w:initials="13a">
    <w:p w14:paraId="47A9BE47" w14:textId="77777777" w:rsidR="00CB2682" w:rsidRDefault="00CB2682" w:rsidP="00CB2682">
      <w:pPr>
        <w:pStyle w:val="a9"/>
      </w:pPr>
      <w:r>
        <w:rPr>
          <w:rStyle w:val="a8"/>
        </w:rPr>
        <w:annotationRef/>
      </w:r>
      <w:r>
        <w:rPr>
          <w:rFonts w:hint="eastAsia"/>
          <w:noProof/>
        </w:rPr>
        <w:t>(</w:t>
      </w:r>
      <w:r>
        <w:rPr>
          <w:noProof/>
        </w:rPr>
        <w:t>1)</w:t>
      </w:r>
      <w:r>
        <w:rPr>
          <w:rFonts w:hint="eastAsia"/>
          <w:noProof/>
        </w:rPr>
        <w:t>PL</w:t>
      </w:r>
      <w:r>
        <w:rPr>
          <w:noProof/>
        </w:rPr>
        <w:t>固定マルチ要求追加</w:t>
      </w:r>
    </w:p>
  </w:comment>
  <w:comment w:id="1515" w:author="15a" w:date="2024-11-28T12:05:00Z" w:initials="15a">
    <w:p w14:paraId="35737828" w14:textId="77777777" w:rsidR="00090EC9" w:rsidRDefault="00090EC9" w:rsidP="00090EC9">
      <w:pPr>
        <w:pStyle w:val="a9"/>
      </w:pPr>
      <w:r>
        <w:rPr>
          <w:rStyle w:val="a8"/>
        </w:rPr>
        <w:annotationRef/>
      </w:r>
      <w:r>
        <w:t>eactarefuel要求追加</w:t>
      </w:r>
    </w:p>
  </w:comment>
  <w:comment w:id="1517" w:author="12a" w:date="2021-02-10T14:27:00Z" w:initials="12a">
    <w:p w14:paraId="5DF2A2D7" w14:textId="202EA43F" w:rsidR="004200FB" w:rsidRDefault="004200FB">
      <w:pPr>
        <w:pStyle w:val="a9"/>
      </w:pPr>
      <w:r>
        <w:rPr>
          <w:rStyle w:val="a8"/>
        </w:rPr>
        <w:annotationRef/>
      </w:r>
      <w:r w:rsidRPr="00BB5069">
        <w:t>(7)③ID・優先度見直し</w:t>
      </w:r>
    </w:p>
  </w:comment>
  <w:comment w:id="1519" w:author="14b" w:date="2024-01-11T10:24:00Z" w:initials="14b">
    <w:p w14:paraId="4BD95F1B" w14:textId="77777777" w:rsidR="004C2402" w:rsidRDefault="004C2402" w:rsidP="00B60F1E">
      <w:pPr>
        <w:pStyle w:val="a9"/>
      </w:pPr>
      <w:r>
        <w:rPr>
          <w:rStyle w:val="a8"/>
        </w:rPr>
        <w:annotationRef/>
      </w:r>
      <w:r>
        <w:t>仕様確認書（DENG-STD-23055④）対応</w:t>
      </w:r>
    </w:p>
  </w:comment>
  <w:comment w:id="1520" w:author="13b" w:date="2023-03-02T16:40:00Z" w:initials="13b">
    <w:p w14:paraId="35BE8966" w14:textId="3605E9C8" w:rsidR="0014725D" w:rsidRDefault="0014725D">
      <w:pPr>
        <w:pStyle w:val="a9"/>
      </w:pPr>
      <w:r>
        <w:rPr>
          <w:rStyle w:val="a8"/>
        </w:rPr>
        <w:annotationRef/>
      </w:r>
      <w:r w:rsidR="0056671E">
        <w:rPr>
          <w:rFonts w:hint="eastAsia"/>
          <w:noProof/>
        </w:rPr>
        <w:t>仕様確認書対応(</w:t>
      </w:r>
      <w:r w:rsidR="0056671E">
        <w:rPr>
          <w:noProof/>
        </w:rPr>
        <w:t>DENG-STD-22034</w:t>
      </w:r>
      <w:r w:rsidR="0056671E">
        <w:rPr>
          <w:rFonts w:hint="eastAsia"/>
          <w:noProof/>
        </w:rPr>
        <w:t>①</w:t>
      </w:r>
      <w:r w:rsidR="0056671E">
        <w:rPr>
          <w:noProof/>
        </w:rPr>
        <w:t>)</w:t>
      </w:r>
    </w:p>
  </w:comment>
  <w:comment w:id="1521" w:author="13a" w:date="2022-03-21T10:47:00Z" w:initials="13a">
    <w:p w14:paraId="405DF7C9" w14:textId="77777777" w:rsidR="004200FB" w:rsidRDefault="004200FB" w:rsidP="00032A37">
      <w:pPr>
        <w:pStyle w:val="a9"/>
      </w:pPr>
      <w:r>
        <w:rPr>
          <w:rStyle w:val="a8"/>
        </w:rPr>
        <w:annotationRef/>
      </w:r>
      <w:r>
        <w:rPr>
          <w:rFonts w:hint="eastAsia"/>
          <w:noProof/>
        </w:rPr>
        <w:t>(</w:t>
      </w:r>
      <w:r>
        <w:rPr>
          <w:noProof/>
        </w:rPr>
        <w:t>1)</w:t>
      </w:r>
      <w:r>
        <w:rPr>
          <w:rFonts w:hint="eastAsia"/>
          <w:noProof/>
        </w:rPr>
        <w:t>PL</w:t>
      </w:r>
      <w:r>
        <w:rPr>
          <w:noProof/>
        </w:rPr>
        <w:t>固定マルチ要求追加</w:t>
      </w:r>
    </w:p>
  </w:comment>
  <w:comment w:id="1538" w:author="03b" w:date="2019-08-21T13:38:00Z" w:initials="03b">
    <w:p w14:paraId="6FF7A026" w14:textId="77777777" w:rsidR="004200FB" w:rsidRDefault="004200FB" w:rsidP="003408CF">
      <w:pPr>
        <w:pStyle w:val="a9"/>
      </w:pPr>
      <w:r>
        <w:rPr>
          <w:rStyle w:val="a8"/>
        </w:rPr>
        <w:annotationRef/>
      </w:r>
      <w:r>
        <w:rPr>
          <w:rFonts w:hint="eastAsia"/>
        </w:rPr>
        <w:t>(5)誤記修正</w:t>
      </w:r>
    </w:p>
  </w:comment>
  <w:comment w:id="1549" w:author="12a" w:date="2021-02-10T14:27:00Z" w:initials="12a">
    <w:p w14:paraId="3C3108AF" w14:textId="771645DB" w:rsidR="004200FB" w:rsidRDefault="004200FB">
      <w:pPr>
        <w:pStyle w:val="a9"/>
      </w:pPr>
      <w:r>
        <w:rPr>
          <w:rStyle w:val="a8"/>
        </w:rPr>
        <w:annotationRef/>
      </w:r>
      <w:r w:rsidRPr="00BB5069">
        <w:t>(7)③ID・優先度見直し</w:t>
      </w:r>
    </w:p>
  </w:comment>
  <w:comment w:id="1550" w:author="11a" w:date="2020-02-18T14:38:00Z" w:initials="11a">
    <w:p w14:paraId="334F14EB" w14:textId="7BE24266" w:rsidR="004200FB" w:rsidRDefault="004200FB">
      <w:pPr>
        <w:pStyle w:val="a9"/>
      </w:pPr>
      <w:r>
        <w:rPr>
          <w:rStyle w:val="a8"/>
        </w:rPr>
        <w:annotationRef/>
      </w:r>
      <w:r>
        <w:rPr>
          <w:rFonts w:hint="eastAsia"/>
          <w:noProof/>
        </w:rPr>
        <w:t>CSW見直し</w:t>
      </w:r>
    </w:p>
  </w:comment>
  <w:comment w:id="1551" w:author="10b" w:date="2019-08-21T13:38:00Z" w:initials="10b">
    <w:p w14:paraId="4C71213C" w14:textId="77777777" w:rsidR="004200FB" w:rsidRDefault="004200FB">
      <w:pPr>
        <w:pStyle w:val="a9"/>
      </w:pPr>
      <w:r>
        <w:rPr>
          <w:rStyle w:val="a8"/>
        </w:rPr>
        <w:annotationRef/>
      </w:r>
      <w:r>
        <w:rPr>
          <w:rFonts w:hint="eastAsia"/>
        </w:rPr>
        <w:t>仕様確認書対応(DENG-STD-19186⑧)</w:t>
      </w:r>
    </w:p>
  </w:comment>
  <w:comment w:id="1548" w:author="04b" w:date="2019-08-21T13:38:00Z" w:initials="04b">
    <w:p w14:paraId="2B14DB75" w14:textId="77777777" w:rsidR="004200FB" w:rsidRDefault="004200FB" w:rsidP="00FC49C6">
      <w:pPr>
        <w:pStyle w:val="a9"/>
      </w:pPr>
      <w:r>
        <w:rPr>
          <w:rStyle w:val="a8"/>
        </w:rPr>
        <w:annotationRef/>
      </w:r>
      <w:r>
        <w:rPr>
          <w:rFonts w:hint="eastAsia"/>
        </w:rPr>
        <w:t>仕様確認書(DENG-STD-18213⑩⑪）対応</w:t>
      </w:r>
    </w:p>
    <w:p w14:paraId="5A33D71E" w14:textId="77777777" w:rsidR="004200FB" w:rsidRDefault="004200FB" w:rsidP="00FC49C6">
      <w:pPr>
        <w:pStyle w:val="a9"/>
      </w:pPr>
      <w:r>
        <w:rPr>
          <w:rFonts w:hint="eastAsia"/>
        </w:rPr>
        <w:t>誤記訂正、CSW追加</w:t>
      </w:r>
    </w:p>
  </w:comment>
  <w:comment w:id="1561" w:author="12a" w:date="2021-02-10T14:28:00Z" w:initials="12a">
    <w:p w14:paraId="504BD0C1" w14:textId="459FC089" w:rsidR="004200FB" w:rsidRDefault="004200FB">
      <w:pPr>
        <w:pStyle w:val="a9"/>
      </w:pPr>
      <w:r>
        <w:rPr>
          <w:rStyle w:val="a8"/>
        </w:rPr>
        <w:annotationRef/>
      </w:r>
      <w:r w:rsidRPr="00BB5069">
        <w:t>(5)①erdpnとの整合</w:t>
      </w:r>
      <w:r>
        <w:rPr>
          <w:rFonts w:hint="eastAsia"/>
          <w:noProof/>
        </w:rPr>
        <w:t>、</w:t>
      </w:r>
      <w:r w:rsidRPr="00BB5069">
        <w:t>(7)③ID・優先度見直し</w:t>
      </w:r>
    </w:p>
  </w:comment>
  <w:comment w:id="1562" w:author="11a" w:date="2020-02-18T14:36:00Z" w:initials="11a">
    <w:p w14:paraId="6D25F61B" w14:textId="645F488D" w:rsidR="004200FB" w:rsidRDefault="004200FB">
      <w:pPr>
        <w:pStyle w:val="a9"/>
      </w:pPr>
      <w:r>
        <w:rPr>
          <w:rStyle w:val="a8"/>
        </w:rPr>
        <w:annotationRef/>
      </w:r>
      <w:r>
        <w:rPr>
          <w:rFonts w:hint="eastAsia"/>
          <w:noProof/>
        </w:rPr>
        <w:t>CS</w:t>
      </w:r>
      <w:r>
        <w:rPr>
          <w:noProof/>
        </w:rPr>
        <w:t>W見直し</w:t>
      </w:r>
    </w:p>
  </w:comment>
  <w:comment w:id="1563" w:author="04b" w:date="2019-08-21T13:38:00Z" w:initials="04b">
    <w:p w14:paraId="11D07BE8" w14:textId="77777777" w:rsidR="004200FB" w:rsidRDefault="004200FB" w:rsidP="003A4503">
      <w:pPr>
        <w:pStyle w:val="a9"/>
      </w:pPr>
      <w:r>
        <w:rPr>
          <w:rStyle w:val="a8"/>
        </w:rPr>
        <w:annotationRef/>
      </w:r>
      <w:r>
        <w:rPr>
          <w:rFonts w:hint="eastAsia"/>
        </w:rPr>
        <w:t>仕様確認書(DENG-STD-18213⑩⑪）対応</w:t>
      </w:r>
    </w:p>
    <w:p w14:paraId="062E3D3D" w14:textId="77777777" w:rsidR="004200FB" w:rsidRDefault="004200FB" w:rsidP="003A4503">
      <w:pPr>
        <w:pStyle w:val="a9"/>
      </w:pPr>
      <w:r>
        <w:rPr>
          <w:rFonts w:hint="eastAsia"/>
        </w:rPr>
        <w:t>誤記訂正、CSW追加</w:t>
      </w:r>
    </w:p>
  </w:comment>
  <w:comment w:id="1564" w:author="04c" w:date="2019-08-21T13:38:00Z" w:initials="04c">
    <w:p w14:paraId="36F00B5A" w14:textId="77777777" w:rsidR="004200FB" w:rsidRDefault="004200FB" w:rsidP="00982595">
      <w:pPr>
        <w:pStyle w:val="a9"/>
      </w:pPr>
      <w:r>
        <w:rPr>
          <w:rStyle w:val="a8"/>
        </w:rPr>
        <w:annotationRef/>
      </w:r>
      <w:r>
        <w:rPr>
          <w:rFonts w:hint="eastAsia"/>
        </w:rPr>
        <w:t>仕様確認書(DENG-STD-18667）対応</w:t>
      </w:r>
    </w:p>
    <w:p w14:paraId="31F04C65" w14:textId="77777777" w:rsidR="004200FB" w:rsidRDefault="004200FB">
      <w:pPr>
        <w:pStyle w:val="a9"/>
      </w:pPr>
      <w:r>
        <w:rPr>
          <w:rFonts w:hint="eastAsia"/>
        </w:rPr>
        <w:t>記述修正</w:t>
      </w:r>
    </w:p>
  </w:comment>
  <w:comment w:id="1565" w:author="04b" w:date="2019-08-21T13:38:00Z" w:initials="04b">
    <w:p w14:paraId="6AAF8A38" w14:textId="77777777" w:rsidR="004200FB" w:rsidRDefault="004200FB" w:rsidP="0028725D">
      <w:pPr>
        <w:pStyle w:val="a9"/>
      </w:pPr>
      <w:r>
        <w:rPr>
          <w:rStyle w:val="a8"/>
        </w:rPr>
        <w:annotationRef/>
      </w:r>
      <w:r>
        <w:rPr>
          <w:rFonts w:hint="eastAsia"/>
        </w:rPr>
        <w:t>仕様確認書(DENG-STD-18226⑦）対応</w:t>
      </w:r>
    </w:p>
    <w:p w14:paraId="6B5663C7" w14:textId="77777777" w:rsidR="004200FB" w:rsidRDefault="004200FB">
      <w:pPr>
        <w:pStyle w:val="a9"/>
      </w:pPr>
      <w:r>
        <w:rPr>
          <w:rFonts w:hint="eastAsia"/>
        </w:rPr>
        <w:t>噴射モードマスク表記修正</w:t>
      </w:r>
    </w:p>
  </w:comment>
  <w:comment w:id="1570" w:author="13a" w:date="2022-04-07T18:10:00Z" w:initials="13a">
    <w:p w14:paraId="79D005A8" w14:textId="153BDAB0" w:rsidR="004200FB" w:rsidRDefault="004200FB">
      <w:pPr>
        <w:pStyle w:val="a9"/>
      </w:pPr>
      <w:r>
        <w:rPr>
          <w:rStyle w:val="a8"/>
        </w:rPr>
        <w:annotationRef/>
      </w:r>
      <w:r w:rsidRPr="009F0975">
        <w:rPr>
          <w:rFonts w:hint="eastAsia"/>
        </w:rPr>
        <w:t>【</w:t>
      </w:r>
      <w:r w:rsidRPr="009F0975">
        <w:t>E-EGR】</w:t>
      </w:r>
      <w:r>
        <w:rPr>
          <w:rFonts w:hint="eastAsia"/>
          <w:noProof/>
        </w:rPr>
        <w:t>を</w:t>
      </w:r>
      <w:r w:rsidRPr="009F0975">
        <w:rPr>
          <w:rFonts w:hint="eastAsia"/>
          <w:noProof/>
        </w:rPr>
        <w:t>【</w:t>
      </w:r>
      <w:r w:rsidRPr="009F0975">
        <w:rPr>
          <w:noProof/>
        </w:rPr>
        <w:t>EGR制御有】に変更</w:t>
      </w:r>
    </w:p>
  </w:comment>
  <w:comment w:id="1576" w:author="12a" w:date="2021-02-10T14:28:00Z" w:initials="12a">
    <w:p w14:paraId="11B028B9" w14:textId="61ED08DA" w:rsidR="004200FB" w:rsidRDefault="004200FB">
      <w:pPr>
        <w:pStyle w:val="a9"/>
      </w:pPr>
      <w:r>
        <w:rPr>
          <w:rStyle w:val="a8"/>
        </w:rPr>
        <w:annotationRef/>
      </w:r>
      <w:r w:rsidRPr="00BB5069">
        <w:t>(5)③始動後カウンタ処理追加</w:t>
      </w:r>
    </w:p>
  </w:comment>
  <w:comment w:id="1578" w:author="11a" w:date="2020-02-10T18:12:00Z" w:initials="11a">
    <w:p w14:paraId="7D790BCD" w14:textId="3ADFE8E6" w:rsidR="004200FB" w:rsidRDefault="004200FB">
      <w:pPr>
        <w:pStyle w:val="a9"/>
      </w:pPr>
      <w:r>
        <w:rPr>
          <w:rStyle w:val="a8"/>
        </w:rPr>
        <w:annotationRef/>
      </w:r>
      <w:r>
        <w:rPr>
          <w:rFonts w:hint="eastAsia"/>
          <w:noProof/>
        </w:rPr>
        <w:t>噴射点火</w:t>
      </w:r>
      <w:r>
        <w:rPr>
          <w:noProof/>
        </w:rPr>
        <w:t>同期処理対応</w:t>
      </w:r>
    </w:p>
  </w:comment>
  <w:comment w:id="1598" w:author="13b" w:date="2023-03-02T14:20:00Z" w:initials="13b">
    <w:p w14:paraId="1835175E" w14:textId="25372C90" w:rsidR="00184F66" w:rsidRDefault="00184F66">
      <w:pPr>
        <w:pStyle w:val="a9"/>
      </w:pPr>
      <w:r>
        <w:rPr>
          <w:rStyle w:val="a8"/>
        </w:rPr>
        <w:annotationRef/>
      </w:r>
      <w:r w:rsidR="00BF7605">
        <w:rPr>
          <w:rFonts w:hint="eastAsia"/>
          <w:noProof/>
        </w:rPr>
        <w:t>仕様確認書対応(D</w:t>
      </w:r>
      <w:r w:rsidR="00BF7605">
        <w:rPr>
          <w:noProof/>
        </w:rPr>
        <w:t>ENG-STD-22018</w:t>
      </w:r>
      <w:r w:rsidR="00BF7605">
        <w:rPr>
          <w:rFonts w:hint="eastAsia"/>
          <w:noProof/>
        </w:rPr>
        <w:t>①②)</w:t>
      </w:r>
    </w:p>
  </w:comment>
  <w:comment w:id="1599" w:author="13a" w:date="2022-03-21T11:02:00Z" w:initials="13a">
    <w:p w14:paraId="55EB8462" w14:textId="317C019B" w:rsidR="004200FB" w:rsidRDefault="004200FB">
      <w:pPr>
        <w:pStyle w:val="a9"/>
      </w:pPr>
      <w:r>
        <w:rPr>
          <w:rStyle w:val="a8"/>
        </w:rPr>
        <w:annotationRef/>
      </w:r>
      <w:r>
        <w:rPr>
          <w:rFonts w:hint="eastAsia"/>
          <w:noProof/>
        </w:rPr>
        <w:t>(</w:t>
      </w:r>
      <w:r>
        <w:rPr>
          <w:noProof/>
        </w:rPr>
        <w:t>1)</w:t>
      </w:r>
      <w:r>
        <w:rPr>
          <w:rFonts w:hint="eastAsia"/>
          <w:noProof/>
        </w:rPr>
        <w:t>新構造体要素</w:t>
      </w:r>
      <w:r>
        <w:rPr>
          <w:noProof/>
        </w:rPr>
        <w:t>追加</w:t>
      </w:r>
    </w:p>
  </w:comment>
  <w:comment w:id="1600" w:author="12a" w:date="2021-02-10T14:29:00Z" w:initials="12a">
    <w:p w14:paraId="05ABBDA9" w14:textId="01996A08" w:rsidR="004200FB" w:rsidRDefault="004200FB">
      <w:pPr>
        <w:pStyle w:val="a9"/>
      </w:pPr>
      <w:r>
        <w:rPr>
          <w:rStyle w:val="a8"/>
        </w:rPr>
        <w:annotationRef/>
      </w:r>
      <w:r w:rsidRPr="00BB5069">
        <w:t>(1)①噴射要求機能の3テーブル分割対応</w:t>
      </w:r>
      <w:r>
        <w:rPr>
          <w:rFonts w:hint="eastAsia"/>
          <w:noProof/>
        </w:rPr>
        <w:t>、</w:t>
      </w:r>
      <w:r w:rsidRPr="00BB5069">
        <w:rPr>
          <w:noProof/>
        </w:rPr>
        <w:t>(6)1気筒FC制御対応</w:t>
      </w:r>
    </w:p>
  </w:comment>
  <w:comment w:id="1606" w:author="11b" w:date="2020-07-16T17:27:00Z" w:initials="11b">
    <w:p w14:paraId="6EAF752C" w14:textId="77777777" w:rsidR="004200FB" w:rsidRDefault="004200FB" w:rsidP="007F3FD2">
      <w:pPr>
        <w:pStyle w:val="a9"/>
      </w:pPr>
      <w:r>
        <w:rPr>
          <w:rStyle w:val="a8"/>
        </w:rPr>
        <w:annotationRef/>
      </w:r>
      <w:r>
        <w:rPr>
          <w:rFonts w:hint="eastAsia"/>
          <w:noProof/>
        </w:rPr>
        <w:t>仕様確認書（DENG-STD</w:t>
      </w:r>
      <w:r>
        <w:rPr>
          <w:noProof/>
        </w:rPr>
        <w:t>-20124</w:t>
      </w:r>
      <w:r>
        <w:rPr>
          <w:rFonts w:hint="eastAsia"/>
          <w:noProof/>
        </w:rPr>
        <w:t>①、20</w:t>
      </w:r>
      <w:r>
        <w:rPr>
          <w:noProof/>
        </w:rPr>
        <w:t>146</w:t>
      </w:r>
      <w:r>
        <w:rPr>
          <w:rFonts w:hint="eastAsia"/>
          <w:noProof/>
        </w:rPr>
        <w:t>②）</w:t>
      </w:r>
      <w:r>
        <w:rPr>
          <w:noProof/>
        </w:rPr>
        <w:t>対応</w:t>
      </w:r>
    </w:p>
  </w:comment>
  <w:comment w:id="1601" w:author="11a" w:date="2020-02-18T14:50:00Z" w:initials="11a">
    <w:p w14:paraId="0ABE9243" w14:textId="36A80D14" w:rsidR="004200FB" w:rsidRDefault="004200FB">
      <w:pPr>
        <w:pStyle w:val="a9"/>
      </w:pPr>
      <w:r>
        <w:rPr>
          <w:rStyle w:val="a8"/>
        </w:rPr>
        <w:annotationRef/>
      </w:r>
      <w:r>
        <w:rPr>
          <w:rFonts w:hint="eastAsia"/>
          <w:noProof/>
        </w:rPr>
        <w:t>CSW見直し</w:t>
      </w:r>
    </w:p>
  </w:comment>
  <w:comment w:id="1602" w:author="10b" w:date="2019-08-21T13:38:00Z" w:initials="10b">
    <w:p w14:paraId="6C3EB689" w14:textId="77777777" w:rsidR="004200FB" w:rsidRDefault="004200FB">
      <w:pPr>
        <w:pStyle w:val="a9"/>
      </w:pPr>
      <w:r>
        <w:rPr>
          <w:rStyle w:val="a8"/>
        </w:rPr>
        <w:annotationRef/>
      </w:r>
      <w:r>
        <w:rPr>
          <w:rFonts w:hint="eastAsia"/>
        </w:rPr>
        <w:t>仕様確認書対応(DENG-STD-19186⑦⑪、19216①③、19250①)</w:t>
      </w:r>
    </w:p>
  </w:comment>
  <w:comment w:id="1596" w:author="04c" w:date="2019-08-21T13:38:00Z" w:initials="04c">
    <w:p w14:paraId="3CED9FAE" w14:textId="77777777" w:rsidR="004200FB" w:rsidRDefault="004200FB" w:rsidP="00DE2146">
      <w:pPr>
        <w:pStyle w:val="a9"/>
      </w:pPr>
      <w:r>
        <w:rPr>
          <w:rStyle w:val="a8"/>
        </w:rPr>
        <w:annotationRef/>
      </w:r>
      <w:r>
        <w:rPr>
          <w:rFonts w:hint="eastAsia"/>
        </w:rPr>
        <w:t>仕様確認書(DENG-STD-18667）対応</w:t>
      </w:r>
    </w:p>
    <w:p w14:paraId="03139E12" w14:textId="77777777" w:rsidR="004200FB" w:rsidRDefault="004200FB">
      <w:pPr>
        <w:pStyle w:val="a9"/>
      </w:pPr>
      <w:r>
        <w:rPr>
          <w:rFonts w:hint="eastAsia"/>
        </w:rPr>
        <w:t>erdpnのCSW表記修正</w:t>
      </w:r>
    </w:p>
  </w:comment>
  <w:comment w:id="1597" w:author="04b" w:date="2019-08-21T13:38:00Z" w:initials="04b">
    <w:p w14:paraId="22A3D36F" w14:textId="77777777" w:rsidR="004200FB" w:rsidRDefault="004200FB" w:rsidP="00D546D2">
      <w:pPr>
        <w:pStyle w:val="a9"/>
      </w:pPr>
      <w:r>
        <w:rPr>
          <w:rStyle w:val="a8"/>
        </w:rPr>
        <w:annotationRef/>
      </w:r>
      <w:r>
        <w:rPr>
          <w:rFonts w:hint="eastAsia"/>
        </w:rPr>
        <w:t>仕様確認書(DENG-STD-18213⑫、18228①）対応</w:t>
      </w:r>
    </w:p>
    <w:p w14:paraId="01F31A54" w14:textId="77777777" w:rsidR="004200FB" w:rsidRDefault="004200FB">
      <w:pPr>
        <w:pStyle w:val="a9"/>
      </w:pPr>
      <w:r>
        <w:rPr>
          <w:rFonts w:hint="eastAsia"/>
        </w:rPr>
        <w:t>CSW表記修正</w:t>
      </w:r>
    </w:p>
  </w:comment>
  <w:comment w:id="1603" w:author="12b" w:date="2021-10-07T17:01:00Z" w:initials="12b">
    <w:p w14:paraId="151EAE31" w14:textId="77777777" w:rsidR="004200FB" w:rsidRDefault="004200FB" w:rsidP="00AB12D1">
      <w:pPr>
        <w:pStyle w:val="a9"/>
      </w:pPr>
      <w:r>
        <w:rPr>
          <w:rStyle w:val="a8"/>
        </w:rPr>
        <w:annotationRef/>
      </w:r>
      <w:r>
        <w:rPr>
          <w:rFonts w:hint="eastAsia"/>
        </w:rPr>
        <w:t>[revision(</w:t>
      </w:r>
      <w:r>
        <w:t>8</w:t>
      </w:r>
      <w:r>
        <w:rPr>
          <w:rFonts w:hint="eastAsia"/>
        </w:rPr>
        <w:t>)②]</w:t>
      </w:r>
    </w:p>
    <w:p w14:paraId="550D46BF" w14:textId="77777777" w:rsidR="004200FB" w:rsidRDefault="004200FB" w:rsidP="00AB12D1">
      <w:pPr>
        <w:pStyle w:val="a9"/>
      </w:pPr>
      <w:r>
        <w:rPr>
          <w:rFonts w:hint="eastAsia"/>
        </w:rPr>
        <w:t>仕様確認書対応(</w:t>
      </w:r>
      <w:r w:rsidRPr="00907BC1">
        <w:t>DENG-STD-20393</w:t>
      </w:r>
      <w:r>
        <w:t xml:space="preserve"> No.1</w:t>
      </w:r>
      <w:r>
        <w:rPr>
          <w:rFonts w:hint="eastAsia"/>
        </w:rPr>
        <w:t>)</w:t>
      </w:r>
    </w:p>
    <w:p w14:paraId="795FE905" w14:textId="345A041B" w:rsidR="004200FB" w:rsidRDefault="004200FB" w:rsidP="00AB12D1">
      <w:pPr>
        <w:pStyle w:val="a9"/>
      </w:pPr>
      <w:r>
        <w:t xml:space="preserve"> </w:t>
      </w:r>
      <w:r w:rsidRPr="00910C07">
        <w:rPr>
          <w:rFonts w:hint="eastAsia"/>
        </w:rPr>
        <w:t>誤記修正</w:t>
      </w:r>
    </w:p>
    <w:p w14:paraId="7C5C40C5" w14:textId="193C4D50" w:rsidR="004200FB" w:rsidRDefault="004200FB" w:rsidP="00AB12D1">
      <w:pPr>
        <w:pStyle w:val="a9"/>
      </w:pPr>
      <w:r>
        <w:rPr>
          <w:rFonts w:hint="eastAsia"/>
        </w:rPr>
        <w:t xml:space="preserve"> </w:t>
      </w:r>
      <w:r w:rsidRPr="00CC2E0A">
        <w:t>eminj_RTNFC_PRI</w:t>
      </w:r>
    </w:p>
    <w:p w14:paraId="7FDED5CA" w14:textId="6F7B6AA3" w:rsidR="004200FB" w:rsidRPr="00AB12D1" w:rsidRDefault="004200FB" w:rsidP="00AB12D1">
      <w:pPr>
        <w:pStyle w:val="a9"/>
      </w:pPr>
      <w:r w:rsidRPr="003A592E">
        <w:rPr>
          <w:rFonts w:hint="eastAsia"/>
        </w:rPr>
        <w:t xml:space="preserve"> 【ﾃﾞｭｱﾙ</w:t>
      </w:r>
      <w:r w:rsidRPr="003A592E">
        <w:t>INJ】</w:t>
      </w:r>
      <w:r w:rsidRPr="003A592E">
        <w:annotationRef/>
      </w:r>
      <w:r>
        <w:rPr>
          <w:rFonts w:hint="eastAsia"/>
        </w:rPr>
        <w:t>→</w:t>
      </w:r>
      <w:r w:rsidRPr="003A592E">
        <w:rPr>
          <w:rFonts w:hint="eastAsia"/>
        </w:rPr>
        <w:t>【ﾃﾞｭｱﾙ</w:t>
      </w:r>
      <w:r w:rsidRPr="003A592E">
        <w:t>INJ】OR【D-4】</w:t>
      </w:r>
      <w:r w:rsidRPr="003A592E">
        <w:annotationRef/>
      </w:r>
    </w:p>
  </w:comment>
  <w:comment w:id="1604" w:author="12b" w:date="2021-10-08T17:32:00Z" w:initials="12b">
    <w:p w14:paraId="433BAF2C" w14:textId="77777777" w:rsidR="004200FB" w:rsidRDefault="004200FB" w:rsidP="006254CF">
      <w:pPr>
        <w:pStyle w:val="a9"/>
      </w:pPr>
      <w:r>
        <w:rPr>
          <w:rStyle w:val="a8"/>
        </w:rPr>
        <w:annotationRef/>
      </w:r>
      <w:r>
        <w:rPr>
          <w:rFonts w:hint="eastAsia"/>
        </w:rPr>
        <w:t>[revision(</w:t>
      </w:r>
      <w:r>
        <w:t>8</w:t>
      </w:r>
      <w:r>
        <w:rPr>
          <w:rFonts w:hint="eastAsia"/>
        </w:rPr>
        <w:t>)②]</w:t>
      </w:r>
    </w:p>
    <w:p w14:paraId="63BC07E5" w14:textId="77777777" w:rsidR="004200FB" w:rsidRDefault="004200FB" w:rsidP="006254CF">
      <w:pPr>
        <w:pStyle w:val="a9"/>
      </w:pPr>
      <w:r>
        <w:rPr>
          <w:rFonts w:hint="eastAsia"/>
        </w:rPr>
        <w:t>仕様確認書対応(</w:t>
      </w:r>
      <w:r w:rsidRPr="00907BC1">
        <w:t>DENG-STD-</w:t>
      </w:r>
      <w:r w:rsidRPr="000715CE">
        <w:t>21005</w:t>
      </w:r>
      <w:r>
        <w:t xml:space="preserve"> No.1</w:t>
      </w:r>
      <w:r>
        <w:rPr>
          <w:rFonts w:hint="eastAsia"/>
        </w:rPr>
        <w:t>)</w:t>
      </w:r>
    </w:p>
    <w:p w14:paraId="7ABACC2F" w14:textId="77777777" w:rsidR="004200FB" w:rsidRDefault="004200FB" w:rsidP="006254CF">
      <w:pPr>
        <w:pStyle w:val="a9"/>
      </w:pPr>
      <w:r>
        <w:t xml:space="preserve"> </w:t>
      </w:r>
      <w:r w:rsidRPr="00910C07">
        <w:rPr>
          <w:rFonts w:hint="eastAsia"/>
        </w:rPr>
        <w:t>誤記修正</w:t>
      </w:r>
    </w:p>
    <w:p w14:paraId="2E8591DB" w14:textId="0B0D19F3" w:rsidR="004200FB" w:rsidRDefault="004200FB" w:rsidP="006254CF">
      <w:pPr>
        <w:pStyle w:val="a9"/>
        <w:rPr>
          <w:spacing w:val="0"/>
          <w:sz w:val="20"/>
        </w:rPr>
      </w:pPr>
      <w:r>
        <w:rPr>
          <w:rFonts w:hint="eastAsia"/>
        </w:rPr>
        <w:t xml:space="preserve"> </w:t>
      </w:r>
      <w:r w:rsidRPr="002C434F">
        <w:rPr>
          <w:rFonts w:hint="eastAsia"/>
          <w:sz w:val="20"/>
        </w:rPr>
        <w:t>eminj_RDPN_PRI</w:t>
      </w:r>
      <w:r>
        <w:rPr>
          <w:rFonts w:hint="eastAsia"/>
          <w:sz w:val="20"/>
        </w:rPr>
        <w:t>,</w:t>
      </w:r>
      <w:r>
        <w:rPr>
          <w:sz w:val="20"/>
        </w:rPr>
        <w:t xml:space="preserve"> </w:t>
      </w:r>
      <w:r w:rsidRPr="002C434F">
        <w:rPr>
          <w:sz w:val="20"/>
        </w:rPr>
        <w:t>EMINJ_RDPN_ID</w:t>
      </w:r>
    </w:p>
    <w:p w14:paraId="51B47013" w14:textId="2F8870C9" w:rsidR="004200FB" w:rsidRPr="006254CF" w:rsidRDefault="004200FB" w:rsidP="006254CF">
      <w:pPr>
        <w:pStyle w:val="a9"/>
      </w:pPr>
      <w:r>
        <w:rPr>
          <w:rFonts w:hint="eastAsia"/>
          <w:color w:val="000000"/>
          <w:spacing w:val="0"/>
          <w:sz w:val="20"/>
        </w:rPr>
        <w:t xml:space="preserve"> </w:t>
      </w:r>
      <w:r>
        <w:rPr>
          <w:color w:val="000000"/>
          <w:spacing w:val="0"/>
          <w:sz w:val="20"/>
        </w:rPr>
        <w:t xml:space="preserve">- </w:t>
      </w:r>
      <w:r>
        <w:rPr>
          <w:rFonts w:hint="eastAsia"/>
          <w:color w:val="000000"/>
          <w:spacing w:val="0"/>
          <w:sz w:val="20"/>
        </w:rPr>
        <w:t>→</w:t>
      </w:r>
      <w:r w:rsidRPr="0039474C">
        <w:rPr>
          <w:rFonts w:hint="eastAsia"/>
          <w:color w:val="000000"/>
          <w:sz w:val="20"/>
        </w:rPr>
        <w:t>【</w:t>
      </w:r>
      <w:r w:rsidRPr="0039474C">
        <w:rPr>
          <w:color w:val="000000"/>
          <w:sz w:val="20"/>
        </w:rPr>
        <w:t>ALL HV】AND【D-4以外】</w:t>
      </w:r>
    </w:p>
  </w:comment>
  <w:comment w:id="1605" w:author="14b" w:date="2024-01-11T10:27:00Z" w:initials="14b">
    <w:p w14:paraId="198A366B" w14:textId="77777777" w:rsidR="004C2402" w:rsidRDefault="004C2402" w:rsidP="00CE1D7C">
      <w:pPr>
        <w:pStyle w:val="a9"/>
      </w:pPr>
      <w:r>
        <w:rPr>
          <w:rStyle w:val="a8"/>
        </w:rPr>
        <w:annotationRef/>
      </w:r>
      <w:r>
        <w:t>仕様確認書（DENG-STD-23055⑥）対応</w:t>
      </w:r>
    </w:p>
  </w:comment>
  <w:comment w:id="1635" w:author="03b" w:date="2019-08-21T13:38:00Z" w:initials="03b">
    <w:p w14:paraId="6645BA31" w14:textId="22006459" w:rsidR="00A80CBD" w:rsidRDefault="00A80CBD">
      <w:pPr>
        <w:pStyle w:val="a9"/>
      </w:pPr>
      <w:r>
        <w:rPr>
          <w:rStyle w:val="a8"/>
        </w:rPr>
        <w:annotationRef/>
      </w:r>
      <w:bookmarkStart w:id="1636" w:name="OLE_LINK178"/>
      <w:r>
        <w:rPr>
          <w:rFonts w:hint="eastAsia"/>
        </w:rPr>
        <w:t>(4)気筒別ディザ制御の要求調停を追加</w:t>
      </w:r>
      <w:bookmarkEnd w:id="1636"/>
    </w:p>
  </w:comment>
  <w:comment w:id="1669" w:author="03b" w:date="2019-08-21T13:38:00Z" w:initials="03b">
    <w:p w14:paraId="1C04D40E" w14:textId="77777777" w:rsidR="00765A27" w:rsidRDefault="00765A27">
      <w:pPr>
        <w:pStyle w:val="a9"/>
      </w:pPr>
      <w:r>
        <w:rPr>
          <w:rStyle w:val="a8"/>
        </w:rPr>
        <w:annotationRef/>
      </w:r>
      <w:bookmarkStart w:id="1670" w:name="OLE_LINK181"/>
      <w:r>
        <w:rPr>
          <w:rFonts w:hint="eastAsia"/>
        </w:rPr>
        <w:t>(4)気筒別ディザ制御の要求調停を追加</w:t>
      </w:r>
      <w:bookmarkEnd w:id="1670"/>
    </w:p>
  </w:comment>
  <w:comment w:id="1778" w:author="13a" w:date="2022-03-21T11:02:00Z" w:initials="13a">
    <w:p w14:paraId="61B0E5A5" w14:textId="725AEF99" w:rsidR="004200FB" w:rsidRDefault="004200FB">
      <w:pPr>
        <w:pStyle w:val="a9"/>
      </w:pPr>
      <w:r>
        <w:rPr>
          <w:rStyle w:val="a8"/>
        </w:rPr>
        <w:annotationRef/>
      </w:r>
      <w:r>
        <w:rPr>
          <w:rFonts w:hint="eastAsia"/>
          <w:noProof/>
        </w:rPr>
        <w:t>(</w:t>
      </w:r>
      <w:r>
        <w:rPr>
          <w:noProof/>
        </w:rPr>
        <w:t>1)</w:t>
      </w:r>
      <w:r>
        <w:rPr>
          <w:rFonts w:hint="eastAsia"/>
          <w:noProof/>
        </w:rPr>
        <w:t>ebinjplctr追加</w:t>
      </w:r>
    </w:p>
  </w:comment>
  <w:comment w:id="1779" w:author="12a" w:date="2021-02-10T14:30:00Z" w:initials="12a">
    <w:p w14:paraId="79F8B82B" w14:textId="58E2A236" w:rsidR="004200FB" w:rsidRDefault="004200FB" w:rsidP="00132065">
      <w:pPr>
        <w:pStyle w:val="a9"/>
      </w:pPr>
      <w:r>
        <w:rPr>
          <w:rStyle w:val="a8"/>
        </w:rPr>
        <w:annotationRef/>
      </w:r>
      <w:r w:rsidRPr="00BB5069">
        <w:t>(2)始動後噴射量要求処理変更対応</w:t>
      </w:r>
      <w:r>
        <w:rPr>
          <w:rFonts w:hint="eastAsia"/>
          <w:noProof/>
        </w:rPr>
        <w:t>、</w:t>
      </w:r>
      <w:r>
        <w:rPr>
          <w:noProof/>
        </w:rPr>
        <w:t>(5)①erdpnとの整合</w:t>
      </w:r>
      <w:r>
        <w:rPr>
          <w:rFonts w:hint="eastAsia"/>
          <w:noProof/>
        </w:rPr>
        <w:t>、(</w:t>
      </w:r>
      <w:r>
        <w:rPr>
          <w:noProof/>
        </w:rPr>
        <w:t>5)②estratistとの整合</w:t>
      </w:r>
      <w:r>
        <w:rPr>
          <w:rFonts w:hint="eastAsia"/>
          <w:noProof/>
        </w:rPr>
        <w:t>、</w:t>
      </w:r>
      <w:r w:rsidRPr="002B1073">
        <w:rPr>
          <w:noProof/>
        </w:rPr>
        <w:t>(6)1気筒FC制御対応</w:t>
      </w:r>
    </w:p>
  </w:comment>
  <w:comment w:id="1780" w:author="11a" w:date="2020-02-10T18:05:00Z" w:initials="11a">
    <w:p w14:paraId="063A6E29" w14:textId="020A00E7" w:rsidR="004200FB" w:rsidRDefault="004200FB">
      <w:pPr>
        <w:pStyle w:val="a9"/>
      </w:pPr>
      <w:r>
        <w:rPr>
          <w:rStyle w:val="a8"/>
        </w:rPr>
        <w:annotationRef/>
      </w:r>
      <w:r>
        <w:rPr>
          <w:rFonts w:hint="eastAsia"/>
          <w:noProof/>
        </w:rPr>
        <w:t>ebinjctr仕様</w:t>
      </w:r>
      <w:r>
        <w:rPr>
          <w:noProof/>
        </w:rPr>
        <w:t>分割</w:t>
      </w:r>
      <w:r>
        <w:rPr>
          <w:rFonts w:hint="eastAsia"/>
          <w:noProof/>
        </w:rPr>
        <w:t>対応、マルチコア対応（同時性</w:t>
      </w:r>
      <w:r>
        <w:rPr>
          <w:noProof/>
        </w:rPr>
        <w:t>保証分類</w:t>
      </w:r>
      <w:r>
        <w:rPr>
          <w:rFonts w:hint="eastAsia"/>
          <w:noProof/>
        </w:rPr>
        <w:t>の</w:t>
      </w:r>
      <w:r>
        <w:rPr>
          <w:noProof/>
        </w:rPr>
        <w:t>列追加</w:t>
      </w:r>
      <w:r>
        <w:rPr>
          <w:rFonts w:hint="eastAsia"/>
          <w:noProof/>
        </w:rPr>
        <w:t>）、SS</w:t>
      </w:r>
      <w:r>
        <w:rPr>
          <w:noProof/>
        </w:rPr>
        <w:t>制御機能のCSW見直し</w:t>
      </w:r>
    </w:p>
  </w:comment>
  <w:comment w:id="1776" w:author="04c" w:date="2019-08-21T13:38:00Z" w:initials="04c">
    <w:p w14:paraId="0047D6EF" w14:textId="77777777" w:rsidR="004200FB" w:rsidRDefault="004200FB" w:rsidP="00DE2146">
      <w:pPr>
        <w:pStyle w:val="a9"/>
      </w:pPr>
      <w:r>
        <w:rPr>
          <w:rStyle w:val="a8"/>
        </w:rPr>
        <w:annotationRef/>
      </w:r>
      <w:r>
        <w:rPr>
          <w:rFonts w:hint="eastAsia"/>
        </w:rPr>
        <w:t>仕様確認書(DENG-STD-18667）対応</w:t>
      </w:r>
    </w:p>
    <w:p w14:paraId="5F0D4AFD" w14:textId="77777777" w:rsidR="004200FB" w:rsidRDefault="004200FB" w:rsidP="00DE2146">
      <w:pPr>
        <w:pStyle w:val="a9"/>
      </w:pPr>
      <w:r>
        <w:rPr>
          <w:rFonts w:hint="eastAsia"/>
        </w:rPr>
        <w:t>erdpnのCSW誤記修正</w:t>
      </w:r>
    </w:p>
  </w:comment>
  <w:comment w:id="1777" w:author="04b" w:date="2019-08-21T13:38:00Z" w:initials="04b">
    <w:p w14:paraId="1C02C6A6" w14:textId="77777777" w:rsidR="004200FB" w:rsidRDefault="004200FB" w:rsidP="003A4503">
      <w:pPr>
        <w:pStyle w:val="a9"/>
      </w:pPr>
      <w:r>
        <w:rPr>
          <w:rStyle w:val="a8"/>
        </w:rPr>
        <w:annotationRef/>
      </w:r>
      <w:r>
        <w:rPr>
          <w:rFonts w:hint="eastAsia"/>
        </w:rPr>
        <w:t>仕様確認書(DENG-STD-18213⑩⑬、18228①、18259③）対応</w:t>
      </w:r>
    </w:p>
    <w:p w14:paraId="318B7E09" w14:textId="77777777" w:rsidR="004200FB" w:rsidRDefault="004200FB">
      <w:pPr>
        <w:pStyle w:val="a9"/>
      </w:pPr>
      <w:r>
        <w:rPr>
          <w:rFonts w:hint="eastAsia"/>
        </w:rPr>
        <w:t>erdpnのCSW・誤記修正、ID追記、estahvのCSW修正</w:t>
      </w:r>
    </w:p>
  </w:comment>
  <w:comment w:id="1781" w:author="12b" w:date="2021-10-07T16:51:00Z" w:initials="12b">
    <w:p w14:paraId="00F2889A" w14:textId="77777777" w:rsidR="004200FB" w:rsidRDefault="004200FB" w:rsidP="00E95EDB">
      <w:pPr>
        <w:pStyle w:val="a9"/>
      </w:pPr>
      <w:r>
        <w:rPr>
          <w:rFonts w:hint="eastAsia"/>
        </w:rPr>
        <w:t>[revision(</w:t>
      </w:r>
      <w:r>
        <w:t>8</w:t>
      </w:r>
      <w:r>
        <w:rPr>
          <w:rFonts w:hint="eastAsia"/>
        </w:rPr>
        <w:t>)②]</w:t>
      </w:r>
    </w:p>
    <w:p w14:paraId="736F2467" w14:textId="77777777" w:rsidR="004200FB" w:rsidRDefault="004200FB" w:rsidP="00E95EDB">
      <w:pPr>
        <w:pStyle w:val="a9"/>
      </w:pPr>
      <w:r>
        <w:rPr>
          <w:rFonts w:hint="eastAsia"/>
        </w:rPr>
        <w:t>仕様確認書対応(</w:t>
      </w:r>
      <w:r w:rsidRPr="00907BC1">
        <w:t>DENG-STD-20393</w:t>
      </w:r>
      <w:r>
        <w:t xml:space="preserve"> No.1</w:t>
      </w:r>
      <w:r>
        <w:rPr>
          <w:rFonts w:hint="eastAsia"/>
        </w:rPr>
        <w:t>)</w:t>
      </w:r>
    </w:p>
    <w:p w14:paraId="09D486EC" w14:textId="139F9535" w:rsidR="004200FB" w:rsidRDefault="004200FB" w:rsidP="00E95EDB">
      <w:pPr>
        <w:pStyle w:val="a9"/>
      </w:pPr>
      <w:r>
        <w:t xml:space="preserve"> </w:t>
      </w:r>
      <w:r w:rsidRPr="00910C07">
        <w:rPr>
          <w:rFonts w:hint="eastAsia"/>
        </w:rPr>
        <w:t>誤記修正</w:t>
      </w:r>
    </w:p>
    <w:p w14:paraId="6C2BC32E" w14:textId="6AE70450" w:rsidR="004200FB" w:rsidRDefault="004200FB" w:rsidP="00E95EDB">
      <w:pPr>
        <w:pStyle w:val="a9"/>
      </w:pPr>
      <w:r>
        <w:rPr>
          <w:rFonts w:hint="eastAsia"/>
        </w:rPr>
        <w:t xml:space="preserve"> </w:t>
      </w:r>
      <w:r w:rsidRPr="00E24E5A">
        <w:t>ertnfc_ertnfc</w:t>
      </w:r>
    </w:p>
    <w:p w14:paraId="31936E75" w14:textId="5F2E34E4" w:rsidR="004200FB" w:rsidRDefault="004200FB" w:rsidP="00E95EDB">
      <w:pPr>
        <w:pStyle w:val="a9"/>
      </w:pPr>
      <w:r w:rsidRPr="003A592E">
        <w:rPr>
          <w:rFonts w:hint="eastAsia"/>
        </w:rPr>
        <w:t xml:space="preserve"> 【ﾃﾞｭｱﾙ</w:t>
      </w:r>
      <w:r w:rsidRPr="003A592E">
        <w:t>INJ】</w:t>
      </w:r>
      <w:r w:rsidRPr="003A592E">
        <w:annotationRef/>
      </w:r>
      <w:r>
        <w:rPr>
          <w:rFonts w:hint="eastAsia"/>
        </w:rPr>
        <w:t>→</w:t>
      </w:r>
      <w:r w:rsidRPr="003A592E">
        <w:rPr>
          <w:rFonts w:hint="eastAsia"/>
        </w:rPr>
        <w:t>【ﾃﾞｭｱﾙ</w:t>
      </w:r>
      <w:r w:rsidRPr="003A592E">
        <w:t>INJ】OR【D-4】</w:t>
      </w:r>
      <w:r w:rsidRPr="003A592E">
        <w:annotationRef/>
      </w:r>
    </w:p>
  </w:comment>
  <w:comment w:id="1782" w:author="12b" w:date="2021-10-07T16:54:00Z" w:initials="12b">
    <w:p w14:paraId="06B7A847" w14:textId="77777777" w:rsidR="004200FB" w:rsidRDefault="004200FB" w:rsidP="00E95EDB">
      <w:pPr>
        <w:pStyle w:val="a9"/>
      </w:pPr>
      <w:r>
        <w:rPr>
          <w:rStyle w:val="a8"/>
        </w:rPr>
        <w:annotationRef/>
      </w:r>
      <w:r>
        <w:rPr>
          <w:rFonts w:hint="eastAsia"/>
        </w:rPr>
        <w:t>[revision(8)②]</w:t>
      </w:r>
    </w:p>
    <w:p w14:paraId="4EBF6E7B" w14:textId="77777777" w:rsidR="004200FB" w:rsidRDefault="004200FB" w:rsidP="00E95EDB">
      <w:pPr>
        <w:pStyle w:val="a9"/>
      </w:pPr>
      <w:r>
        <w:rPr>
          <w:rFonts w:hint="eastAsia"/>
        </w:rPr>
        <w:t>仕様確認書対応(DENG-STD-20393 No.</w:t>
      </w:r>
      <w:r>
        <w:t>6</w:t>
      </w:r>
      <w:r>
        <w:rPr>
          <w:rFonts w:hint="eastAsia"/>
        </w:rPr>
        <w:t>)</w:t>
      </w:r>
    </w:p>
    <w:p w14:paraId="20FE317D" w14:textId="448EA2E7" w:rsidR="004200FB" w:rsidRDefault="004200FB" w:rsidP="00E95EDB">
      <w:pPr>
        <w:pStyle w:val="a9"/>
      </w:pPr>
      <w:r>
        <w:rPr>
          <w:rFonts w:hint="eastAsia"/>
        </w:rPr>
        <w:t xml:space="preserve"> 誤記修正</w:t>
      </w:r>
    </w:p>
    <w:p w14:paraId="2F0C4073" w14:textId="274290F1" w:rsidR="004200FB" w:rsidRDefault="004200FB" w:rsidP="00E95EDB">
      <w:pPr>
        <w:pStyle w:val="a9"/>
      </w:pPr>
      <w:r>
        <w:rPr>
          <w:rFonts w:hint="eastAsia"/>
        </w:rPr>
        <w:t xml:space="preserve"> </w:t>
      </w:r>
      <w:r w:rsidRPr="001C550C">
        <w:t>exst_exastefi</w:t>
      </w:r>
    </w:p>
    <w:p w14:paraId="1B9345F6" w14:textId="52BD42DA" w:rsidR="004200FB" w:rsidRPr="00E95EDB" w:rsidRDefault="004200FB" w:rsidP="00E95EDB">
      <w:pPr>
        <w:pStyle w:val="a9"/>
      </w:pPr>
      <w:r w:rsidRPr="00FC461D">
        <w:rPr>
          <w:rFonts w:hint="eastAsia"/>
        </w:rPr>
        <w:t xml:space="preserve"> 始動後ﾌﾗｸﾞ</w:t>
      </w:r>
      <w:r w:rsidRPr="00FC461D">
        <w:t>(</w:t>
      </w:r>
      <w:r w:rsidRPr="00FC461D">
        <w:annotationRef/>
      </w:r>
      <w:r w:rsidRPr="00FC461D">
        <w:t>INJ)</w:t>
      </w:r>
      <w:r w:rsidRPr="00FC461D">
        <w:rPr>
          <w:rFonts w:hint="eastAsia"/>
        </w:rPr>
        <w:t>→始動後ﾌﾗｸﾞ</w:t>
      </w:r>
      <w:r w:rsidRPr="00FC461D">
        <w:t>(EFI</w:t>
      </w:r>
      <w:r w:rsidRPr="00FC461D">
        <w:annotationRef/>
      </w:r>
      <w:r w:rsidRPr="00FC461D">
        <w:t>)</w:t>
      </w:r>
    </w:p>
  </w:comment>
  <w:comment w:id="1783" w:author="12b" w:date="2021-10-07T16:57:00Z" w:initials="12b">
    <w:p w14:paraId="5EBC22DE" w14:textId="77777777" w:rsidR="004200FB" w:rsidRDefault="004200FB" w:rsidP="00E95EDB">
      <w:pPr>
        <w:pStyle w:val="a9"/>
      </w:pPr>
      <w:r>
        <w:rPr>
          <w:rStyle w:val="a8"/>
        </w:rPr>
        <w:annotationRef/>
      </w:r>
      <w:r>
        <w:rPr>
          <w:rFonts w:hint="eastAsia"/>
        </w:rPr>
        <w:t>[revision(8)②]</w:t>
      </w:r>
    </w:p>
    <w:p w14:paraId="7292896B" w14:textId="77777777" w:rsidR="004200FB" w:rsidRDefault="004200FB" w:rsidP="00E95EDB">
      <w:pPr>
        <w:pStyle w:val="a9"/>
      </w:pPr>
      <w:r>
        <w:rPr>
          <w:rFonts w:hint="eastAsia"/>
        </w:rPr>
        <w:t>仕様確認書対応(DENG-STD-20393 No.1</w:t>
      </w:r>
      <w:r>
        <w:t>3</w:t>
      </w:r>
      <w:r>
        <w:rPr>
          <w:rFonts w:hint="eastAsia"/>
        </w:rPr>
        <w:t>)</w:t>
      </w:r>
    </w:p>
    <w:p w14:paraId="483D117E" w14:textId="77777777" w:rsidR="004200FB" w:rsidRDefault="004200FB" w:rsidP="00E95EDB">
      <w:pPr>
        <w:pStyle w:val="a9"/>
      </w:pPr>
      <w:r>
        <w:rPr>
          <w:rFonts w:hint="eastAsia"/>
        </w:rPr>
        <w:t xml:space="preserve"> </w:t>
      </w:r>
      <w:r w:rsidRPr="00466179">
        <w:rPr>
          <w:rFonts w:hint="eastAsia"/>
        </w:rPr>
        <w:t>誤記修正</w:t>
      </w:r>
    </w:p>
    <w:p w14:paraId="070DDC05" w14:textId="77777777" w:rsidR="004200FB" w:rsidRDefault="004200FB" w:rsidP="00E95EDB">
      <w:pPr>
        <w:pStyle w:val="a9"/>
      </w:pPr>
      <w:r>
        <w:rPr>
          <w:rFonts w:hint="eastAsia"/>
        </w:rPr>
        <w:t xml:space="preserve"> </w:t>
      </w:r>
      <w:r w:rsidRPr="00B559F1">
        <w:t>estratist_ekpfit</w:t>
      </w:r>
    </w:p>
    <w:p w14:paraId="6E6F72D6" w14:textId="0E15D503" w:rsidR="004200FB" w:rsidRDefault="004200FB" w:rsidP="00E95EDB">
      <w:pPr>
        <w:pStyle w:val="a9"/>
      </w:pPr>
      <w:r>
        <w:rPr>
          <w:rFonts w:hint="eastAsia"/>
        </w:rPr>
        <w:t xml:space="preserve"> </w:t>
      </w:r>
      <w:r w:rsidRPr="00B559F1">
        <w:t>【ﾃﾞｭｱﾙINJ】</w:t>
      </w:r>
      <w:r>
        <w:rPr>
          <w:rFonts w:hint="eastAsia"/>
        </w:rPr>
        <w:t>→</w:t>
      </w:r>
      <w:r w:rsidRPr="00B559F1">
        <w:t>【ﾃﾞｭｱﾙINJ】OR【D-4】</w:t>
      </w:r>
    </w:p>
  </w:comment>
  <w:comment w:id="1784" w:author="12b" w:date="2021-10-07T16:58:00Z" w:initials="12b">
    <w:p w14:paraId="20DBD8CD" w14:textId="77777777" w:rsidR="004200FB" w:rsidRDefault="004200FB" w:rsidP="00E95EDB">
      <w:pPr>
        <w:pStyle w:val="a9"/>
      </w:pPr>
      <w:r>
        <w:rPr>
          <w:rStyle w:val="a8"/>
        </w:rPr>
        <w:annotationRef/>
      </w:r>
      <w:r>
        <w:rPr>
          <w:rFonts w:hint="eastAsia"/>
        </w:rPr>
        <w:t>[revision(8)②]</w:t>
      </w:r>
    </w:p>
    <w:p w14:paraId="2D18E4B3" w14:textId="77777777" w:rsidR="004200FB" w:rsidRDefault="004200FB" w:rsidP="00E95EDB">
      <w:pPr>
        <w:pStyle w:val="a9"/>
      </w:pPr>
      <w:r>
        <w:rPr>
          <w:rFonts w:hint="eastAsia"/>
        </w:rPr>
        <w:t>仕様確認書対応(</w:t>
      </w:r>
      <w:r w:rsidRPr="00BD0AA4">
        <w:t>DENG-STD-21005</w:t>
      </w:r>
      <w:r>
        <w:rPr>
          <w:rFonts w:hint="eastAsia"/>
        </w:rPr>
        <w:t xml:space="preserve"> No.1)</w:t>
      </w:r>
    </w:p>
    <w:p w14:paraId="537461B5" w14:textId="62049A39" w:rsidR="004200FB" w:rsidRDefault="004200FB" w:rsidP="00E95EDB">
      <w:pPr>
        <w:pStyle w:val="a9"/>
      </w:pPr>
      <w:r>
        <w:rPr>
          <w:rFonts w:hint="eastAsia"/>
        </w:rPr>
        <w:t xml:space="preserve"> 誤記修正</w:t>
      </w:r>
    </w:p>
    <w:p w14:paraId="659D551F" w14:textId="741AB692" w:rsidR="004200FB" w:rsidRDefault="004200FB" w:rsidP="00E95EDB">
      <w:pPr>
        <w:pStyle w:val="a9"/>
      </w:pPr>
      <w:r>
        <w:rPr>
          <w:spacing w:val="0"/>
        </w:rPr>
        <w:t xml:space="preserve"> </w:t>
      </w:r>
      <w:r w:rsidRPr="003679BE">
        <w:t>erdpn_erdpn</w:t>
      </w:r>
    </w:p>
    <w:p w14:paraId="375FBFE4" w14:textId="763AEB5C" w:rsidR="004200FB" w:rsidRDefault="004200FB" w:rsidP="00E95EDB">
      <w:pPr>
        <w:pStyle w:val="a9"/>
      </w:pPr>
      <w:r>
        <w:rPr>
          <w:rFonts w:hint="eastAsia"/>
        </w:rPr>
        <w:t xml:space="preserve"> </w:t>
      </w:r>
      <w:r>
        <w:t xml:space="preserve">- </w:t>
      </w:r>
      <w:r>
        <w:rPr>
          <w:rFonts w:hint="eastAsia"/>
        </w:rPr>
        <w:t>→</w:t>
      </w:r>
      <w:r w:rsidRPr="00AB12D1">
        <w:rPr>
          <w:rFonts w:hint="eastAsia"/>
        </w:rPr>
        <w:t>【</w:t>
      </w:r>
      <w:r w:rsidRPr="00AB12D1">
        <w:t>ALL HV】AND【D-4以外】</w:t>
      </w:r>
    </w:p>
  </w:comment>
  <w:comment w:id="1785" w:author="14b" w:date="2024-01-11T09:45:00Z" w:initials="14b">
    <w:p w14:paraId="5FAD172B" w14:textId="77777777" w:rsidR="00D0095B" w:rsidRDefault="00D0095B" w:rsidP="005A2AB9">
      <w:pPr>
        <w:pStyle w:val="a9"/>
      </w:pPr>
      <w:r>
        <w:rPr>
          <w:rStyle w:val="a8"/>
        </w:rPr>
        <w:annotationRef/>
      </w:r>
      <w:r>
        <w:t>仕様確認書（DENG-STD-23050④）対応</w:t>
      </w:r>
    </w:p>
  </w:comment>
  <w:comment w:id="1858" w:author="03b" w:date="2019-08-21T13:38:00Z" w:initials="03b">
    <w:p w14:paraId="0EEFCBBB" w14:textId="54E4C09B" w:rsidR="00765A27" w:rsidRDefault="00765A27">
      <w:pPr>
        <w:pStyle w:val="a9"/>
      </w:pPr>
      <w:r>
        <w:rPr>
          <w:rStyle w:val="a8"/>
        </w:rPr>
        <w:annotationRef/>
      </w:r>
      <w:r>
        <w:rPr>
          <w:rFonts w:hint="eastAsia"/>
        </w:rPr>
        <w:t>(4)気筒別ディザ制御の要求調停を追加</w:t>
      </w:r>
    </w:p>
  </w:comment>
  <w:comment w:id="1881" w:author="11a" w:date="2020-02-10T18:04:00Z" w:initials="11a">
    <w:p w14:paraId="4370F11D" w14:textId="5EDECE0F" w:rsidR="004200FB" w:rsidRDefault="004200FB">
      <w:pPr>
        <w:pStyle w:val="a9"/>
      </w:pPr>
      <w:r>
        <w:rPr>
          <w:rStyle w:val="a8"/>
        </w:rPr>
        <w:annotationRef/>
      </w:r>
      <w:r>
        <w:rPr>
          <w:rFonts w:hint="eastAsia"/>
          <w:noProof/>
        </w:rPr>
        <w:t>マルチコア</w:t>
      </w:r>
      <w:r>
        <w:rPr>
          <w:noProof/>
        </w:rPr>
        <w:t>対応</w:t>
      </w:r>
    </w:p>
  </w:comment>
  <w:comment w:id="1882" w:author="11a" w:date="2020-02-10T18:04:00Z" w:initials="11a">
    <w:p w14:paraId="53052170" w14:textId="06E098B6" w:rsidR="004200FB" w:rsidRDefault="004200FB">
      <w:pPr>
        <w:pStyle w:val="a9"/>
      </w:pPr>
      <w:r>
        <w:rPr>
          <w:rStyle w:val="a8"/>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2B90D3" w15:done="0"/>
  <w15:commentEx w15:paraId="559583CB" w15:done="0"/>
  <w15:commentEx w15:paraId="478F427D" w15:done="0"/>
  <w15:commentEx w15:paraId="36E32398" w15:done="0"/>
  <w15:commentEx w15:paraId="187CE4C6" w15:done="0"/>
  <w15:commentEx w15:paraId="42D93E35" w15:done="0"/>
  <w15:commentEx w15:paraId="1E88B49B" w15:done="0"/>
  <w15:commentEx w15:paraId="0AA6AA73" w15:done="0"/>
  <w15:commentEx w15:paraId="32C7FB34" w15:done="0"/>
  <w15:commentEx w15:paraId="3CFCDA8C" w15:done="0"/>
  <w15:commentEx w15:paraId="4B5912D6" w15:done="0"/>
  <w15:commentEx w15:paraId="33347DC0" w15:done="0"/>
  <w15:commentEx w15:paraId="2736AE38" w15:done="0"/>
  <w15:commentEx w15:paraId="77C673CE" w15:done="0"/>
  <w15:commentEx w15:paraId="1355A165" w15:done="0"/>
  <w15:commentEx w15:paraId="069DFB60" w15:done="0"/>
  <w15:commentEx w15:paraId="749C8C6D" w15:done="0"/>
  <w15:commentEx w15:paraId="28D0FDA4" w15:done="0"/>
  <w15:commentEx w15:paraId="7FA0EEA9" w15:done="0"/>
  <w15:commentEx w15:paraId="749F542B" w15:done="0"/>
  <w15:commentEx w15:paraId="2E50FD2B" w15:done="0"/>
  <w15:commentEx w15:paraId="3635ABFC" w15:done="0"/>
  <w15:commentEx w15:paraId="4413B2F2" w15:done="0"/>
  <w15:commentEx w15:paraId="42C4C3EF" w15:done="0"/>
  <w15:commentEx w15:paraId="119D6F62" w15:done="0"/>
  <w15:commentEx w15:paraId="5FC6C7FC" w15:done="0"/>
  <w15:commentEx w15:paraId="67F2F007" w15:done="0"/>
  <w15:commentEx w15:paraId="6DEF2271" w15:done="0"/>
  <w15:commentEx w15:paraId="0A094A75" w15:done="0"/>
  <w15:commentEx w15:paraId="7A6DB2EF" w15:done="0"/>
  <w15:commentEx w15:paraId="217A124B" w15:done="0"/>
  <w15:commentEx w15:paraId="631C8C07" w15:done="0"/>
  <w15:commentEx w15:paraId="5934DF01" w15:done="0"/>
  <w15:commentEx w15:paraId="254BD827" w15:done="0"/>
  <w15:commentEx w15:paraId="393078E9" w15:done="0"/>
  <w15:commentEx w15:paraId="5C5C09DF" w15:done="0"/>
  <w15:commentEx w15:paraId="51F3880D" w15:done="0"/>
  <w15:commentEx w15:paraId="06B744FA" w15:done="0"/>
  <w15:commentEx w15:paraId="27ACC6BF" w15:done="0"/>
  <w15:commentEx w15:paraId="48875D52" w15:done="0"/>
  <w15:commentEx w15:paraId="1C5A4FAE" w15:done="0"/>
  <w15:commentEx w15:paraId="3FDDCDAA" w15:done="0"/>
  <w15:commentEx w15:paraId="7DCA5ED1" w15:done="0"/>
  <w15:commentEx w15:paraId="58EC9AFA" w15:done="0"/>
  <w15:commentEx w15:paraId="2B55FEE5" w15:done="0"/>
  <w15:commentEx w15:paraId="120B04D4" w15:done="0"/>
  <w15:commentEx w15:paraId="1D531DA6" w15:done="0"/>
  <w15:commentEx w15:paraId="03233BA2" w15:done="0"/>
  <w15:commentEx w15:paraId="2694D3B5" w15:done="0"/>
  <w15:commentEx w15:paraId="6C508FE3" w15:done="0"/>
  <w15:commentEx w15:paraId="6903E0D4" w15:done="0"/>
  <w15:commentEx w15:paraId="2E88D124" w15:done="0"/>
  <w15:commentEx w15:paraId="51CC1F41" w15:done="0"/>
  <w15:commentEx w15:paraId="1ED7DDE7" w15:done="0"/>
  <w15:commentEx w15:paraId="3807E059" w15:done="0"/>
  <w15:commentEx w15:paraId="4CE40311" w15:done="0"/>
  <w15:commentEx w15:paraId="6896D74D" w15:done="0"/>
  <w15:commentEx w15:paraId="7A060657" w15:done="0"/>
  <w15:commentEx w15:paraId="795E16B7" w15:done="0"/>
  <w15:commentEx w15:paraId="299A7613" w15:done="0"/>
  <w15:commentEx w15:paraId="25B079AA" w15:done="0"/>
  <w15:commentEx w15:paraId="0DEFA9C3" w15:done="0"/>
  <w15:commentEx w15:paraId="780F237C" w15:done="0"/>
  <w15:commentEx w15:paraId="684F5359" w15:done="0"/>
  <w15:commentEx w15:paraId="08024BE1" w15:done="0"/>
  <w15:commentEx w15:paraId="5B25AF28" w15:done="0"/>
  <w15:commentEx w15:paraId="354219D8" w15:done="0"/>
  <w15:commentEx w15:paraId="7167ECF4" w15:done="0"/>
  <w15:commentEx w15:paraId="3AFA2DC0" w15:done="0"/>
  <w15:commentEx w15:paraId="033F772E" w15:done="0"/>
  <w15:commentEx w15:paraId="750FA5E8" w15:done="0"/>
  <w15:commentEx w15:paraId="25432D9F" w15:done="0"/>
  <w15:commentEx w15:paraId="2AB9E1D0" w15:done="0"/>
  <w15:commentEx w15:paraId="3818B1D8" w15:done="0"/>
  <w15:commentEx w15:paraId="266B77AC" w15:done="0"/>
  <w15:commentEx w15:paraId="03DAD0EA" w15:done="0"/>
  <w15:commentEx w15:paraId="7C8D42CC" w15:done="0"/>
  <w15:commentEx w15:paraId="5248893D" w15:done="0"/>
  <w15:commentEx w15:paraId="5DE87077" w15:done="0"/>
  <w15:commentEx w15:paraId="0F486D95" w15:done="0"/>
  <w15:commentEx w15:paraId="1EF989BA" w15:done="0"/>
  <w15:commentEx w15:paraId="143357BD" w15:done="0"/>
  <w15:commentEx w15:paraId="43C5D030" w15:done="0"/>
  <w15:commentEx w15:paraId="5A7A74A1" w15:done="0"/>
  <w15:commentEx w15:paraId="4506A3B3" w15:done="0"/>
  <w15:commentEx w15:paraId="7AD844EC" w15:done="0"/>
  <w15:commentEx w15:paraId="1AE1CB91" w15:done="0"/>
  <w15:commentEx w15:paraId="2952E99C" w15:done="0"/>
  <w15:commentEx w15:paraId="2376B968" w15:done="0"/>
  <w15:commentEx w15:paraId="11FDDB52" w15:done="0"/>
  <w15:commentEx w15:paraId="52A8153E" w15:done="0"/>
  <w15:commentEx w15:paraId="26D92E4A" w15:done="0"/>
  <w15:commentEx w15:paraId="4D661FF5" w15:done="0"/>
  <w15:commentEx w15:paraId="2D6B11D6" w15:done="0"/>
  <w15:commentEx w15:paraId="63C07638" w15:done="0"/>
  <w15:commentEx w15:paraId="355F7B17" w15:done="0"/>
  <w15:commentEx w15:paraId="1C0DC161" w15:done="0"/>
  <w15:commentEx w15:paraId="676C6FBD" w15:done="0"/>
  <w15:commentEx w15:paraId="2C0C5B45" w15:done="0"/>
  <w15:commentEx w15:paraId="45C672D2" w15:done="0"/>
  <w15:commentEx w15:paraId="26F37B8A" w15:done="0"/>
  <w15:commentEx w15:paraId="0B22CE9E" w15:done="0"/>
  <w15:commentEx w15:paraId="002BBFC2" w15:done="0"/>
  <w15:commentEx w15:paraId="749CADFD" w15:done="0"/>
  <w15:commentEx w15:paraId="4FF60868" w15:done="0"/>
  <w15:commentEx w15:paraId="6DF24658" w15:done="0"/>
  <w15:commentEx w15:paraId="467E21C0" w15:done="0"/>
  <w15:commentEx w15:paraId="0E66010E" w15:done="0"/>
  <w15:commentEx w15:paraId="6C32FF19" w15:done="0"/>
  <w15:commentEx w15:paraId="01F616FA" w15:done="0"/>
  <w15:commentEx w15:paraId="0EA6B76C" w15:done="0"/>
  <w15:commentEx w15:paraId="06C97D79" w15:done="0"/>
  <w15:commentEx w15:paraId="0D00518A" w15:done="0"/>
  <w15:commentEx w15:paraId="0C31DB57" w15:done="0"/>
  <w15:commentEx w15:paraId="37BBB2D4" w15:done="0"/>
  <w15:commentEx w15:paraId="01C04DD5" w15:done="0"/>
  <w15:commentEx w15:paraId="70047B76" w15:done="0"/>
  <w15:commentEx w15:paraId="7098BCA9" w15:done="0"/>
  <w15:commentEx w15:paraId="158AF902" w15:done="0"/>
  <w15:commentEx w15:paraId="23F7A2DD" w15:done="0"/>
  <w15:commentEx w15:paraId="36561936" w15:done="0"/>
  <w15:commentEx w15:paraId="296825A8" w15:done="0"/>
  <w15:commentEx w15:paraId="22B33EE2" w15:done="0"/>
  <w15:commentEx w15:paraId="4DA8DDA7" w15:done="0"/>
  <w15:commentEx w15:paraId="3764A5F4" w15:done="0"/>
  <w15:commentEx w15:paraId="10D06337" w15:done="0"/>
  <w15:commentEx w15:paraId="29DEF870" w15:done="0"/>
  <w15:commentEx w15:paraId="619A16C1" w15:done="0"/>
  <w15:commentEx w15:paraId="54DDD409" w15:done="0"/>
  <w15:commentEx w15:paraId="5071E491" w15:done="0"/>
  <w15:commentEx w15:paraId="0C5F46CA" w15:done="0"/>
  <w15:commentEx w15:paraId="5C481304" w15:done="0"/>
  <w15:commentEx w15:paraId="047489E5" w15:done="0"/>
  <w15:commentEx w15:paraId="1313AA33" w15:done="0"/>
  <w15:commentEx w15:paraId="657B9442" w15:done="0"/>
  <w15:commentEx w15:paraId="7B97B949" w15:done="0"/>
  <w15:commentEx w15:paraId="39551CC8" w15:done="0"/>
  <w15:commentEx w15:paraId="4C929C86" w15:done="0"/>
  <w15:commentEx w15:paraId="216404BF" w15:done="0"/>
  <w15:commentEx w15:paraId="49CF38AD" w15:done="0"/>
  <w15:commentEx w15:paraId="0546C885" w15:done="0"/>
  <w15:commentEx w15:paraId="0046BF73" w15:done="0"/>
  <w15:commentEx w15:paraId="785C46E7" w15:done="0"/>
  <w15:commentEx w15:paraId="1D842F2B" w15:done="0"/>
  <w15:commentEx w15:paraId="78FDFA22" w15:done="0"/>
  <w15:commentEx w15:paraId="7A64F26C" w15:done="0"/>
  <w15:commentEx w15:paraId="1CCAB3A7" w15:done="0"/>
  <w15:commentEx w15:paraId="275AC69E" w15:done="0"/>
  <w15:commentEx w15:paraId="608250AC" w15:done="0"/>
  <w15:commentEx w15:paraId="025DB5F2" w15:done="0"/>
  <w15:commentEx w15:paraId="32135185" w15:done="0"/>
  <w15:commentEx w15:paraId="7CAE0F35" w15:done="0"/>
  <w15:commentEx w15:paraId="4F4A02B1" w15:done="0"/>
  <w15:commentEx w15:paraId="47D5C497" w15:done="0"/>
  <w15:commentEx w15:paraId="02378006" w15:done="0"/>
  <w15:commentEx w15:paraId="6019C820" w15:done="0"/>
  <w15:commentEx w15:paraId="6937A50C" w15:done="0"/>
  <w15:commentEx w15:paraId="1651264F" w15:done="0"/>
  <w15:commentEx w15:paraId="4840B9C2" w15:done="0"/>
  <w15:commentEx w15:paraId="31D8ED4D" w15:done="0"/>
  <w15:commentEx w15:paraId="2DCC0999" w15:done="0"/>
  <w15:commentEx w15:paraId="706218FE" w15:done="0"/>
  <w15:commentEx w15:paraId="7594058A" w15:done="0"/>
  <w15:commentEx w15:paraId="581F4AD8" w15:done="0"/>
  <w15:commentEx w15:paraId="3134386F" w15:done="0"/>
  <w15:commentEx w15:paraId="3B65BC43" w15:done="0"/>
  <w15:commentEx w15:paraId="48F42A2F" w15:done="0"/>
  <w15:commentEx w15:paraId="5A0330BA" w15:done="0"/>
  <w15:commentEx w15:paraId="47713FBD" w15:done="0"/>
  <w15:commentEx w15:paraId="5EA70C47" w15:done="0"/>
  <w15:commentEx w15:paraId="498ED8BC" w15:done="0"/>
  <w15:commentEx w15:paraId="3F3FC9F7" w15:done="0"/>
  <w15:commentEx w15:paraId="081D6F14" w15:done="0"/>
  <w15:commentEx w15:paraId="6C3B1061" w15:done="0"/>
  <w15:commentEx w15:paraId="30F04955" w15:done="0"/>
  <w15:commentEx w15:paraId="0D3A1188" w15:done="0"/>
  <w15:commentEx w15:paraId="3F2F1247" w15:done="0"/>
  <w15:commentEx w15:paraId="6564172B" w15:done="0"/>
  <w15:commentEx w15:paraId="186D20D4" w15:done="0"/>
  <w15:commentEx w15:paraId="0773F9B7" w15:done="0"/>
  <w15:commentEx w15:paraId="52F102D7" w15:done="0"/>
  <w15:commentEx w15:paraId="028CB63F" w15:done="0"/>
  <w15:commentEx w15:paraId="2C7FE4D8" w15:done="0"/>
  <w15:commentEx w15:paraId="72DFAC2F" w15:done="0"/>
  <w15:commentEx w15:paraId="3C97F819" w15:done="0"/>
  <w15:commentEx w15:paraId="77D90857" w15:done="0"/>
  <w15:commentEx w15:paraId="5A90316D" w15:done="0"/>
  <w15:commentEx w15:paraId="353A7E72" w15:done="0"/>
  <w15:commentEx w15:paraId="4FCAE736" w15:done="0"/>
  <w15:commentEx w15:paraId="208AB2A0" w15:done="0"/>
  <w15:commentEx w15:paraId="0DB148BA" w15:done="0"/>
  <w15:commentEx w15:paraId="6870A484" w15:done="0"/>
  <w15:commentEx w15:paraId="23D68CB4" w15:done="0"/>
  <w15:commentEx w15:paraId="1F2FC844" w15:done="0"/>
  <w15:commentEx w15:paraId="6D4D72A3" w15:done="0"/>
  <w15:commentEx w15:paraId="410CBDE1" w15:done="0"/>
  <w15:commentEx w15:paraId="5BD30E48" w15:done="0"/>
  <w15:commentEx w15:paraId="5C82E34C" w15:done="0"/>
  <w15:commentEx w15:paraId="0A8C8B92" w15:done="0"/>
  <w15:commentEx w15:paraId="02491E74" w15:done="0"/>
  <w15:commentEx w15:paraId="50A704C7" w15:done="0"/>
  <w15:commentEx w15:paraId="65CD1C81" w15:done="0"/>
  <w15:commentEx w15:paraId="2E81A444" w15:done="0"/>
  <w15:commentEx w15:paraId="7E4F8AE5" w15:done="0"/>
  <w15:commentEx w15:paraId="1CC4AF9D" w15:done="0"/>
  <w15:commentEx w15:paraId="74018AEF" w15:done="0"/>
  <w15:commentEx w15:paraId="6B375A1F" w15:done="0"/>
  <w15:commentEx w15:paraId="23EBAD31" w15:done="0"/>
  <w15:commentEx w15:paraId="2FB15E2A" w15:done="0"/>
  <w15:commentEx w15:paraId="62D6A765" w15:done="0"/>
  <w15:commentEx w15:paraId="7DA78E1E" w15:done="0"/>
  <w15:commentEx w15:paraId="3614EA9E" w15:done="0"/>
  <w15:commentEx w15:paraId="5B798DBB" w15:done="0"/>
  <w15:commentEx w15:paraId="613F3312" w15:done="0"/>
  <w15:commentEx w15:paraId="50972835" w15:done="0"/>
  <w15:commentEx w15:paraId="51EE5DF5" w15:done="0"/>
  <w15:commentEx w15:paraId="40975EA3" w15:done="0"/>
  <w15:commentEx w15:paraId="0A167CDE" w15:done="0"/>
  <w15:commentEx w15:paraId="5CBA7D2D" w15:done="0"/>
  <w15:commentEx w15:paraId="5B4E7B52" w15:done="0"/>
  <w15:commentEx w15:paraId="1BC606CF" w15:done="0"/>
  <w15:commentEx w15:paraId="746CCF59" w15:done="0"/>
  <w15:commentEx w15:paraId="0B54608A" w15:done="0"/>
  <w15:commentEx w15:paraId="7FB9F4C5" w15:done="0"/>
  <w15:commentEx w15:paraId="5731E9E1" w15:done="0"/>
  <w15:commentEx w15:paraId="4FC1D1F0" w15:done="0"/>
  <w15:commentEx w15:paraId="789C20C9" w15:done="0"/>
  <w15:commentEx w15:paraId="654EE59E" w15:done="0"/>
  <w15:commentEx w15:paraId="754D2A73" w15:done="0"/>
  <w15:commentEx w15:paraId="20927746" w15:done="0"/>
  <w15:commentEx w15:paraId="4DE9835E" w15:done="0"/>
  <w15:commentEx w15:paraId="5EE78FC6" w15:done="0"/>
  <w15:commentEx w15:paraId="576EC9CB" w15:done="0"/>
  <w15:commentEx w15:paraId="7A27E4D8" w15:done="0"/>
  <w15:commentEx w15:paraId="31DF1334" w15:done="0"/>
  <w15:commentEx w15:paraId="5DE4F054" w15:done="0"/>
  <w15:commentEx w15:paraId="67D05839" w15:done="0"/>
  <w15:commentEx w15:paraId="39006834" w15:done="0"/>
  <w15:commentEx w15:paraId="3B9395D1" w15:done="0"/>
  <w15:commentEx w15:paraId="6D8A631E" w15:done="0"/>
  <w15:commentEx w15:paraId="34AE87A2" w15:done="0"/>
  <w15:commentEx w15:paraId="30D5B7C1" w15:done="0"/>
  <w15:commentEx w15:paraId="69F93894" w15:done="0"/>
  <w15:commentEx w15:paraId="2C330353" w15:done="0"/>
  <w15:commentEx w15:paraId="6BE13B7F" w15:done="0"/>
  <w15:commentEx w15:paraId="79E9A384" w15:done="0"/>
  <w15:commentEx w15:paraId="6684F1B7" w15:done="0"/>
  <w15:commentEx w15:paraId="72D0C997" w15:done="0"/>
  <w15:commentEx w15:paraId="264EC6A3" w15:done="0"/>
  <w15:commentEx w15:paraId="2183D65E" w15:done="0"/>
  <w15:commentEx w15:paraId="59C3970F" w15:done="0"/>
  <w15:commentEx w15:paraId="3F86FC28" w15:done="0"/>
  <w15:commentEx w15:paraId="493C6B7F" w15:done="0"/>
  <w15:commentEx w15:paraId="2DF4B656" w15:done="0"/>
  <w15:commentEx w15:paraId="716FBE58" w15:done="0"/>
  <w15:commentEx w15:paraId="43F94031" w15:done="0"/>
  <w15:commentEx w15:paraId="4C206A33" w15:done="0"/>
  <w15:commentEx w15:paraId="49F02FC2" w15:done="0"/>
  <w15:commentEx w15:paraId="1E64FCFF" w15:done="0"/>
  <w15:commentEx w15:paraId="234A7C1C" w15:done="0"/>
  <w15:commentEx w15:paraId="6EACE862" w15:done="0"/>
  <w15:commentEx w15:paraId="7A5BEDD6" w15:done="0"/>
  <w15:commentEx w15:paraId="33C01CDC" w15:done="0"/>
  <w15:commentEx w15:paraId="6C1FEFF9" w15:done="0"/>
  <w15:commentEx w15:paraId="20460B4F" w15:done="0"/>
  <w15:commentEx w15:paraId="3A2CA63F" w15:done="0"/>
  <w15:commentEx w15:paraId="1E0C38B5" w15:done="0"/>
  <w15:commentEx w15:paraId="55E830EC" w15:done="0"/>
  <w15:commentEx w15:paraId="47A9BE47" w15:done="0"/>
  <w15:commentEx w15:paraId="35737828" w15:done="0"/>
  <w15:commentEx w15:paraId="5DF2A2D7" w15:done="0"/>
  <w15:commentEx w15:paraId="4BD95F1B" w15:done="0"/>
  <w15:commentEx w15:paraId="35BE8966" w15:done="0"/>
  <w15:commentEx w15:paraId="405DF7C9" w15:done="0"/>
  <w15:commentEx w15:paraId="6FF7A026" w15:done="0"/>
  <w15:commentEx w15:paraId="3C3108AF" w15:done="0"/>
  <w15:commentEx w15:paraId="334F14EB" w15:done="0"/>
  <w15:commentEx w15:paraId="4C71213C" w15:done="0"/>
  <w15:commentEx w15:paraId="5A33D71E" w15:done="0"/>
  <w15:commentEx w15:paraId="504BD0C1" w15:done="0"/>
  <w15:commentEx w15:paraId="6D25F61B" w15:done="0"/>
  <w15:commentEx w15:paraId="062E3D3D" w15:done="0"/>
  <w15:commentEx w15:paraId="31F04C65" w15:done="0"/>
  <w15:commentEx w15:paraId="6B5663C7" w15:done="0"/>
  <w15:commentEx w15:paraId="79D005A8" w15:done="0"/>
  <w15:commentEx w15:paraId="11B028B9" w15:done="0"/>
  <w15:commentEx w15:paraId="7D790BCD" w15:done="0"/>
  <w15:commentEx w15:paraId="1835175E" w15:done="0"/>
  <w15:commentEx w15:paraId="55EB8462" w15:done="0"/>
  <w15:commentEx w15:paraId="05ABBDA9" w15:done="0"/>
  <w15:commentEx w15:paraId="6EAF752C" w15:done="0"/>
  <w15:commentEx w15:paraId="0ABE9243" w15:done="0"/>
  <w15:commentEx w15:paraId="6C3EB689" w15:done="0"/>
  <w15:commentEx w15:paraId="03139E12" w15:done="0"/>
  <w15:commentEx w15:paraId="01F31A54" w15:done="0"/>
  <w15:commentEx w15:paraId="7FDED5CA" w15:done="0"/>
  <w15:commentEx w15:paraId="51B47013" w15:done="0"/>
  <w15:commentEx w15:paraId="198A366B" w15:done="0"/>
  <w15:commentEx w15:paraId="6645BA31" w15:done="0"/>
  <w15:commentEx w15:paraId="1C04D40E" w15:done="0"/>
  <w15:commentEx w15:paraId="61B0E5A5" w15:done="0"/>
  <w15:commentEx w15:paraId="79F8B82B" w15:done="0"/>
  <w15:commentEx w15:paraId="063A6E29" w15:done="0"/>
  <w15:commentEx w15:paraId="5F0D4AFD" w15:done="0"/>
  <w15:commentEx w15:paraId="318B7E09" w15:done="0"/>
  <w15:commentEx w15:paraId="31936E75" w15:done="0"/>
  <w15:commentEx w15:paraId="1B9345F6" w15:done="0"/>
  <w15:commentEx w15:paraId="6E6F72D6" w15:done="0"/>
  <w15:commentEx w15:paraId="375FBFE4" w15:done="0"/>
  <w15:commentEx w15:paraId="5FAD172B" w15:done="0"/>
  <w15:commentEx w15:paraId="0EEFCBBB" w15:done="0"/>
  <w15:commentEx w15:paraId="4370F11D" w15:done="0"/>
  <w15:commentEx w15:paraId="53052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F80BF8" w16cex:dateUtc="2025-09-24T08:10:00Z"/>
  <w16cex:commentExtensible w16cex:durableId="2ABA208B" w16cex:dateUtc="2023-06-15T02:53:00Z"/>
  <w16cex:commentExtensible w16cex:durableId="27AB3001" w16cex:dateUtc="2023-03-02T05:24:00Z"/>
  <w16cex:commentExtensible w16cex:durableId="24C4F3D9" w16cex:dateUtc="2021-08-16T05:25:00Z"/>
  <w16cex:commentExtensible w16cex:durableId="250AFBC9" w16cex:dateUtc="2021-10-08T08:18:00Z"/>
  <w16cex:commentExtensible w16cex:durableId="250AFBDA" w16cex:dateUtc="2021-10-08T08:18:00Z"/>
  <w16cex:commentExtensible w16cex:durableId="27AB42A7" w16cex:dateUtc="2023-03-02T06:43:00Z"/>
  <w16cex:commentExtensible w16cex:durableId="24B3DA01" w16cex:dateUtc="2021-08-03T06:06:00Z"/>
  <w16cex:commentExtensible w16cex:durableId="2ABA107A" w16cex:dateUtc="2023-03-02T06:43:00Z"/>
  <w16cex:commentExtensible w16cex:durableId="27AB4249" w16cex:dateUtc="2023-03-02T06:42:00Z"/>
  <w16cex:commentExtensible w16cex:durableId="24B3DAC3" w16cex:dateUtc="2021-08-03T06:09:00Z"/>
  <w16cex:commentExtensible w16cex:durableId="2ABA10E3" w16cex:dateUtc="2023-03-02T06:42:00Z"/>
  <w16cex:commentExtensible w16cex:durableId="294A40C9" w16cex:dateUtc="2024-01-11T01:26:00Z"/>
  <w16cex:commentExtensible w16cex:durableId="2509A0B6" w16cex:dateUtc="2021-10-07T07:37:00Z"/>
  <w16cex:commentExtensible w16cex:durableId="25096F46" w16cex:dateUtc="2021-10-07T04:06:00Z"/>
  <w16cex:commentExtensible w16cex:durableId="4D54615F" w16cex:dateUtc="2025-09-24T08:13:00Z"/>
  <w16cex:commentExtensible w16cex:durableId="24B3E653" w16cex:dateUtc="2021-08-03T06:59:00Z"/>
  <w16cex:commentExtensible w16cex:durableId="6269E297" w16cex:dateUtc="2025-09-24T08:16:00Z"/>
  <w16cex:commentExtensible w16cex:durableId="2509AE6C" w16cex:dateUtc="2021-09-08T02:17:00Z"/>
  <w16cex:commentExtensible w16cex:durableId="2ADF574C" w16cex:dateUtc="2021-09-08T02:17:00Z"/>
  <w16cex:commentExtensible w16cex:durableId="079561E8" w16cex:dateUtc="2025-09-24T08:18:00Z"/>
  <w16cex:commentExtensible w16cex:durableId="7F73F99F" w16cex:dateUtc="2025-09-24T08:20:00Z"/>
  <w16cex:commentExtensible w16cex:durableId="62E60804" w16cex:dateUtc="2025-09-24T08:22:00Z"/>
  <w16cex:commentExtensible w16cex:durableId="250AF698" w16cex:dateUtc="2021-10-08T07:55:00Z"/>
  <w16cex:commentExtensible w16cex:durableId="24B3E004" w16cex:dateUtc="2021-08-03T06:32:00Z"/>
  <w16cex:commentExtensible w16cex:durableId="27AB3F47" w16cex:dateUtc="2023-03-02T06:29:00Z"/>
  <w16cex:commentExtensible w16cex:durableId="294A8537" w16cex:dateUtc="2024-01-11T06:18:00Z"/>
  <w16cex:commentExtensible w16cex:durableId="27AB5238" w16cex:dateUtc="2023-03-02T07:50:00Z"/>
  <w16cex:commentExtensible w16cex:durableId="08F31533" w16cex:dateUtc="2025-09-24T08:23:00Z"/>
  <w16cex:commentExtensible w16cex:durableId="294A8540" w16cex:dateUtc="2024-01-11T06:18:00Z"/>
  <w16cex:commentExtensible w16cex:durableId="27AB52B2" w16cex:dateUtc="2023-03-02T07:52:00Z"/>
  <w16cex:commentExtensible w16cex:durableId="3545619B" w16cex:dateUtc="2025-09-24T08:24:00Z"/>
  <w16cex:commentExtensible w16cex:durableId="294A8551" w16cex:dateUtc="2024-01-11T06:18:00Z"/>
  <w16cex:commentExtensible w16cex:durableId="710AEDF1" w16cex:dateUtc="2025-09-24T08:27:00Z"/>
  <w16cex:commentExtensible w16cex:durableId="12ED889F" w16cex:dateUtc="2025-09-24T08:29:00Z"/>
  <w16cex:commentExtensible w16cex:durableId="24B3EB53" w16cex:dateUtc="2021-08-03T07:20:00Z"/>
  <w16cex:commentExtensible w16cex:durableId="24B3CC8D" w16cex:dateUtc="2021-08-03T05:09:00Z"/>
  <w16cex:commentExtensible w16cex:durableId="4F44067F" w16cex:dateUtc="2021-08-03T07:20:00Z"/>
  <w16cex:commentExtensible w16cex:durableId="27AB30F8" w16cex:dateUtc="2023-03-02T05:28:00Z"/>
  <w16cex:commentExtensible w16cex:durableId="27AB8053" w16cex:dateUtc="2023-03-02T11:06:00Z"/>
  <w16cex:commentExtensible w16cex:durableId="27AB315E" w16cex:dateUtc="2023-03-02T05:29:00Z"/>
  <w16cex:commentExtensible w16cex:durableId="27AB317D" w16cex:dateUtc="2023-03-02T05:30:00Z"/>
  <w16cex:commentExtensible w16cex:durableId="27AB31AC" w16cex:dateUtc="2023-03-02T05:31:00Z"/>
  <w16cex:commentExtensible w16cex:durableId="27AB506F" w16cex:dateUtc="2023-03-02T07:42:00Z"/>
  <w16cex:commentExtensible w16cex:durableId="294A3FF6" w16cex:dateUtc="2024-01-11T01:22:00Z"/>
  <w16cex:commentExtensible w16cex:durableId="294A359A" w16cex:dateUtc="2024-01-11T00:38:00Z"/>
  <w16cex:commentExtensible w16cex:durableId="294A35AD" w16cex:dateUtc="2024-01-11T00:38:00Z"/>
  <w16cex:commentExtensible w16cex:durableId="294A3A90" w16cex:dateUtc="2024-01-11T00:59:00Z"/>
  <w16cex:commentExtensible w16cex:durableId="294A3A9D" w16cex:dateUtc="2024-01-11T00:59:00Z"/>
  <w16cex:commentExtensible w16cex:durableId="2975CFD7" w16cex:dateUtc="2024-02-13T02:24:00Z"/>
  <w16cex:commentExtensible w16cex:durableId="294A3AA8" w16cex:dateUtc="2024-01-11T01:00:00Z"/>
  <w16cex:commentExtensible w16cex:durableId="2975CFE2" w16cex:dateUtc="2024-02-13T02:24:00Z"/>
  <w16cex:commentExtensible w16cex:durableId="74C9A3B1" w16cex:dateUtc="2024-01-11T01:00:00Z"/>
  <w16cex:commentExtensible w16cex:durableId="5E4ED758" w16cex:dateUtc="2024-02-13T02:24:00Z"/>
  <w16cex:commentExtensible w16cex:durableId="2975D0AC" w16cex:dateUtc="2024-02-13T02:27:00Z"/>
  <w16cex:commentExtensible w16cex:durableId="294A3653" w16cex:dateUtc="2024-01-11T00:41:00Z"/>
  <w16cex:commentExtensible w16cex:durableId="2B0D6885" w16cex:dateUtc="2024-01-11T01:24:00Z"/>
  <w16cex:commentExtensible w16cex:durableId="2B0D6884" w16cex:dateUtc="2023-03-02T07:40:00Z"/>
  <w16cex:commentExtensible w16cex:durableId="2B0D72FA" w16cex:dateUtc="2024-01-11T01:24:00Z"/>
  <w16cex:commentExtensible w16cex:durableId="2B0D72F9" w16cex:dateUtc="2023-03-02T07:40:00Z"/>
  <w16cex:commentExtensible w16cex:durableId="2AF2DB11" w16cex:dateUtc="2024-11-28T03:05:00Z"/>
  <w16cex:commentExtensible w16cex:durableId="294A4057" w16cex:dateUtc="2024-01-11T01:24:00Z"/>
  <w16cex:commentExtensible w16cex:durableId="27AB4FEC" w16cex:dateUtc="2023-03-02T07:40:00Z"/>
  <w16cex:commentExtensible w16cex:durableId="27AB2FCB" w16cex:dateUtc="2023-03-02T05:20:00Z"/>
  <w16cex:commentExtensible w16cex:durableId="2509A682" w16cex:dateUtc="2021-10-07T08:01:00Z"/>
  <w16cex:commentExtensible w16cex:durableId="250AFF30" w16cex:dateUtc="2021-10-08T08:32:00Z"/>
  <w16cex:commentExtensible w16cex:durableId="294A4119" w16cex:dateUtc="2024-01-11T01:27:00Z"/>
  <w16cex:commentExtensible w16cex:durableId="2509A3F8" w16cex:dateUtc="2021-10-07T07:51:00Z"/>
  <w16cex:commentExtensible w16cex:durableId="2509A4D1" w16cex:dateUtc="2021-10-07T07:54:00Z"/>
  <w16cex:commentExtensible w16cex:durableId="2509A569" w16cex:dateUtc="2021-10-07T07:57:00Z"/>
  <w16cex:commentExtensible w16cex:durableId="2509A5AF" w16cex:dateUtc="2021-10-07T07:58:00Z"/>
  <w16cex:commentExtensible w16cex:durableId="294A3744" w16cex:dateUtc="2024-01-11T0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2B90D3" w16cid:durableId="24B298D2"/>
  <w16cid:commentId w16cid:paraId="559583CB" w16cid:durableId="24B298D3"/>
  <w16cid:commentId w16cid:paraId="478F427D" w16cid:durableId="39F80BF8"/>
  <w16cid:commentId w16cid:paraId="36E32398" w16cid:durableId="24B298D4"/>
  <w16cid:commentId w16cid:paraId="187CE4C6" w16cid:durableId="27A728FF"/>
  <w16cid:commentId w16cid:paraId="42D93E35" w16cid:durableId="24B298D5"/>
  <w16cid:commentId w16cid:paraId="1E88B49B" w16cid:durableId="24B298D6"/>
  <w16cid:commentId w16cid:paraId="0AA6AA73" w16cid:durableId="25A2CC1D"/>
  <w16cid:commentId w16cid:paraId="32C7FB34" w16cid:durableId="2ABA208E"/>
  <w16cid:commentId w16cid:paraId="3CFCDA8C" w16cid:durableId="2ABA208D"/>
  <w16cid:commentId w16cid:paraId="4B5912D6" w16cid:durableId="2ABA208C"/>
  <w16cid:commentId w16cid:paraId="33347DC0" w16cid:durableId="2ABA208B"/>
  <w16cid:commentId w16cid:paraId="2736AE38" w16cid:durableId="2B2BFF14"/>
  <w16cid:commentId w16cid:paraId="77C673CE" w16cid:durableId="2B2BFF13"/>
  <w16cid:commentId w16cid:paraId="1355A165" w16cid:durableId="2B2BFF12"/>
  <w16cid:commentId w16cid:paraId="069DFB60" w16cid:durableId="25A2CC1E"/>
  <w16cid:commentId w16cid:paraId="749C8C6D" w16cid:durableId="27AB3001"/>
  <w16cid:commentId w16cid:paraId="28D0FDA4" w16cid:durableId="24B298DE"/>
  <w16cid:commentId w16cid:paraId="7FA0EEA9" w16cid:durableId="27A7290B"/>
  <w16cid:commentId w16cid:paraId="749F542B" w16cid:durableId="24B298DF"/>
  <w16cid:commentId w16cid:paraId="2E50FD2B" w16cid:durableId="24B298E0"/>
  <w16cid:commentId w16cid:paraId="3635ABFC" w16cid:durableId="24B298E1"/>
  <w16cid:commentId w16cid:paraId="4413B2F2" w16cid:durableId="24B298E2"/>
  <w16cid:commentId w16cid:paraId="42C4C3EF" w16cid:durableId="24B298E3"/>
  <w16cid:commentId w16cid:paraId="119D6F62" w16cid:durableId="24B298E4"/>
  <w16cid:commentId w16cid:paraId="5FC6C7FC" w16cid:durableId="24B298E5"/>
  <w16cid:commentId w16cid:paraId="67F2F007" w16cid:durableId="24B298E6"/>
  <w16cid:commentId w16cid:paraId="6DEF2271" w16cid:durableId="24B298E7"/>
  <w16cid:commentId w16cid:paraId="0A094A75" w16cid:durableId="24B298E8"/>
  <w16cid:commentId w16cid:paraId="7A6DB2EF" w16cid:durableId="24B298E9"/>
  <w16cid:commentId w16cid:paraId="217A124B" w16cid:durableId="24B298EA"/>
  <w16cid:commentId w16cid:paraId="631C8C07" w16cid:durableId="24B298EB"/>
  <w16cid:commentId w16cid:paraId="5934DF01" w16cid:durableId="24B298EC"/>
  <w16cid:commentId w16cid:paraId="254BD827" w16cid:durableId="24C4F3D9"/>
  <w16cid:commentId w16cid:paraId="393078E9" w16cid:durableId="24B298ED"/>
  <w16cid:commentId w16cid:paraId="5C5C09DF" w16cid:durableId="24B298EE"/>
  <w16cid:commentId w16cid:paraId="51F3880D" w16cid:durableId="24B298EF"/>
  <w16cid:commentId w16cid:paraId="06B744FA" w16cid:durableId="24B298F0"/>
  <w16cid:commentId w16cid:paraId="27ACC6BF" w16cid:durableId="27A7291F"/>
  <w16cid:commentId w16cid:paraId="48875D52" w16cid:durableId="27A72920"/>
  <w16cid:commentId w16cid:paraId="1C5A4FAE" w16cid:durableId="24B298F1"/>
  <w16cid:commentId w16cid:paraId="3FDDCDAA" w16cid:durableId="24B298F2"/>
  <w16cid:commentId w16cid:paraId="7DCA5ED1" w16cid:durableId="24B298F3"/>
  <w16cid:commentId w16cid:paraId="58EC9AFA" w16cid:durableId="24B298F4"/>
  <w16cid:commentId w16cid:paraId="2B55FEE5" w16cid:durableId="250AFBC9"/>
  <w16cid:commentId w16cid:paraId="120B04D4" w16cid:durableId="250AFBDA"/>
  <w16cid:commentId w16cid:paraId="1D531DA6" w16cid:durableId="24B298F5"/>
  <w16cid:commentId w16cid:paraId="03233BA2" w16cid:durableId="27AB42A7"/>
  <w16cid:commentId w16cid:paraId="2694D3B5" w16cid:durableId="27A72928"/>
  <w16cid:commentId w16cid:paraId="6C508FE3" w16cid:durableId="24B298F6"/>
  <w16cid:commentId w16cid:paraId="6903E0D4" w16cid:durableId="24B3DA01"/>
  <w16cid:commentId w16cid:paraId="2E88D124" w16cid:durableId="2ABA107A"/>
  <w16cid:commentId w16cid:paraId="51CC1F41" w16cid:durableId="2ABA1079"/>
  <w16cid:commentId w16cid:paraId="1ED7DDE7" w16cid:durableId="2ABA1078"/>
  <w16cid:commentId w16cid:paraId="3807E059" w16cid:durableId="27AB4249"/>
  <w16cid:commentId w16cid:paraId="4CE40311" w16cid:durableId="27A7292B"/>
  <w16cid:commentId w16cid:paraId="6896D74D" w16cid:durableId="24B298F7"/>
  <w16cid:commentId w16cid:paraId="7A060657" w16cid:durableId="24B3DAC3"/>
  <w16cid:commentId w16cid:paraId="795E16B7" w16cid:durableId="2ABA10E3"/>
  <w16cid:commentId w16cid:paraId="299A7613" w16cid:durableId="2ABA10E2"/>
  <w16cid:commentId w16cid:paraId="25B079AA" w16cid:durableId="2ABA10E1"/>
  <w16cid:commentId w16cid:paraId="0DEFA9C3" w16cid:durableId="27A7292E"/>
  <w16cid:commentId w16cid:paraId="780F237C" w16cid:durableId="24B298F8"/>
  <w16cid:commentId w16cid:paraId="684F5359" w16cid:durableId="24B298F9"/>
  <w16cid:commentId w16cid:paraId="08024BE1" w16cid:durableId="24B298FA"/>
  <w16cid:commentId w16cid:paraId="5B25AF28" w16cid:durableId="24B298FB"/>
  <w16cid:commentId w16cid:paraId="354219D8" w16cid:durableId="24B298FC"/>
  <w16cid:commentId w16cid:paraId="7167ECF4" w16cid:durableId="24B298FD"/>
  <w16cid:commentId w16cid:paraId="3AFA2DC0" w16cid:durableId="24B298FE"/>
  <w16cid:commentId w16cid:paraId="033F772E" w16cid:durableId="294A40C9"/>
  <w16cid:commentId w16cid:paraId="750FA5E8" w16cid:durableId="2509A0B6"/>
  <w16cid:commentId w16cid:paraId="25432D9F" w16cid:durableId="25096F46"/>
  <w16cid:commentId w16cid:paraId="2AB9E1D0" w16cid:durableId="25A2CC4A"/>
  <w16cid:commentId w16cid:paraId="3818B1D8" w16cid:durableId="25A2CC4B"/>
  <w16cid:commentId w16cid:paraId="266B77AC" w16cid:durableId="24B29901"/>
  <w16cid:commentId w16cid:paraId="03DAD0EA" w16cid:durableId="24B29902"/>
  <w16cid:commentId w16cid:paraId="7C8D42CC" w16cid:durableId="25A2CC4E"/>
  <w16cid:commentId w16cid:paraId="5248893D" w16cid:durableId="24B29904"/>
  <w16cid:commentId w16cid:paraId="5DE87077" w16cid:durableId="27A7293E"/>
  <w16cid:commentId w16cid:paraId="0F486D95" w16cid:durableId="4D54615F"/>
  <w16cid:commentId w16cid:paraId="1EF989BA" w16cid:durableId="27A7293F"/>
  <w16cid:commentId w16cid:paraId="143357BD" w16cid:durableId="27A72940"/>
  <w16cid:commentId w16cid:paraId="43C5D030" w16cid:durableId="24B29905"/>
  <w16cid:commentId w16cid:paraId="5A7A74A1" w16cid:durableId="24B29906"/>
  <w16cid:commentId w16cid:paraId="4506A3B3" w16cid:durableId="24B3E653"/>
  <w16cid:commentId w16cid:paraId="7AD844EC" w16cid:durableId="27A72944"/>
  <w16cid:commentId w16cid:paraId="1AE1CB91" w16cid:durableId="27A72945"/>
  <w16cid:commentId w16cid:paraId="2952E99C" w16cid:durableId="27A72946"/>
  <w16cid:commentId w16cid:paraId="2376B968" w16cid:durableId="27A72947"/>
  <w16cid:commentId w16cid:paraId="11FDDB52" w16cid:durableId="27A72948"/>
  <w16cid:commentId w16cid:paraId="52A8153E" w16cid:durableId="24B29907"/>
  <w16cid:commentId w16cid:paraId="26D92E4A" w16cid:durableId="24B29908"/>
  <w16cid:commentId w16cid:paraId="4D661FF5" w16cid:durableId="27A7294B"/>
  <w16cid:commentId w16cid:paraId="2D6B11D6" w16cid:durableId="27A7294C"/>
  <w16cid:commentId w16cid:paraId="63C07638" w16cid:durableId="27A7294D"/>
  <w16cid:commentId w16cid:paraId="355F7B17" w16cid:durableId="27A7294E"/>
  <w16cid:commentId w16cid:paraId="1C0DC161" w16cid:durableId="27A7294F"/>
  <w16cid:commentId w16cid:paraId="676C6FBD" w16cid:durableId="24B29909"/>
  <w16cid:commentId w16cid:paraId="2C0C5B45" w16cid:durableId="27A72951"/>
  <w16cid:commentId w16cid:paraId="45C672D2" w16cid:durableId="27A72952"/>
  <w16cid:commentId w16cid:paraId="26F37B8A" w16cid:durableId="24B2990A"/>
  <w16cid:commentId w16cid:paraId="0B22CE9E" w16cid:durableId="24B2990B"/>
  <w16cid:commentId w16cid:paraId="002BBFC2" w16cid:durableId="24B2990C"/>
  <w16cid:commentId w16cid:paraId="749CADFD" w16cid:durableId="24B2990D"/>
  <w16cid:commentId w16cid:paraId="4FF60868" w16cid:durableId="24B2990E"/>
  <w16cid:commentId w16cid:paraId="6DF24658" w16cid:durableId="2509BA30"/>
  <w16cid:commentId w16cid:paraId="467E21C0" w16cid:durableId="24B2990F"/>
  <w16cid:commentId w16cid:paraId="0E66010E" w16cid:durableId="27A7295A"/>
  <w16cid:commentId w16cid:paraId="6C32FF19" w16cid:durableId="27A7295B"/>
  <w16cid:commentId w16cid:paraId="01F616FA" w16cid:durableId="27A7295C"/>
  <w16cid:commentId w16cid:paraId="0EA6B76C" w16cid:durableId="27A7295D"/>
  <w16cid:commentId w16cid:paraId="06C97D79" w16cid:durableId="27A7295E"/>
  <w16cid:commentId w16cid:paraId="0D00518A" w16cid:durableId="27A7295F"/>
  <w16cid:commentId w16cid:paraId="0C31DB57" w16cid:durableId="27A72960"/>
  <w16cid:commentId w16cid:paraId="37BBB2D4" w16cid:durableId="27A72961"/>
  <w16cid:commentId w16cid:paraId="01C04DD5" w16cid:durableId="27A72962"/>
  <w16cid:commentId w16cid:paraId="70047B76" w16cid:durableId="27A72963"/>
  <w16cid:commentId w16cid:paraId="7098BCA9" w16cid:durableId="24B29910"/>
  <w16cid:commentId w16cid:paraId="158AF902" w16cid:durableId="27A72965"/>
  <w16cid:commentId w16cid:paraId="23F7A2DD" w16cid:durableId="24B29911"/>
  <w16cid:commentId w16cid:paraId="36561936" w16cid:durableId="27A72967"/>
  <w16cid:commentId w16cid:paraId="296825A8" w16cid:durableId="24B29912"/>
  <w16cid:commentId w16cid:paraId="22B33EE2" w16cid:durableId="24B29913"/>
  <w16cid:commentId w16cid:paraId="4DA8DDA7" w16cid:durableId="27A7296A"/>
  <w16cid:commentId w16cid:paraId="3764A5F4" w16cid:durableId="24B29914"/>
  <w16cid:commentId w16cid:paraId="10D06337" w16cid:durableId="6269E297"/>
  <w16cid:commentId w16cid:paraId="29DEF870" w16cid:durableId="2509AE6C"/>
  <w16cid:commentId w16cid:paraId="619A16C1" w16cid:durableId="2ADF574C"/>
  <w16cid:commentId w16cid:paraId="54DDD409" w16cid:durableId="079561E8"/>
  <w16cid:commentId w16cid:paraId="5071E491" w16cid:durableId="7F73F99F"/>
  <w16cid:commentId w16cid:paraId="0C5F46CA" w16cid:durableId="62E60804"/>
  <w16cid:commentId w16cid:paraId="5C481304" w16cid:durableId="250AF698"/>
  <w16cid:commentId w16cid:paraId="047489E5" w16cid:durableId="24B3E004"/>
  <w16cid:commentId w16cid:paraId="1313AA33" w16cid:durableId="27AB3F47"/>
  <w16cid:commentId w16cid:paraId="657B9442" w16cid:durableId="24B29915"/>
  <w16cid:commentId w16cid:paraId="7B97B949" w16cid:durableId="294A8537"/>
  <w16cid:commentId w16cid:paraId="39551CC8" w16cid:durableId="27AB5238"/>
  <w16cid:commentId w16cid:paraId="4C929C86" w16cid:durableId="08F31533"/>
  <w16cid:commentId w16cid:paraId="216404BF" w16cid:durableId="294A8540"/>
  <w16cid:commentId w16cid:paraId="49CF38AD" w16cid:durableId="27A72974"/>
  <w16cid:commentId w16cid:paraId="0546C885" w16cid:durableId="27AB52B2"/>
  <w16cid:commentId w16cid:paraId="0046BF73" w16cid:durableId="3545619B"/>
  <w16cid:commentId w16cid:paraId="785C46E7" w16cid:durableId="294A8551"/>
  <w16cid:commentId w16cid:paraId="1D842F2B" w16cid:durableId="710AEDF1"/>
  <w16cid:commentId w16cid:paraId="78FDFA22" w16cid:durableId="12ED889F"/>
  <w16cid:commentId w16cid:paraId="7A64F26C" w16cid:durableId="24B3EB53"/>
  <w16cid:commentId w16cid:paraId="1CCAB3A7" w16cid:durableId="24B29916"/>
  <w16cid:commentId w16cid:paraId="275AC69E" w16cid:durableId="24B29917"/>
  <w16cid:commentId w16cid:paraId="608250AC" w16cid:durableId="24B29918"/>
  <w16cid:commentId w16cid:paraId="025DB5F2" w16cid:durableId="24B29919"/>
  <w16cid:commentId w16cid:paraId="32135185" w16cid:durableId="27A7297A"/>
  <w16cid:commentId w16cid:paraId="7CAE0F35" w16cid:durableId="27A7297B"/>
  <w16cid:commentId w16cid:paraId="4F4A02B1" w16cid:durableId="27A7297C"/>
  <w16cid:commentId w16cid:paraId="47D5C497" w16cid:durableId="27A7297D"/>
  <w16cid:commentId w16cid:paraId="02378006" w16cid:durableId="27A7297E"/>
  <w16cid:commentId w16cid:paraId="6019C820" w16cid:durableId="24B2991A"/>
  <w16cid:commentId w16cid:paraId="6937A50C" w16cid:durableId="27A72980"/>
  <w16cid:commentId w16cid:paraId="1651264F" w16cid:durableId="24B2991B"/>
  <w16cid:commentId w16cid:paraId="4840B9C2" w16cid:durableId="27A72982"/>
  <w16cid:commentId w16cid:paraId="31D8ED4D" w16cid:durableId="27A72983"/>
  <w16cid:commentId w16cid:paraId="2DCC0999" w16cid:durableId="27A72984"/>
  <w16cid:commentId w16cid:paraId="706218FE" w16cid:durableId="27A72985"/>
  <w16cid:commentId w16cid:paraId="7594058A" w16cid:durableId="27A72986"/>
  <w16cid:commentId w16cid:paraId="581F4AD8" w16cid:durableId="24B2991C"/>
  <w16cid:commentId w16cid:paraId="3134386F" w16cid:durableId="24B2991D"/>
  <w16cid:commentId w16cid:paraId="3B65BC43" w16cid:durableId="24B2991E"/>
  <w16cid:commentId w16cid:paraId="48F42A2F" w16cid:durableId="24B2991F"/>
  <w16cid:commentId w16cid:paraId="5A0330BA" w16cid:durableId="24B29920"/>
  <w16cid:commentId w16cid:paraId="47713FBD" w16cid:durableId="24B29921"/>
  <w16cid:commentId w16cid:paraId="5EA70C47" w16cid:durableId="24B29922"/>
  <w16cid:commentId w16cid:paraId="498ED8BC" w16cid:durableId="24B29923"/>
  <w16cid:commentId w16cid:paraId="3F3FC9F7" w16cid:durableId="24B3CC8D"/>
  <w16cid:commentId w16cid:paraId="081D6F14" w16cid:durableId="24B29924"/>
  <w16cid:commentId w16cid:paraId="6C3B1061" w16cid:durableId="24B29925"/>
  <w16cid:commentId w16cid:paraId="30F04955" w16cid:durableId="24B29926"/>
  <w16cid:commentId w16cid:paraId="0D3A1188" w16cid:durableId="24B29927"/>
  <w16cid:commentId w16cid:paraId="3F2F1247" w16cid:durableId="27A72994"/>
  <w16cid:commentId w16cid:paraId="6564172B" w16cid:durableId="27A72995"/>
  <w16cid:commentId w16cid:paraId="186D20D4" w16cid:durableId="27A72996"/>
  <w16cid:commentId w16cid:paraId="0773F9B7" w16cid:durableId="27A72998"/>
  <w16cid:commentId w16cid:paraId="52F102D7" w16cid:durableId="27A72999"/>
  <w16cid:commentId w16cid:paraId="028CB63F" w16cid:durableId="27A7299A"/>
  <w16cid:commentId w16cid:paraId="2C7FE4D8" w16cid:durableId="27A7299B"/>
  <w16cid:commentId w16cid:paraId="72DFAC2F" w16cid:durableId="27A7299C"/>
  <w16cid:commentId w16cid:paraId="3C97F819" w16cid:durableId="27A7299D"/>
  <w16cid:commentId w16cid:paraId="77D90857" w16cid:durableId="27A7299E"/>
  <w16cid:commentId w16cid:paraId="5A90316D" w16cid:durableId="27A7299F"/>
  <w16cid:commentId w16cid:paraId="353A7E72" w16cid:durableId="27A729A0"/>
  <w16cid:commentId w16cid:paraId="4FCAE736" w16cid:durableId="24B29928"/>
  <w16cid:commentId w16cid:paraId="208AB2A0" w16cid:durableId="27A729A2"/>
  <w16cid:commentId w16cid:paraId="0DB148BA" w16cid:durableId="27A729A3"/>
  <w16cid:commentId w16cid:paraId="6870A484" w16cid:durableId="27A729A4"/>
  <w16cid:commentId w16cid:paraId="23D68CB4" w16cid:durableId="27A729A5"/>
  <w16cid:commentId w16cid:paraId="1F2FC844" w16cid:durableId="27A729A6"/>
  <w16cid:commentId w16cid:paraId="6D4D72A3" w16cid:durableId="27A729A7"/>
  <w16cid:commentId w16cid:paraId="410CBDE1" w16cid:durableId="27A729A8"/>
  <w16cid:commentId w16cid:paraId="5BD30E48" w16cid:durableId="27A729A9"/>
  <w16cid:commentId w16cid:paraId="5C82E34C" w16cid:durableId="27A729AA"/>
  <w16cid:commentId w16cid:paraId="0A8C8B92" w16cid:durableId="27A729AB"/>
  <w16cid:commentId w16cid:paraId="02491E74" w16cid:durableId="27A729AC"/>
  <w16cid:commentId w16cid:paraId="50A704C7" w16cid:durableId="27A729AD"/>
  <w16cid:commentId w16cid:paraId="65CD1C81" w16cid:durableId="27A729AE"/>
  <w16cid:commentId w16cid:paraId="2E81A444" w16cid:durableId="4F44067F"/>
  <w16cid:commentId w16cid:paraId="7E4F8AE5" w16cid:durableId="27AB30F8"/>
  <w16cid:commentId w16cid:paraId="1CC4AF9D" w16cid:durableId="27AB8053"/>
  <w16cid:commentId w16cid:paraId="74018AEF" w16cid:durableId="27AB315E"/>
  <w16cid:commentId w16cid:paraId="6B375A1F" w16cid:durableId="27AB317D"/>
  <w16cid:commentId w16cid:paraId="23EBAD31" w16cid:durableId="27AB31AC"/>
  <w16cid:commentId w16cid:paraId="2FB15E2A" w16cid:durableId="27A729AF"/>
  <w16cid:commentId w16cid:paraId="62D6A765" w16cid:durableId="24B29929"/>
  <w16cid:commentId w16cid:paraId="7DA78E1E" w16cid:durableId="24B2992A"/>
  <w16cid:commentId w16cid:paraId="3614EA9E" w16cid:durableId="25A2CC7F"/>
  <w16cid:commentId w16cid:paraId="5B798DBB" w16cid:durableId="25A2CC80"/>
  <w16cid:commentId w16cid:paraId="613F3312" w16cid:durableId="24B2992D"/>
  <w16cid:commentId w16cid:paraId="50972835" w16cid:durableId="24B2992E"/>
  <w16cid:commentId w16cid:paraId="51EE5DF5" w16cid:durableId="25A2CC83"/>
  <w16cid:commentId w16cid:paraId="40975EA3" w16cid:durableId="25A2CC84"/>
  <w16cid:commentId w16cid:paraId="0A167CDE" w16cid:durableId="24B29931"/>
  <w16cid:commentId w16cid:paraId="5CBA7D2D" w16cid:durableId="27A729B9"/>
  <w16cid:commentId w16cid:paraId="5B4E7B52" w16cid:durableId="64F024EE"/>
  <w16cid:commentId w16cid:paraId="1BC606CF" w16cid:durableId="27A729BA"/>
  <w16cid:commentId w16cid:paraId="746CCF59" w16cid:durableId="27A729BB"/>
  <w16cid:commentId w16cid:paraId="0B54608A" w16cid:durableId="27AB506F"/>
  <w16cid:commentId w16cid:paraId="7FB9F4C5" w16cid:durableId="27A729BC"/>
  <w16cid:commentId w16cid:paraId="5731E9E1" w16cid:durableId="27A729BD"/>
  <w16cid:commentId w16cid:paraId="4FC1D1F0" w16cid:durableId="294A3FF6"/>
  <w16cid:commentId w16cid:paraId="789C20C9" w16cid:durableId="294A359A"/>
  <w16cid:commentId w16cid:paraId="654EE59E" w16cid:durableId="294A35AD"/>
  <w16cid:commentId w16cid:paraId="754D2A73" w16cid:durableId="27A729BE"/>
  <w16cid:commentId w16cid:paraId="20927746" w16cid:durableId="27A729BF"/>
  <w16cid:commentId w16cid:paraId="4DE9835E" w16cid:durableId="27A729C0"/>
  <w16cid:commentId w16cid:paraId="5EE78FC6" w16cid:durableId="27A729C1"/>
  <w16cid:commentId w16cid:paraId="576EC9CB" w16cid:durableId="24B29932"/>
  <w16cid:commentId w16cid:paraId="7A27E4D8" w16cid:durableId="294A3A90"/>
  <w16cid:commentId w16cid:paraId="31DF1334" w16cid:durableId="294A3A9D"/>
  <w16cid:commentId w16cid:paraId="5DE4F054" w16cid:durableId="2975CFD7"/>
  <w16cid:commentId w16cid:paraId="67D05839" w16cid:durableId="294A3AA8"/>
  <w16cid:commentId w16cid:paraId="39006834" w16cid:durableId="2975CFE2"/>
  <w16cid:commentId w16cid:paraId="3B9395D1" w16cid:durableId="74C9A3B1"/>
  <w16cid:commentId w16cid:paraId="6D8A631E" w16cid:durableId="5E4ED758"/>
  <w16cid:commentId w16cid:paraId="34AE87A2" w16cid:durableId="27A729C3"/>
  <w16cid:commentId w16cid:paraId="30D5B7C1" w16cid:durableId="27A729C4"/>
  <w16cid:commentId w16cid:paraId="69F93894" w16cid:durableId="27A729C5"/>
  <w16cid:commentId w16cid:paraId="2C330353" w16cid:durableId="27A729C6"/>
  <w16cid:commentId w16cid:paraId="6BE13B7F" w16cid:durableId="2975D0AC"/>
  <w16cid:commentId w16cid:paraId="79E9A384" w16cid:durableId="27A729C7"/>
  <w16cid:commentId w16cid:paraId="6684F1B7" w16cid:durableId="27A729C8"/>
  <w16cid:commentId w16cid:paraId="72D0C997" w16cid:durableId="27A729C9"/>
  <w16cid:commentId w16cid:paraId="264EC6A3" w16cid:durableId="27A729CA"/>
  <w16cid:commentId w16cid:paraId="2183D65E" w16cid:durableId="27A729D0"/>
  <w16cid:commentId w16cid:paraId="59C3970F" w16cid:durableId="27A729D1"/>
  <w16cid:commentId w16cid:paraId="3F86FC28" w16cid:durableId="27A729D2"/>
  <w16cid:commentId w16cid:paraId="493C6B7F" w16cid:durableId="27A729D3"/>
  <w16cid:commentId w16cid:paraId="2DF4B656" w16cid:durableId="27A729D4"/>
  <w16cid:commentId w16cid:paraId="716FBE58" w16cid:durableId="294A3653"/>
  <w16cid:commentId w16cid:paraId="43F94031" w16cid:durableId="27A729D5"/>
  <w16cid:commentId w16cid:paraId="4C206A33" w16cid:durableId="27A729D6"/>
  <w16cid:commentId w16cid:paraId="49F02FC2" w16cid:durableId="2B0D6885"/>
  <w16cid:commentId w16cid:paraId="1E64FCFF" w16cid:durableId="2B0D6884"/>
  <w16cid:commentId w16cid:paraId="234A7C1C" w16cid:durableId="2B0D6883"/>
  <w16cid:commentId w16cid:paraId="6EACE862" w16cid:durableId="27A729D7"/>
  <w16cid:commentId w16cid:paraId="7A5BEDD6" w16cid:durableId="27A729D8"/>
  <w16cid:commentId w16cid:paraId="33C01CDC" w16cid:durableId="27A729D9"/>
  <w16cid:commentId w16cid:paraId="6C1FEFF9" w16cid:durableId="27A729DA"/>
  <w16cid:commentId w16cid:paraId="20460B4F" w16cid:durableId="27A729DB"/>
  <w16cid:commentId w16cid:paraId="3A2CA63F" w16cid:durableId="27A729DC"/>
  <w16cid:commentId w16cid:paraId="1E0C38B5" w16cid:durableId="2B0D72FA"/>
  <w16cid:commentId w16cid:paraId="55E830EC" w16cid:durableId="2B0D72F9"/>
  <w16cid:commentId w16cid:paraId="47A9BE47" w16cid:durableId="2B0D72F8"/>
  <w16cid:commentId w16cid:paraId="35737828" w16cid:durableId="2AF2DB11"/>
  <w16cid:commentId w16cid:paraId="5DF2A2D7" w16cid:durableId="27A729DD"/>
  <w16cid:commentId w16cid:paraId="4BD95F1B" w16cid:durableId="294A4057"/>
  <w16cid:commentId w16cid:paraId="35BE8966" w16cid:durableId="27AB4FEC"/>
  <w16cid:commentId w16cid:paraId="405DF7C9" w16cid:durableId="27A729DE"/>
  <w16cid:commentId w16cid:paraId="6FF7A026" w16cid:durableId="27A729DF"/>
  <w16cid:commentId w16cid:paraId="3C3108AF" w16cid:durableId="24B29948"/>
  <w16cid:commentId w16cid:paraId="334F14EB" w16cid:durableId="24B29949"/>
  <w16cid:commentId w16cid:paraId="4C71213C" w16cid:durableId="24B2994A"/>
  <w16cid:commentId w16cid:paraId="5A33D71E" w16cid:durableId="24B2994B"/>
  <w16cid:commentId w16cid:paraId="504BD0C1" w16cid:durableId="24B2994C"/>
  <w16cid:commentId w16cid:paraId="6D25F61B" w16cid:durableId="24B2994D"/>
  <w16cid:commentId w16cid:paraId="062E3D3D" w16cid:durableId="24B2994E"/>
  <w16cid:commentId w16cid:paraId="31F04C65" w16cid:durableId="24B2994F"/>
  <w16cid:commentId w16cid:paraId="6B5663C7" w16cid:durableId="24B29950"/>
  <w16cid:commentId w16cid:paraId="79D005A8" w16cid:durableId="27A729E9"/>
  <w16cid:commentId w16cid:paraId="11B028B9" w16cid:durableId="24B29951"/>
  <w16cid:commentId w16cid:paraId="7D790BCD" w16cid:durableId="24B29952"/>
  <w16cid:commentId w16cid:paraId="1835175E" w16cid:durableId="27AB2FCB"/>
  <w16cid:commentId w16cid:paraId="55EB8462" w16cid:durableId="27A729EC"/>
  <w16cid:commentId w16cid:paraId="05ABBDA9" w16cid:durableId="24B29953"/>
  <w16cid:commentId w16cid:paraId="6EAF752C" w16cid:durableId="24B29954"/>
  <w16cid:commentId w16cid:paraId="0ABE9243" w16cid:durableId="24B29955"/>
  <w16cid:commentId w16cid:paraId="6C3EB689" w16cid:durableId="24B29956"/>
  <w16cid:commentId w16cid:paraId="03139E12" w16cid:durableId="24B29957"/>
  <w16cid:commentId w16cid:paraId="01F31A54" w16cid:durableId="24B29958"/>
  <w16cid:commentId w16cid:paraId="7FDED5CA" w16cid:durableId="2509A682"/>
  <w16cid:commentId w16cid:paraId="51B47013" w16cid:durableId="250AFF30"/>
  <w16cid:commentId w16cid:paraId="198A366B" w16cid:durableId="294A4119"/>
  <w16cid:commentId w16cid:paraId="6645BA31" w16cid:durableId="24B29959"/>
  <w16cid:commentId w16cid:paraId="1C04D40E" w16cid:durableId="24B2995A"/>
  <w16cid:commentId w16cid:paraId="61B0E5A5" w16cid:durableId="27A729F7"/>
  <w16cid:commentId w16cid:paraId="79F8B82B" w16cid:durableId="24B2995B"/>
  <w16cid:commentId w16cid:paraId="063A6E29" w16cid:durableId="24B2995C"/>
  <w16cid:commentId w16cid:paraId="5F0D4AFD" w16cid:durableId="24B2995D"/>
  <w16cid:commentId w16cid:paraId="318B7E09" w16cid:durableId="24B2995E"/>
  <w16cid:commentId w16cid:paraId="31936E75" w16cid:durableId="2509A3F8"/>
  <w16cid:commentId w16cid:paraId="1B9345F6" w16cid:durableId="2509A4D1"/>
  <w16cid:commentId w16cid:paraId="6E6F72D6" w16cid:durableId="2509A569"/>
  <w16cid:commentId w16cid:paraId="375FBFE4" w16cid:durableId="2509A5AF"/>
  <w16cid:commentId w16cid:paraId="5FAD172B" w16cid:durableId="294A3744"/>
  <w16cid:commentId w16cid:paraId="0EEFCBBB" w16cid:durableId="24B2995F"/>
  <w16cid:commentId w16cid:paraId="4370F11D" w16cid:durableId="24B29960"/>
  <w16cid:commentId w16cid:paraId="53052170" w16cid:durableId="24B29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BA9B6" w14:textId="77777777" w:rsidR="0028459F" w:rsidRDefault="0028459F">
      <w:r>
        <w:separator/>
      </w:r>
    </w:p>
  </w:endnote>
  <w:endnote w:type="continuationSeparator" w:id="0">
    <w:p w14:paraId="4025B2D5" w14:textId="77777777" w:rsidR="0028459F" w:rsidRDefault="00284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cho">
    <w:altName w:val="ＭＳ 明朝"/>
    <w:panose1 w:val="02020609040305080305"/>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ｺﾞｼｯｸ">
    <w:panose1 w:val="020B0609070205080204"/>
    <w:charset w:val="80"/>
    <w:family w:val="modern"/>
    <w:pitch w:val="fixed"/>
    <w:sig w:usb0="E00002FF" w:usb1="6AC7FDFB" w:usb2="08000012" w:usb3="00000000" w:csb0="0002009F" w:csb1="00000000"/>
  </w:font>
  <w:font w:name="Arial Unicode MS">
    <w:panose1 w:val="020B0604020202020204"/>
    <w:charset w:val="80"/>
    <w:family w:val="modern"/>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30A4" w14:textId="77777777" w:rsidR="00375C83" w:rsidRDefault="00375C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BF3D5" w14:textId="2326DBB8" w:rsidR="004200FB" w:rsidRDefault="004200FB">
    <w:pPr>
      <w:pStyle w:val="a7"/>
      <w:jc w:val="center"/>
    </w:pPr>
    <w:r>
      <w:rPr>
        <w:rStyle w:val="a5"/>
        <w:sz w:val="24"/>
      </w:rPr>
      <w:fldChar w:fldCharType="begin"/>
    </w:r>
    <w:r>
      <w:rPr>
        <w:rStyle w:val="a5"/>
        <w:sz w:val="24"/>
      </w:rPr>
      <w:instrText xml:space="preserve"> PAGE </w:instrText>
    </w:r>
    <w:r>
      <w:rPr>
        <w:rStyle w:val="a5"/>
        <w:sz w:val="24"/>
      </w:rPr>
      <w:fldChar w:fldCharType="separate"/>
    </w:r>
    <w:r w:rsidR="00EB59CB">
      <w:rPr>
        <w:rStyle w:val="a5"/>
        <w:noProof/>
        <w:sz w:val="24"/>
      </w:rPr>
      <w:t>1</w:t>
    </w:r>
    <w:r>
      <w:rPr>
        <w:rStyle w:val="a5"/>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C262C" w14:textId="77777777" w:rsidR="00375C83" w:rsidRDefault="00375C8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BB6B1" w14:textId="77777777" w:rsidR="0028459F" w:rsidRDefault="0028459F">
      <w:r>
        <w:rPr>
          <w:rFonts w:hint="eastAsia"/>
        </w:rPr>
        <w:separator/>
      </w:r>
    </w:p>
  </w:footnote>
  <w:footnote w:type="continuationSeparator" w:id="0">
    <w:p w14:paraId="556AEB0C" w14:textId="77777777" w:rsidR="0028459F" w:rsidRDefault="00284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A4ACB" w14:textId="77777777" w:rsidR="00375C83" w:rsidRDefault="00375C8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99" w:type="dxa"/>
        <w:right w:w="99" w:type="dxa"/>
      </w:tblCellMar>
      <w:tblLook w:val="0000" w:firstRow="0" w:lastRow="0" w:firstColumn="0" w:lastColumn="0" w:noHBand="0" w:noVBand="0"/>
    </w:tblPr>
    <w:tblGrid>
      <w:gridCol w:w="2819"/>
      <w:gridCol w:w="1010"/>
      <w:gridCol w:w="3236"/>
      <w:gridCol w:w="1006"/>
      <w:gridCol w:w="1010"/>
    </w:tblGrid>
    <w:tr w:rsidR="004200FB" w14:paraId="107D4E30" w14:textId="77777777" w:rsidTr="00937875">
      <w:trPr>
        <w:cantSplit/>
        <w:trHeight w:hRule="exact" w:val="679"/>
      </w:trPr>
      <w:tc>
        <w:tcPr>
          <w:tcW w:w="2819" w:type="dxa"/>
        </w:tcPr>
        <w:p w14:paraId="2973F599" w14:textId="11274FA6" w:rsidR="004200FB" w:rsidRDefault="004200FB" w:rsidP="00A85A82">
          <w:pPr>
            <w:pStyle w:val="a3"/>
            <w:jc w:val="center"/>
            <w:textAlignment w:val="center"/>
            <w:rPr>
              <w:position w:val="-14"/>
              <w:sz w:val="24"/>
            </w:rPr>
          </w:pPr>
          <w:r>
            <w:rPr>
              <w:rFonts w:hint="eastAsia"/>
              <w:position w:val="-14"/>
              <w:sz w:val="24"/>
            </w:rPr>
            <w:t>ｅａｃｔｍｅｄｉ</w:t>
          </w:r>
        </w:p>
        <w:p w14:paraId="60A1C160" w14:textId="77777777" w:rsidR="004200FB" w:rsidRDefault="004200FB" w:rsidP="00821768">
          <w:pPr>
            <w:pStyle w:val="a3"/>
            <w:jc w:val="center"/>
            <w:textAlignment w:val="center"/>
            <w:rPr>
              <w:position w:val="-14"/>
              <w:sz w:val="20"/>
            </w:rPr>
          </w:pPr>
          <w:r>
            <w:rPr>
              <w:rFonts w:hint="eastAsia"/>
              <w:position w:val="-14"/>
              <w:sz w:val="20"/>
            </w:rPr>
            <w:t xml:space="preserve">(actuator </w:t>
          </w:r>
          <w:r w:rsidRPr="00003FE6">
            <w:rPr>
              <w:position w:val="-14"/>
              <w:sz w:val="20"/>
            </w:rPr>
            <w:t>mediation</w:t>
          </w:r>
          <w:r>
            <w:rPr>
              <w:rFonts w:hint="eastAsia"/>
              <w:position w:val="-14"/>
              <w:sz w:val="20"/>
            </w:rPr>
            <w:t>)</w:t>
          </w:r>
        </w:p>
      </w:tc>
      <w:tc>
        <w:tcPr>
          <w:tcW w:w="1010" w:type="dxa"/>
          <w:tcBorders>
            <w:right w:val="single" w:sz="6" w:space="0" w:color="auto"/>
          </w:tcBorders>
        </w:tcPr>
        <w:p w14:paraId="38847510" w14:textId="77777777" w:rsidR="004200FB" w:rsidRDefault="004200FB">
          <w:pPr>
            <w:pStyle w:val="a3"/>
            <w:jc w:val="left"/>
            <w:textAlignment w:val="center"/>
            <w:rPr>
              <w:position w:val="-14"/>
              <w:sz w:val="24"/>
            </w:rPr>
          </w:pPr>
          <w:r>
            <w:rPr>
              <w:rFonts w:hint="eastAsia"/>
              <w:position w:val="-14"/>
              <w:sz w:val="24"/>
            </w:rPr>
            <w:t>１．１</w:t>
          </w:r>
        </w:p>
      </w:tc>
      <w:tc>
        <w:tcPr>
          <w:tcW w:w="4242" w:type="dxa"/>
          <w:gridSpan w:val="2"/>
          <w:tcBorders>
            <w:left w:val="single" w:sz="6" w:space="0" w:color="auto"/>
            <w:right w:val="single" w:sz="6" w:space="0" w:color="auto"/>
          </w:tcBorders>
        </w:tcPr>
        <w:p w14:paraId="4C8BC3F3" w14:textId="7FC3B8B3" w:rsidR="004200FB" w:rsidRDefault="004200FB">
          <w:pPr>
            <w:pStyle w:val="a3"/>
            <w:textAlignment w:val="center"/>
            <w:rPr>
              <w:position w:val="-14"/>
              <w:sz w:val="24"/>
            </w:rPr>
          </w:pPr>
          <w:r w:rsidRPr="00245EA4">
            <w:rPr>
              <w:rFonts w:hint="eastAsia"/>
              <w:position w:val="-14"/>
              <w:sz w:val="24"/>
            </w:rPr>
            <w:t>噴射</w:t>
          </w:r>
          <w:r w:rsidR="00F65163" w:rsidRPr="00B61783">
            <w:rPr>
              <w:rFonts w:hint="eastAsia"/>
              <w:position w:val="-14"/>
              <w:sz w:val="24"/>
            </w:rPr>
            <w:t>要求</w:t>
          </w:r>
          <w:r w:rsidRPr="00245EA4">
            <w:rPr>
              <w:rFonts w:hint="eastAsia"/>
              <w:position w:val="-14"/>
              <w:sz w:val="24"/>
            </w:rPr>
            <w:t>の調停</w:t>
          </w:r>
        </w:p>
      </w:tc>
      <w:tc>
        <w:tcPr>
          <w:tcW w:w="1010" w:type="dxa"/>
          <w:tcBorders>
            <w:left w:val="single" w:sz="6" w:space="0" w:color="auto"/>
          </w:tcBorders>
        </w:tcPr>
        <w:p w14:paraId="28E912A7" w14:textId="31B127DA" w:rsidR="004200FB" w:rsidRDefault="004200FB">
          <w:pPr>
            <w:pStyle w:val="a3"/>
            <w:jc w:val="center"/>
            <w:textAlignment w:val="center"/>
            <w:rPr>
              <w:position w:val="-14"/>
              <w:sz w:val="24"/>
            </w:rPr>
          </w:pPr>
          <w:r>
            <w:rPr>
              <w:rStyle w:val="a5"/>
            </w:rPr>
            <w:fldChar w:fldCharType="begin"/>
          </w:r>
          <w:r>
            <w:rPr>
              <w:rStyle w:val="a5"/>
            </w:rPr>
            <w:instrText xml:space="preserve"> PAGE </w:instrText>
          </w:r>
          <w:r>
            <w:rPr>
              <w:rStyle w:val="a5"/>
            </w:rPr>
            <w:fldChar w:fldCharType="separate"/>
          </w:r>
          <w:r w:rsidR="00EB59CB">
            <w:rPr>
              <w:rStyle w:val="a5"/>
              <w:noProof/>
            </w:rPr>
            <w:t>1</w:t>
          </w:r>
          <w:r>
            <w:rPr>
              <w:rStyle w:val="a5"/>
            </w:rPr>
            <w:fldChar w:fldCharType="end"/>
          </w:r>
          <w:r>
            <w:rPr>
              <w:rStyle w:val="a5"/>
              <w:rFonts w:hint="eastAsia"/>
            </w:rPr>
            <w:t>／</w:t>
          </w:r>
          <w:r>
            <w:rPr>
              <w:rStyle w:val="a5"/>
            </w:rPr>
            <w:fldChar w:fldCharType="begin"/>
          </w:r>
          <w:r>
            <w:rPr>
              <w:rStyle w:val="a5"/>
            </w:rPr>
            <w:instrText xml:space="preserve"> NUMPAGES </w:instrText>
          </w:r>
          <w:r>
            <w:rPr>
              <w:rStyle w:val="a5"/>
            </w:rPr>
            <w:fldChar w:fldCharType="separate"/>
          </w:r>
          <w:r w:rsidR="00EB59CB">
            <w:rPr>
              <w:rStyle w:val="a5"/>
              <w:noProof/>
            </w:rPr>
            <w:t>39</w:t>
          </w:r>
          <w:r>
            <w:rPr>
              <w:rStyle w:val="a5"/>
            </w:rPr>
            <w:fldChar w:fldCharType="end"/>
          </w:r>
        </w:p>
      </w:tc>
    </w:tr>
    <w:tr w:rsidR="004200FB" w:rsidRPr="00646038" w14:paraId="264D737F" w14:textId="77777777">
      <w:trPr>
        <w:trHeight w:hRule="exact" w:val="400"/>
      </w:trPr>
      <w:tc>
        <w:tcPr>
          <w:tcW w:w="3829" w:type="dxa"/>
          <w:gridSpan w:val="2"/>
        </w:tcPr>
        <w:p w14:paraId="322D3FC9" w14:textId="77777777" w:rsidR="004200FB" w:rsidRPr="002954BC" w:rsidRDefault="004200FB" w:rsidP="002954BC">
          <w:pPr>
            <w:pStyle w:val="a3"/>
            <w:textAlignment w:val="center"/>
            <w:rPr>
              <w:position w:val="-14"/>
              <w:sz w:val="20"/>
            </w:rPr>
          </w:pPr>
        </w:p>
      </w:tc>
      <w:tc>
        <w:tcPr>
          <w:tcW w:w="5252" w:type="dxa"/>
          <w:gridSpan w:val="3"/>
        </w:tcPr>
        <w:p w14:paraId="0CF4CC47" w14:textId="70DDABC2" w:rsidR="004200FB" w:rsidRDefault="004200FB" w:rsidP="001446F9">
          <w:pPr>
            <w:pStyle w:val="a3"/>
            <w:textAlignment w:val="center"/>
            <w:rPr>
              <w:position w:val="-14"/>
              <w:sz w:val="24"/>
            </w:rPr>
          </w:pPr>
          <w:r>
            <w:rPr>
              <w:rFonts w:hint="eastAsia"/>
              <w:position w:val="-14"/>
              <w:sz w:val="24"/>
            </w:rPr>
            <w:t>ｅｍｉｎｊ-</w:t>
          </w:r>
          <w:bookmarkStart w:id="898" w:name="OLE_LINK22"/>
          <w:bookmarkStart w:id="899" w:name="OLE_LINK24"/>
          <w:r>
            <w:rPr>
              <w:rFonts w:hint="eastAsia"/>
              <w:position w:val="-14"/>
              <w:sz w:val="24"/>
            </w:rPr>
            <w:t>ａ</w:t>
          </w:r>
          <w:bookmarkEnd w:id="898"/>
          <w:bookmarkEnd w:id="899"/>
          <w:r>
            <w:rPr>
              <w:rFonts w:hint="eastAsia"/>
              <w:position w:val="-14"/>
              <w:sz w:val="24"/>
            </w:rPr>
            <w:t>ｃ</w:t>
          </w:r>
          <w:r w:rsidRPr="002C434F">
            <w:rPr>
              <w:rFonts w:hint="eastAsia"/>
              <w:position w:val="-14"/>
              <w:sz w:val="24"/>
            </w:rPr>
            <w:t>ｗ</w:t>
          </w:r>
          <w:r>
            <w:rPr>
              <w:rFonts w:hint="eastAsia"/>
              <w:position w:val="-14"/>
              <w:sz w:val="24"/>
            </w:rPr>
            <w:t>－</w:t>
          </w:r>
          <w:ins w:id="900" w:author="16a" w:date="2025-10-08T11:43:00Z">
            <w:r w:rsidR="00A02D59" w:rsidRPr="00A02D59">
              <w:rPr>
                <w:rFonts w:hint="eastAsia"/>
                <w:position w:val="-14"/>
                <w:sz w:val="24"/>
                <w:shd w:val="clear" w:color="auto" w:fill="00FF00"/>
              </w:rPr>
              <w:t>１６</w:t>
            </w:r>
          </w:ins>
          <w:del w:id="901" w:author="16a" w:date="2025-10-08T11:43:00Z">
            <w:r w:rsidRPr="00A02D59" w:rsidDel="00A02D59">
              <w:rPr>
                <w:rFonts w:hint="eastAsia"/>
                <w:position w:val="-14"/>
                <w:sz w:val="24"/>
                <w:shd w:val="clear" w:color="auto" w:fill="00FF00"/>
              </w:rPr>
              <w:delText>１</w:delText>
            </w:r>
            <w:r w:rsidR="002F4888" w:rsidRPr="00A02D59" w:rsidDel="00A02D59">
              <w:rPr>
                <w:rFonts w:hint="eastAsia"/>
                <w:position w:val="-14"/>
                <w:sz w:val="24"/>
                <w:shd w:val="clear" w:color="auto" w:fill="00FF00"/>
              </w:rPr>
              <w:delText>５</w:delText>
            </w:r>
          </w:del>
          <w:r w:rsidRPr="00B61783">
            <w:rPr>
              <w:rFonts w:hint="eastAsia"/>
              <w:position w:val="-14"/>
              <w:sz w:val="24"/>
            </w:rPr>
            <w:t>－</w:t>
          </w:r>
          <w:ins w:id="902" w:author="16a" w:date="2025-10-08T11:44:00Z">
            <w:r w:rsidR="00A02D59" w:rsidRPr="00A02D59">
              <w:rPr>
                <w:rFonts w:hint="eastAsia"/>
                <w:position w:val="-14"/>
                <w:sz w:val="24"/>
                <w:shd w:val="clear" w:color="auto" w:fill="00FF00"/>
              </w:rPr>
              <w:t>ａ</w:t>
            </w:r>
          </w:ins>
          <w:del w:id="903" w:author="16a" w:date="2025-10-08T11:44:00Z">
            <w:r w:rsidR="00285941" w:rsidRPr="00A02D59" w:rsidDel="00A02D59">
              <w:rPr>
                <w:rFonts w:hint="eastAsia"/>
                <w:position w:val="-14"/>
                <w:sz w:val="24"/>
                <w:shd w:val="clear" w:color="auto" w:fill="00FF00"/>
              </w:rPr>
              <w:delText>ｃ</w:delText>
            </w:r>
          </w:del>
          <w:r>
            <w:rPr>
              <w:rFonts w:hint="eastAsia"/>
              <w:position w:val="-14"/>
              <w:sz w:val="24"/>
            </w:rPr>
            <w:t>－ｔ</w:t>
          </w:r>
        </w:p>
      </w:tc>
    </w:tr>
    <w:tr w:rsidR="004200FB" w14:paraId="5F82548E" w14:textId="77777777" w:rsidTr="00983444">
      <w:trPr>
        <w:trHeight w:hRule="exact" w:val="400"/>
      </w:trPr>
      <w:tc>
        <w:tcPr>
          <w:tcW w:w="7065" w:type="dxa"/>
          <w:gridSpan w:val="3"/>
          <w:tcBorders>
            <w:right w:val="single" w:sz="18" w:space="0" w:color="auto"/>
          </w:tcBorders>
        </w:tcPr>
        <w:p w14:paraId="04548F5B" w14:textId="77777777" w:rsidR="004200FB" w:rsidRDefault="004200FB">
          <w:pPr>
            <w:pStyle w:val="a3"/>
            <w:textAlignment w:val="center"/>
            <w:rPr>
              <w:position w:val="-14"/>
              <w:sz w:val="24"/>
            </w:rPr>
          </w:pPr>
          <w:r>
            <w:rPr>
              <w:rFonts w:hint="eastAsia"/>
              <w:position w:val="-14"/>
              <w:sz w:val="24"/>
            </w:rPr>
            <w:t>／ｅｉｎｊ</w:t>
          </w:r>
        </w:p>
      </w:tc>
      <w:tc>
        <w:tcPr>
          <w:tcW w:w="2016" w:type="dxa"/>
          <w:gridSpan w:val="2"/>
          <w:tcBorders>
            <w:left w:val="single" w:sz="18" w:space="0" w:color="auto"/>
          </w:tcBorders>
        </w:tcPr>
        <w:p w14:paraId="3B0C3CB9" w14:textId="77777777" w:rsidR="004200FB" w:rsidRDefault="004200FB" w:rsidP="00983444">
          <w:pPr>
            <w:pStyle w:val="a3"/>
            <w:textAlignment w:val="center"/>
            <w:rPr>
              <w:position w:val="-14"/>
              <w:sz w:val="24"/>
            </w:rPr>
          </w:pPr>
          <w:r>
            <w:rPr>
              <w:rFonts w:hint="eastAsia"/>
              <w:position w:val="-14"/>
              <w:sz w:val="24"/>
            </w:rPr>
            <w:t>ＥＭＩＮＪ</w:t>
          </w:r>
        </w:p>
      </w:tc>
    </w:tr>
  </w:tbl>
  <w:p w14:paraId="6ACF209A" w14:textId="6DB83AF4" w:rsidR="004200FB" w:rsidRPr="00B61783" w:rsidRDefault="002F4888" w:rsidP="00C03366">
    <w:pPr>
      <w:pStyle w:val="a3"/>
      <w:tabs>
        <w:tab w:val="clear" w:pos="8504"/>
        <w:tab w:val="right" w:pos="9072"/>
      </w:tabs>
      <w:ind w:rightChars="-1" w:right="-2"/>
      <w:jc w:val="right"/>
    </w:pPr>
    <w:r w:rsidRPr="00B61783">
      <w:t>202</w:t>
    </w:r>
    <w:r w:rsidR="008D7A0A" w:rsidRPr="00B61783">
      <w:rPr>
        <w:rFonts w:hint="eastAsia"/>
      </w:rPr>
      <w:t>5</w:t>
    </w:r>
    <w:r w:rsidRPr="00B61783">
      <w:t>/</w:t>
    </w:r>
    <w:ins w:id="904" w:author="16a" w:date="2025-10-08T11:44:00Z">
      <w:r w:rsidR="00A02D59" w:rsidRPr="00A02D59">
        <w:rPr>
          <w:rFonts w:hint="eastAsia"/>
          <w:shd w:val="clear" w:color="auto" w:fill="00FF00"/>
        </w:rPr>
        <w:t>10/</w:t>
      </w:r>
    </w:ins>
    <w:ins w:id="905" w:author="16a" w:date="2025-10-23T10:38:00Z">
      <w:r w:rsidR="00375C83">
        <w:rPr>
          <w:rFonts w:hint="eastAsia"/>
          <w:shd w:val="clear" w:color="auto" w:fill="00FF00"/>
        </w:rPr>
        <w:t>23</w:t>
      </w:r>
    </w:ins>
    <w:del w:id="906" w:author="16a" w:date="2025-10-08T11:44:00Z">
      <w:r w:rsidR="00285941" w:rsidRPr="00A02D59" w:rsidDel="00A02D59">
        <w:rPr>
          <w:rFonts w:hint="eastAsia"/>
          <w:shd w:val="clear" w:color="auto" w:fill="00FF00"/>
        </w:rPr>
        <w:delText>9/30</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77997" w14:textId="77777777" w:rsidR="00375C83" w:rsidRDefault="00375C83">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AFAF2" w14:textId="77777777" w:rsidR="004200FB" w:rsidRDefault="004200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19664B7"/>
    <w:multiLevelType w:val="singleLevel"/>
    <w:tmpl w:val="12D6FB5E"/>
    <w:lvl w:ilvl="0">
      <w:numFmt w:val="bullet"/>
      <w:lvlText w:val="●"/>
      <w:lvlJc w:val="left"/>
      <w:pPr>
        <w:tabs>
          <w:tab w:val="num" w:pos="300"/>
        </w:tabs>
        <w:ind w:left="300" w:hanging="300"/>
      </w:pPr>
      <w:rPr>
        <w:rFonts w:ascii="ＭＳ ゴシック" w:eastAsia="ＭＳ ゴシック" w:hAnsi="Century" w:hint="eastAsia"/>
      </w:rPr>
    </w:lvl>
  </w:abstractNum>
  <w:abstractNum w:abstractNumId="2" w15:restartNumberingAfterBreak="0">
    <w:nsid w:val="11CB40AA"/>
    <w:multiLevelType w:val="hybridMultilevel"/>
    <w:tmpl w:val="266ECCB0"/>
    <w:lvl w:ilvl="0" w:tplc="FB22F81E">
      <w:start w:val="1"/>
      <w:numFmt w:val="decimalEnclosedCircle"/>
      <w:lvlText w:val="%1"/>
      <w:lvlJc w:val="left"/>
      <w:pPr>
        <w:ind w:left="1035" w:hanging="360"/>
      </w:pPr>
      <w:rPr>
        <w:rFonts w:hint="default"/>
      </w:rPr>
    </w:lvl>
    <w:lvl w:ilvl="1" w:tplc="04090017" w:tentative="1">
      <w:start w:val="1"/>
      <w:numFmt w:val="aiueoFullWidth"/>
      <w:lvlText w:val="(%2)"/>
      <w:lvlJc w:val="left"/>
      <w:pPr>
        <w:ind w:left="1555" w:hanging="440"/>
      </w:pPr>
    </w:lvl>
    <w:lvl w:ilvl="2" w:tplc="04090011" w:tentative="1">
      <w:start w:val="1"/>
      <w:numFmt w:val="decimalEnclosedCircle"/>
      <w:lvlText w:val="%3"/>
      <w:lvlJc w:val="left"/>
      <w:pPr>
        <w:ind w:left="1995" w:hanging="440"/>
      </w:pPr>
    </w:lvl>
    <w:lvl w:ilvl="3" w:tplc="0409000F" w:tentative="1">
      <w:start w:val="1"/>
      <w:numFmt w:val="decimal"/>
      <w:lvlText w:val="%4."/>
      <w:lvlJc w:val="left"/>
      <w:pPr>
        <w:ind w:left="2435" w:hanging="440"/>
      </w:pPr>
    </w:lvl>
    <w:lvl w:ilvl="4" w:tplc="04090017" w:tentative="1">
      <w:start w:val="1"/>
      <w:numFmt w:val="aiueoFullWidth"/>
      <w:lvlText w:val="(%5)"/>
      <w:lvlJc w:val="left"/>
      <w:pPr>
        <w:ind w:left="2875" w:hanging="440"/>
      </w:pPr>
    </w:lvl>
    <w:lvl w:ilvl="5" w:tplc="04090011" w:tentative="1">
      <w:start w:val="1"/>
      <w:numFmt w:val="decimalEnclosedCircle"/>
      <w:lvlText w:val="%6"/>
      <w:lvlJc w:val="left"/>
      <w:pPr>
        <w:ind w:left="3315" w:hanging="440"/>
      </w:pPr>
    </w:lvl>
    <w:lvl w:ilvl="6" w:tplc="0409000F" w:tentative="1">
      <w:start w:val="1"/>
      <w:numFmt w:val="decimal"/>
      <w:lvlText w:val="%7."/>
      <w:lvlJc w:val="left"/>
      <w:pPr>
        <w:ind w:left="3755" w:hanging="440"/>
      </w:pPr>
    </w:lvl>
    <w:lvl w:ilvl="7" w:tplc="04090017" w:tentative="1">
      <w:start w:val="1"/>
      <w:numFmt w:val="aiueoFullWidth"/>
      <w:lvlText w:val="(%8)"/>
      <w:lvlJc w:val="left"/>
      <w:pPr>
        <w:ind w:left="4195" w:hanging="440"/>
      </w:pPr>
    </w:lvl>
    <w:lvl w:ilvl="8" w:tplc="04090011" w:tentative="1">
      <w:start w:val="1"/>
      <w:numFmt w:val="decimalEnclosedCircle"/>
      <w:lvlText w:val="%9"/>
      <w:lvlJc w:val="left"/>
      <w:pPr>
        <w:ind w:left="4635" w:hanging="440"/>
      </w:pPr>
    </w:lvl>
  </w:abstractNum>
  <w:abstractNum w:abstractNumId="3" w15:restartNumberingAfterBreak="0">
    <w:nsid w:val="2BC27847"/>
    <w:multiLevelType w:val="hybridMultilevel"/>
    <w:tmpl w:val="6A6626E6"/>
    <w:lvl w:ilvl="0" w:tplc="AC2C949A">
      <w:start w:val="1"/>
      <w:numFmt w:val="decimalEnclosedCircle"/>
      <w:lvlText w:val="%1"/>
      <w:lvlJc w:val="left"/>
      <w:pPr>
        <w:ind w:left="1695" w:hanging="360"/>
      </w:pPr>
      <w:rPr>
        <w:rFonts w:hint="default"/>
        <w:color w:val="000000"/>
      </w:rPr>
    </w:lvl>
    <w:lvl w:ilvl="1" w:tplc="04090017" w:tentative="1">
      <w:start w:val="1"/>
      <w:numFmt w:val="aiueoFullWidth"/>
      <w:lvlText w:val="(%2)"/>
      <w:lvlJc w:val="left"/>
      <w:pPr>
        <w:ind w:left="2215" w:hanging="440"/>
      </w:pPr>
    </w:lvl>
    <w:lvl w:ilvl="2" w:tplc="04090011" w:tentative="1">
      <w:start w:val="1"/>
      <w:numFmt w:val="decimalEnclosedCircle"/>
      <w:lvlText w:val="%3"/>
      <w:lvlJc w:val="left"/>
      <w:pPr>
        <w:ind w:left="2655" w:hanging="440"/>
      </w:pPr>
    </w:lvl>
    <w:lvl w:ilvl="3" w:tplc="0409000F" w:tentative="1">
      <w:start w:val="1"/>
      <w:numFmt w:val="decimal"/>
      <w:lvlText w:val="%4."/>
      <w:lvlJc w:val="left"/>
      <w:pPr>
        <w:ind w:left="3095" w:hanging="440"/>
      </w:pPr>
    </w:lvl>
    <w:lvl w:ilvl="4" w:tplc="04090017" w:tentative="1">
      <w:start w:val="1"/>
      <w:numFmt w:val="aiueoFullWidth"/>
      <w:lvlText w:val="(%5)"/>
      <w:lvlJc w:val="left"/>
      <w:pPr>
        <w:ind w:left="3535" w:hanging="440"/>
      </w:pPr>
    </w:lvl>
    <w:lvl w:ilvl="5" w:tplc="04090011" w:tentative="1">
      <w:start w:val="1"/>
      <w:numFmt w:val="decimalEnclosedCircle"/>
      <w:lvlText w:val="%6"/>
      <w:lvlJc w:val="left"/>
      <w:pPr>
        <w:ind w:left="3975" w:hanging="440"/>
      </w:pPr>
    </w:lvl>
    <w:lvl w:ilvl="6" w:tplc="0409000F" w:tentative="1">
      <w:start w:val="1"/>
      <w:numFmt w:val="decimal"/>
      <w:lvlText w:val="%7."/>
      <w:lvlJc w:val="left"/>
      <w:pPr>
        <w:ind w:left="4415" w:hanging="440"/>
      </w:pPr>
    </w:lvl>
    <w:lvl w:ilvl="7" w:tplc="04090017" w:tentative="1">
      <w:start w:val="1"/>
      <w:numFmt w:val="aiueoFullWidth"/>
      <w:lvlText w:val="(%8)"/>
      <w:lvlJc w:val="left"/>
      <w:pPr>
        <w:ind w:left="4855" w:hanging="440"/>
      </w:pPr>
    </w:lvl>
    <w:lvl w:ilvl="8" w:tplc="04090011" w:tentative="1">
      <w:start w:val="1"/>
      <w:numFmt w:val="decimalEnclosedCircle"/>
      <w:lvlText w:val="%9"/>
      <w:lvlJc w:val="left"/>
      <w:pPr>
        <w:ind w:left="5295" w:hanging="440"/>
      </w:pPr>
    </w:lvl>
  </w:abstractNum>
  <w:abstractNum w:abstractNumId="4" w15:restartNumberingAfterBreak="0">
    <w:nsid w:val="3D3F56FE"/>
    <w:multiLevelType w:val="hybridMultilevel"/>
    <w:tmpl w:val="DA186D6A"/>
    <w:lvl w:ilvl="0" w:tplc="BFAA93E2">
      <w:numFmt w:val="bullet"/>
      <w:lvlText w:val="※"/>
      <w:lvlJc w:val="left"/>
      <w:pPr>
        <w:ind w:left="1020" w:hanging="360"/>
      </w:pPr>
      <w:rPr>
        <w:rFonts w:ascii="ＭＳ ゴシック" w:eastAsia="ＭＳ ゴシック" w:hAnsi="ＭＳ ゴシック" w:cs="Times New Roman" w:hint="eastAsia"/>
      </w:rPr>
    </w:lvl>
    <w:lvl w:ilvl="1" w:tplc="0409000B" w:tentative="1">
      <w:start w:val="1"/>
      <w:numFmt w:val="bullet"/>
      <w:lvlText w:val=""/>
      <w:lvlJc w:val="left"/>
      <w:pPr>
        <w:ind w:left="1500" w:hanging="420"/>
      </w:pPr>
      <w:rPr>
        <w:rFonts w:ascii="Wingdings" w:hAnsi="Wingdings" w:hint="default"/>
      </w:rPr>
    </w:lvl>
    <w:lvl w:ilvl="2" w:tplc="0409000D"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num w:numId="1" w16cid:durableId="1396901428">
    <w:abstractNumId w:val="0"/>
    <w:lvlOverride w:ilvl="0">
      <w:lvl w:ilvl="0">
        <w:start w:val="1"/>
        <w:numFmt w:val="bullet"/>
        <w:lvlText w:val="●"/>
        <w:legacy w:legacy="1" w:legacySpace="0" w:legacyIndent="315"/>
        <w:lvlJc w:val="left"/>
        <w:pPr>
          <w:ind w:left="315" w:hanging="315"/>
        </w:pPr>
        <w:rPr>
          <w:rFonts w:ascii="ＭＳ ゴシック" w:eastAsia="ＭＳ ゴシック" w:hint="eastAsia"/>
          <w:b w:val="0"/>
          <w:i w:val="0"/>
          <w:sz w:val="21"/>
          <w:u w:val="none"/>
        </w:rPr>
      </w:lvl>
    </w:lvlOverride>
  </w:num>
  <w:num w:numId="2" w16cid:durableId="1370645988">
    <w:abstractNumId w:val="1"/>
  </w:num>
  <w:num w:numId="3" w16cid:durableId="1485780236">
    <w:abstractNumId w:val="4"/>
  </w:num>
  <w:num w:numId="4" w16cid:durableId="1343238223">
    <w:abstractNumId w:val="2"/>
  </w:num>
  <w:num w:numId="5" w16cid:durableId="3989876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12a">
    <w15:presenceInfo w15:providerId="None" w15:userId="12a"/>
  </w15:person>
  <w15:person w15:author="15c">
    <w15:presenceInfo w15:providerId="None" w15:userId="15c"/>
  </w15:person>
  <w15:person w15:author="13a">
    <w15:presenceInfo w15:providerId="None" w15:userId="13a"/>
  </w15:person>
  <w15:person w15:author="10a">
    <w15:presenceInfo w15:providerId="None" w15:userId="10a"/>
  </w15:person>
  <w15:person w15:author="11a">
    <w15:presenceInfo w15:providerId="None" w15:userId="11a"/>
  </w15:person>
  <w15:person w15:author="14a">
    <w15:presenceInfo w15:providerId="None" w15:userId="14a"/>
  </w15:person>
  <w15:person w15:author="16a">
    <w15:presenceInfo w15:providerId="None" w15:userId="16a"/>
  </w15:person>
  <w15:person w15:author="13b">
    <w15:presenceInfo w15:providerId="None" w15:userId="13b"/>
  </w15:person>
  <w15:person w15:author="10b">
    <w15:presenceInfo w15:providerId="None" w15:userId="10b"/>
  </w15:person>
  <w15:person w15:author="03a">
    <w15:presenceInfo w15:providerId="None" w15:userId="03a"/>
  </w15:person>
  <w15:person w15:author="12b">
    <w15:presenceInfo w15:providerId="None" w15:userId="12b"/>
  </w15:person>
  <w15:person w15:author="14b">
    <w15:presenceInfo w15:providerId="None" w15:userId="14b"/>
  </w15:person>
  <w15:person w15:author="城戸 栄一郎">
    <w15:presenceInfo w15:providerId="AD" w15:userId="S-1-5-21-164019666-2510066339-262475737-4797"/>
  </w15:person>
  <w15:person w15:author="14c">
    <w15:presenceInfo w15:providerId="None" w15:userId="14c"/>
  </w15:person>
  <w15:person w15:author="15a">
    <w15:presenceInfo w15:providerId="None" w15:userId="15a"/>
  </w15:person>
  <w15:person w15:author="11b">
    <w15:presenceInfo w15:providerId="None" w15:userId="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8" w:dllVersion="513" w:checkStyle="1"/>
  <w:activeWritingStyle w:appName="MSWord" w:lang="ja-JP" w:vendorID="5"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oNotTrackFormatting/>
  <w:defaultTabStop w:val="806"/>
  <w:drawingGridHorizontalSpacing w:val="202"/>
  <w:drawingGridVerticalSpacing w:val="317"/>
  <w:displayHorizontalDrawingGridEvery w:val="0"/>
  <w:characterSpacingControl w:val="compressPunctuation"/>
  <w:noLineBreaksAfter w:lang="ja-JP" w:val="$([\{‘“〈《「『【〔＄（［｛｢￡￥"/>
  <w:noLineBreaksBefore w:lang="ja-JP" w:val="!%),.:;?]}°’”‰′″℃、。々〉》」』】〕゛゜ゝゞ・ヽヾ！％），．：；？］｝｡｣､･ﾞﾟ￠"/>
  <w:hdrShapeDefaults>
    <o:shapedefaults v:ext="edit" spidmax="2050" fill="f" fillcolor="white" strokecolor="#f913d8">
      <v:fill color="white" on="f"/>
      <v:stroke color="#f913d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ocLay" w:val="YES"/>
    <w:docVar w:name="ValidCPLLPP" w:val="1"/>
    <w:docVar w:name="ViewGrid" w:val="0"/>
  </w:docVars>
  <w:rsids>
    <w:rsidRoot w:val="0022000B"/>
    <w:rsid w:val="0000065B"/>
    <w:rsid w:val="000006BB"/>
    <w:rsid w:val="00000FD2"/>
    <w:rsid w:val="00001857"/>
    <w:rsid w:val="00002075"/>
    <w:rsid w:val="00002455"/>
    <w:rsid w:val="00002D91"/>
    <w:rsid w:val="000037BE"/>
    <w:rsid w:val="00003CF0"/>
    <w:rsid w:val="00003FE6"/>
    <w:rsid w:val="00006858"/>
    <w:rsid w:val="00006C0C"/>
    <w:rsid w:val="00007254"/>
    <w:rsid w:val="00007E0A"/>
    <w:rsid w:val="00010EC5"/>
    <w:rsid w:val="000119FB"/>
    <w:rsid w:val="00015AE4"/>
    <w:rsid w:val="0001784C"/>
    <w:rsid w:val="00020E3D"/>
    <w:rsid w:val="00021677"/>
    <w:rsid w:val="000227BB"/>
    <w:rsid w:val="000227EF"/>
    <w:rsid w:val="0002309E"/>
    <w:rsid w:val="00024C23"/>
    <w:rsid w:val="0002571D"/>
    <w:rsid w:val="00026253"/>
    <w:rsid w:val="000269F9"/>
    <w:rsid w:val="00030211"/>
    <w:rsid w:val="00030D34"/>
    <w:rsid w:val="00031CBA"/>
    <w:rsid w:val="000327DD"/>
    <w:rsid w:val="000327FA"/>
    <w:rsid w:val="00032A37"/>
    <w:rsid w:val="00033318"/>
    <w:rsid w:val="00033B59"/>
    <w:rsid w:val="00035B29"/>
    <w:rsid w:val="00036DEB"/>
    <w:rsid w:val="0003742F"/>
    <w:rsid w:val="00037775"/>
    <w:rsid w:val="00040A51"/>
    <w:rsid w:val="0004153F"/>
    <w:rsid w:val="00041B32"/>
    <w:rsid w:val="00041B4B"/>
    <w:rsid w:val="000427CD"/>
    <w:rsid w:val="00042A96"/>
    <w:rsid w:val="00042E19"/>
    <w:rsid w:val="00044E6D"/>
    <w:rsid w:val="000452B8"/>
    <w:rsid w:val="00045705"/>
    <w:rsid w:val="000500FB"/>
    <w:rsid w:val="000501E7"/>
    <w:rsid w:val="000504AC"/>
    <w:rsid w:val="00051AC4"/>
    <w:rsid w:val="00052373"/>
    <w:rsid w:val="00053168"/>
    <w:rsid w:val="0005442D"/>
    <w:rsid w:val="000548A5"/>
    <w:rsid w:val="00054E71"/>
    <w:rsid w:val="0005621F"/>
    <w:rsid w:val="0005679E"/>
    <w:rsid w:val="00056A91"/>
    <w:rsid w:val="00056AD7"/>
    <w:rsid w:val="00057AA4"/>
    <w:rsid w:val="00061D04"/>
    <w:rsid w:val="00062192"/>
    <w:rsid w:val="000626DD"/>
    <w:rsid w:val="00062947"/>
    <w:rsid w:val="0006339A"/>
    <w:rsid w:val="00063F1D"/>
    <w:rsid w:val="0006421B"/>
    <w:rsid w:val="00065366"/>
    <w:rsid w:val="00066A54"/>
    <w:rsid w:val="00067BC9"/>
    <w:rsid w:val="0007003D"/>
    <w:rsid w:val="000715CE"/>
    <w:rsid w:val="00071961"/>
    <w:rsid w:val="00072445"/>
    <w:rsid w:val="000733A3"/>
    <w:rsid w:val="00073BF8"/>
    <w:rsid w:val="00074511"/>
    <w:rsid w:val="00074EBF"/>
    <w:rsid w:val="00074F2D"/>
    <w:rsid w:val="0007505C"/>
    <w:rsid w:val="00075C40"/>
    <w:rsid w:val="00077E71"/>
    <w:rsid w:val="00080CD3"/>
    <w:rsid w:val="0008129C"/>
    <w:rsid w:val="00083298"/>
    <w:rsid w:val="00083446"/>
    <w:rsid w:val="000838C0"/>
    <w:rsid w:val="0008511B"/>
    <w:rsid w:val="000855FA"/>
    <w:rsid w:val="00085FB4"/>
    <w:rsid w:val="000878CA"/>
    <w:rsid w:val="00090EC9"/>
    <w:rsid w:val="00091286"/>
    <w:rsid w:val="000915D6"/>
    <w:rsid w:val="00092831"/>
    <w:rsid w:val="000935A8"/>
    <w:rsid w:val="00093EDB"/>
    <w:rsid w:val="00093F13"/>
    <w:rsid w:val="000940B5"/>
    <w:rsid w:val="0009436E"/>
    <w:rsid w:val="00094B86"/>
    <w:rsid w:val="0009509B"/>
    <w:rsid w:val="00096AB3"/>
    <w:rsid w:val="000A0F92"/>
    <w:rsid w:val="000A17C7"/>
    <w:rsid w:val="000A1CCE"/>
    <w:rsid w:val="000A1F52"/>
    <w:rsid w:val="000A2D22"/>
    <w:rsid w:val="000A468D"/>
    <w:rsid w:val="000A5B91"/>
    <w:rsid w:val="000A602F"/>
    <w:rsid w:val="000B08A7"/>
    <w:rsid w:val="000B0DBB"/>
    <w:rsid w:val="000B11AD"/>
    <w:rsid w:val="000B26AD"/>
    <w:rsid w:val="000B37C1"/>
    <w:rsid w:val="000B45AC"/>
    <w:rsid w:val="000B47F8"/>
    <w:rsid w:val="000B6A18"/>
    <w:rsid w:val="000B6FBA"/>
    <w:rsid w:val="000B7816"/>
    <w:rsid w:val="000B79D2"/>
    <w:rsid w:val="000B7D3B"/>
    <w:rsid w:val="000C05EA"/>
    <w:rsid w:val="000C12BF"/>
    <w:rsid w:val="000C1601"/>
    <w:rsid w:val="000C198E"/>
    <w:rsid w:val="000C1F10"/>
    <w:rsid w:val="000C23CA"/>
    <w:rsid w:val="000C31DB"/>
    <w:rsid w:val="000C41F3"/>
    <w:rsid w:val="000C43D4"/>
    <w:rsid w:val="000C47FB"/>
    <w:rsid w:val="000C585B"/>
    <w:rsid w:val="000C6FA6"/>
    <w:rsid w:val="000C7909"/>
    <w:rsid w:val="000D0006"/>
    <w:rsid w:val="000D0504"/>
    <w:rsid w:val="000D1563"/>
    <w:rsid w:val="000D1B36"/>
    <w:rsid w:val="000D2122"/>
    <w:rsid w:val="000D3FFC"/>
    <w:rsid w:val="000D4061"/>
    <w:rsid w:val="000D44CF"/>
    <w:rsid w:val="000D4E4D"/>
    <w:rsid w:val="000D4EBC"/>
    <w:rsid w:val="000D682D"/>
    <w:rsid w:val="000D7343"/>
    <w:rsid w:val="000D77BC"/>
    <w:rsid w:val="000E0B53"/>
    <w:rsid w:val="000E123A"/>
    <w:rsid w:val="000E3641"/>
    <w:rsid w:val="000E39DD"/>
    <w:rsid w:val="000E39E9"/>
    <w:rsid w:val="000E41F2"/>
    <w:rsid w:val="000E4D85"/>
    <w:rsid w:val="000E5093"/>
    <w:rsid w:val="000E6630"/>
    <w:rsid w:val="000F03A1"/>
    <w:rsid w:val="000F0458"/>
    <w:rsid w:val="000F1D96"/>
    <w:rsid w:val="000F33F7"/>
    <w:rsid w:val="000F411E"/>
    <w:rsid w:val="000F46DD"/>
    <w:rsid w:val="000F496E"/>
    <w:rsid w:val="000F54F1"/>
    <w:rsid w:val="000F5FF0"/>
    <w:rsid w:val="000F6607"/>
    <w:rsid w:val="000F6744"/>
    <w:rsid w:val="000F7210"/>
    <w:rsid w:val="000F7B94"/>
    <w:rsid w:val="00100FF0"/>
    <w:rsid w:val="0010215E"/>
    <w:rsid w:val="001023F5"/>
    <w:rsid w:val="00103C13"/>
    <w:rsid w:val="00103F47"/>
    <w:rsid w:val="001040F9"/>
    <w:rsid w:val="00104E81"/>
    <w:rsid w:val="00105686"/>
    <w:rsid w:val="001103C8"/>
    <w:rsid w:val="00110561"/>
    <w:rsid w:val="00112660"/>
    <w:rsid w:val="0011285C"/>
    <w:rsid w:val="0011498E"/>
    <w:rsid w:val="00114A4D"/>
    <w:rsid w:val="00114CB9"/>
    <w:rsid w:val="00115803"/>
    <w:rsid w:val="00115BF4"/>
    <w:rsid w:val="00115C27"/>
    <w:rsid w:val="00116EA7"/>
    <w:rsid w:val="00117B0F"/>
    <w:rsid w:val="00120072"/>
    <w:rsid w:val="001216D1"/>
    <w:rsid w:val="0012195D"/>
    <w:rsid w:val="0012205E"/>
    <w:rsid w:val="0012247A"/>
    <w:rsid w:val="001227B5"/>
    <w:rsid w:val="00122A0D"/>
    <w:rsid w:val="00123F7F"/>
    <w:rsid w:val="0012526E"/>
    <w:rsid w:val="00126775"/>
    <w:rsid w:val="00126EC6"/>
    <w:rsid w:val="0013009D"/>
    <w:rsid w:val="00130FA0"/>
    <w:rsid w:val="001311B3"/>
    <w:rsid w:val="001317AF"/>
    <w:rsid w:val="00132065"/>
    <w:rsid w:val="001326C1"/>
    <w:rsid w:val="001328AD"/>
    <w:rsid w:val="00133E8D"/>
    <w:rsid w:val="0013458B"/>
    <w:rsid w:val="001349D3"/>
    <w:rsid w:val="0013554A"/>
    <w:rsid w:val="00137DA8"/>
    <w:rsid w:val="0014156C"/>
    <w:rsid w:val="00141B3A"/>
    <w:rsid w:val="00142FD9"/>
    <w:rsid w:val="00143A15"/>
    <w:rsid w:val="001446F9"/>
    <w:rsid w:val="00145992"/>
    <w:rsid w:val="00146496"/>
    <w:rsid w:val="00146838"/>
    <w:rsid w:val="00146952"/>
    <w:rsid w:val="0014725D"/>
    <w:rsid w:val="001478D1"/>
    <w:rsid w:val="00147B55"/>
    <w:rsid w:val="001500F5"/>
    <w:rsid w:val="001503ED"/>
    <w:rsid w:val="00150988"/>
    <w:rsid w:val="00150A7D"/>
    <w:rsid w:val="001519F8"/>
    <w:rsid w:val="001540A1"/>
    <w:rsid w:val="00154797"/>
    <w:rsid w:val="00155029"/>
    <w:rsid w:val="001550C7"/>
    <w:rsid w:val="0015690C"/>
    <w:rsid w:val="00157414"/>
    <w:rsid w:val="00160605"/>
    <w:rsid w:val="00161A22"/>
    <w:rsid w:val="00161CDE"/>
    <w:rsid w:val="001628B1"/>
    <w:rsid w:val="001635BE"/>
    <w:rsid w:val="00164013"/>
    <w:rsid w:val="00164E19"/>
    <w:rsid w:val="00165F68"/>
    <w:rsid w:val="001676F4"/>
    <w:rsid w:val="00167C02"/>
    <w:rsid w:val="001704FD"/>
    <w:rsid w:val="0017314B"/>
    <w:rsid w:val="0017388B"/>
    <w:rsid w:val="00173F39"/>
    <w:rsid w:val="00176F8C"/>
    <w:rsid w:val="001800D8"/>
    <w:rsid w:val="00180287"/>
    <w:rsid w:val="0018047D"/>
    <w:rsid w:val="001807C3"/>
    <w:rsid w:val="0018205D"/>
    <w:rsid w:val="0018255C"/>
    <w:rsid w:val="001835DA"/>
    <w:rsid w:val="0018395D"/>
    <w:rsid w:val="00184529"/>
    <w:rsid w:val="00184F66"/>
    <w:rsid w:val="001867EC"/>
    <w:rsid w:val="00186B9F"/>
    <w:rsid w:val="00187290"/>
    <w:rsid w:val="00187901"/>
    <w:rsid w:val="00187B14"/>
    <w:rsid w:val="00190E3F"/>
    <w:rsid w:val="00191394"/>
    <w:rsid w:val="001923C6"/>
    <w:rsid w:val="00192CF5"/>
    <w:rsid w:val="00193C4F"/>
    <w:rsid w:val="00193F36"/>
    <w:rsid w:val="00194F7A"/>
    <w:rsid w:val="001956C9"/>
    <w:rsid w:val="00195BA3"/>
    <w:rsid w:val="0019639C"/>
    <w:rsid w:val="00196C5E"/>
    <w:rsid w:val="001972B8"/>
    <w:rsid w:val="00197385"/>
    <w:rsid w:val="00197678"/>
    <w:rsid w:val="00197BF1"/>
    <w:rsid w:val="00197C46"/>
    <w:rsid w:val="001A0AB1"/>
    <w:rsid w:val="001A198F"/>
    <w:rsid w:val="001A4DDB"/>
    <w:rsid w:val="001A525C"/>
    <w:rsid w:val="001A5436"/>
    <w:rsid w:val="001A5635"/>
    <w:rsid w:val="001A5ECE"/>
    <w:rsid w:val="001B0330"/>
    <w:rsid w:val="001B1026"/>
    <w:rsid w:val="001B2158"/>
    <w:rsid w:val="001B219D"/>
    <w:rsid w:val="001B2607"/>
    <w:rsid w:val="001B2E9B"/>
    <w:rsid w:val="001B3242"/>
    <w:rsid w:val="001B390C"/>
    <w:rsid w:val="001B3D49"/>
    <w:rsid w:val="001B4160"/>
    <w:rsid w:val="001B49CE"/>
    <w:rsid w:val="001B4EC1"/>
    <w:rsid w:val="001B5D64"/>
    <w:rsid w:val="001B67A1"/>
    <w:rsid w:val="001B7432"/>
    <w:rsid w:val="001C07E6"/>
    <w:rsid w:val="001C08AC"/>
    <w:rsid w:val="001C1484"/>
    <w:rsid w:val="001C2541"/>
    <w:rsid w:val="001C389D"/>
    <w:rsid w:val="001C3D5F"/>
    <w:rsid w:val="001C4553"/>
    <w:rsid w:val="001C550C"/>
    <w:rsid w:val="001C61CB"/>
    <w:rsid w:val="001C6261"/>
    <w:rsid w:val="001C6FF8"/>
    <w:rsid w:val="001C72C1"/>
    <w:rsid w:val="001C7853"/>
    <w:rsid w:val="001C78E4"/>
    <w:rsid w:val="001C7E94"/>
    <w:rsid w:val="001D1189"/>
    <w:rsid w:val="001D1C2D"/>
    <w:rsid w:val="001D235D"/>
    <w:rsid w:val="001D26E5"/>
    <w:rsid w:val="001D3059"/>
    <w:rsid w:val="001D3BDF"/>
    <w:rsid w:val="001D3EE6"/>
    <w:rsid w:val="001D3FD4"/>
    <w:rsid w:val="001D51CF"/>
    <w:rsid w:val="001D5B06"/>
    <w:rsid w:val="001D6F9C"/>
    <w:rsid w:val="001D6FBA"/>
    <w:rsid w:val="001E043E"/>
    <w:rsid w:val="001E08A6"/>
    <w:rsid w:val="001E0948"/>
    <w:rsid w:val="001E1565"/>
    <w:rsid w:val="001E2345"/>
    <w:rsid w:val="001E2A8B"/>
    <w:rsid w:val="001E2E7E"/>
    <w:rsid w:val="001E332A"/>
    <w:rsid w:val="001E3496"/>
    <w:rsid w:val="001E34E7"/>
    <w:rsid w:val="001E444D"/>
    <w:rsid w:val="001F0248"/>
    <w:rsid w:val="001F0ECC"/>
    <w:rsid w:val="001F31E2"/>
    <w:rsid w:val="001F33BE"/>
    <w:rsid w:val="001F4F73"/>
    <w:rsid w:val="001F54CA"/>
    <w:rsid w:val="001F5795"/>
    <w:rsid w:val="001F583D"/>
    <w:rsid w:val="001F5FEA"/>
    <w:rsid w:val="001F691E"/>
    <w:rsid w:val="001F6A0A"/>
    <w:rsid w:val="001F7B25"/>
    <w:rsid w:val="001F7CB6"/>
    <w:rsid w:val="0020004D"/>
    <w:rsid w:val="00202030"/>
    <w:rsid w:val="0020448B"/>
    <w:rsid w:val="00204611"/>
    <w:rsid w:val="002047FC"/>
    <w:rsid w:val="00204B60"/>
    <w:rsid w:val="00204C58"/>
    <w:rsid w:val="0020613F"/>
    <w:rsid w:val="00206290"/>
    <w:rsid w:val="0020645F"/>
    <w:rsid w:val="00206B9B"/>
    <w:rsid w:val="00207F51"/>
    <w:rsid w:val="00211335"/>
    <w:rsid w:val="00211A6A"/>
    <w:rsid w:val="00211AEE"/>
    <w:rsid w:val="00211FDF"/>
    <w:rsid w:val="002124A6"/>
    <w:rsid w:val="002126CF"/>
    <w:rsid w:val="00212D68"/>
    <w:rsid w:val="00213340"/>
    <w:rsid w:val="002133F8"/>
    <w:rsid w:val="00216FED"/>
    <w:rsid w:val="002172E5"/>
    <w:rsid w:val="00217736"/>
    <w:rsid w:val="00217CE5"/>
    <w:rsid w:val="00217EB9"/>
    <w:rsid w:val="0022000B"/>
    <w:rsid w:val="002210D9"/>
    <w:rsid w:val="00221789"/>
    <w:rsid w:val="002224E5"/>
    <w:rsid w:val="00222884"/>
    <w:rsid w:val="00223A5A"/>
    <w:rsid w:val="00223A87"/>
    <w:rsid w:val="002247DA"/>
    <w:rsid w:val="00224C76"/>
    <w:rsid w:val="00226283"/>
    <w:rsid w:val="00230186"/>
    <w:rsid w:val="00231EB2"/>
    <w:rsid w:val="002325EA"/>
    <w:rsid w:val="002332F0"/>
    <w:rsid w:val="00233605"/>
    <w:rsid w:val="00234309"/>
    <w:rsid w:val="00234682"/>
    <w:rsid w:val="00234DAB"/>
    <w:rsid w:val="002357AF"/>
    <w:rsid w:val="0023613A"/>
    <w:rsid w:val="00241194"/>
    <w:rsid w:val="00241262"/>
    <w:rsid w:val="0024293F"/>
    <w:rsid w:val="00242D63"/>
    <w:rsid w:val="00243B0F"/>
    <w:rsid w:val="002448E0"/>
    <w:rsid w:val="002452CC"/>
    <w:rsid w:val="00245579"/>
    <w:rsid w:val="00245EA4"/>
    <w:rsid w:val="0024676D"/>
    <w:rsid w:val="002471B4"/>
    <w:rsid w:val="002479C5"/>
    <w:rsid w:val="00247AC1"/>
    <w:rsid w:val="002504FC"/>
    <w:rsid w:val="00250929"/>
    <w:rsid w:val="00251631"/>
    <w:rsid w:val="00251F82"/>
    <w:rsid w:val="0025477A"/>
    <w:rsid w:val="00254A0C"/>
    <w:rsid w:val="00256063"/>
    <w:rsid w:val="002568F3"/>
    <w:rsid w:val="002607D8"/>
    <w:rsid w:val="00260D09"/>
    <w:rsid w:val="00261BA7"/>
    <w:rsid w:val="00261E6A"/>
    <w:rsid w:val="00262922"/>
    <w:rsid w:val="0026315E"/>
    <w:rsid w:val="00263A83"/>
    <w:rsid w:val="0026400E"/>
    <w:rsid w:val="00264026"/>
    <w:rsid w:val="00265621"/>
    <w:rsid w:val="00265631"/>
    <w:rsid w:val="00265E45"/>
    <w:rsid w:val="00265FE1"/>
    <w:rsid w:val="00266258"/>
    <w:rsid w:val="00267722"/>
    <w:rsid w:val="00267DDD"/>
    <w:rsid w:val="00270319"/>
    <w:rsid w:val="00270E9A"/>
    <w:rsid w:val="00270EDC"/>
    <w:rsid w:val="0027131F"/>
    <w:rsid w:val="0027151C"/>
    <w:rsid w:val="00271AD8"/>
    <w:rsid w:val="002731D7"/>
    <w:rsid w:val="002755E2"/>
    <w:rsid w:val="00275709"/>
    <w:rsid w:val="00275D42"/>
    <w:rsid w:val="002763A1"/>
    <w:rsid w:val="0027740D"/>
    <w:rsid w:val="002807F3"/>
    <w:rsid w:val="00282332"/>
    <w:rsid w:val="002826A9"/>
    <w:rsid w:val="00282AC2"/>
    <w:rsid w:val="00282CF1"/>
    <w:rsid w:val="0028324F"/>
    <w:rsid w:val="00283E79"/>
    <w:rsid w:val="00283EF0"/>
    <w:rsid w:val="0028459F"/>
    <w:rsid w:val="00284B53"/>
    <w:rsid w:val="002851D1"/>
    <w:rsid w:val="00285941"/>
    <w:rsid w:val="0028610A"/>
    <w:rsid w:val="00286D2B"/>
    <w:rsid w:val="00286ED7"/>
    <w:rsid w:val="0028725D"/>
    <w:rsid w:val="002908D1"/>
    <w:rsid w:val="00291312"/>
    <w:rsid w:val="002917FA"/>
    <w:rsid w:val="00291C13"/>
    <w:rsid w:val="00292DAB"/>
    <w:rsid w:val="00294328"/>
    <w:rsid w:val="00294652"/>
    <w:rsid w:val="00294D97"/>
    <w:rsid w:val="002954BC"/>
    <w:rsid w:val="00295BDB"/>
    <w:rsid w:val="002966FA"/>
    <w:rsid w:val="00296860"/>
    <w:rsid w:val="00296F3B"/>
    <w:rsid w:val="002A0036"/>
    <w:rsid w:val="002A01D6"/>
    <w:rsid w:val="002A16C7"/>
    <w:rsid w:val="002A2574"/>
    <w:rsid w:val="002A2715"/>
    <w:rsid w:val="002A35B5"/>
    <w:rsid w:val="002A40A0"/>
    <w:rsid w:val="002A4B2D"/>
    <w:rsid w:val="002A4EA7"/>
    <w:rsid w:val="002A4FD6"/>
    <w:rsid w:val="002A5001"/>
    <w:rsid w:val="002A5106"/>
    <w:rsid w:val="002A54C7"/>
    <w:rsid w:val="002A5EFC"/>
    <w:rsid w:val="002A6BD0"/>
    <w:rsid w:val="002A6E0B"/>
    <w:rsid w:val="002B1073"/>
    <w:rsid w:val="002B2413"/>
    <w:rsid w:val="002B26CA"/>
    <w:rsid w:val="002B2942"/>
    <w:rsid w:val="002B2C30"/>
    <w:rsid w:val="002B2F46"/>
    <w:rsid w:val="002B373C"/>
    <w:rsid w:val="002B7573"/>
    <w:rsid w:val="002C040D"/>
    <w:rsid w:val="002C04DF"/>
    <w:rsid w:val="002C07F2"/>
    <w:rsid w:val="002C08F9"/>
    <w:rsid w:val="002C1FEF"/>
    <w:rsid w:val="002C2C2F"/>
    <w:rsid w:val="002C31C8"/>
    <w:rsid w:val="002C35B1"/>
    <w:rsid w:val="002C3A58"/>
    <w:rsid w:val="002C4040"/>
    <w:rsid w:val="002C434F"/>
    <w:rsid w:val="002C51E9"/>
    <w:rsid w:val="002C718C"/>
    <w:rsid w:val="002C78D4"/>
    <w:rsid w:val="002D02D6"/>
    <w:rsid w:val="002D1063"/>
    <w:rsid w:val="002D13A9"/>
    <w:rsid w:val="002D17AC"/>
    <w:rsid w:val="002D2E77"/>
    <w:rsid w:val="002D409A"/>
    <w:rsid w:val="002D498F"/>
    <w:rsid w:val="002D5081"/>
    <w:rsid w:val="002D5805"/>
    <w:rsid w:val="002D62EA"/>
    <w:rsid w:val="002D7D53"/>
    <w:rsid w:val="002D7FEA"/>
    <w:rsid w:val="002E0292"/>
    <w:rsid w:val="002E0574"/>
    <w:rsid w:val="002E125B"/>
    <w:rsid w:val="002E2682"/>
    <w:rsid w:val="002E386F"/>
    <w:rsid w:val="002E3A31"/>
    <w:rsid w:val="002E4902"/>
    <w:rsid w:val="002E64E8"/>
    <w:rsid w:val="002E65D9"/>
    <w:rsid w:val="002E65ED"/>
    <w:rsid w:val="002E6D3C"/>
    <w:rsid w:val="002E6EB2"/>
    <w:rsid w:val="002E7380"/>
    <w:rsid w:val="002F13B9"/>
    <w:rsid w:val="002F1BA7"/>
    <w:rsid w:val="002F268E"/>
    <w:rsid w:val="002F2830"/>
    <w:rsid w:val="002F2F66"/>
    <w:rsid w:val="002F2F83"/>
    <w:rsid w:val="002F370C"/>
    <w:rsid w:val="002F3A4B"/>
    <w:rsid w:val="002F3C60"/>
    <w:rsid w:val="002F3DF4"/>
    <w:rsid w:val="002F4888"/>
    <w:rsid w:val="002F4FC2"/>
    <w:rsid w:val="002F63AC"/>
    <w:rsid w:val="002F63C1"/>
    <w:rsid w:val="002F6D02"/>
    <w:rsid w:val="002F6E3A"/>
    <w:rsid w:val="002F6E7B"/>
    <w:rsid w:val="002F733A"/>
    <w:rsid w:val="002F74A8"/>
    <w:rsid w:val="002F7D44"/>
    <w:rsid w:val="003000BE"/>
    <w:rsid w:val="0030104B"/>
    <w:rsid w:val="00301A16"/>
    <w:rsid w:val="00301C2D"/>
    <w:rsid w:val="003026AC"/>
    <w:rsid w:val="0030314D"/>
    <w:rsid w:val="003038D6"/>
    <w:rsid w:val="00304D32"/>
    <w:rsid w:val="00305998"/>
    <w:rsid w:val="0030633A"/>
    <w:rsid w:val="003071B1"/>
    <w:rsid w:val="003071CE"/>
    <w:rsid w:val="00310CA1"/>
    <w:rsid w:val="003132E2"/>
    <w:rsid w:val="003140F4"/>
    <w:rsid w:val="0031429D"/>
    <w:rsid w:val="003142C0"/>
    <w:rsid w:val="00314590"/>
    <w:rsid w:val="00315B55"/>
    <w:rsid w:val="00316B3F"/>
    <w:rsid w:val="00316B71"/>
    <w:rsid w:val="0031711C"/>
    <w:rsid w:val="00320043"/>
    <w:rsid w:val="00321155"/>
    <w:rsid w:val="003215CC"/>
    <w:rsid w:val="00321806"/>
    <w:rsid w:val="003218AA"/>
    <w:rsid w:val="00321DE8"/>
    <w:rsid w:val="0032237B"/>
    <w:rsid w:val="00322667"/>
    <w:rsid w:val="0032307F"/>
    <w:rsid w:val="003234D1"/>
    <w:rsid w:val="00324881"/>
    <w:rsid w:val="00324BCB"/>
    <w:rsid w:val="00324CD1"/>
    <w:rsid w:val="00325648"/>
    <w:rsid w:val="003257BF"/>
    <w:rsid w:val="003269D3"/>
    <w:rsid w:val="00330BE2"/>
    <w:rsid w:val="00331A17"/>
    <w:rsid w:val="00331B44"/>
    <w:rsid w:val="00331D28"/>
    <w:rsid w:val="003335D2"/>
    <w:rsid w:val="00334150"/>
    <w:rsid w:val="00334887"/>
    <w:rsid w:val="00335710"/>
    <w:rsid w:val="003359C0"/>
    <w:rsid w:val="00335EDF"/>
    <w:rsid w:val="00335F54"/>
    <w:rsid w:val="00335FF8"/>
    <w:rsid w:val="003360F1"/>
    <w:rsid w:val="003408CF"/>
    <w:rsid w:val="00341B15"/>
    <w:rsid w:val="003421C3"/>
    <w:rsid w:val="00342DE7"/>
    <w:rsid w:val="00343F79"/>
    <w:rsid w:val="003440EC"/>
    <w:rsid w:val="00344F62"/>
    <w:rsid w:val="0034574D"/>
    <w:rsid w:val="0034609D"/>
    <w:rsid w:val="00346249"/>
    <w:rsid w:val="003462A1"/>
    <w:rsid w:val="00346A9D"/>
    <w:rsid w:val="00346B23"/>
    <w:rsid w:val="003476AD"/>
    <w:rsid w:val="00347823"/>
    <w:rsid w:val="00347A56"/>
    <w:rsid w:val="00347AC2"/>
    <w:rsid w:val="0035103E"/>
    <w:rsid w:val="00352084"/>
    <w:rsid w:val="00353758"/>
    <w:rsid w:val="00354DFE"/>
    <w:rsid w:val="003556DD"/>
    <w:rsid w:val="00355772"/>
    <w:rsid w:val="00355BEE"/>
    <w:rsid w:val="00357F6B"/>
    <w:rsid w:val="0036050C"/>
    <w:rsid w:val="00360541"/>
    <w:rsid w:val="00361B1B"/>
    <w:rsid w:val="00362843"/>
    <w:rsid w:val="00362B07"/>
    <w:rsid w:val="00362F9E"/>
    <w:rsid w:val="00363F35"/>
    <w:rsid w:val="003640CD"/>
    <w:rsid w:val="0036466A"/>
    <w:rsid w:val="00364DF2"/>
    <w:rsid w:val="00365436"/>
    <w:rsid w:val="0036564A"/>
    <w:rsid w:val="00365DDC"/>
    <w:rsid w:val="003679BE"/>
    <w:rsid w:val="00367BD0"/>
    <w:rsid w:val="00367BFF"/>
    <w:rsid w:val="0037005B"/>
    <w:rsid w:val="0037052A"/>
    <w:rsid w:val="00370806"/>
    <w:rsid w:val="00373415"/>
    <w:rsid w:val="0037524C"/>
    <w:rsid w:val="00375C83"/>
    <w:rsid w:val="003767D4"/>
    <w:rsid w:val="003773A1"/>
    <w:rsid w:val="00380109"/>
    <w:rsid w:val="00380CB5"/>
    <w:rsid w:val="00380E4B"/>
    <w:rsid w:val="0038138C"/>
    <w:rsid w:val="003814B0"/>
    <w:rsid w:val="00381923"/>
    <w:rsid w:val="00383680"/>
    <w:rsid w:val="00383EC1"/>
    <w:rsid w:val="00383F4A"/>
    <w:rsid w:val="00383F50"/>
    <w:rsid w:val="003842B6"/>
    <w:rsid w:val="00385641"/>
    <w:rsid w:val="003869D1"/>
    <w:rsid w:val="00386BCF"/>
    <w:rsid w:val="00387161"/>
    <w:rsid w:val="00390372"/>
    <w:rsid w:val="0039062C"/>
    <w:rsid w:val="00390C2A"/>
    <w:rsid w:val="00390DC4"/>
    <w:rsid w:val="00391007"/>
    <w:rsid w:val="00391998"/>
    <w:rsid w:val="00391ECB"/>
    <w:rsid w:val="00392457"/>
    <w:rsid w:val="0039247C"/>
    <w:rsid w:val="00392913"/>
    <w:rsid w:val="00392DBB"/>
    <w:rsid w:val="00393121"/>
    <w:rsid w:val="0039333A"/>
    <w:rsid w:val="0039474C"/>
    <w:rsid w:val="00394823"/>
    <w:rsid w:val="00394B1A"/>
    <w:rsid w:val="00394CF5"/>
    <w:rsid w:val="00394E6D"/>
    <w:rsid w:val="003956AC"/>
    <w:rsid w:val="00395789"/>
    <w:rsid w:val="00395B84"/>
    <w:rsid w:val="003A28FE"/>
    <w:rsid w:val="003A2E46"/>
    <w:rsid w:val="003A36CF"/>
    <w:rsid w:val="003A4503"/>
    <w:rsid w:val="003A46C1"/>
    <w:rsid w:val="003A47A7"/>
    <w:rsid w:val="003A592E"/>
    <w:rsid w:val="003A6415"/>
    <w:rsid w:val="003A7E0C"/>
    <w:rsid w:val="003A7ED3"/>
    <w:rsid w:val="003B0F2C"/>
    <w:rsid w:val="003B1973"/>
    <w:rsid w:val="003B250B"/>
    <w:rsid w:val="003B2AD8"/>
    <w:rsid w:val="003B2B67"/>
    <w:rsid w:val="003B58D7"/>
    <w:rsid w:val="003B5A0D"/>
    <w:rsid w:val="003B6125"/>
    <w:rsid w:val="003B6717"/>
    <w:rsid w:val="003B6F3E"/>
    <w:rsid w:val="003B7185"/>
    <w:rsid w:val="003B7C6C"/>
    <w:rsid w:val="003B7E20"/>
    <w:rsid w:val="003C0155"/>
    <w:rsid w:val="003C0756"/>
    <w:rsid w:val="003C0E72"/>
    <w:rsid w:val="003C16AE"/>
    <w:rsid w:val="003C2E91"/>
    <w:rsid w:val="003C3818"/>
    <w:rsid w:val="003C4861"/>
    <w:rsid w:val="003C4C08"/>
    <w:rsid w:val="003C50DE"/>
    <w:rsid w:val="003C5E01"/>
    <w:rsid w:val="003C6225"/>
    <w:rsid w:val="003D0167"/>
    <w:rsid w:val="003D0676"/>
    <w:rsid w:val="003D06C7"/>
    <w:rsid w:val="003D124C"/>
    <w:rsid w:val="003D1496"/>
    <w:rsid w:val="003D26C5"/>
    <w:rsid w:val="003D2F2A"/>
    <w:rsid w:val="003D300E"/>
    <w:rsid w:val="003D3845"/>
    <w:rsid w:val="003D42DE"/>
    <w:rsid w:val="003D4CBF"/>
    <w:rsid w:val="003D5272"/>
    <w:rsid w:val="003D52A8"/>
    <w:rsid w:val="003D5767"/>
    <w:rsid w:val="003D5EC3"/>
    <w:rsid w:val="003D74F1"/>
    <w:rsid w:val="003E0AB2"/>
    <w:rsid w:val="003E0DCB"/>
    <w:rsid w:val="003E10F8"/>
    <w:rsid w:val="003E1FE6"/>
    <w:rsid w:val="003E2B52"/>
    <w:rsid w:val="003E538C"/>
    <w:rsid w:val="003E5D71"/>
    <w:rsid w:val="003E5F97"/>
    <w:rsid w:val="003E67C3"/>
    <w:rsid w:val="003E6D17"/>
    <w:rsid w:val="003E7309"/>
    <w:rsid w:val="003E74EC"/>
    <w:rsid w:val="003E7886"/>
    <w:rsid w:val="003E7A6D"/>
    <w:rsid w:val="003E7AF5"/>
    <w:rsid w:val="003E7E16"/>
    <w:rsid w:val="003F0951"/>
    <w:rsid w:val="003F2D8C"/>
    <w:rsid w:val="003F3150"/>
    <w:rsid w:val="003F3206"/>
    <w:rsid w:val="003F390B"/>
    <w:rsid w:val="003F3DC8"/>
    <w:rsid w:val="003F4826"/>
    <w:rsid w:val="003F5D34"/>
    <w:rsid w:val="003F68AD"/>
    <w:rsid w:val="003F73B3"/>
    <w:rsid w:val="003F7EFB"/>
    <w:rsid w:val="00403425"/>
    <w:rsid w:val="00406276"/>
    <w:rsid w:val="00406DD1"/>
    <w:rsid w:val="004112D6"/>
    <w:rsid w:val="00411F57"/>
    <w:rsid w:val="00412106"/>
    <w:rsid w:val="00412250"/>
    <w:rsid w:val="00412A30"/>
    <w:rsid w:val="004150D5"/>
    <w:rsid w:val="00415525"/>
    <w:rsid w:val="00415FE9"/>
    <w:rsid w:val="004164C6"/>
    <w:rsid w:val="0041709C"/>
    <w:rsid w:val="004200FB"/>
    <w:rsid w:val="004208AF"/>
    <w:rsid w:val="004243F6"/>
    <w:rsid w:val="0042490B"/>
    <w:rsid w:val="00425B6C"/>
    <w:rsid w:val="004266AD"/>
    <w:rsid w:val="004279F0"/>
    <w:rsid w:val="00430722"/>
    <w:rsid w:val="00431C14"/>
    <w:rsid w:val="00431E4E"/>
    <w:rsid w:val="00431FBA"/>
    <w:rsid w:val="00432593"/>
    <w:rsid w:val="004326E5"/>
    <w:rsid w:val="00432990"/>
    <w:rsid w:val="004329A2"/>
    <w:rsid w:val="00433977"/>
    <w:rsid w:val="00433A76"/>
    <w:rsid w:val="00433A80"/>
    <w:rsid w:val="00434270"/>
    <w:rsid w:val="004346C7"/>
    <w:rsid w:val="00435E3F"/>
    <w:rsid w:val="004362DE"/>
    <w:rsid w:val="0043650D"/>
    <w:rsid w:val="004371AA"/>
    <w:rsid w:val="00437294"/>
    <w:rsid w:val="00437565"/>
    <w:rsid w:val="00441607"/>
    <w:rsid w:val="00441FC1"/>
    <w:rsid w:val="0044271D"/>
    <w:rsid w:val="004427AD"/>
    <w:rsid w:val="00442936"/>
    <w:rsid w:val="00442F58"/>
    <w:rsid w:val="00444515"/>
    <w:rsid w:val="00445113"/>
    <w:rsid w:val="004463AA"/>
    <w:rsid w:val="0044691B"/>
    <w:rsid w:val="00447058"/>
    <w:rsid w:val="004470A8"/>
    <w:rsid w:val="00447B07"/>
    <w:rsid w:val="00450AAD"/>
    <w:rsid w:val="00450E94"/>
    <w:rsid w:val="00452350"/>
    <w:rsid w:val="004529A4"/>
    <w:rsid w:val="00452E1D"/>
    <w:rsid w:val="004533BB"/>
    <w:rsid w:val="0045369A"/>
    <w:rsid w:val="00453731"/>
    <w:rsid w:val="00455376"/>
    <w:rsid w:val="0045567C"/>
    <w:rsid w:val="00456A47"/>
    <w:rsid w:val="00456D0D"/>
    <w:rsid w:val="00457B12"/>
    <w:rsid w:val="00461753"/>
    <w:rsid w:val="00462168"/>
    <w:rsid w:val="00462F73"/>
    <w:rsid w:val="004634A4"/>
    <w:rsid w:val="0046465D"/>
    <w:rsid w:val="00464998"/>
    <w:rsid w:val="0046511A"/>
    <w:rsid w:val="00466179"/>
    <w:rsid w:val="00467B0F"/>
    <w:rsid w:val="00467D41"/>
    <w:rsid w:val="00471A96"/>
    <w:rsid w:val="0047224D"/>
    <w:rsid w:val="00474955"/>
    <w:rsid w:val="00475844"/>
    <w:rsid w:val="00476B84"/>
    <w:rsid w:val="0047762E"/>
    <w:rsid w:val="004777B3"/>
    <w:rsid w:val="00477CCE"/>
    <w:rsid w:val="004801FF"/>
    <w:rsid w:val="00481666"/>
    <w:rsid w:val="004818CF"/>
    <w:rsid w:val="00481DA1"/>
    <w:rsid w:val="00482F5B"/>
    <w:rsid w:val="0048559C"/>
    <w:rsid w:val="00485E97"/>
    <w:rsid w:val="00486055"/>
    <w:rsid w:val="004863B2"/>
    <w:rsid w:val="004877A2"/>
    <w:rsid w:val="00490E43"/>
    <w:rsid w:val="00491409"/>
    <w:rsid w:val="0049211D"/>
    <w:rsid w:val="004929B0"/>
    <w:rsid w:val="00492C75"/>
    <w:rsid w:val="00493739"/>
    <w:rsid w:val="00493F6D"/>
    <w:rsid w:val="004943FA"/>
    <w:rsid w:val="00494480"/>
    <w:rsid w:val="00494CD2"/>
    <w:rsid w:val="00497643"/>
    <w:rsid w:val="00497D32"/>
    <w:rsid w:val="00497F54"/>
    <w:rsid w:val="004A03AA"/>
    <w:rsid w:val="004A041B"/>
    <w:rsid w:val="004A067E"/>
    <w:rsid w:val="004A0C5E"/>
    <w:rsid w:val="004A3AF9"/>
    <w:rsid w:val="004A61B8"/>
    <w:rsid w:val="004A66B5"/>
    <w:rsid w:val="004A7E37"/>
    <w:rsid w:val="004B0026"/>
    <w:rsid w:val="004B14DF"/>
    <w:rsid w:val="004B1EDB"/>
    <w:rsid w:val="004B3127"/>
    <w:rsid w:val="004B35BC"/>
    <w:rsid w:val="004B3B77"/>
    <w:rsid w:val="004B4E9D"/>
    <w:rsid w:val="004B506D"/>
    <w:rsid w:val="004B579B"/>
    <w:rsid w:val="004B699A"/>
    <w:rsid w:val="004B7E08"/>
    <w:rsid w:val="004C006F"/>
    <w:rsid w:val="004C01C4"/>
    <w:rsid w:val="004C1EDF"/>
    <w:rsid w:val="004C2363"/>
    <w:rsid w:val="004C2402"/>
    <w:rsid w:val="004C2AB1"/>
    <w:rsid w:val="004C407A"/>
    <w:rsid w:val="004C40A8"/>
    <w:rsid w:val="004C6661"/>
    <w:rsid w:val="004C717C"/>
    <w:rsid w:val="004C7364"/>
    <w:rsid w:val="004C758A"/>
    <w:rsid w:val="004D012A"/>
    <w:rsid w:val="004D0411"/>
    <w:rsid w:val="004D052C"/>
    <w:rsid w:val="004D0BC1"/>
    <w:rsid w:val="004D2019"/>
    <w:rsid w:val="004D2092"/>
    <w:rsid w:val="004D379F"/>
    <w:rsid w:val="004D4C8A"/>
    <w:rsid w:val="004D5DCA"/>
    <w:rsid w:val="004D7174"/>
    <w:rsid w:val="004D7309"/>
    <w:rsid w:val="004D73FB"/>
    <w:rsid w:val="004D7710"/>
    <w:rsid w:val="004D78A5"/>
    <w:rsid w:val="004D7B9C"/>
    <w:rsid w:val="004D7CE8"/>
    <w:rsid w:val="004E0BEE"/>
    <w:rsid w:val="004E0E68"/>
    <w:rsid w:val="004E101C"/>
    <w:rsid w:val="004E1E28"/>
    <w:rsid w:val="004E208F"/>
    <w:rsid w:val="004E41F4"/>
    <w:rsid w:val="004E4373"/>
    <w:rsid w:val="004E4E65"/>
    <w:rsid w:val="004E77BD"/>
    <w:rsid w:val="004F1BCB"/>
    <w:rsid w:val="004F2F2C"/>
    <w:rsid w:val="004F415E"/>
    <w:rsid w:val="004F4A78"/>
    <w:rsid w:val="004F4F0A"/>
    <w:rsid w:val="004F4F6D"/>
    <w:rsid w:val="004F5854"/>
    <w:rsid w:val="004F6278"/>
    <w:rsid w:val="004F76B8"/>
    <w:rsid w:val="00500BC2"/>
    <w:rsid w:val="00501D59"/>
    <w:rsid w:val="005026A9"/>
    <w:rsid w:val="005031D0"/>
    <w:rsid w:val="0050423E"/>
    <w:rsid w:val="00505D35"/>
    <w:rsid w:val="00506A3F"/>
    <w:rsid w:val="005074BD"/>
    <w:rsid w:val="00507B46"/>
    <w:rsid w:val="00511FB0"/>
    <w:rsid w:val="0051275D"/>
    <w:rsid w:val="00513BC9"/>
    <w:rsid w:val="00514061"/>
    <w:rsid w:val="00514CE2"/>
    <w:rsid w:val="00515155"/>
    <w:rsid w:val="00515F51"/>
    <w:rsid w:val="00520678"/>
    <w:rsid w:val="00522504"/>
    <w:rsid w:val="00522765"/>
    <w:rsid w:val="005233B8"/>
    <w:rsid w:val="00523A51"/>
    <w:rsid w:val="0052489A"/>
    <w:rsid w:val="00524E35"/>
    <w:rsid w:val="0052531C"/>
    <w:rsid w:val="005258FD"/>
    <w:rsid w:val="00527CBA"/>
    <w:rsid w:val="005309F4"/>
    <w:rsid w:val="00531846"/>
    <w:rsid w:val="00531EE2"/>
    <w:rsid w:val="0053397C"/>
    <w:rsid w:val="00533E95"/>
    <w:rsid w:val="00535289"/>
    <w:rsid w:val="00535414"/>
    <w:rsid w:val="00535CA0"/>
    <w:rsid w:val="0053665E"/>
    <w:rsid w:val="0053778A"/>
    <w:rsid w:val="00537E08"/>
    <w:rsid w:val="00537E91"/>
    <w:rsid w:val="00540426"/>
    <w:rsid w:val="00541609"/>
    <w:rsid w:val="005425E9"/>
    <w:rsid w:val="00542AF1"/>
    <w:rsid w:val="005447F7"/>
    <w:rsid w:val="005449EB"/>
    <w:rsid w:val="00545335"/>
    <w:rsid w:val="005477A2"/>
    <w:rsid w:val="00550CC7"/>
    <w:rsid w:val="00550F36"/>
    <w:rsid w:val="005523AA"/>
    <w:rsid w:val="00552D69"/>
    <w:rsid w:val="00552DDF"/>
    <w:rsid w:val="005539B0"/>
    <w:rsid w:val="00553C94"/>
    <w:rsid w:val="00555DC8"/>
    <w:rsid w:val="00560F2D"/>
    <w:rsid w:val="0056157E"/>
    <w:rsid w:val="00561E67"/>
    <w:rsid w:val="00562112"/>
    <w:rsid w:val="0056258B"/>
    <w:rsid w:val="00563C87"/>
    <w:rsid w:val="00563D90"/>
    <w:rsid w:val="00564A1F"/>
    <w:rsid w:val="0056589A"/>
    <w:rsid w:val="0056671E"/>
    <w:rsid w:val="00566A8A"/>
    <w:rsid w:val="00566CA0"/>
    <w:rsid w:val="00567119"/>
    <w:rsid w:val="005723A1"/>
    <w:rsid w:val="00572ABE"/>
    <w:rsid w:val="00572F5C"/>
    <w:rsid w:val="005733C6"/>
    <w:rsid w:val="005735D1"/>
    <w:rsid w:val="00573C5E"/>
    <w:rsid w:val="00573E48"/>
    <w:rsid w:val="00575F1A"/>
    <w:rsid w:val="005761C6"/>
    <w:rsid w:val="005763AC"/>
    <w:rsid w:val="005803F5"/>
    <w:rsid w:val="0058142A"/>
    <w:rsid w:val="005819C1"/>
    <w:rsid w:val="00582647"/>
    <w:rsid w:val="00582F54"/>
    <w:rsid w:val="00583402"/>
    <w:rsid w:val="005834CB"/>
    <w:rsid w:val="00583962"/>
    <w:rsid w:val="00583B56"/>
    <w:rsid w:val="00583FC3"/>
    <w:rsid w:val="00584280"/>
    <w:rsid w:val="005862A3"/>
    <w:rsid w:val="0059104D"/>
    <w:rsid w:val="00593E3E"/>
    <w:rsid w:val="00594C66"/>
    <w:rsid w:val="00594ED9"/>
    <w:rsid w:val="00596C1F"/>
    <w:rsid w:val="00596D16"/>
    <w:rsid w:val="00596E1A"/>
    <w:rsid w:val="005974ED"/>
    <w:rsid w:val="005976DC"/>
    <w:rsid w:val="00597A4E"/>
    <w:rsid w:val="005A0353"/>
    <w:rsid w:val="005A0682"/>
    <w:rsid w:val="005A12ED"/>
    <w:rsid w:val="005A1871"/>
    <w:rsid w:val="005A2D4D"/>
    <w:rsid w:val="005A53A4"/>
    <w:rsid w:val="005A607E"/>
    <w:rsid w:val="005A6C9E"/>
    <w:rsid w:val="005A6DDB"/>
    <w:rsid w:val="005A6DDD"/>
    <w:rsid w:val="005A72EE"/>
    <w:rsid w:val="005A7406"/>
    <w:rsid w:val="005A765D"/>
    <w:rsid w:val="005A7DA1"/>
    <w:rsid w:val="005B0956"/>
    <w:rsid w:val="005B11C6"/>
    <w:rsid w:val="005B284B"/>
    <w:rsid w:val="005B2A08"/>
    <w:rsid w:val="005B2F6F"/>
    <w:rsid w:val="005B3206"/>
    <w:rsid w:val="005B3257"/>
    <w:rsid w:val="005B39BD"/>
    <w:rsid w:val="005B4B16"/>
    <w:rsid w:val="005B4F22"/>
    <w:rsid w:val="005B5A70"/>
    <w:rsid w:val="005B5EDA"/>
    <w:rsid w:val="005B6118"/>
    <w:rsid w:val="005C01F5"/>
    <w:rsid w:val="005C07C2"/>
    <w:rsid w:val="005C1C10"/>
    <w:rsid w:val="005C1C5B"/>
    <w:rsid w:val="005C2441"/>
    <w:rsid w:val="005C3620"/>
    <w:rsid w:val="005C5028"/>
    <w:rsid w:val="005C636A"/>
    <w:rsid w:val="005C6A39"/>
    <w:rsid w:val="005C7EAF"/>
    <w:rsid w:val="005D01F8"/>
    <w:rsid w:val="005D0554"/>
    <w:rsid w:val="005D0BAB"/>
    <w:rsid w:val="005D3C07"/>
    <w:rsid w:val="005D4BE8"/>
    <w:rsid w:val="005D5005"/>
    <w:rsid w:val="005D7859"/>
    <w:rsid w:val="005E0835"/>
    <w:rsid w:val="005E09F6"/>
    <w:rsid w:val="005E14C6"/>
    <w:rsid w:val="005E1729"/>
    <w:rsid w:val="005E2437"/>
    <w:rsid w:val="005E2803"/>
    <w:rsid w:val="005E318D"/>
    <w:rsid w:val="005E36D3"/>
    <w:rsid w:val="005E39FD"/>
    <w:rsid w:val="005E446D"/>
    <w:rsid w:val="005E51D2"/>
    <w:rsid w:val="005E63B2"/>
    <w:rsid w:val="005E6F66"/>
    <w:rsid w:val="005F08A9"/>
    <w:rsid w:val="005F191F"/>
    <w:rsid w:val="005F2188"/>
    <w:rsid w:val="005F2842"/>
    <w:rsid w:val="005F2E0A"/>
    <w:rsid w:val="005F3734"/>
    <w:rsid w:val="005F4766"/>
    <w:rsid w:val="005F50CA"/>
    <w:rsid w:val="005F598E"/>
    <w:rsid w:val="005F6A42"/>
    <w:rsid w:val="005F795E"/>
    <w:rsid w:val="0060005B"/>
    <w:rsid w:val="00600B1D"/>
    <w:rsid w:val="00601F7D"/>
    <w:rsid w:val="0060289E"/>
    <w:rsid w:val="006045E3"/>
    <w:rsid w:val="00604894"/>
    <w:rsid w:val="00605211"/>
    <w:rsid w:val="00605679"/>
    <w:rsid w:val="0060647A"/>
    <w:rsid w:val="00607019"/>
    <w:rsid w:val="00607979"/>
    <w:rsid w:val="00610A82"/>
    <w:rsid w:val="0061252E"/>
    <w:rsid w:val="0061261C"/>
    <w:rsid w:val="00612A30"/>
    <w:rsid w:val="00612ACD"/>
    <w:rsid w:val="00613666"/>
    <w:rsid w:val="00615365"/>
    <w:rsid w:val="006153A8"/>
    <w:rsid w:val="0061728F"/>
    <w:rsid w:val="006200A2"/>
    <w:rsid w:val="00623516"/>
    <w:rsid w:val="00624178"/>
    <w:rsid w:val="00624911"/>
    <w:rsid w:val="00624FC3"/>
    <w:rsid w:val="006254CF"/>
    <w:rsid w:val="00626ABF"/>
    <w:rsid w:val="006270C7"/>
    <w:rsid w:val="006272FB"/>
    <w:rsid w:val="00631669"/>
    <w:rsid w:val="00631F42"/>
    <w:rsid w:val="006323EB"/>
    <w:rsid w:val="0063241B"/>
    <w:rsid w:val="00632539"/>
    <w:rsid w:val="00632626"/>
    <w:rsid w:val="0063325D"/>
    <w:rsid w:val="00633F91"/>
    <w:rsid w:val="006346A0"/>
    <w:rsid w:val="00635CFC"/>
    <w:rsid w:val="00636FA5"/>
    <w:rsid w:val="0063721F"/>
    <w:rsid w:val="00641548"/>
    <w:rsid w:val="0064194B"/>
    <w:rsid w:val="00643863"/>
    <w:rsid w:val="0064427A"/>
    <w:rsid w:val="00644D07"/>
    <w:rsid w:val="00646038"/>
    <w:rsid w:val="006462A3"/>
    <w:rsid w:val="00646813"/>
    <w:rsid w:val="00646C0C"/>
    <w:rsid w:val="00647746"/>
    <w:rsid w:val="0064786D"/>
    <w:rsid w:val="006500AA"/>
    <w:rsid w:val="00650B5A"/>
    <w:rsid w:val="006513C1"/>
    <w:rsid w:val="006515B7"/>
    <w:rsid w:val="00652AEE"/>
    <w:rsid w:val="00653ADB"/>
    <w:rsid w:val="00653B9F"/>
    <w:rsid w:val="006543C9"/>
    <w:rsid w:val="0065468B"/>
    <w:rsid w:val="00654A05"/>
    <w:rsid w:val="00655CA2"/>
    <w:rsid w:val="00656A93"/>
    <w:rsid w:val="0066053F"/>
    <w:rsid w:val="006613FA"/>
    <w:rsid w:val="006619ED"/>
    <w:rsid w:val="00662E54"/>
    <w:rsid w:val="006633A0"/>
    <w:rsid w:val="006634ED"/>
    <w:rsid w:val="00665AA0"/>
    <w:rsid w:val="006660BA"/>
    <w:rsid w:val="006668F5"/>
    <w:rsid w:val="0066763E"/>
    <w:rsid w:val="00667963"/>
    <w:rsid w:val="00670192"/>
    <w:rsid w:val="006702E5"/>
    <w:rsid w:val="006708E9"/>
    <w:rsid w:val="006716E1"/>
    <w:rsid w:val="00672996"/>
    <w:rsid w:val="00673055"/>
    <w:rsid w:val="006743BA"/>
    <w:rsid w:val="00674793"/>
    <w:rsid w:val="00674A41"/>
    <w:rsid w:val="00674A9D"/>
    <w:rsid w:val="006759FF"/>
    <w:rsid w:val="00675B3C"/>
    <w:rsid w:val="00675DEE"/>
    <w:rsid w:val="00676EFA"/>
    <w:rsid w:val="00677003"/>
    <w:rsid w:val="006776D1"/>
    <w:rsid w:val="006778E0"/>
    <w:rsid w:val="00677A03"/>
    <w:rsid w:val="006815F0"/>
    <w:rsid w:val="006826A1"/>
    <w:rsid w:val="00682E15"/>
    <w:rsid w:val="00683736"/>
    <w:rsid w:val="00684CC6"/>
    <w:rsid w:val="0068780C"/>
    <w:rsid w:val="00690491"/>
    <w:rsid w:val="00690877"/>
    <w:rsid w:val="00692507"/>
    <w:rsid w:val="00693377"/>
    <w:rsid w:val="00694AE0"/>
    <w:rsid w:val="00694FA7"/>
    <w:rsid w:val="00695773"/>
    <w:rsid w:val="00695978"/>
    <w:rsid w:val="00696021"/>
    <w:rsid w:val="00696958"/>
    <w:rsid w:val="00697FF8"/>
    <w:rsid w:val="006A2616"/>
    <w:rsid w:val="006A2D10"/>
    <w:rsid w:val="006A2E48"/>
    <w:rsid w:val="006A3683"/>
    <w:rsid w:val="006A3761"/>
    <w:rsid w:val="006A397B"/>
    <w:rsid w:val="006A549E"/>
    <w:rsid w:val="006A608B"/>
    <w:rsid w:val="006A7E31"/>
    <w:rsid w:val="006B0093"/>
    <w:rsid w:val="006B0A2C"/>
    <w:rsid w:val="006B1B94"/>
    <w:rsid w:val="006B1C11"/>
    <w:rsid w:val="006B2C73"/>
    <w:rsid w:val="006B360E"/>
    <w:rsid w:val="006B3D54"/>
    <w:rsid w:val="006B593A"/>
    <w:rsid w:val="006B5D17"/>
    <w:rsid w:val="006B660A"/>
    <w:rsid w:val="006B66E1"/>
    <w:rsid w:val="006C0C54"/>
    <w:rsid w:val="006C141F"/>
    <w:rsid w:val="006C192E"/>
    <w:rsid w:val="006C2C19"/>
    <w:rsid w:val="006C37B7"/>
    <w:rsid w:val="006C38AC"/>
    <w:rsid w:val="006C3F79"/>
    <w:rsid w:val="006C41B0"/>
    <w:rsid w:val="006C4DF8"/>
    <w:rsid w:val="006C5C7D"/>
    <w:rsid w:val="006C62CE"/>
    <w:rsid w:val="006C68DB"/>
    <w:rsid w:val="006C6CBB"/>
    <w:rsid w:val="006D127B"/>
    <w:rsid w:val="006D1526"/>
    <w:rsid w:val="006D1639"/>
    <w:rsid w:val="006D1B36"/>
    <w:rsid w:val="006D1C0B"/>
    <w:rsid w:val="006D1D8B"/>
    <w:rsid w:val="006D2068"/>
    <w:rsid w:val="006D2271"/>
    <w:rsid w:val="006D24EA"/>
    <w:rsid w:val="006D41BE"/>
    <w:rsid w:val="006D4393"/>
    <w:rsid w:val="006D4A5E"/>
    <w:rsid w:val="006D53DC"/>
    <w:rsid w:val="006D6675"/>
    <w:rsid w:val="006D6D4D"/>
    <w:rsid w:val="006D7187"/>
    <w:rsid w:val="006D73B4"/>
    <w:rsid w:val="006E0F7F"/>
    <w:rsid w:val="006E1373"/>
    <w:rsid w:val="006E17DF"/>
    <w:rsid w:val="006E34D9"/>
    <w:rsid w:val="006E3FF5"/>
    <w:rsid w:val="006E49AD"/>
    <w:rsid w:val="006E5746"/>
    <w:rsid w:val="006E640E"/>
    <w:rsid w:val="006E7151"/>
    <w:rsid w:val="006E7F32"/>
    <w:rsid w:val="006F04A5"/>
    <w:rsid w:val="006F1B26"/>
    <w:rsid w:val="006F1C55"/>
    <w:rsid w:val="006F1D4B"/>
    <w:rsid w:val="006F3325"/>
    <w:rsid w:val="006F4193"/>
    <w:rsid w:val="006F41C6"/>
    <w:rsid w:val="006F4277"/>
    <w:rsid w:val="006F47C5"/>
    <w:rsid w:val="006F6553"/>
    <w:rsid w:val="006F690B"/>
    <w:rsid w:val="006F6A06"/>
    <w:rsid w:val="0070020E"/>
    <w:rsid w:val="0070447D"/>
    <w:rsid w:val="0070483C"/>
    <w:rsid w:val="00705042"/>
    <w:rsid w:val="00705258"/>
    <w:rsid w:val="00705790"/>
    <w:rsid w:val="00706254"/>
    <w:rsid w:val="00710E7A"/>
    <w:rsid w:val="00712702"/>
    <w:rsid w:val="00712DDA"/>
    <w:rsid w:val="007132EC"/>
    <w:rsid w:val="00713417"/>
    <w:rsid w:val="007136ED"/>
    <w:rsid w:val="00714054"/>
    <w:rsid w:val="00715045"/>
    <w:rsid w:val="007153F3"/>
    <w:rsid w:val="0071559E"/>
    <w:rsid w:val="007156F4"/>
    <w:rsid w:val="00715D00"/>
    <w:rsid w:val="00717154"/>
    <w:rsid w:val="007205F0"/>
    <w:rsid w:val="00720919"/>
    <w:rsid w:val="00720BF6"/>
    <w:rsid w:val="00720C7D"/>
    <w:rsid w:val="00722572"/>
    <w:rsid w:val="00722EB6"/>
    <w:rsid w:val="00723EA7"/>
    <w:rsid w:val="00724A0F"/>
    <w:rsid w:val="00724D49"/>
    <w:rsid w:val="00725484"/>
    <w:rsid w:val="00725489"/>
    <w:rsid w:val="00726E5A"/>
    <w:rsid w:val="00727133"/>
    <w:rsid w:val="0072773C"/>
    <w:rsid w:val="00731678"/>
    <w:rsid w:val="0073244D"/>
    <w:rsid w:val="007341F6"/>
    <w:rsid w:val="0073443F"/>
    <w:rsid w:val="00734876"/>
    <w:rsid w:val="007361D6"/>
    <w:rsid w:val="0073782F"/>
    <w:rsid w:val="00740710"/>
    <w:rsid w:val="00740FE5"/>
    <w:rsid w:val="0074105E"/>
    <w:rsid w:val="00741E6B"/>
    <w:rsid w:val="007428D8"/>
    <w:rsid w:val="00742FBF"/>
    <w:rsid w:val="007430CD"/>
    <w:rsid w:val="00744606"/>
    <w:rsid w:val="00744FFE"/>
    <w:rsid w:val="007460F1"/>
    <w:rsid w:val="00746B5D"/>
    <w:rsid w:val="00747B34"/>
    <w:rsid w:val="00747BF5"/>
    <w:rsid w:val="00747FB2"/>
    <w:rsid w:val="00750A26"/>
    <w:rsid w:val="00751BDD"/>
    <w:rsid w:val="00754F22"/>
    <w:rsid w:val="00755A59"/>
    <w:rsid w:val="00757FFE"/>
    <w:rsid w:val="00760A83"/>
    <w:rsid w:val="00760DA4"/>
    <w:rsid w:val="00760DF7"/>
    <w:rsid w:val="00761A02"/>
    <w:rsid w:val="00761A59"/>
    <w:rsid w:val="00761E8B"/>
    <w:rsid w:val="00762595"/>
    <w:rsid w:val="00762625"/>
    <w:rsid w:val="00762FB2"/>
    <w:rsid w:val="00763D31"/>
    <w:rsid w:val="007645FF"/>
    <w:rsid w:val="007646B3"/>
    <w:rsid w:val="0076484A"/>
    <w:rsid w:val="00765568"/>
    <w:rsid w:val="00765A27"/>
    <w:rsid w:val="00765ACC"/>
    <w:rsid w:val="00767884"/>
    <w:rsid w:val="00767D9C"/>
    <w:rsid w:val="00770439"/>
    <w:rsid w:val="00770D8C"/>
    <w:rsid w:val="00771318"/>
    <w:rsid w:val="00773862"/>
    <w:rsid w:val="00774336"/>
    <w:rsid w:val="00774A5C"/>
    <w:rsid w:val="007750A6"/>
    <w:rsid w:val="007755BF"/>
    <w:rsid w:val="0077674C"/>
    <w:rsid w:val="00776EF8"/>
    <w:rsid w:val="00777811"/>
    <w:rsid w:val="00777F5C"/>
    <w:rsid w:val="00780581"/>
    <w:rsid w:val="00780789"/>
    <w:rsid w:val="00781728"/>
    <w:rsid w:val="0078270D"/>
    <w:rsid w:val="007828A2"/>
    <w:rsid w:val="00782B1C"/>
    <w:rsid w:val="007830AD"/>
    <w:rsid w:val="0078315E"/>
    <w:rsid w:val="00785E78"/>
    <w:rsid w:val="00786182"/>
    <w:rsid w:val="00786354"/>
    <w:rsid w:val="007865BA"/>
    <w:rsid w:val="00786F84"/>
    <w:rsid w:val="00787291"/>
    <w:rsid w:val="00790035"/>
    <w:rsid w:val="007912BB"/>
    <w:rsid w:val="00791A4F"/>
    <w:rsid w:val="00791DBF"/>
    <w:rsid w:val="00792BAC"/>
    <w:rsid w:val="007932F2"/>
    <w:rsid w:val="00793F16"/>
    <w:rsid w:val="00793F35"/>
    <w:rsid w:val="007946C4"/>
    <w:rsid w:val="007952EB"/>
    <w:rsid w:val="00795370"/>
    <w:rsid w:val="00795A26"/>
    <w:rsid w:val="00796924"/>
    <w:rsid w:val="00797E9E"/>
    <w:rsid w:val="007A03CA"/>
    <w:rsid w:val="007A1467"/>
    <w:rsid w:val="007A217F"/>
    <w:rsid w:val="007A3302"/>
    <w:rsid w:val="007A348E"/>
    <w:rsid w:val="007A3AD2"/>
    <w:rsid w:val="007A430F"/>
    <w:rsid w:val="007A6206"/>
    <w:rsid w:val="007A6BD5"/>
    <w:rsid w:val="007A7D3D"/>
    <w:rsid w:val="007A7D71"/>
    <w:rsid w:val="007B0D42"/>
    <w:rsid w:val="007B19F3"/>
    <w:rsid w:val="007B2B5B"/>
    <w:rsid w:val="007B4320"/>
    <w:rsid w:val="007B466F"/>
    <w:rsid w:val="007B48D5"/>
    <w:rsid w:val="007B4E10"/>
    <w:rsid w:val="007B5A82"/>
    <w:rsid w:val="007B653E"/>
    <w:rsid w:val="007B6C8B"/>
    <w:rsid w:val="007B70B9"/>
    <w:rsid w:val="007B716B"/>
    <w:rsid w:val="007C0455"/>
    <w:rsid w:val="007C0FCA"/>
    <w:rsid w:val="007C133C"/>
    <w:rsid w:val="007C1DDF"/>
    <w:rsid w:val="007C23B2"/>
    <w:rsid w:val="007C3F56"/>
    <w:rsid w:val="007C46C8"/>
    <w:rsid w:val="007C4917"/>
    <w:rsid w:val="007C6C84"/>
    <w:rsid w:val="007C7015"/>
    <w:rsid w:val="007D08EE"/>
    <w:rsid w:val="007D272B"/>
    <w:rsid w:val="007D2A59"/>
    <w:rsid w:val="007D34F7"/>
    <w:rsid w:val="007D35EF"/>
    <w:rsid w:val="007D460D"/>
    <w:rsid w:val="007D4E36"/>
    <w:rsid w:val="007D51A9"/>
    <w:rsid w:val="007D529D"/>
    <w:rsid w:val="007D5F9C"/>
    <w:rsid w:val="007D6119"/>
    <w:rsid w:val="007D67BC"/>
    <w:rsid w:val="007D69D1"/>
    <w:rsid w:val="007D6B11"/>
    <w:rsid w:val="007D6D89"/>
    <w:rsid w:val="007E0C0C"/>
    <w:rsid w:val="007E2CCE"/>
    <w:rsid w:val="007E3E29"/>
    <w:rsid w:val="007E41D3"/>
    <w:rsid w:val="007E4549"/>
    <w:rsid w:val="007E4FB7"/>
    <w:rsid w:val="007E5679"/>
    <w:rsid w:val="007E58C5"/>
    <w:rsid w:val="007E5EED"/>
    <w:rsid w:val="007E64A8"/>
    <w:rsid w:val="007E76C6"/>
    <w:rsid w:val="007F04DF"/>
    <w:rsid w:val="007F1976"/>
    <w:rsid w:val="007F228F"/>
    <w:rsid w:val="007F266E"/>
    <w:rsid w:val="007F3FAC"/>
    <w:rsid w:val="007F3FD2"/>
    <w:rsid w:val="007F4480"/>
    <w:rsid w:val="007F5317"/>
    <w:rsid w:val="007F5C58"/>
    <w:rsid w:val="007F6016"/>
    <w:rsid w:val="007F6C4B"/>
    <w:rsid w:val="007F6D50"/>
    <w:rsid w:val="007F7E09"/>
    <w:rsid w:val="00800D47"/>
    <w:rsid w:val="0080162D"/>
    <w:rsid w:val="008022D1"/>
    <w:rsid w:val="0080249E"/>
    <w:rsid w:val="00802615"/>
    <w:rsid w:val="00802A68"/>
    <w:rsid w:val="00802FE9"/>
    <w:rsid w:val="00803015"/>
    <w:rsid w:val="00804493"/>
    <w:rsid w:val="008049B7"/>
    <w:rsid w:val="00805902"/>
    <w:rsid w:val="00805A2A"/>
    <w:rsid w:val="00806BB9"/>
    <w:rsid w:val="00806D73"/>
    <w:rsid w:val="00807114"/>
    <w:rsid w:val="008076DD"/>
    <w:rsid w:val="00812019"/>
    <w:rsid w:val="008130CD"/>
    <w:rsid w:val="0081319E"/>
    <w:rsid w:val="00813255"/>
    <w:rsid w:val="00813CD6"/>
    <w:rsid w:val="00814A20"/>
    <w:rsid w:val="008151B9"/>
    <w:rsid w:val="00815EA2"/>
    <w:rsid w:val="00816242"/>
    <w:rsid w:val="00816D52"/>
    <w:rsid w:val="00821768"/>
    <w:rsid w:val="00822EB8"/>
    <w:rsid w:val="00823453"/>
    <w:rsid w:val="00823EF5"/>
    <w:rsid w:val="008256EA"/>
    <w:rsid w:val="00826402"/>
    <w:rsid w:val="008275F3"/>
    <w:rsid w:val="008278B8"/>
    <w:rsid w:val="00830B68"/>
    <w:rsid w:val="00831118"/>
    <w:rsid w:val="00831A8E"/>
    <w:rsid w:val="00832051"/>
    <w:rsid w:val="00832623"/>
    <w:rsid w:val="00832B0B"/>
    <w:rsid w:val="00837CC5"/>
    <w:rsid w:val="00840361"/>
    <w:rsid w:val="008410A6"/>
    <w:rsid w:val="0084117C"/>
    <w:rsid w:val="00841378"/>
    <w:rsid w:val="0084138E"/>
    <w:rsid w:val="0084204B"/>
    <w:rsid w:val="00844436"/>
    <w:rsid w:val="00844D52"/>
    <w:rsid w:val="00845393"/>
    <w:rsid w:val="00845DD3"/>
    <w:rsid w:val="00847083"/>
    <w:rsid w:val="008471DA"/>
    <w:rsid w:val="0084722D"/>
    <w:rsid w:val="00847242"/>
    <w:rsid w:val="00847773"/>
    <w:rsid w:val="00847F1E"/>
    <w:rsid w:val="00850046"/>
    <w:rsid w:val="0085087A"/>
    <w:rsid w:val="00850FB7"/>
    <w:rsid w:val="00851940"/>
    <w:rsid w:val="00851A23"/>
    <w:rsid w:val="00852707"/>
    <w:rsid w:val="00852B2A"/>
    <w:rsid w:val="00852BF2"/>
    <w:rsid w:val="008544A9"/>
    <w:rsid w:val="00854E22"/>
    <w:rsid w:val="00855488"/>
    <w:rsid w:val="00855FD3"/>
    <w:rsid w:val="008562E5"/>
    <w:rsid w:val="008562F1"/>
    <w:rsid w:val="00861658"/>
    <w:rsid w:val="00861734"/>
    <w:rsid w:val="00861F5C"/>
    <w:rsid w:val="008637AE"/>
    <w:rsid w:val="00863AE4"/>
    <w:rsid w:val="008648E8"/>
    <w:rsid w:val="00864B2E"/>
    <w:rsid w:val="00864FF4"/>
    <w:rsid w:val="00865D2B"/>
    <w:rsid w:val="008660F3"/>
    <w:rsid w:val="00866A9D"/>
    <w:rsid w:val="0086777D"/>
    <w:rsid w:val="00870593"/>
    <w:rsid w:val="008706A4"/>
    <w:rsid w:val="0087238E"/>
    <w:rsid w:val="008746B1"/>
    <w:rsid w:val="0087534E"/>
    <w:rsid w:val="00880605"/>
    <w:rsid w:val="0088064C"/>
    <w:rsid w:val="00880717"/>
    <w:rsid w:val="0088099A"/>
    <w:rsid w:val="00882122"/>
    <w:rsid w:val="00882A38"/>
    <w:rsid w:val="00885071"/>
    <w:rsid w:val="00885A32"/>
    <w:rsid w:val="00887C01"/>
    <w:rsid w:val="00887C74"/>
    <w:rsid w:val="00887EF8"/>
    <w:rsid w:val="00890A71"/>
    <w:rsid w:val="00891307"/>
    <w:rsid w:val="00891628"/>
    <w:rsid w:val="008922B4"/>
    <w:rsid w:val="00892494"/>
    <w:rsid w:val="00892879"/>
    <w:rsid w:val="00893727"/>
    <w:rsid w:val="00894A50"/>
    <w:rsid w:val="00894EB8"/>
    <w:rsid w:val="00895428"/>
    <w:rsid w:val="008960A8"/>
    <w:rsid w:val="00897FFE"/>
    <w:rsid w:val="008A0854"/>
    <w:rsid w:val="008A127F"/>
    <w:rsid w:val="008A13C9"/>
    <w:rsid w:val="008A140C"/>
    <w:rsid w:val="008A175E"/>
    <w:rsid w:val="008A195D"/>
    <w:rsid w:val="008A1F2D"/>
    <w:rsid w:val="008A3978"/>
    <w:rsid w:val="008A3F47"/>
    <w:rsid w:val="008A51F5"/>
    <w:rsid w:val="008A5DB1"/>
    <w:rsid w:val="008A614A"/>
    <w:rsid w:val="008A6298"/>
    <w:rsid w:val="008A69FE"/>
    <w:rsid w:val="008A71F1"/>
    <w:rsid w:val="008A7715"/>
    <w:rsid w:val="008A78AB"/>
    <w:rsid w:val="008A7D6D"/>
    <w:rsid w:val="008B165E"/>
    <w:rsid w:val="008B1B87"/>
    <w:rsid w:val="008B2BFE"/>
    <w:rsid w:val="008B36CF"/>
    <w:rsid w:val="008B40F2"/>
    <w:rsid w:val="008B493E"/>
    <w:rsid w:val="008B74B6"/>
    <w:rsid w:val="008B7877"/>
    <w:rsid w:val="008B7E04"/>
    <w:rsid w:val="008B7EC3"/>
    <w:rsid w:val="008C2E39"/>
    <w:rsid w:val="008C3C39"/>
    <w:rsid w:val="008C4074"/>
    <w:rsid w:val="008C4984"/>
    <w:rsid w:val="008C4F4A"/>
    <w:rsid w:val="008C59F1"/>
    <w:rsid w:val="008C5B73"/>
    <w:rsid w:val="008C5D82"/>
    <w:rsid w:val="008C7503"/>
    <w:rsid w:val="008D033C"/>
    <w:rsid w:val="008D04F2"/>
    <w:rsid w:val="008D187D"/>
    <w:rsid w:val="008D1A7E"/>
    <w:rsid w:val="008D1BAD"/>
    <w:rsid w:val="008D1BD0"/>
    <w:rsid w:val="008D1E35"/>
    <w:rsid w:val="008D1F77"/>
    <w:rsid w:val="008D416A"/>
    <w:rsid w:val="008D51BF"/>
    <w:rsid w:val="008D51DA"/>
    <w:rsid w:val="008D56E4"/>
    <w:rsid w:val="008D76C5"/>
    <w:rsid w:val="008D7A0A"/>
    <w:rsid w:val="008D7BCC"/>
    <w:rsid w:val="008E086D"/>
    <w:rsid w:val="008E0A31"/>
    <w:rsid w:val="008E1CBD"/>
    <w:rsid w:val="008E3064"/>
    <w:rsid w:val="008E3B73"/>
    <w:rsid w:val="008E45FE"/>
    <w:rsid w:val="008E6212"/>
    <w:rsid w:val="008E658A"/>
    <w:rsid w:val="008E6AA2"/>
    <w:rsid w:val="008F041A"/>
    <w:rsid w:val="008F0A01"/>
    <w:rsid w:val="008F0AA4"/>
    <w:rsid w:val="008F0FF1"/>
    <w:rsid w:val="008F17D8"/>
    <w:rsid w:val="008F25E7"/>
    <w:rsid w:val="008F28F4"/>
    <w:rsid w:val="008F44AB"/>
    <w:rsid w:val="008F4DE2"/>
    <w:rsid w:val="008F5434"/>
    <w:rsid w:val="008F5F02"/>
    <w:rsid w:val="008F5F2A"/>
    <w:rsid w:val="008F7D4D"/>
    <w:rsid w:val="00900FA5"/>
    <w:rsid w:val="0090163D"/>
    <w:rsid w:val="009016B2"/>
    <w:rsid w:val="0090230A"/>
    <w:rsid w:val="00902943"/>
    <w:rsid w:val="00903B81"/>
    <w:rsid w:val="0090437B"/>
    <w:rsid w:val="00904840"/>
    <w:rsid w:val="00904B7B"/>
    <w:rsid w:val="00905E54"/>
    <w:rsid w:val="00906214"/>
    <w:rsid w:val="00907920"/>
    <w:rsid w:val="00907A60"/>
    <w:rsid w:val="00907BC1"/>
    <w:rsid w:val="00910C07"/>
    <w:rsid w:val="00911C5D"/>
    <w:rsid w:val="00911DF6"/>
    <w:rsid w:val="00911E48"/>
    <w:rsid w:val="0091222E"/>
    <w:rsid w:val="00912B46"/>
    <w:rsid w:val="00912DC6"/>
    <w:rsid w:val="00913760"/>
    <w:rsid w:val="00913F22"/>
    <w:rsid w:val="00914B82"/>
    <w:rsid w:val="00916692"/>
    <w:rsid w:val="0092362E"/>
    <w:rsid w:val="00924437"/>
    <w:rsid w:val="00924F9B"/>
    <w:rsid w:val="00927372"/>
    <w:rsid w:val="009275D3"/>
    <w:rsid w:val="00927B60"/>
    <w:rsid w:val="0093186D"/>
    <w:rsid w:val="0093242A"/>
    <w:rsid w:val="00932E59"/>
    <w:rsid w:val="009333C0"/>
    <w:rsid w:val="00933FB5"/>
    <w:rsid w:val="00934C05"/>
    <w:rsid w:val="009350CF"/>
    <w:rsid w:val="009357DB"/>
    <w:rsid w:val="00937875"/>
    <w:rsid w:val="0094009E"/>
    <w:rsid w:val="0094164E"/>
    <w:rsid w:val="00945917"/>
    <w:rsid w:val="00945A0E"/>
    <w:rsid w:val="00946124"/>
    <w:rsid w:val="00946182"/>
    <w:rsid w:val="009501E5"/>
    <w:rsid w:val="00950C91"/>
    <w:rsid w:val="009511E2"/>
    <w:rsid w:val="00951555"/>
    <w:rsid w:val="00951C44"/>
    <w:rsid w:val="00952951"/>
    <w:rsid w:val="00952AFB"/>
    <w:rsid w:val="00952CDF"/>
    <w:rsid w:val="009530BB"/>
    <w:rsid w:val="0095348C"/>
    <w:rsid w:val="0095407F"/>
    <w:rsid w:val="009544CD"/>
    <w:rsid w:val="00954ACC"/>
    <w:rsid w:val="009566BE"/>
    <w:rsid w:val="00957212"/>
    <w:rsid w:val="00957A2D"/>
    <w:rsid w:val="00957FCA"/>
    <w:rsid w:val="009604EE"/>
    <w:rsid w:val="00960F46"/>
    <w:rsid w:val="0096155B"/>
    <w:rsid w:val="009623BD"/>
    <w:rsid w:val="009626FF"/>
    <w:rsid w:val="00962F7E"/>
    <w:rsid w:val="00963882"/>
    <w:rsid w:val="0096446D"/>
    <w:rsid w:val="009644E6"/>
    <w:rsid w:val="00966159"/>
    <w:rsid w:val="00966722"/>
    <w:rsid w:val="009678B6"/>
    <w:rsid w:val="009723FC"/>
    <w:rsid w:val="00972EA5"/>
    <w:rsid w:val="00973239"/>
    <w:rsid w:val="00974980"/>
    <w:rsid w:val="00976796"/>
    <w:rsid w:val="00977030"/>
    <w:rsid w:val="00977998"/>
    <w:rsid w:val="00980108"/>
    <w:rsid w:val="00981026"/>
    <w:rsid w:val="009810A7"/>
    <w:rsid w:val="00981D4E"/>
    <w:rsid w:val="00982595"/>
    <w:rsid w:val="00982610"/>
    <w:rsid w:val="00983444"/>
    <w:rsid w:val="00984AC3"/>
    <w:rsid w:val="00984C0B"/>
    <w:rsid w:val="00984F17"/>
    <w:rsid w:val="00984F1B"/>
    <w:rsid w:val="009858F5"/>
    <w:rsid w:val="00986B9B"/>
    <w:rsid w:val="00986FF9"/>
    <w:rsid w:val="00987303"/>
    <w:rsid w:val="0099093D"/>
    <w:rsid w:val="009911D8"/>
    <w:rsid w:val="00992155"/>
    <w:rsid w:val="0099216E"/>
    <w:rsid w:val="009934B0"/>
    <w:rsid w:val="00993BE6"/>
    <w:rsid w:val="00994542"/>
    <w:rsid w:val="009945E5"/>
    <w:rsid w:val="00995479"/>
    <w:rsid w:val="00996917"/>
    <w:rsid w:val="00997261"/>
    <w:rsid w:val="009977AC"/>
    <w:rsid w:val="009A0AA0"/>
    <w:rsid w:val="009A0B0F"/>
    <w:rsid w:val="009A29A2"/>
    <w:rsid w:val="009A2AA0"/>
    <w:rsid w:val="009A2DA1"/>
    <w:rsid w:val="009A2E7C"/>
    <w:rsid w:val="009A2F3A"/>
    <w:rsid w:val="009A3F2B"/>
    <w:rsid w:val="009A429A"/>
    <w:rsid w:val="009A5B25"/>
    <w:rsid w:val="009A69EA"/>
    <w:rsid w:val="009A73F5"/>
    <w:rsid w:val="009B0126"/>
    <w:rsid w:val="009B01C0"/>
    <w:rsid w:val="009B10FB"/>
    <w:rsid w:val="009B212D"/>
    <w:rsid w:val="009B49FC"/>
    <w:rsid w:val="009B5EEA"/>
    <w:rsid w:val="009B749B"/>
    <w:rsid w:val="009B76BF"/>
    <w:rsid w:val="009C0778"/>
    <w:rsid w:val="009C083F"/>
    <w:rsid w:val="009C12C4"/>
    <w:rsid w:val="009C2923"/>
    <w:rsid w:val="009C2D9A"/>
    <w:rsid w:val="009C369C"/>
    <w:rsid w:val="009C4D14"/>
    <w:rsid w:val="009C527D"/>
    <w:rsid w:val="009C56FC"/>
    <w:rsid w:val="009C5D91"/>
    <w:rsid w:val="009C5F9C"/>
    <w:rsid w:val="009C75A1"/>
    <w:rsid w:val="009C7793"/>
    <w:rsid w:val="009C7DEE"/>
    <w:rsid w:val="009D0219"/>
    <w:rsid w:val="009D056D"/>
    <w:rsid w:val="009D225A"/>
    <w:rsid w:val="009D2694"/>
    <w:rsid w:val="009D3452"/>
    <w:rsid w:val="009D487B"/>
    <w:rsid w:val="009D4B41"/>
    <w:rsid w:val="009D4F68"/>
    <w:rsid w:val="009D5B3C"/>
    <w:rsid w:val="009D5D5B"/>
    <w:rsid w:val="009D61C4"/>
    <w:rsid w:val="009D7217"/>
    <w:rsid w:val="009D730D"/>
    <w:rsid w:val="009E0607"/>
    <w:rsid w:val="009E14F4"/>
    <w:rsid w:val="009E16E4"/>
    <w:rsid w:val="009E2017"/>
    <w:rsid w:val="009E3A76"/>
    <w:rsid w:val="009E3C70"/>
    <w:rsid w:val="009E4077"/>
    <w:rsid w:val="009E4542"/>
    <w:rsid w:val="009E4F33"/>
    <w:rsid w:val="009E66A4"/>
    <w:rsid w:val="009E7784"/>
    <w:rsid w:val="009E7D0F"/>
    <w:rsid w:val="009E7E1A"/>
    <w:rsid w:val="009F0975"/>
    <w:rsid w:val="009F1559"/>
    <w:rsid w:val="009F18EF"/>
    <w:rsid w:val="009F1E7E"/>
    <w:rsid w:val="009F2D33"/>
    <w:rsid w:val="009F3A9E"/>
    <w:rsid w:val="009F3E59"/>
    <w:rsid w:val="009F5205"/>
    <w:rsid w:val="009F62FB"/>
    <w:rsid w:val="009F6E3D"/>
    <w:rsid w:val="009F7C14"/>
    <w:rsid w:val="009F7EB6"/>
    <w:rsid w:val="00A003C6"/>
    <w:rsid w:val="00A015D2"/>
    <w:rsid w:val="00A0178F"/>
    <w:rsid w:val="00A02C5E"/>
    <w:rsid w:val="00A02D59"/>
    <w:rsid w:val="00A02E9D"/>
    <w:rsid w:val="00A03086"/>
    <w:rsid w:val="00A038E0"/>
    <w:rsid w:val="00A041A7"/>
    <w:rsid w:val="00A04903"/>
    <w:rsid w:val="00A05481"/>
    <w:rsid w:val="00A060A5"/>
    <w:rsid w:val="00A060D0"/>
    <w:rsid w:val="00A06F32"/>
    <w:rsid w:val="00A06FB3"/>
    <w:rsid w:val="00A0750E"/>
    <w:rsid w:val="00A0787C"/>
    <w:rsid w:val="00A079C8"/>
    <w:rsid w:val="00A103B2"/>
    <w:rsid w:val="00A10C5A"/>
    <w:rsid w:val="00A137DE"/>
    <w:rsid w:val="00A13FBB"/>
    <w:rsid w:val="00A13FF8"/>
    <w:rsid w:val="00A141A0"/>
    <w:rsid w:val="00A1546C"/>
    <w:rsid w:val="00A1647E"/>
    <w:rsid w:val="00A204CB"/>
    <w:rsid w:val="00A20716"/>
    <w:rsid w:val="00A208BD"/>
    <w:rsid w:val="00A20902"/>
    <w:rsid w:val="00A2137C"/>
    <w:rsid w:val="00A22928"/>
    <w:rsid w:val="00A24885"/>
    <w:rsid w:val="00A249CA"/>
    <w:rsid w:val="00A25298"/>
    <w:rsid w:val="00A26127"/>
    <w:rsid w:val="00A26815"/>
    <w:rsid w:val="00A270C7"/>
    <w:rsid w:val="00A30715"/>
    <w:rsid w:val="00A311C6"/>
    <w:rsid w:val="00A31D95"/>
    <w:rsid w:val="00A31ECC"/>
    <w:rsid w:val="00A322DB"/>
    <w:rsid w:val="00A3264B"/>
    <w:rsid w:val="00A34C2E"/>
    <w:rsid w:val="00A34FFC"/>
    <w:rsid w:val="00A35CD5"/>
    <w:rsid w:val="00A36AEF"/>
    <w:rsid w:val="00A379E9"/>
    <w:rsid w:val="00A40C02"/>
    <w:rsid w:val="00A41388"/>
    <w:rsid w:val="00A42DEF"/>
    <w:rsid w:val="00A42E68"/>
    <w:rsid w:val="00A43066"/>
    <w:rsid w:val="00A437D1"/>
    <w:rsid w:val="00A44373"/>
    <w:rsid w:val="00A44E7B"/>
    <w:rsid w:val="00A45109"/>
    <w:rsid w:val="00A45408"/>
    <w:rsid w:val="00A47306"/>
    <w:rsid w:val="00A474D2"/>
    <w:rsid w:val="00A478B4"/>
    <w:rsid w:val="00A501AE"/>
    <w:rsid w:val="00A529F8"/>
    <w:rsid w:val="00A52BAC"/>
    <w:rsid w:val="00A5325C"/>
    <w:rsid w:val="00A539DB"/>
    <w:rsid w:val="00A53EA3"/>
    <w:rsid w:val="00A548C2"/>
    <w:rsid w:val="00A552CC"/>
    <w:rsid w:val="00A6021D"/>
    <w:rsid w:val="00A608B9"/>
    <w:rsid w:val="00A62B84"/>
    <w:rsid w:val="00A62FE6"/>
    <w:rsid w:val="00A6342B"/>
    <w:rsid w:val="00A63B0A"/>
    <w:rsid w:val="00A640E3"/>
    <w:rsid w:val="00A64C6D"/>
    <w:rsid w:val="00A64DB9"/>
    <w:rsid w:val="00A64F9F"/>
    <w:rsid w:val="00A6565B"/>
    <w:rsid w:val="00A6673B"/>
    <w:rsid w:val="00A67E28"/>
    <w:rsid w:val="00A70DD1"/>
    <w:rsid w:val="00A7164D"/>
    <w:rsid w:val="00A7209B"/>
    <w:rsid w:val="00A72D16"/>
    <w:rsid w:val="00A7395A"/>
    <w:rsid w:val="00A74EAE"/>
    <w:rsid w:val="00A75142"/>
    <w:rsid w:val="00A7585D"/>
    <w:rsid w:val="00A7637E"/>
    <w:rsid w:val="00A76701"/>
    <w:rsid w:val="00A76FED"/>
    <w:rsid w:val="00A7757A"/>
    <w:rsid w:val="00A7758B"/>
    <w:rsid w:val="00A80043"/>
    <w:rsid w:val="00A800C7"/>
    <w:rsid w:val="00A80529"/>
    <w:rsid w:val="00A80CBD"/>
    <w:rsid w:val="00A81037"/>
    <w:rsid w:val="00A8130D"/>
    <w:rsid w:val="00A816A9"/>
    <w:rsid w:val="00A82C9D"/>
    <w:rsid w:val="00A82E1D"/>
    <w:rsid w:val="00A837EA"/>
    <w:rsid w:val="00A85551"/>
    <w:rsid w:val="00A85A82"/>
    <w:rsid w:val="00A85C66"/>
    <w:rsid w:val="00A85D9F"/>
    <w:rsid w:val="00A8614F"/>
    <w:rsid w:val="00A8775E"/>
    <w:rsid w:val="00A90013"/>
    <w:rsid w:val="00A9013D"/>
    <w:rsid w:val="00A90E0D"/>
    <w:rsid w:val="00A912A1"/>
    <w:rsid w:val="00A91B6A"/>
    <w:rsid w:val="00A92E3E"/>
    <w:rsid w:val="00A9492A"/>
    <w:rsid w:val="00A953C9"/>
    <w:rsid w:val="00A95477"/>
    <w:rsid w:val="00A95FEF"/>
    <w:rsid w:val="00A96EF6"/>
    <w:rsid w:val="00A975E9"/>
    <w:rsid w:val="00AA1A08"/>
    <w:rsid w:val="00AA3C93"/>
    <w:rsid w:val="00AA4588"/>
    <w:rsid w:val="00AA4982"/>
    <w:rsid w:val="00AA5FB1"/>
    <w:rsid w:val="00AA6235"/>
    <w:rsid w:val="00AA7622"/>
    <w:rsid w:val="00AA7B26"/>
    <w:rsid w:val="00AB07ED"/>
    <w:rsid w:val="00AB0A19"/>
    <w:rsid w:val="00AB1195"/>
    <w:rsid w:val="00AB11DD"/>
    <w:rsid w:val="00AB12D1"/>
    <w:rsid w:val="00AB350C"/>
    <w:rsid w:val="00AB5D83"/>
    <w:rsid w:val="00AB5DD7"/>
    <w:rsid w:val="00AB6D2C"/>
    <w:rsid w:val="00AB76F4"/>
    <w:rsid w:val="00AC039D"/>
    <w:rsid w:val="00AC03F3"/>
    <w:rsid w:val="00AC0833"/>
    <w:rsid w:val="00AC0DB0"/>
    <w:rsid w:val="00AC18B1"/>
    <w:rsid w:val="00AC1A53"/>
    <w:rsid w:val="00AC1CBB"/>
    <w:rsid w:val="00AC1D54"/>
    <w:rsid w:val="00AC2966"/>
    <w:rsid w:val="00AC2D47"/>
    <w:rsid w:val="00AC3075"/>
    <w:rsid w:val="00AC45E2"/>
    <w:rsid w:val="00AC49E3"/>
    <w:rsid w:val="00AC54DD"/>
    <w:rsid w:val="00AC5F0F"/>
    <w:rsid w:val="00AC5F9E"/>
    <w:rsid w:val="00AC5FC6"/>
    <w:rsid w:val="00AC6468"/>
    <w:rsid w:val="00AC6697"/>
    <w:rsid w:val="00AC7039"/>
    <w:rsid w:val="00AC7421"/>
    <w:rsid w:val="00AC7A18"/>
    <w:rsid w:val="00AD079D"/>
    <w:rsid w:val="00AD121C"/>
    <w:rsid w:val="00AD28CC"/>
    <w:rsid w:val="00AD3158"/>
    <w:rsid w:val="00AD3607"/>
    <w:rsid w:val="00AD3D19"/>
    <w:rsid w:val="00AD4066"/>
    <w:rsid w:val="00AD4161"/>
    <w:rsid w:val="00AD4202"/>
    <w:rsid w:val="00AD5685"/>
    <w:rsid w:val="00AD62DB"/>
    <w:rsid w:val="00AD69BD"/>
    <w:rsid w:val="00AD7C9A"/>
    <w:rsid w:val="00AE0A63"/>
    <w:rsid w:val="00AE0EAF"/>
    <w:rsid w:val="00AE1E4B"/>
    <w:rsid w:val="00AE20D4"/>
    <w:rsid w:val="00AE38D8"/>
    <w:rsid w:val="00AE5030"/>
    <w:rsid w:val="00AE5C02"/>
    <w:rsid w:val="00AE61BA"/>
    <w:rsid w:val="00AE6402"/>
    <w:rsid w:val="00AE7A9B"/>
    <w:rsid w:val="00AF0190"/>
    <w:rsid w:val="00AF01C9"/>
    <w:rsid w:val="00AF0562"/>
    <w:rsid w:val="00AF1862"/>
    <w:rsid w:val="00AF280E"/>
    <w:rsid w:val="00AF41A8"/>
    <w:rsid w:val="00AF50E5"/>
    <w:rsid w:val="00AF5173"/>
    <w:rsid w:val="00AF54ED"/>
    <w:rsid w:val="00AF5CF4"/>
    <w:rsid w:val="00AF7EDA"/>
    <w:rsid w:val="00B00285"/>
    <w:rsid w:val="00B00573"/>
    <w:rsid w:val="00B00A96"/>
    <w:rsid w:val="00B00C42"/>
    <w:rsid w:val="00B00E54"/>
    <w:rsid w:val="00B01DC7"/>
    <w:rsid w:val="00B023D6"/>
    <w:rsid w:val="00B0351D"/>
    <w:rsid w:val="00B03692"/>
    <w:rsid w:val="00B03E29"/>
    <w:rsid w:val="00B04F4A"/>
    <w:rsid w:val="00B05FDA"/>
    <w:rsid w:val="00B06E59"/>
    <w:rsid w:val="00B0760E"/>
    <w:rsid w:val="00B10E0F"/>
    <w:rsid w:val="00B11B6E"/>
    <w:rsid w:val="00B11F7D"/>
    <w:rsid w:val="00B12F24"/>
    <w:rsid w:val="00B15BB8"/>
    <w:rsid w:val="00B15DB4"/>
    <w:rsid w:val="00B16267"/>
    <w:rsid w:val="00B16420"/>
    <w:rsid w:val="00B16887"/>
    <w:rsid w:val="00B2012F"/>
    <w:rsid w:val="00B21759"/>
    <w:rsid w:val="00B217C4"/>
    <w:rsid w:val="00B229F4"/>
    <w:rsid w:val="00B22DEC"/>
    <w:rsid w:val="00B2324A"/>
    <w:rsid w:val="00B23ADD"/>
    <w:rsid w:val="00B25A69"/>
    <w:rsid w:val="00B25CFC"/>
    <w:rsid w:val="00B26A52"/>
    <w:rsid w:val="00B3015C"/>
    <w:rsid w:val="00B305C3"/>
    <w:rsid w:val="00B30C28"/>
    <w:rsid w:val="00B30D06"/>
    <w:rsid w:val="00B32B01"/>
    <w:rsid w:val="00B33177"/>
    <w:rsid w:val="00B33E48"/>
    <w:rsid w:val="00B35404"/>
    <w:rsid w:val="00B355F7"/>
    <w:rsid w:val="00B36BE3"/>
    <w:rsid w:val="00B3717C"/>
    <w:rsid w:val="00B420EB"/>
    <w:rsid w:val="00B42329"/>
    <w:rsid w:val="00B425F5"/>
    <w:rsid w:val="00B428F1"/>
    <w:rsid w:val="00B43545"/>
    <w:rsid w:val="00B43BDC"/>
    <w:rsid w:val="00B4574B"/>
    <w:rsid w:val="00B46DCB"/>
    <w:rsid w:val="00B470F4"/>
    <w:rsid w:val="00B47316"/>
    <w:rsid w:val="00B473D7"/>
    <w:rsid w:val="00B47B6B"/>
    <w:rsid w:val="00B50503"/>
    <w:rsid w:val="00B51FDE"/>
    <w:rsid w:val="00B52DC2"/>
    <w:rsid w:val="00B5345C"/>
    <w:rsid w:val="00B53C55"/>
    <w:rsid w:val="00B559F1"/>
    <w:rsid w:val="00B55E97"/>
    <w:rsid w:val="00B6143D"/>
    <w:rsid w:val="00B61783"/>
    <w:rsid w:val="00B61FD6"/>
    <w:rsid w:val="00B6269E"/>
    <w:rsid w:val="00B62A47"/>
    <w:rsid w:val="00B62D9A"/>
    <w:rsid w:val="00B62ECF"/>
    <w:rsid w:val="00B6355D"/>
    <w:rsid w:val="00B644C8"/>
    <w:rsid w:val="00B65021"/>
    <w:rsid w:val="00B664E2"/>
    <w:rsid w:val="00B66827"/>
    <w:rsid w:val="00B67FFB"/>
    <w:rsid w:val="00B70BB4"/>
    <w:rsid w:val="00B72DE7"/>
    <w:rsid w:val="00B74060"/>
    <w:rsid w:val="00B76519"/>
    <w:rsid w:val="00B77A9A"/>
    <w:rsid w:val="00B81A06"/>
    <w:rsid w:val="00B832BD"/>
    <w:rsid w:val="00B833C3"/>
    <w:rsid w:val="00B85161"/>
    <w:rsid w:val="00B858E8"/>
    <w:rsid w:val="00B87E9E"/>
    <w:rsid w:val="00B9017B"/>
    <w:rsid w:val="00B906F5"/>
    <w:rsid w:val="00B909BA"/>
    <w:rsid w:val="00B90BF0"/>
    <w:rsid w:val="00B90D76"/>
    <w:rsid w:val="00B93B44"/>
    <w:rsid w:val="00B95A5A"/>
    <w:rsid w:val="00B95FE7"/>
    <w:rsid w:val="00B962BC"/>
    <w:rsid w:val="00BA06B3"/>
    <w:rsid w:val="00BA0F4A"/>
    <w:rsid w:val="00BA11C7"/>
    <w:rsid w:val="00BA15F5"/>
    <w:rsid w:val="00BA1EA0"/>
    <w:rsid w:val="00BA31EC"/>
    <w:rsid w:val="00BA331B"/>
    <w:rsid w:val="00BA3DE9"/>
    <w:rsid w:val="00BA56C4"/>
    <w:rsid w:val="00BA5FF3"/>
    <w:rsid w:val="00BA6A13"/>
    <w:rsid w:val="00BA6A70"/>
    <w:rsid w:val="00BA6C84"/>
    <w:rsid w:val="00BA78EC"/>
    <w:rsid w:val="00BB21BF"/>
    <w:rsid w:val="00BB2624"/>
    <w:rsid w:val="00BB289C"/>
    <w:rsid w:val="00BB3C4A"/>
    <w:rsid w:val="00BB4C88"/>
    <w:rsid w:val="00BB4FA4"/>
    <w:rsid w:val="00BB5069"/>
    <w:rsid w:val="00BB5120"/>
    <w:rsid w:val="00BB522F"/>
    <w:rsid w:val="00BB529D"/>
    <w:rsid w:val="00BB536F"/>
    <w:rsid w:val="00BB544A"/>
    <w:rsid w:val="00BB5E39"/>
    <w:rsid w:val="00BB6CA6"/>
    <w:rsid w:val="00BB7E34"/>
    <w:rsid w:val="00BB7E4A"/>
    <w:rsid w:val="00BC044B"/>
    <w:rsid w:val="00BC1181"/>
    <w:rsid w:val="00BC2677"/>
    <w:rsid w:val="00BC3021"/>
    <w:rsid w:val="00BC40E3"/>
    <w:rsid w:val="00BC6FED"/>
    <w:rsid w:val="00BC762B"/>
    <w:rsid w:val="00BC768C"/>
    <w:rsid w:val="00BC7964"/>
    <w:rsid w:val="00BD0AA4"/>
    <w:rsid w:val="00BD0E5D"/>
    <w:rsid w:val="00BD1D83"/>
    <w:rsid w:val="00BD25E0"/>
    <w:rsid w:val="00BD2C34"/>
    <w:rsid w:val="00BD3F2D"/>
    <w:rsid w:val="00BD4FFC"/>
    <w:rsid w:val="00BD5528"/>
    <w:rsid w:val="00BD577A"/>
    <w:rsid w:val="00BD69AD"/>
    <w:rsid w:val="00BE025D"/>
    <w:rsid w:val="00BE131F"/>
    <w:rsid w:val="00BE39D3"/>
    <w:rsid w:val="00BE46D5"/>
    <w:rsid w:val="00BE4956"/>
    <w:rsid w:val="00BE4F2D"/>
    <w:rsid w:val="00BE6A4D"/>
    <w:rsid w:val="00BE73B8"/>
    <w:rsid w:val="00BE74FB"/>
    <w:rsid w:val="00BF09A1"/>
    <w:rsid w:val="00BF114C"/>
    <w:rsid w:val="00BF1267"/>
    <w:rsid w:val="00BF17B1"/>
    <w:rsid w:val="00BF1BD3"/>
    <w:rsid w:val="00BF1CC1"/>
    <w:rsid w:val="00BF2010"/>
    <w:rsid w:val="00BF2D5F"/>
    <w:rsid w:val="00BF3CA2"/>
    <w:rsid w:val="00BF446F"/>
    <w:rsid w:val="00BF5137"/>
    <w:rsid w:val="00BF6843"/>
    <w:rsid w:val="00BF7605"/>
    <w:rsid w:val="00BF7E68"/>
    <w:rsid w:val="00C000E6"/>
    <w:rsid w:val="00C0178F"/>
    <w:rsid w:val="00C0194D"/>
    <w:rsid w:val="00C02789"/>
    <w:rsid w:val="00C031E8"/>
    <w:rsid w:val="00C03335"/>
    <w:rsid w:val="00C03366"/>
    <w:rsid w:val="00C04150"/>
    <w:rsid w:val="00C04169"/>
    <w:rsid w:val="00C047DF"/>
    <w:rsid w:val="00C04933"/>
    <w:rsid w:val="00C05730"/>
    <w:rsid w:val="00C05F79"/>
    <w:rsid w:val="00C06753"/>
    <w:rsid w:val="00C10038"/>
    <w:rsid w:val="00C109A4"/>
    <w:rsid w:val="00C116C5"/>
    <w:rsid w:val="00C12BF0"/>
    <w:rsid w:val="00C13954"/>
    <w:rsid w:val="00C13AEA"/>
    <w:rsid w:val="00C146EA"/>
    <w:rsid w:val="00C14AA9"/>
    <w:rsid w:val="00C15047"/>
    <w:rsid w:val="00C16252"/>
    <w:rsid w:val="00C164E9"/>
    <w:rsid w:val="00C2026D"/>
    <w:rsid w:val="00C21A39"/>
    <w:rsid w:val="00C22741"/>
    <w:rsid w:val="00C229BD"/>
    <w:rsid w:val="00C2491B"/>
    <w:rsid w:val="00C24BA3"/>
    <w:rsid w:val="00C24E54"/>
    <w:rsid w:val="00C25C4E"/>
    <w:rsid w:val="00C2625A"/>
    <w:rsid w:val="00C26C34"/>
    <w:rsid w:val="00C27988"/>
    <w:rsid w:val="00C307A2"/>
    <w:rsid w:val="00C30943"/>
    <w:rsid w:val="00C3191F"/>
    <w:rsid w:val="00C34944"/>
    <w:rsid w:val="00C34994"/>
    <w:rsid w:val="00C3583A"/>
    <w:rsid w:val="00C35B14"/>
    <w:rsid w:val="00C35BA0"/>
    <w:rsid w:val="00C35C3B"/>
    <w:rsid w:val="00C35C50"/>
    <w:rsid w:val="00C35EF5"/>
    <w:rsid w:val="00C35FE0"/>
    <w:rsid w:val="00C3642B"/>
    <w:rsid w:val="00C36820"/>
    <w:rsid w:val="00C36C05"/>
    <w:rsid w:val="00C36D0F"/>
    <w:rsid w:val="00C379F3"/>
    <w:rsid w:val="00C40860"/>
    <w:rsid w:val="00C42AE7"/>
    <w:rsid w:val="00C42C2B"/>
    <w:rsid w:val="00C436F1"/>
    <w:rsid w:val="00C43D69"/>
    <w:rsid w:val="00C442FA"/>
    <w:rsid w:val="00C447ED"/>
    <w:rsid w:val="00C4558A"/>
    <w:rsid w:val="00C45B4A"/>
    <w:rsid w:val="00C46199"/>
    <w:rsid w:val="00C501C7"/>
    <w:rsid w:val="00C50A3D"/>
    <w:rsid w:val="00C50B59"/>
    <w:rsid w:val="00C5145F"/>
    <w:rsid w:val="00C517F3"/>
    <w:rsid w:val="00C51862"/>
    <w:rsid w:val="00C51AB5"/>
    <w:rsid w:val="00C5382F"/>
    <w:rsid w:val="00C540EB"/>
    <w:rsid w:val="00C56407"/>
    <w:rsid w:val="00C56BD6"/>
    <w:rsid w:val="00C5761D"/>
    <w:rsid w:val="00C61856"/>
    <w:rsid w:val="00C62A89"/>
    <w:rsid w:val="00C62C3B"/>
    <w:rsid w:val="00C64BD0"/>
    <w:rsid w:val="00C65017"/>
    <w:rsid w:val="00C66E4B"/>
    <w:rsid w:val="00C67AE7"/>
    <w:rsid w:val="00C67C3A"/>
    <w:rsid w:val="00C71B65"/>
    <w:rsid w:val="00C71F6B"/>
    <w:rsid w:val="00C723BC"/>
    <w:rsid w:val="00C735AF"/>
    <w:rsid w:val="00C74269"/>
    <w:rsid w:val="00C76594"/>
    <w:rsid w:val="00C77A8C"/>
    <w:rsid w:val="00C804A4"/>
    <w:rsid w:val="00C8139B"/>
    <w:rsid w:val="00C813FD"/>
    <w:rsid w:val="00C81715"/>
    <w:rsid w:val="00C81812"/>
    <w:rsid w:val="00C81A5A"/>
    <w:rsid w:val="00C82048"/>
    <w:rsid w:val="00C82393"/>
    <w:rsid w:val="00C823CB"/>
    <w:rsid w:val="00C836D6"/>
    <w:rsid w:val="00C83798"/>
    <w:rsid w:val="00C837D1"/>
    <w:rsid w:val="00C85C0B"/>
    <w:rsid w:val="00C860AC"/>
    <w:rsid w:val="00C86BAF"/>
    <w:rsid w:val="00C87BDE"/>
    <w:rsid w:val="00C90BF9"/>
    <w:rsid w:val="00C911E4"/>
    <w:rsid w:val="00C92620"/>
    <w:rsid w:val="00C940D8"/>
    <w:rsid w:val="00C94D20"/>
    <w:rsid w:val="00C9644D"/>
    <w:rsid w:val="00C970CF"/>
    <w:rsid w:val="00C97D2F"/>
    <w:rsid w:val="00CA08E7"/>
    <w:rsid w:val="00CA11C9"/>
    <w:rsid w:val="00CA183D"/>
    <w:rsid w:val="00CA2673"/>
    <w:rsid w:val="00CA284C"/>
    <w:rsid w:val="00CA5688"/>
    <w:rsid w:val="00CA6398"/>
    <w:rsid w:val="00CA731E"/>
    <w:rsid w:val="00CA736A"/>
    <w:rsid w:val="00CA7617"/>
    <w:rsid w:val="00CA781B"/>
    <w:rsid w:val="00CB137C"/>
    <w:rsid w:val="00CB2682"/>
    <w:rsid w:val="00CB2E43"/>
    <w:rsid w:val="00CB2F40"/>
    <w:rsid w:val="00CB3F67"/>
    <w:rsid w:val="00CB4956"/>
    <w:rsid w:val="00CB56B4"/>
    <w:rsid w:val="00CB5BA9"/>
    <w:rsid w:val="00CB6135"/>
    <w:rsid w:val="00CB63B7"/>
    <w:rsid w:val="00CB7CB4"/>
    <w:rsid w:val="00CC098F"/>
    <w:rsid w:val="00CC123A"/>
    <w:rsid w:val="00CC2682"/>
    <w:rsid w:val="00CC2E0A"/>
    <w:rsid w:val="00CC3822"/>
    <w:rsid w:val="00CC418E"/>
    <w:rsid w:val="00CC4471"/>
    <w:rsid w:val="00CC6774"/>
    <w:rsid w:val="00CC68B0"/>
    <w:rsid w:val="00CC6A04"/>
    <w:rsid w:val="00CC7503"/>
    <w:rsid w:val="00CC7DED"/>
    <w:rsid w:val="00CD0AEF"/>
    <w:rsid w:val="00CD0FC9"/>
    <w:rsid w:val="00CD16E0"/>
    <w:rsid w:val="00CD2995"/>
    <w:rsid w:val="00CD6545"/>
    <w:rsid w:val="00CD67CB"/>
    <w:rsid w:val="00CE0EF9"/>
    <w:rsid w:val="00CE1078"/>
    <w:rsid w:val="00CE12C2"/>
    <w:rsid w:val="00CE31B5"/>
    <w:rsid w:val="00CE369A"/>
    <w:rsid w:val="00CE3ED7"/>
    <w:rsid w:val="00CE4FE1"/>
    <w:rsid w:val="00CE5A85"/>
    <w:rsid w:val="00CE5BC3"/>
    <w:rsid w:val="00CE5CEF"/>
    <w:rsid w:val="00CE6235"/>
    <w:rsid w:val="00CE6666"/>
    <w:rsid w:val="00CE6747"/>
    <w:rsid w:val="00CE674C"/>
    <w:rsid w:val="00CF0791"/>
    <w:rsid w:val="00CF128D"/>
    <w:rsid w:val="00CF2EFA"/>
    <w:rsid w:val="00CF4217"/>
    <w:rsid w:val="00CF4221"/>
    <w:rsid w:val="00CF4591"/>
    <w:rsid w:val="00CF5991"/>
    <w:rsid w:val="00CF5C60"/>
    <w:rsid w:val="00CF73C6"/>
    <w:rsid w:val="00D00660"/>
    <w:rsid w:val="00D0095B"/>
    <w:rsid w:val="00D00C35"/>
    <w:rsid w:val="00D01CBA"/>
    <w:rsid w:val="00D022DE"/>
    <w:rsid w:val="00D02393"/>
    <w:rsid w:val="00D0253A"/>
    <w:rsid w:val="00D03429"/>
    <w:rsid w:val="00D0354F"/>
    <w:rsid w:val="00D03C07"/>
    <w:rsid w:val="00D0481A"/>
    <w:rsid w:val="00D050CA"/>
    <w:rsid w:val="00D063C7"/>
    <w:rsid w:val="00D0723F"/>
    <w:rsid w:val="00D1000D"/>
    <w:rsid w:val="00D10492"/>
    <w:rsid w:val="00D10981"/>
    <w:rsid w:val="00D10F87"/>
    <w:rsid w:val="00D11AF9"/>
    <w:rsid w:val="00D132B9"/>
    <w:rsid w:val="00D13DCC"/>
    <w:rsid w:val="00D140CE"/>
    <w:rsid w:val="00D141E0"/>
    <w:rsid w:val="00D150CA"/>
    <w:rsid w:val="00D167AA"/>
    <w:rsid w:val="00D17EE1"/>
    <w:rsid w:val="00D20291"/>
    <w:rsid w:val="00D2093B"/>
    <w:rsid w:val="00D22A67"/>
    <w:rsid w:val="00D23553"/>
    <w:rsid w:val="00D23B4D"/>
    <w:rsid w:val="00D23BEE"/>
    <w:rsid w:val="00D23BF1"/>
    <w:rsid w:val="00D245A6"/>
    <w:rsid w:val="00D24822"/>
    <w:rsid w:val="00D2567D"/>
    <w:rsid w:val="00D25C79"/>
    <w:rsid w:val="00D25CDE"/>
    <w:rsid w:val="00D26114"/>
    <w:rsid w:val="00D30FFC"/>
    <w:rsid w:val="00D32240"/>
    <w:rsid w:val="00D32702"/>
    <w:rsid w:val="00D32B68"/>
    <w:rsid w:val="00D3325B"/>
    <w:rsid w:val="00D3499B"/>
    <w:rsid w:val="00D34DFD"/>
    <w:rsid w:val="00D3517C"/>
    <w:rsid w:val="00D35734"/>
    <w:rsid w:val="00D36934"/>
    <w:rsid w:val="00D37469"/>
    <w:rsid w:val="00D40755"/>
    <w:rsid w:val="00D40B89"/>
    <w:rsid w:val="00D40ECA"/>
    <w:rsid w:val="00D41012"/>
    <w:rsid w:val="00D414CB"/>
    <w:rsid w:val="00D42C86"/>
    <w:rsid w:val="00D435B8"/>
    <w:rsid w:val="00D43C45"/>
    <w:rsid w:val="00D43D0F"/>
    <w:rsid w:val="00D4520A"/>
    <w:rsid w:val="00D454F5"/>
    <w:rsid w:val="00D45FE7"/>
    <w:rsid w:val="00D470D3"/>
    <w:rsid w:val="00D501B3"/>
    <w:rsid w:val="00D52944"/>
    <w:rsid w:val="00D529BA"/>
    <w:rsid w:val="00D5422C"/>
    <w:rsid w:val="00D54448"/>
    <w:rsid w:val="00D546D2"/>
    <w:rsid w:val="00D5470A"/>
    <w:rsid w:val="00D54DAC"/>
    <w:rsid w:val="00D5535B"/>
    <w:rsid w:val="00D5555E"/>
    <w:rsid w:val="00D55D94"/>
    <w:rsid w:val="00D56C6F"/>
    <w:rsid w:val="00D56EE8"/>
    <w:rsid w:val="00D57341"/>
    <w:rsid w:val="00D57689"/>
    <w:rsid w:val="00D60ACA"/>
    <w:rsid w:val="00D6121D"/>
    <w:rsid w:val="00D616F6"/>
    <w:rsid w:val="00D62F3D"/>
    <w:rsid w:val="00D62F9E"/>
    <w:rsid w:val="00D631DD"/>
    <w:rsid w:val="00D63EAC"/>
    <w:rsid w:val="00D65001"/>
    <w:rsid w:val="00D65EC8"/>
    <w:rsid w:val="00D676E3"/>
    <w:rsid w:val="00D67E61"/>
    <w:rsid w:val="00D709AD"/>
    <w:rsid w:val="00D71A81"/>
    <w:rsid w:val="00D7253C"/>
    <w:rsid w:val="00D7351B"/>
    <w:rsid w:val="00D73CA2"/>
    <w:rsid w:val="00D7407B"/>
    <w:rsid w:val="00D74315"/>
    <w:rsid w:val="00D74DC3"/>
    <w:rsid w:val="00D77B52"/>
    <w:rsid w:val="00D808FC"/>
    <w:rsid w:val="00D80E6A"/>
    <w:rsid w:val="00D8115B"/>
    <w:rsid w:val="00D81586"/>
    <w:rsid w:val="00D81858"/>
    <w:rsid w:val="00D825A1"/>
    <w:rsid w:val="00D83651"/>
    <w:rsid w:val="00D842D5"/>
    <w:rsid w:val="00D84BF9"/>
    <w:rsid w:val="00D85E5E"/>
    <w:rsid w:val="00D86027"/>
    <w:rsid w:val="00D8658A"/>
    <w:rsid w:val="00D868B9"/>
    <w:rsid w:val="00D871CD"/>
    <w:rsid w:val="00D87B76"/>
    <w:rsid w:val="00D9006E"/>
    <w:rsid w:val="00D9240A"/>
    <w:rsid w:val="00D92A4A"/>
    <w:rsid w:val="00D92BC5"/>
    <w:rsid w:val="00D93708"/>
    <w:rsid w:val="00D939CD"/>
    <w:rsid w:val="00D94470"/>
    <w:rsid w:val="00D94916"/>
    <w:rsid w:val="00D95831"/>
    <w:rsid w:val="00D95F99"/>
    <w:rsid w:val="00D96BD4"/>
    <w:rsid w:val="00D974FB"/>
    <w:rsid w:val="00DA0EEC"/>
    <w:rsid w:val="00DA1267"/>
    <w:rsid w:val="00DA189B"/>
    <w:rsid w:val="00DA25C5"/>
    <w:rsid w:val="00DA2838"/>
    <w:rsid w:val="00DA2901"/>
    <w:rsid w:val="00DA35E5"/>
    <w:rsid w:val="00DA3826"/>
    <w:rsid w:val="00DA45EA"/>
    <w:rsid w:val="00DA49B2"/>
    <w:rsid w:val="00DA4CD0"/>
    <w:rsid w:val="00DA50C7"/>
    <w:rsid w:val="00DA56BE"/>
    <w:rsid w:val="00DA6CE0"/>
    <w:rsid w:val="00DB180A"/>
    <w:rsid w:val="00DB2086"/>
    <w:rsid w:val="00DB2AE9"/>
    <w:rsid w:val="00DB3249"/>
    <w:rsid w:val="00DB38C8"/>
    <w:rsid w:val="00DB3979"/>
    <w:rsid w:val="00DB3E5C"/>
    <w:rsid w:val="00DB4A8F"/>
    <w:rsid w:val="00DB5DA7"/>
    <w:rsid w:val="00DB6022"/>
    <w:rsid w:val="00DC0051"/>
    <w:rsid w:val="00DC07F3"/>
    <w:rsid w:val="00DC0B7C"/>
    <w:rsid w:val="00DC1056"/>
    <w:rsid w:val="00DC2C1C"/>
    <w:rsid w:val="00DC2E0F"/>
    <w:rsid w:val="00DC3250"/>
    <w:rsid w:val="00DC52E3"/>
    <w:rsid w:val="00DC5981"/>
    <w:rsid w:val="00DC6568"/>
    <w:rsid w:val="00DC66C4"/>
    <w:rsid w:val="00DC797B"/>
    <w:rsid w:val="00DD0672"/>
    <w:rsid w:val="00DD2707"/>
    <w:rsid w:val="00DD3124"/>
    <w:rsid w:val="00DD3CA4"/>
    <w:rsid w:val="00DD4C9C"/>
    <w:rsid w:val="00DD753B"/>
    <w:rsid w:val="00DD7721"/>
    <w:rsid w:val="00DD774C"/>
    <w:rsid w:val="00DE1002"/>
    <w:rsid w:val="00DE115F"/>
    <w:rsid w:val="00DE15AC"/>
    <w:rsid w:val="00DE2146"/>
    <w:rsid w:val="00DE3BD5"/>
    <w:rsid w:val="00DE4147"/>
    <w:rsid w:val="00DE4D83"/>
    <w:rsid w:val="00DE5471"/>
    <w:rsid w:val="00DE6270"/>
    <w:rsid w:val="00DE72C6"/>
    <w:rsid w:val="00DF09FD"/>
    <w:rsid w:val="00DF1422"/>
    <w:rsid w:val="00DF1FEC"/>
    <w:rsid w:val="00DF3E5D"/>
    <w:rsid w:val="00DF4E59"/>
    <w:rsid w:val="00DF560F"/>
    <w:rsid w:val="00DF5C63"/>
    <w:rsid w:val="00DF6485"/>
    <w:rsid w:val="00DF6FAB"/>
    <w:rsid w:val="00E00263"/>
    <w:rsid w:val="00E006AF"/>
    <w:rsid w:val="00E009B3"/>
    <w:rsid w:val="00E00EEB"/>
    <w:rsid w:val="00E01492"/>
    <w:rsid w:val="00E01699"/>
    <w:rsid w:val="00E024DB"/>
    <w:rsid w:val="00E02694"/>
    <w:rsid w:val="00E03C76"/>
    <w:rsid w:val="00E04829"/>
    <w:rsid w:val="00E05F3A"/>
    <w:rsid w:val="00E066EC"/>
    <w:rsid w:val="00E06A6E"/>
    <w:rsid w:val="00E07D31"/>
    <w:rsid w:val="00E07F0E"/>
    <w:rsid w:val="00E11ACF"/>
    <w:rsid w:val="00E1298A"/>
    <w:rsid w:val="00E13860"/>
    <w:rsid w:val="00E13945"/>
    <w:rsid w:val="00E13D4B"/>
    <w:rsid w:val="00E1490A"/>
    <w:rsid w:val="00E17B10"/>
    <w:rsid w:val="00E204B6"/>
    <w:rsid w:val="00E20E90"/>
    <w:rsid w:val="00E21A4E"/>
    <w:rsid w:val="00E21C70"/>
    <w:rsid w:val="00E225FE"/>
    <w:rsid w:val="00E246F5"/>
    <w:rsid w:val="00E24B80"/>
    <w:rsid w:val="00E24E5A"/>
    <w:rsid w:val="00E2562C"/>
    <w:rsid w:val="00E25881"/>
    <w:rsid w:val="00E25DDE"/>
    <w:rsid w:val="00E2640E"/>
    <w:rsid w:val="00E26CAA"/>
    <w:rsid w:val="00E273C6"/>
    <w:rsid w:val="00E27EC1"/>
    <w:rsid w:val="00E32105"/>
    <w:rsid w:val="00E32B7E"/>
    <w:rsid w:val="00E349C7"/>
    <w:rsid w:val="00E37118"/>
    <w:rsid w:val="00E37205"/>
    <w:rsid w:val="00E40F44"/>
    <w:rsid w:val="00E43C8E"/>
    <w:rsid w:val="00E44343"/>
    <w:rsid w:val="00E44ACC"/>
    <w:rsid w:val="00E459D9"/>
    <w:rsid w:val="00E4685C"/>
    <w:rsid w:val="00E47D9B"/>
    <w:rsid w:val="00E5052B"/>
    <w:rsid w:val="00E50FAC"/>
    <w:rsid w:val="00E5194B"/>
    <w:rsid w:val="00E52B3A"/>
    <w:rsid w:val="00E53A8D"/>
    <w:rsid w:val="00E546FE"/>
    <w:rsid w:val="00E54DBC"/>
    <w:rsid w:val="00E55016"/>
    <w:rsid w:val="00E55724"/>
    <w:rsid w:val="00E55C8A"/>
    <w:rsid w:val="00E5600A"/>
    <w:rsid w:val="00E56304"/>
    <w:rsid w:val="00E564FE"/>
    <w:rsid w:val="00E5738B"/>
    <w:rsid w:val="00E601FA"/>
    <w:rsid w:val="00E60429"/>
    <w:rsid w:val="00E61F71"/>
    <w:rsid w:val="00E620F0"/>
    <w:rsid w:val="00E63122"/>
    <w:rsid w:val="00E66327"/>
    <w:rsid w:val="00E66D12"/>
    <w:rsid w:val="00E671FF"/>
    <w:rsid w:val="00E67631"/>
    <w:rsid w:val="00E700BD"/>
    <w:rsid w:val="00E706CF"/>
    <w:rsid w:val="00E7155F"/>
    <w:rsid w:val="00E71B63"/>
    <w:rsid w:val="00E72151"/>
    <w:rsid w:val="00E729B9"/>
    <w:rsid w:val="00E72DE6"/>
    <w:rsid w:val="00E737F8"/>
    <w:rsid w:val="00E74006"/>
    <w:rsid w:val="00E74676"/>
    <w:rsid w:val="00E747CD"/>
    <w:rsid w:val="00E74D46"/>
    <w:rsid w:val="00E76C1D"/>
    <w:rsid w:val="00E776AB"/>
    <w:rsid w:val="00E81809"/>
    <w:rsid w:val="00E820ED"/>
    <w:rsid w:val="00E8264F"/>
    <w:rsid w:val="00E82C78"/>
    <w:rsid w:val="00E84D2F"/>
    <w:rsid w:val="00E855CD"/>
    <w:rsid w:val="00E8579C"/>
    <w:rsid w:val="00E85C4C"/>
    <w:rsid w:val="00E85CED"/>
    <w:rsid w:val="00E86765"/>
    <w:rsid w:val="00E86CE0"/>
    <w:rsid w:val="00E86DEC"/>
    <w:rsid w:val="00E870E0"/>
    <w:rsid w:val="00E87188"/>
    <w:rsid w:val="00E875F4"/>
    <w:rsid w:val="00E90287"/>
    <w:rsid w:val="00E91005"/>
    <w:rsid w:val="00E91294"/>
    <w:rsid w:val="00E91C1C"/>
    <w:rsid w:val="00E92C84"/>
    <w:rsid w:val="00E92E5F"/>
    <w:rsid w:val="00E9350D"/>
    <w:rsid w:val="00E93C09"/>
    <w:rsid w:val="00E94CFF"/>
    <w:rsid w:val="00E95264"/>
    <w:rsid w:val="00E9538F"/>
    <w:rsid w:val="00E9553F"/>
    <w:rsid w:val="00E95C32"/>
    <w:rsid w:val="00E95EDB"/>
    <w:rsid w:val="00E96227"/>
    <w:rsid w:val="00E96C62"/>
    <w:rsid w:val="00E97539"/>
    <w:rsid w:val="00E97596"/>
    <w:rsid w:val="00E976ED"/>
    <w:rsid w:val="00EA072A"/>
    <w:rsid w:val="00EA0EDA"/>
    <w:rsid w:val="00EA14D9"/>
    <w:rsid w:val="00EA1D44"/>
    <w:rsid w:val="00EA1D75"/>
    <w:rsid w:val="00EA2CF1"/>
    <w:rsid w:val="00EA3B41"/>
    <w:rsid w:val="00EA3B67"/>
    <w:rsid w:val="00EA43E0"/>
    <w:rsid w:val="00EA4494"/>
    <w:rsid w:val="00EA6268"/>
    <w:rsid w:val="00EA6CC0"/>
    <w:rsid w:val="00EA7380"/>
    <w:rsid w:val="00EA754B"/>
    <w:rsid w:val="00EA79CF"/>
    <w:rsid w:val="00EA7EEB"/>
    <w:rsid w:val="00EB07E9"/>
    <w:rsid w:val="00EB19FE"/>
    <w:rsid w:val="00EB2432"/>
    <w:rsid w:val="00EB250D"/>
    <w:rsid w:val="00EB250E"/>
    <w:rsid w:val="00EB29EB"/>
    <w:rsid w:val="00EB478E"/>
    <w:rsid w:val="00EB5891"/>
    <w:rsid w:val="00EB59CB"/>
    <w:rsid w:val="00EB7CA2"/>
    <w:rsid w:val="00EC1040"/>
    <w:rsid w:val="00EC1A8C"/>
    <w:rsid w:val="00EC1FA0"/>
    <w:rsid w:val="00EC24C8"/>
    <w:rsid w:val="00EC2C92"/>
    <w:rsid w:val="00EC30BF"/>
    <w:rsid w:val="00EC4039"/>
    <w:rsid w:val="00EC405F"/>
    <w:rsid w:val="00EC4137"/>
    <w:rsid w:val="00EC6140"/>
    <w:rsid w:val="00EC6F6D"/>
    <w:rsid w:val="00EC754A"/>
    <w:rsid w:val="00EC7738"/>
    <w:rsid w:val="00EC7D5F"/>
    <w:rsid w:val="00ED15F0"/>
    <w:rsid w:val="00ED161D"/>
    <w:rsid w:val="00ED1702"/>
    <w:rsid w:val="00ED1C1D"/>
    <w:rsid w:val="00ED1DF6"/>
    <w:rsid w:val="00ED40C4"/>
    <w:rsid w:val="00ED50E7"/>
    <w:rsid w:val="00ED6612"/>
    <w:rsid w:val="00ED6A1B"/>
    <w:rsid w:val="00EE1016"/>
    <w:rsid w:val="00EE1AF5"/>
    <w:rsid w:val="00EE1C71"/>
    <w:rsid w:val="00EE26B6"/>
    <w:rsid w:val="00EE2730"/>
    <w:rsid w:val="00EE2DCC"/>
    <w:rsid w:val="00EE2F06"/>
    <w:rsid w:val="00EE3503"/>
    <w:rsid w:val="00EE4A1A"/>
    <w:rsid w:val="00EE500A"/>
    <w:rsid w:val="00EE5D4D"/>
    <w:rsid w:val="00EE6204"/>
    <w:rsid w:val="00EE6996"/>
    <w:rsid w:val="00EF0466"/>
    <w:rsid w:val="00EF05C3"/>
    <w:rsid w:val="00EF15C7"/>
    <w:rsid w:val="00EF1CE5"/>
    <w:rsid w:val="00EF22F0"/>
    <w:rsid w:val="00EF2352"/>
    <w:rsid w:val="00EF2941"/>
    <w:rsid w:val="00EF2FFA"/>
    <w:rsid w:val="00EF46CC"/>
    <w:rsid w:val="00EF47AA"/>
    <w:rsid w:val="00EF4D11"/>
    <w:rsid w:val="00EF5936"/>
    <w:rsid w:val="00EF61C7"/>
    <w:rsid w:val="00EF6939"/>
    <w:rsid w:val="00EF6A63"/>
    <w:rsid w:val="00F01D12"/>
    <w:rsid w:val="00F04314"/>
    <w:rsid w:val="00F049C7"/>
    <w:rsid w:val="00F05D8C"/>
    <w:rsid w:val="00F07BED"/>
    <w:rsid w:val="00F100CA"/>
    <w:rsid w:val="00F1015B"/>
    <w:rsid w:val="00F105B5"/>
    <w:rsid w:val="00F10775"/>
    <w:rsid w:val="00F11D5C"/>
    <w:rsid w:val="00F1211A"/>
    <w:rsid w:val="00F1419A"/>
    <w:rsid w:val="00F14C16"/>
    <w:rsid w:val="00F16103"/>
    <w:rsid w:val="00F16C7A"/>
    <w:rsid w:val="00F2023C"/>
    <w:rsid w:val="00F20DA7"/>
    <w:rsid w:val="00F21321"/>
    <w:rsid w:val="00F2145F"/>
    <w:rsid w:val="00F22D4B"/>
    <w:rsid w:val="00F22D69"/>
    <w:rsid w:val="00F234D3"/>
    <w:rsid w:val="00F23FB5"/>
    <w:rsid w:val="00F241B0"/>
    <w:rsid w:val="00F244A6"/>
    <w:rsid w:val="00F244DD"/>
    <w:rsid w:val="00F262A8"/>
    <w:rsid w:val="00F265B7"/>
    <w:rsid w:val="00F265C2"/>
    <w:rsid w:val="00F2686A"/>
    <w:rsid w:val="00F2789F"/>
    <w:rsid w:val="00F2796D"/>
    <w:rsid w:val="00F30419"/>
    <w:rsid w:val="00F30CA0"/>
    <w:rsid w:val="00F30ECA"/>
    <w:rsid w:val="00F320FA"/>
    <w:rsid w:val="00F32C32"/>
    <w:rsid w:val="00F32ED1"/>
    <w:rsid w:val="00F33201"/>
    <w:rsid w:val="00F3448B"/>
    <w:rsid w:val="00F3609E"/>
    <w:rsid w:val="00F37D88"/>
    <w:rsid w:val="00F402EF"/>
    <w:rsid w:val="00F403BD"/>
    <w:rsid w:val="00F414A8"/>
    <w:rsid w:val="00F42F95"/>
    <w:rsid w:val="00F44565"/>
    <w:rsid w:val="00F45873"/>
    <w:rsid w:val="00F4620E"/>
    <w:rsid w:val="00F46CFD"/>
    <w:rsid w:val="00F46E5F"/>
    <w:rsid w:val="00F50054"/>
    <w:rsid w:val="00F5025A"/>
    <w:rsid w:val="00F5027F"/>
    <w:rsid w:val="00F50A57"/>
    <w:rsid w:val="00F51099"/>
    <w:rsid w:val="00F510E0"/>
    <w:rsid w:val="00F523E2"/>
    <w:rsid w:val="00F53084"/>
    <w:rsid w:val="00F55E40"/>
    <w:rsid w:val="00F5769F"/>
    <w:rsid w:val="00F6079F"/>
    <w:rsid w:val="00F60A9F"/>
    <w:rsid w:val="00F6128A"/>
    <w:rsid w:val="00F62B32"/>
    <w:rsid w:val="00F63643"/>
    <w:rsid w:val="00F63BB4"/>
    <w:rsid w:val="00F645FD"/>
    <w:rsid w:val="00F65163"/>
    <w:rsid w:val="00F6673A"/>
    <w:rsid w:val="00F672D1"/>
    <w:rsid w:val="00F70D51"/>
    <w:rsid w:val="00F70F2C"/>
    <w:rsid w:val="00F71C2F"/>
    <w:rsid w:val="00F71C52"/>
    <w:rsid w:val="00F726E0"/>
    <w:rsid w:val="00F72E92"/>
    <w:rsid w:val="00F73059"/>
    <w:rsid w:val="00F73103"/>
    <w:rsid w:val="00F73882"/>
    <w:rsid w:val="00F74972"/>
    <w:rsid w:val="00F74AB1"/>
    <w:rsid w:val="00F74C74"/>
    <w:rsid w:val="00F75B37"/>
    <w:rsid w:val="00F773D5"/>
    <w:rsid w:val="00F77FB1"/>
    <w:rsid w:val="00F804F2"/>
    <w:rsid w:val="00F81490"/>
    <w:rsid w:val="00F82151"/>
    <w:rsid w:val="00F8297B"/>
    <w:rsid w:val="00F834E4"/>
    <w:rsid w:val="00F83607"/>
    <w:rsid w:val="00F83A21"/>
    <w:rsid w:val="00F845E2"/>
    <w:rsid w:val="00F87686"/>
    <w:rsid w:val="00F87796"/>
    <w:rsid w:val="00F90BD9"/>
    <w:rsid w:val="00F90FE8"/>
    <w:rsid w:val="00F924A4"/>
    <w:rsid w:val="00F93618"/>
    <w:rsid w:val="00F9372C"/>
    <w:rsid w:val="00F940DD"/>
    <w:rsid w:val="00F947BB"/>
    <w:rsid w:val="00F94E44"/>
    <w:rsid w:val="00F9637F"/>
    <w:rsid w:val="00F96879"/>
    <w:rsid w:val="00F96CEE"/>
    <w:rsid w:val="00F96F16"/>
    <w:rsid w:val="00F971FA"/>
    <w:rsid w:val="00F979DE"/>
    <w:rsid w:val="00FA178E"/>
    <w:rsid w:val="00FA1F0E"/>
    <w:rsid w:val="00FA223B"/>
    <w:rsid w:val="00FA31E7"/>
    <w:rsid w:val="00FA58F1"/>
    <w:rsid w:val="00FA6084"/>
    <w:rsid w:val="00FA7622"/>
    <w:rsid w:val="00FA77D3"/>
    <w:rsid w:val="00FB036F"/>
    <w:rsid w:val="00FB1053"/>
    <w:rsid w:val="00FB15EF"/>
    <w:rsid w:val="00FB19C9"/>
    <w:rsid w:val="00FB2174"/>
    <w:rsid w:val="00FB2C53"/>
    <w:rsid w:val="00FB37E4"/>
    <w:rsid w:val="00FB555E"/>
    <w:rsid w:val="00FB5908"/>
    <w:rsid w:val="00FB6DB5"/>
    <w:rsid w:val="00FB730A"/>
    <w:rsid w:val="00FC0AAF"/>
    <w:rsid w:val="00FC0EC7"/>
    <w:rsid w:val="00FC1036"/>
    <w:rsid w:val="00FC2A7B"/>
    <w:rsid w:val="00FC2F98"/>
    <w:rsid w:val="00FC3419"/>
    <w:rsid w:val="00FC36CE"/>
    <w:rsid w:val="00FC3B64"/>
    <w:rsid w:val="00FC3E91"/>
    <w:rsid w:val="00FC461D"/>
    <w:rsid w:val="00FC49C6"/>
    <w:rsid w:val="00FC4D75"/>
    <w:rsid w:val="00FC564D"/>
    <w:rsid w:val="00FC6BD0"/>
    <w:rsid w:val="00FC7351"/>
    <w:rsid w:val="00FC759F"/>
    <w:rsid w:val="00FC7E5B"/>
    <w:rsid w:val="00FD33CE"/>
    <w:rsid w:val="00FD3C09"/>
    <w:rsid w:val="00FD4891"/>
    <w:rsid w:val="00FD51B3"/>
    <w:rsid w:val="00FD5A07"/>
    <w:rsid w:val="00FD5EAA"/>
    <w:rsid w:val="00FD6CD8"/>
    <w:rsid w:val="00FD6D92"/>
    <w:rsid w:val="00FD7831"/>
    <w:rsid w:val="00FE192F"/>
    <w:rsid w:val="00FE1B69"/>
    <w:rsid w:val="00FE22A4"/>
    <w:rsid w:val="00FE26A2"/>
    <w:rsid w:val="00FE3B81"/>
    <w:rsid w:val="00FE3F12"/>
    <w:rsid w:val="00FE56BC"/>
    <w:rsid w:val="00FE6894"/>
    <w:rsid w:val="00FE7010"/>
    <w:rsid w:val="00FE7077"/>
    <w:rsid w:val="00FF0628"/>
    <w:rsid w:val="00FF1CE5"/>
    <w:rsid w:val="00FF228D"/>
    <w:rsid w:val="00FF24CF"/>
    <w:rsid w:val="00FF24E4"/>
    <w:rsid w:val="00FF3ABC"/>
    <w:rsid w:val="00FF3E32"/>
    <w:rsid w:val="00FF4108"/>
    <w:rsid w:val="00FF4EA8"/>
    <w:rsid w:val="00FF694B"/>
    <w:rsid w:val="00FF7064"/>
    <w:rsid w:val="00FF7D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f913d8">
      <v:fill color="white" on="f"/>
      <v:stroke color="#f913d8"/>
      <v:textbox inset="5.85pt,.7pt,5.85pt,.7pt"/>
    </o:shapedefaults>
    <o:shapelayout v:ext="edit">
      <o:idmap v:ext="edit" data="2"/>
    </o:shapelayout>
  </w:shapeDefaults>
  <w:decimalSymbol w:val="."/>
  <w:listSeparator w:val=","/>
  <w14:docId w14:val="30104712"/>
  <w15:docId w15:val="{DABF8750-5ABC-41DA-827A-3935DA1B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3AD2"/>
    <w:pPr>
      <w:widowControl w:val="0"/>
      <w:adjustRightInd w:val="0"/>
      <w:jc w:val="both"/>
      <w:textAlignment w:val="baseline"/>
    </w:pPr>
    <w:rPr>
      <w:rFonts w:ascii="ＭＳ ゴシック" w:eastAsia="ＭＳ ゴシック" w:hAnsi="ＭＳ ゴシック"/>
      <w:spacing w:val="-5"/>
      <w:sz w:val="21"/>
    </w:rPr>
  </w:style>
  <w:style w:type="paragraph" w:styleId="1">
    <w:name w:val="heading 1"/>
    <w:basedOn w:val="a"/>
    <w:next w:val="a"/>
    <w:qFormat/>
    <w:pPr>
      <w:keepNext/>
      <w:outlineLvl w:val="0"/>
    </w:pPr>
    <w:rPr>
      <w:rFonts w:ascii="Arial" w:eastAsia="ｺﾞｼｯｸ" w:hAnsi="Arial"/>
      <w:kern w:val="2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252"/>
        <w:tab w:val="right" w:pos="8504"/>
      </w:tabs>
    </w:pPr>
    <w:rPr>
      <w:spacing w:val="-14"/>
    </w:rPr>
  </w:style>
  <w:style w:type="character" w:styleId="a5">
    <w:name w:val="page number"/>
    <w:basedOn w:val="a0"/>
  </w:style>
  <w:style w:type="paragraph" w:customStyle="1" w:styleId="a6">
    <w:name w:val="項目"/>
    <w:basedOn w:val="a"/>
    <w:pPr>
      <w:spacing w:line="260" w:lineRule="atLeast"/>
    </w:pPr>
    <w:rPr>
      <w:spacing w:val="-14"/>
      <w:sz w:val="24"/>
    </w:rPr>
  </w:style>
  <w:style w:type="paragraph" w:styleId="a7">
    <w:name w:val="footer"/>
    <w:basedOn w:val="a"/>
    <w:pPr>
      <w:tabs>
        <w:tab w:val="center" w:pos="4252"/>
        <w:tab w:val="right" w:pos="8504"/>
      </w:tabs>
    </w:pPr>
  </w:style>
  <w:style w:type="character" w:styleId="a8">
    <w:name w:val="annotation reference"/>
    <w:semiHidden/>
    <w:rPr>
      <w:color w:val="FF0000"/>
      <w:sz w:val="18"/>
    </w:rPr>
  </w:style>
  <w:style w:type="paragraph" w:styleId="a9">
    <w:name w:val="annotation text"/>
    <w:basedOn w:val="a"/>
    <w:link w:val="aa"/>
    <w:semiHidden/>
    <w:pPr>
      <w:jc w:val="left"/>
    </w:pPr>
  </w:style>
  <w:style w:type="paragraph" w:styleId="ab">
    <w:name w:val="Normal Indent"/>
    <w:basedOn w:val="a"/>
    <w:pPr>
      <w:spacing w:line="280" w:lineRule="atLeast"/>
      <w:ind w:left="851"/>
      <w:jc w:val="left"/>
    </w:pPr>
    <w:rPr>
      <w:rFonts w:hAnsi="Arial"/>
      <w:spacing w:val="0"/>
      <w:sz w:val="18"/>
    </w:rPr>
  </w:style>
  <w:style w:type="paragraph" w:styleId="ac">
    <w:name w:val="Body Text"/>
    <w:basedOn w:val="a"/>
    <w:pPr>
      <w:autoSpaceDE w:val="0"/>
      <w:autoSpaceDN w:val="0"/>
      <w:spacing w:line="200" w:lineRule="exact"/>
    </w:pPr>
    <w:rPr>
      <w:rFonts w:ascii="Times New Roman" w:hAnsi="Times New Roman"/>
      <w:sz w:val="18"/>
      <w:szCs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Arial Unicode MS" w:eastAsia="Arial Unicode MS" w:hAnsi="Arial Unicode MS" w:cs="Arial Unicode MS"/>
      <w:spacing w:val="0"/>
      <w:sz w:val="20"/>
    </w:rPr>
  </w:style>
  <w:style w:type="paragraph" w:styleId="ad">
    <w:name w:val="annotation subject"/>
    <w:basedOn w:val="a9"/>
    <w:next w:val="a9"/>
    <w:semiHidden/>
    <w:rsid w:val="00456A47"/>
    <w:rPr>
      <w:b/>
      <w:bCs/>
    </w:rPr>
  </w:style>
  <w:style w:type="paragraph" w:styleId="ae">
    <w:name w:val="Balloon Text"/>
    <w:basedOn w:val="a"/>
    <w:semiHidden/>
    <w:rsid w:val="00456A47"/>
    <w:rPr>
      <w:rFonts w:ascii="Arial" w:hAnsi="Arial"/>
      <w:sz w:val="18"/>
      <w:szCs w:val="18"/>
    </w:rPr>
  </w:style>
  <w:style w:type="paragraph" w:styleId="Web">
    <w:name w:val="Normal (Web)"/>
    <w:basedOn w:val="a"/>
    <w:uiPriority w:val="99"/>
    <w:unhideWhenUsed/>
    <w:rsid w:val="00042A96"/>
    <w:pPr>
      <w:widowControl/>
      <w:adjustRightInd/>
      <w:spacing w:before="100" w:beforeAutospacing="1" w:after="100" w:afterAutospacing="1"/>
      <w:jc w:val="left"/>
      <w:textAlignment w:val="auto"/>
    </w:pPr>
    <w:rPr>
      <w:rFonts w:ascii="ＭＳ Ｐゴシック" w:eastAsia="ＭＳ Ｐゴシック" w:hAnsi="ＭＳ Ｐゴシック" w:cs="ＭＳ Ｐゴシック"/>
      <w:spacing w:val="0"/>
      <w:sz w:val="24"/>
      <w:szCs w:val="24"/>
    </w:rPr>
  </w:style>
  <w:style w:type="paragraph" w:styleId="af">
    <w:name w:val="Revision"/>
    <w:hidden/>
    <w:uiPriority w:val="99"/>
    <w:semiHidden/>
    <w:rsid w:val="00C15047"/>
    <w:rPr>
      <w:rFonts w:ascii="ＭＳ ゴシック" w:eastAsia="ＭＳ ゴシック" w:hAnsi="ＭＳ ゴシック"/>
      <w:spacing w:val="-5"/>
      <w:sz w:val="21"/>
    </w:rPr>
  </w:style>
  <w:style w:type="character" w:customStyle="1" w:styleId="aa">
    <w:name w:val="コメント文字列 (文字)"/>
    <w:basedOn w:val="a0"/>
    <w:link w:val="a9"/>
    <w:semiHidden/>
    <w:rsid w:val="00C76594"/>
    <w:rPr>
      <w:rFonts w:ascii="ＭＳ ゴシック" w:eastAsia="ＭＳ ゴシック" w:hAnsi="ＭＳ ゴシック"/>
      <w:spacing w:val="-5"/>
      <w:sz w:val="21"/>
    </w:rPr>
  </w:style>
  <w:style w:type="paragraph" w:styleId="af0">
    <w:name w:val="List Paragraph"/>
    <w:basedOn w:val="a"/>
    <w:uiPriority w:val="34"/>
    <w:qFormat/>
    <w:rsid w:val="005E2437"/>
    <w:pPr>
      <w:ind w:leftChars="400" w:left="840"/>
    </w:pPr>
  </w:style>
  <w:style w:type="character" w:customStyle="1" w:styleId="a4">
    <w:name w:val="ヘッダー (文字)"/>
    <w:basedOn w:val="a0"/>
    <w:link w:val="a3"/>
    <w:rsid w:val="00555DC8"/>
    <w:rPr>
      <w:rFonts w:ascii="ＭＳ ゴシック" w:eastAsia="ＭＳ ゴシック" w:hAnsi="ＭＳ ゴシック"/>
      <w:spacing w:val="-14"/>
      <w:sz w:val="21"/>
    </w:rPr>
  </w:style>
  <w:style w:type="character" w:customStyle="1" w:styleId="ui-provider">
    <w:name w:val="ui-provider"/>
    <w:basedOn w:val="a0"/>
    <w:rsid w:val="00BC6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6804">
      <w:bodyDiv w:val="1"/>
      <w:marLeft w:val="0"/>
      <w:marRight w:val="0"/>
      <w:marTop w:val="0"/>
      <w:marBottom w:val="0"/>
      <w:divBdr>
        <w:top w:val="none" w:sz="0" w:space="0" w:color="auto"/>
        <w:left w:val="none" w:sz="0" w:space="0" w:color="auto"/>
        <w:bottom w:val="none" w:sz="0" w:space="0" w:color="auto"/>
        <w:right w:val="none" w:sz="0" w:space="0" w:color="auto"/>
      </w:divBdr>
    </w:div>
    <w:div w:id="86269775">
      <w:bodyDiv w:val="1"/>
      <w:marLeft w:val="0"/>
      <w:marRight w:val="0"/>
      <w:marTop w:val="0"/>
      <w:marBottom w:val="0"/>
      <w:divBdr>
        <w:top w:val="none" w:sz="0" w:space="0" w:color="auto"/>
        <w:left w:val="none" w:sz="0" w:space="0" w:color="auto"/>
        <w:bottom w:val="none" w:sz="0" w:space="0" w:color="auto"/>
        <w:right w:val="none" w:sz="0" w:space="0" w:color="auto"/>
      </w:divBdr>
    </w:div>
    <w:div w:id="98836019">
      <w:bodyDiv w:val="1"/>
      <w:marLeft w:val="0"/>
      <w:marRight w:val="0"/>
      <w:marTop w:val="0"/>
      <w:marBottom w:val="0"/>
      <w:divBdr>
        <w:top w:val="none" w:sz="0" w:space="0" w:color="auto"/>
        <w:left w:val="none" w:sz="0" w:space="0" w:color="auto"/>
        <w:bottom w:val="none" w:sz="0" w:space="0" w:color="auto"/>
        <w:right w:val="none" w:sz="0" w:space="0" w:color="auto"/>
      </w:divBdr>
    </w:div>
    <w:div w:id="155806950">
      <w:bodyDiv w:val="1"/>
      <w:marLeft w:val="0"/>
      <w:marRight w:val="0"/>
      <w:marTop w:val="0"/>
      <w:marBottom w:val="0"/>
      <w:divBdr>
        <w:top w:val="none" w:sz="0" w:space="0" w:color="auto"/>
        <w:left w:val="none" w:sz="0" w:space="0" w:color="auto"/>
        <w:bottom w:val="none" w:sz="0" w:space="0" w:color="auto"/>
        <w:right w:val="none" w:sz="0" w:space="0" w:color="auto"/>
      </w:divBdr>
    </w:div>
    <w:div w:id="158812755">
      <w:bodyDiv w:val="1"/>
      <w:marLeft w:val="0"/>
      <w:marRight w:val="0"/>
      <w:marTop w:val="0"/>
      <w:marBottom w:val="0"/>
      <w:divBdr>
        <w:top w:val="none" w:sz="0" w:space="0" w:color="auto"/>
        <w:left w:val="none" w:sz="0" w:space="0" w:color="auto"/>
        <w:bottom w:val="none" w:sz="0" w:space="0" w:color="auto"/>
        <w:right w:val="none" w:sz="0" w:space="0" w:color="auto"/>
      </w:divBdr>
    </w:div>
    <w:div w:id="195889896">
      <w:bodyDiv w:val="1"/>
      <w:marLeft w:val="0"/>
      <w:marRight w:val="0"/>
      <w:marTop w:val="0"/>
      <w:marBottom w:val="0"/>
      <w:divBdr>
        <w:top w:val="none" w:sz="0" w:space="0" w:color="auto"/>
        <w:left w:val="none" w:sz="0" w:space="0" w:color="auto"/>
        <w:bottom w:val="none" w:sz="0" w:space="0" w:color="auto"/>
        <w:right w:val="none" w:sz="0" w:space="0" w:color="auto"/>
      </w:divBdr>
    </w:div>
    <w:div w:id="196822679">
      <w:bodyDiv w:val="1"/>
      <w:marLeft w:val="0"/>
      <w:marRight w:val="0"/>
      <w:marTop w:val="0"/>
      <w:marBottom w:val="0"/>
      <w:divBdr>
        <w:top w:val="none" w:sz="0" w:space="0" w:color="auto"/>
        <w:left w:val="none" w:sz="0" w:space="0" w:color="auto"/>
        <w:bottom w:val="none" w:sz="0" w:space="0" w:color="auto"/>
        <w:right w:val="none" w:sz="0" w:space="0" w:color="auto"/>
      </w:divBdr>
    </w:div>
    <w:div w:id="212271867">
      <w:bodyDiv w:val="1"/>
      <w:marLeft w:val="0"/>
      <w:marRight w:val="0"/>
      <w:marTop w:val="0"/>
      <w:marBottom w:val="0"/>
      <w:divBdr>
        <w:top w:val="none" w:sz="0" w:space="0" w:color="auto"/>
        <w:left w:val="none" w:sz="0" w:space="0" w:color="auto"/>
        <w:bottom w:val="none" w:sz="0" w:space="0" w:color="auto"/>
        <w:right w:val="none" w:sz="0" w:space="0" w:color="auto"/>
      </w:divBdr>
    </w:div>
    <w:div w:id="286744971">
      <w:bodyDiv w:val="1"/>
      <w:marLeft w:val="0"/>
      <w:marRight w:val="0"/>
      <w:marTop w:val="0"/>
      <w:marBottom w:val="0"/>
      <w:divBdr>
        <w:top w:val="none" w:sz="0" w:space="0" w:color="auto"/>
        <w:left w:val="none" w:sz="0" w:space="0" w:color="auto"/>
        <w:bottom w:val="none" w:sz="0" w:space="0" w:color="auto"/>
        <w:right w:val="none" w:sz="0" w:space="0" w:color="auto"/>
      </w:divBdr>
    </w:div>
    <w:div w:id="295062703">
      <w:bodyDiv w:val="1"/>
      <w:marLeft w:val="0"/>
      <w:marRight w:val="0"/>
      <w:marTop w:val="0"/>
      <w:marBottom w:val="0"/>
      <w:divBdr>
        <w:top w:val="none" w:sz="0" w:space="0" w:color="auto"/>
        <w:left w:val="none" w:sz="0" w:space="0" w:color="auto"/>
        <w:bottom w:val="none" w:sz="0" w:space="0" w:color="auto"/>
        <w:right w:val="none" w:sz="0" w:space="0" w:color="auto"/>
      </w:divBdr>
    </w:div>
    <w:div w:id="334501240">
      <w:bodyDiv w:val="1"/>
      <w:marLeft w:val="0"/>
      <w:marRight w:val="0"/>
      <w:marTop w:val="0"/>
      <w:marBottom w:val="0"/>
      <w:divBdr>
        <w:top w:val="none" w:sz="0" w:space="0" w:color="auto"/>
        <w:left w:val="none" w:sz="0" w:space="0" w:color="auto"/>
        <w:bottom w:val="none" w:sz="0" w:space="0" w:color="auto"/>
        <w:right w:val="none" w:sz="0" w:space="0" w:color="auto"/>
      </w:divBdr>
    </w:div>
    <w:div w:id="339745656">
      <w:bodyDiv w:val="1"/>
      <w:marLeft w:val="0"/>
      <w:marRight w:val="0"/>
      <w:marTop w:val="0"/>
      <w:marBottom w:val="0"/>
      <w:divBdr>
        <w:top w:val="none" w:sz="0" w:space="0" w:color="auto"/>
        <w:left w:val="none" w:sz="0" w:space="0" w:color="auto"/>
        <w:bottom w:val="none" w:sz="0" w:space="0" w:color="auto"/>
        <w:right w:val="none" w:sz="0" w:space="0" w:color="auto"/>
      </w:divBdr>
    </w:div>
    <w:div w:id="399333101">
      <w:bodyDiv w:val="1"/>
      <w:marLeft w:val="0"/>
      <w:marRight w:val="0"/>
      <w:marTop w:val="0"/>
      <w:marBottom w:val="0"/>
      <w:divBdr>
        <w:top w:val="none" w:sz="0" w:space="0" w:color="auto"/>
        <w:left w:val="none" w:sz="0" w:space="0" w:color="auto"/>
        <w:bottom w:val="none" w:sz="0" w:space="0" w:color="auto"/>
        <w:right w:val="none" w:sz="0" w:space="0" w:color="auto"/>
      </w:divBdr>
    </w:div>
    <w:div w:id="467357098">
      <w:bodyDiv w:val="1"/>
      <w:marLeft w:val="0"/>
      <w:marRight w:val="0"/>
      <w:marTop w:val="0"/>
      <w:marBottom w:val="0"/>
      <w:divBdr>
        <w:top w:val="none" w:sz="0" w:space="0" w:color="auto"/>
        <w:left w:val="none" w:sz="0" w:space="0" w:color="auto"/>
        <w:bottom w:val="none" w:sz="0" w:space="0" w:color="auto"/>
        <w:right w:val="none" w:sz="0" w:space="0" w:color="auto"/>
      </w:divBdr>
    </w:div>
    <w:div w:id="744957634">
      <w:bodyDiv w:val="1"/>
      <w:marLeft w:val="0"/>
      <w:marRight w:val="0"/>
      <w:marTop w:val="0"/>
      <w:marBottom w:val="0"/>
      <w:divBdr>
        <w:top w:val="none" w:sz="0" w:space="0" w:color="auto"/>
        <w:left w:val="none" w:sz="0" w:space="0" w:color="auto"/>
        <w:bottom w:val="none" w:sz="0" w:space="0" w:color="auto"/>
        <w:right w:val="none" w:sz="0" w:space="0" w:color="auto"/>
      </w:divBdr>
    </w:div>
    <w:div w:id="786001744">
      <w:bodyDiv w:val="1"/>
      <w:marLeft w:val="0"/>
      <w:marRight w:val="0"/>
      <w:marTop w:val="0"/>
      <w:marBottom w:val="0"/>
      <w:divBdr>
        <w:top w:val="none" w:sz="0" w:space="0" w:color="auto"/>
        <w:left w:val="none" w:sz="0" w:space="0" w:color="auto"/>
        <w:bottom w:val="none" w:sz="0" w:space="0" w:color="auto"/>
        <w:right w:val="none" w:sz="0" w:space="0" w:color="auto"/>
      </w:divBdr>
    </w:div>
    <w:div w:id="832841625">
      <w:bodyDiv w:val="1"/>
      <w:marLeft w:val="0"/>
      <w:marRight w:val="0"/>
      <w:marTop w:val="0"/>
      <w:marBottom w:val="0"/>
      <w:divBdr>
        <w:top w:val="none" w:sz="0" w:space="0" w:color="auto"/>
        <w:left w:val="none" w:sz="0" w:space="0" w:color="auto"/>
        <w:bottom w:val="none" w:sz="0" w:space="0" w:color="auto"/>
        <w:right w:val="none" w:sz="0" w:space="0" w:color="auto"/>
      </w:divBdr>
    </w:div>
    <w:div w:id="869953407">
      <w:bodyDiv w:val="1"/>
      <w:marLeft w:val="0"/>
      <w:marRight w:val="0"/>
      <w:marTop w:val="0"/>
      <w:marBottom w:val="0"/>
      <w:divBdr>
        <w:top w:val="none" w:sz="0" w:space="0" w:color="auto"/>
        <w:left w:val="none" w:sz="0" w:space="0" w:color="auto"/>
        <w:bottom w:val="none" w:sz="0" w:space="0" w:color="auto"/>
        <w:right w:val="none" w:sz="0" w:space="0" w:color="auto"/>
      </w:divBdr>
    </w:div>
    <w:div w:id="891428177">
      <w:bodyDiv w:val="1"/>
      <w:marLeft w:val="0"/>
      <w:marRight w:val="0"/>
      <w:marTop w:val="0"/>
      <w:marBottom w:val="0"/>
      <w:divBdr>
        <w:top w:val="none" w:sz="0" w:space="0" w:color="auto"/>
        <w:left w:val="none" w:sz="0" w:space="0" w:color="auto"/>
        <w:bottom w:val="none" w:sz="0" w:space="0" w:color="auto"/>
        <w:right w:val="none" w:sz="0" w:space="0" w:color="auto"/>
      </w:divBdr>
    </w:div>
    <w:div w:id="920288087">
      <w:bodyDiv w:val="1"/>
      <w:marLeft w:val="0"/>
      <w:marRight w:val="0"/>
      <w:marTop w:val="0"/>
      <w:marBottom w:val="0"/>
      <w:divBdr>
        <w:top w:val="none" w:sz="0" w:space="0" w:color="auto"/>
        <w:left w:val="none" w:sz="0" w:space="0" w:color="auto"/>
        <w:bottom w:val="none" w:sz="0" w:space="0" w:color="auto"/>
        <w:right w:val="none" w:sz="0" w:space="0" w:color="auto"/>
      </w:divBdr>
    </w:div>
    <w:div w:id="1003585387">
      <w:bodyDiv w:val="1"/>
      <w:marLeft w:val="0"/>
      <w:marRight w:val="0"/>
      <w:marTop w:val="0"/>
      <w:marBottom w:val="0"/>
      <w:divBdr>
        <w:top w:val="none" w:sz="0" w:space="0" w:color="auto"/>
        <w:left w:val="none" w:sz="0" w:space="0" w:color="auto"/>
        <w:bottom w:val="none" w:sz="0" w:space="0" w:color="auto"/>
        <w:right w:val="none" w:sz="0" w:space="0" w:color="auto"/>
      </w:divBdr>
    </w:div>
    <w:div w:id="1036077969">
      <w:bodyDiv w:val="1"/>
      <w:marLeft w:val="0"/>
      <w:marRight w:val="0"/>
      <w:marTop w:val="0"/>
      <w:marBottom w:val="0"/>
      <w:divBdr>
        <w:top w:val="none" w:sz="0" w:space="0" w:color="auto"/>
        <w:left w:val="none" w:sz="0" w:space="0" w:color="auto"/>
        <w:bottom w:val="none" w:sz="0" w:space="0" w:color="auto"/>
        <w:right w:val="none" w:sz="0" w:space="0" w:color="auto"/>
      </w:divBdr>
    </w:div>
    <w:div w:id="1084256288">
      <w:bodyDiv w:val="1"/>
      <w:marLeft w:val="0"/>
      <w:marRight w:val="0"/>
      <w:marTop w:val="0"/>
      <w:marBottom w:val="0"/>
      <w:divBdr>
        <w:top w:val="none" w:sz="0" w:space="0" w:color="auto"/>
        <w:left w:val="none" w:sz="0" w:space="0" w:color="auto"/>
        <w:bottom w:val="none" w:sz="0" w:space="0" w:color="auto"/>
        <w:right w:val="none" w:sz="0" w:space="0" w:color="auto"/>
      </w:divBdr>
    </w:div>
    <w:div w:id="1112742344">
      <w:bodyDiv w:val="1"/>
      <w:marLeft w:val="0"/>
      <w:marRight w:val="0"/>
      <w:marTop w:val="0"/>
      <w:marBottom w:val="0"/>
      <w:divBdr>
        <w:top w:val="none" w:sz="0" w:space="0" w:color="auto"/>
        <w:left w:val="none" w:sz="0" w:space="0" w:color="auto"/>
        <w:bottom w:val="none" w:sz="0" w:space="0" w:color="auto"/>
        <w:right w:val="none" w:sz="0" w:space="0" w:color="auto"/>
      </w:divBdr>
    </w:div>
    <w:div w:id="1227185829">
      <w:bodyDiv w:val="1"/>
      <w:marLeft w:val="0"/>
      <w:marRight w:val="0"/>
      <w:marTop w:val="0"/>
      <w:marBottom w:val="0"/>
      <w:divBdr>
        <w:top w:val="none" w:sz="0" w:space="0" w:color="auto"/>
        <w:left w:val="none" w:sz="0" w:space="0" w:color="auto"/>
        <w:bottom w:val="none" w:sz="0" w:space="0" w:color="auto"/>
        <w:right w:val="none" w:sz="0" w:space="0" w:color="auto"/>
      </w:divBdr>
    </w:div>
    <w:div w:id="1287859248">
      <w:bodyDiv w:val="1"/>
      <w:marLeft w:val="0"/>
      <w:marRight w:val="0"/>
      <w:marTop w:val="0"/>
      <w:marBottom w:val="0"/>
      <w:divBdr>
        <w:top w:val="none" w:sz="0" w:space="0" w:color="auto"/>
        <w:left w:val="none" w:sz="0" w:space="0" w:color="auto"/>
        <w:bottom w:val="none" w:sz="0" w:space="0" w:color="auto"/>
        <w:right w:val="none" w:sz="0" w:space="0" w:color="auto"/>
      </w:divBdr>
    </w:div>
    <w:div w:id="1357267325">
      <w:bodyDiv w:val="1"/>
      <w:marLeft w:val="0"/>
      <w:marRight w:val="0"/>
      <w:marTop w:val="0"/>
      <w:marBottom w:val="0"/>
      <w:divBdr>
        <w:top w:val="none" w:sz="0" w:space="0" w:color="auto"/>
        <w:left w:val="none" w:sz="0" w:space="0" w:color="auto"/>
        <w:bottom w:val="none" w:sz="0" w:space="0" w:color="auto"/>
        <w:right w:val="none" w:sz="0" w:space="0" w:color="auto"/>
      </w:divBdr>
    </w:div>
    <w:div w:id="1409116987">
      <w:bodyDiv w:val="1"/>
      <w:marLeft w:val="0"/>
      <w:marRight w:val="0"/>
      <w:marTop w:val="0"/>
      <w:marBottom w:val="0"/>
      <w:divBdr>
        <w:top w:val="none" w:sz="0" w:space="0" w:color="auto"/>
        <w:left w:val="none" w:sz="0" w:space="0" w:color="auto"/>
        <w:bottom w:val="none" w:sz="0" w:space="0" w:color="auto"/>
        <w:right w:val="none" w:sz="0" w:space="0" w:color="auto"/>
      </w:divBdr>
    </w:div>
    <w:div w:id="1477600303">
      <w:bodyDiv w:val="1"/>
      <w:marLeft w:val="0"/>
      <w:marRight w:val="0"/>
      <w:marTop w:val="0"/>
      <w:marBottom w:val="0"/>
      <w:divBdr>
        <w:top w:val="none" w:sz="0" w:space="0" w:color="auto"/>
        <w:left w:val="none" w:sz="0" w:space="0" w:color="auto"/>
        <w:bottom w:val="none" w:sz="0" w:space="0" w:color="auto"/>
        <w:right w:val="none" w:sz="0" w:space="0" w:color="auto"/>
      </w:divBdr>
    </w:div>
    <w:div w:id="1729307615">
      <w:bodyDiv w:val="1"/>
      <w:marLeft w:val="0"/>
      <w:marRight w:val="0"/>
      <w:marTop w:val="0"/>
      <w:marBottom w:val="0"/>
      <w:divBdr>
        <w:top w:val="none" w:sz="0" w:space="0" w:color="auto"/>
        <w:left w:val="none" w:sz="0" w:space="0" w:color="auto"/>
        <w:bottom w:val="none" w:sz="0" w:space="0" w:color="auto"/>
        <w:right w:val="none" w:sz="0" w:space="0" w:color="auto"/>
      </w:divBdr>
    </w:div>
    <w:div w:id="1784836628">
      <w:bodyDiv w:val="1"/>
      <w:marLeft w:val="0"/>
      <w:marRight w:val="0"/>
      <w:marTop w:val="0"/>
      <w:marBottom w:val="0"/>
      <w:divBdr>
        <w:top w:val="none" w:sz="0" w:space="0" w:color="auto"/>
        <w:left w:val="none" w:sz="0" w:space="0" w:color="auto"/>
        <w:bottom w:val="none" w:sz="0" w:space="0" w:color="auto"/>
        <w:right w:val="none" w:sz="0" w:space="0" w:color="auto"/>
      </w:divBdr>
    </w:div>
    <w:div w:id="1863587403">
      <w:bodyDiv w:val="1"/>
      <w:marLeft w:val="0"/>
      <w:marRight w:val="0"/>
      <w:marTop w:val="0"/>
      <w:marBottom w:val="0"/>
      <w:divBdr>
        <w:top w:val="none" w:sz="0" w:space="0" w:color="auto"/>
        <w:left w:val="none" w:sz="0" w:space="0" w:color="auto"/>
        <w:bottom w:val="none" w:sz="0" w:space="0" w:color="auto"/>
        <w:right w:val="none" w:sz="0" w:space="0" w:color="auto"/>
      </w:divBdr>
    </w:div>
    <w:div w:id="1890654452">
      <w:bodyDiv w:val="1"/>
      <w:marLeft w:val="0"/>
      <w:marRight w:val="0"/>
      <w:marTop w:val="0"/>
      <w:marBottom w:val="0"/>
      <w:divBdr>
        <w:top w:val="none" w:sz="0" w:space="0" w:color="auto"/>
        <w:left w:val="none" w:sz="0" w:space="0" w:color="auto"/>
        <w:bottom w:val="none" w:sz="0" w:space="0" w:color="auto"/>
        <w:right w:val="none" w:sz="0" w:space="0" w:color="auto"/>
      </w:divBdr>
    </w:div>
    <w:div w:id="1894459630">
      <w:bodyDiv w:val="1"/>
      <w:marLeft w:val="0"/>
      <w:marRight w:val="0"/>
      <w:marTop w:val="0"/>
      <w:marBottom w:val="0"/>
      <w:divBdr>
        <w:top w:val="none" w:sz="0" w:space="0" w:color="auto"/>
        <w:left w:val="none" w:sz="0" w:space="0" w:color="auto"/>
        <w:bottom w:val="none" w:sz="0" w:space="0" w:color="auto"/>
        <w:right w:val="none" w:sz="0" w:space="0" w:color="auto"/>
      </w:divBdr>
    </w:div>
    <w:div w:id="1898930614">
      <w:bodyDiv w:val="1"/>
      <w:marLeft w:val="0"/>
      <w:marRight w:val="0"/>
      <w:marTop w:val="0"/>
      <w:marBottom w:val="0"/>
      <w:divBdr>
        <w:top w:val="none" w:sz="0" w:space="0" w:color="auto"/>
        <w:left w:val="none" w:sz="0" w:space="0" w:color="auto"/>
        <w:bottom w:val="none" w:sz="0" w:space="0" w:color="auto"/>
        <w:right w:val="none" w:sz="0" w:space="0" w:color="auto"/>
      </w:divBdr>
    </w:div>
    <w:div w:id="2089957119">
      <w:bodyDiv w:val="1"/>
      <w:marLeft w:val="0"/>
      <w:marRight w:val="0"/>
      <w:marTop w:val="0"/>
      <w:marBottom w:val="0"/>
      <w:divBdr>
        <w:top w:val="none" w:sz="0" w:space="0" w:color="auto"/>
        <w:left w:val="none" w:sz="0" w:space="0" w:color="auto"/>
        <w:bottom w:val="none" w:sz="0" w:space="0" w:color="auto"/>
        <w:right w:val="none" w:sz="0" w:space="0" w:color="auto"/>
      </w:divBdr>
    </w:div>
    <w:div w:id="210595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Microsoft_Excel_97-2003_Worksheet.xls"/><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oleObject" Target="embeddings/Microsoft_Excel_97-2003_Worksheet1.xls"/><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20181;&#27096;&#26360;&#38619;&#24418;.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5AF16-2231-4194-8F70-B1121883A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仕様書雛形.dot</Template>
  <TotalTime>46340</TotalTime>
  <Pages>51</Pages>
  <Words>13336</Words>
  <Characters>76018</Characters>
  <Application>Microsoft Office Word</Application>
  <DocSecurity>0</DocSecurity>
  <Lines>633</Lines>
  <Paragraphs>178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トヨタ自動車株式会社</Company>
  <LinksUpToDate>false</LinksUpToDate>
  <CharactersWithSpaces>89176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02c</dc:creator>
  <cp:keywords/>
  <dc:description/>
  <cp:lastModifiedBy>城戸 栄一郎</cp:lastModifiedBy>
  <cp:revision>555</cp:revision>
  <cp:lastPrinted>2014-09-25T09:00:00Z</cp:lastPrinted>
  <dcterms:created xsi:type="dcterms:W3CDTF">2019-04-08T17:23:00Z</dcterms:created>
  <dcterms:modified xsi:type="dcterms:W3CDTF">2025-10-28T07:05:00Z</dcterms:modified>
</cp:coreProperties>
</file>